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AA192" w14:textId="2F3C3503" w:rsidR="00974447" w:rsidRDefault="00974447" w:rsidP="00974447">
      <w:pPr>
        <w:pStyle w:val="SupplementaryTableCaption"/>
      </w:pPr>
      <w:r>
        <w:rPr>
          <w:b w:val="0"/>
          <w:bCs/>
        </w:rPr>
        <w:t>Links t</w:t>
      </w:r>
      <w:r w:rsidR="00366141">
        <w:rPr>
          <w:b w:val="0"/>
          <w:bCs/>
        </w:rPr>
        <w:t>o extracted, reformatted, and sheets for analysis datasets</w:t>
      </w:r>
    </w:p>
    <w:tbl>
      <w:tblPr>
        <w:tblStyle w:val="Table"/>
        <w:tblW w:w="5000" w:type="pct"/>
        <w:tblBorders>
          <w:top w:val="single" w:sz="8" w:space="0" w:color="auto"/>
          <w:bottom w:val="single" w:sz="8" w:space="0" w:color="auto"/>
        </w:tblBorders>
        <w:tblLook w:val="0020" w:firstRow="1" w:lastRow="0" w:firstColumn="0" w:lastColumn="0" w:noHBand="0" w:noVBand="0"/>
      </w:tblPr>
      <w:tblGrid>
        <w:gridCol w:w="1328"/>
        <w:gridCol w:w="1382"/>
        <w:gridCol w:w="932"/>
        <w:gridCol w:w="826"/>
        <w:gridCol w:w="1636"/>
        <w:gridCol w:w="1290"/>
        <w:gridCol w:w="1290"/>
        <w:gridCol w:w="1234"/>
        <w:gridCol w:w="1234"/>
        <w:gridCol w:w="1195"/>
        <w:gridCol w:w="1611"/>
      </w:tblGrid>
      <w:tr w:rsidR="00974447" w:rsidRPr="00366141" w14:paraId="16228B71" w14:textId="77777777" w:rsidTr="00F25C91">
        <w:trPr>
          <w:cnfStyle w:val="100000000000" w:firstRow="1" w:lastRow="0" w:firstColumn="0" w:lastColumn="0" w:oddVBand="0" w:evenVBand="0" w:oddHBand="0" w:evenHBand="0" w:firstRowFirstColumn="0" w:firstRowLastColumn="0" w:lastRowFirstColumn="0" w:lastRowLastColumn="0"/>
          <w:tblHeader/>
        </w:trPr>
        <w:tc>
          <w:tcPr>
            <w:tcW w:w="476" w:type="pct"/>
            <w:tcBorders>
              <w:top w:val="single" w:sz="8" w:space="0" w:color="auto"/>
              <w:bottom w:val="single" w:sz="4" w:space="0" w:color="auto"/>
            </w:tcBorders>
          </w:tcPr>
          <w:p w14:paraId="1D20D37C" w14:textId="77777777" w:rsidR="00974447" w:rsidRPr="00366141" w:rsidRDefault="00974447" w:rsidP="005C1DC3">
            <w:pPr>
              <w:pStyle w:val="Compact"/>
              <w:rPr>
                <w:b/>
                <w:bCs/>
                <w:sz w:val="14"/>
                <w:szCs w:val="14"/>
              </w:rPr>
            </w:pPr>
          </w:p>
        </w:tc>
        <w:tc>
          <w:tcPr>
            <w:tcW w:w="495" w:type="pct"/>
            <w:tcBorders>
              <w:top w:val="single" w:sz="8" w:space="0" w:color="auto"/>
              <w:bottom w:val="single" w:sz="4" w:space="0" w:color="auto"/>
            </w:tcBorders>
            <w:vAlign w:val="center"/>
          </w:tcPr>
          <w:p w14:paraId="0F5DF585" w14:textId="77777777" w:rsidR="00974447" w:rsidRPr="00366141" w:rsidRDefault="00974447" w:rsidP="00974447">
            <w:pPr>
              <w:pStyle w:val="Compact"/>
              <w:jc w:val="center"/>
              <w:rPr>
                <w:b/>
                <w:bCs/>
                <w:sz w:val="14"/>
                <w:szCs w:val="14"/>
              </w:rPr>
            </w:pPr>
            <w:r w:rsidRPr="00366141">
              <w:rPr>
                <w:b/>
                <w:bCs/>
                <w:sz w:val="14"/>
                <w:szCs w:val="14"/>
              </w:rPr>
              <w:t>IKDC subjective</w:t>
            </w:r>
          </w:p>
        </w:tc>
        <w:tc>
          <w:tcPr>
            <w:tcW w:w="334" w:type="pct"/>
            <w:tcBorders>
              <w:top w:val="single" w:sz="8" w:space="0" w:color="auto"/>
              <w:bottom w:val="single" w:sz="4" w:space="0" w:color="auto"/>
            </w:tcBorders>
            <w:vAlign w:val="center"/>
          </w:tcPr>
          <w:p w14:paraId="22A0AF02" w14:textId="77777777" w:rsidR="00974447" w:rsidRPr="00366141" w:rsidRDefault="00974447" w:rsidP="00974447">
            <w:pPr>
              <w:pStyle w:val="Compact"/>
              <w:jc w:val="center"/>
              <w:rPr>
                <w:b/>
                <w:bCs/>
                <w:sz w:val="14"/>
                <w:szCs w:val="14"/>
              </w:rPr>
            </w:pPr>
            <w:r w:rsidRPr="00366141">
              <w:rPr>
                <w:b/>
                <w:bCs/>
                <w:sz w:val="14"/>
                <w:szCs w:val="14"/>
              </w:rPr>
              <w:t>Lysholm</w:t>
            </w:r>
          </w:p>
        </w:tc>
        <w:tc>
          <w:tcPr>
            <w:tcW w:w="296" w:type="pct"/>
            <w:tcBorders>
              <w:top w:val="single" w:sz="8" w:space="0" w:color="auto"/>
              <w:bottom w:val="single" w:sz="4" w:space="0" w:color="auto"/>
            </w:tcBorders>
            <w:vAlign w:val="center"/>
          </w:tcPr>
          <w:p w14:paraId="0966A257" w14:textId="77777777" w:rsidR="00974447" w:rsidRPr="00366141" w:rsidRDefault="00974447" w:rsidP="00974447">
            <w:pPr>
              <w:pStyle w:val="Compact"/>
              <w:jc w:val="center"/>
              <w:rPr>
                <w:b/>
                <w:bCs/>
                <w:sz w:val="14"/>
                <w:szCs w:val="14"/>
              </w:rPr>
            </w:pPr>
            <w:r w:rsidRPr="00366141">
              <w:rPr>
                <w:b/>
                <w:bCs/>
                <w:sz w:val="14"/>
                <w:szCs w:val="14"/>
              </w:rPr>
              <w:t>Tegner</w:t>
            </w:r>
          </w:p>
        </w:tc>
        <w:tc>
          <w:tcPr>
            <w:tcW w:w="586" w:type="pct"/>
            <w:tcBorders>
              <w:top w:val="single" w:sz="8" w:space="0" w:color="auto"/>
              <w:bottom w:val="single" w:sz="4" w:space="0" w:color="auto"/>
            </w:tcBorders>
            <w:vAlign w:val="center"/>
          </w:tcPr>
          <w:p w14:paraId="416EA970" w14:textId="77777777" w:rsidR="00974447" w:rsidRPr="00366141" w:rsidRDefault="00974447" w:rsidP="00974447">
            <w:pPr>
              <w:pStyle w:val="Compact"/>
              <w:jc w:val="center"/>
              <w:rPr>
                <w:b/>
                <w:bCs/>
                <w:sz w:val="14"/>
                <w:szCs w:val="14"/>
              </w:rPr>
            </w:pPr>
            <w:r w:rsidRPr="00366141">
              <w:rPr>
                <w:b/>
                <w:bCs/>
                <w:sz w:val="14"/>
                <w:szCs w:val="14"/>
              </w:rPr>
              <w:t>Instrumented laxity</w:t>
            </w:r>
          </w:p>
        </w:tc>
        <w:tc>
          <w:tcPr>
            <w:tcW w:w="462" w:type="pct"/>
            <w:tcBorders>
              <w:top w:val="single" w:sz="8" w:space="0" w:color="auto"/>
              <w:bottom w:val="single" w:sz="4" w:space="0" w:color="auto"/>
            </w:tcBorders>
            <w:vAlign w:val="center"/>
          </w:tcPr>
          <w:p w14:paraId="4D67129E" w14:textId="77777777" w:rsidR="00974447" w:rsidRPr="00366141" w:rsidRDefault="00974447" w:rsidP="00974447">
            <w:pPr>
              <w:pStyle w:val="Compact"/>
              <w:jc w:val="center"/>
              <w:rPr>
                <w:b/>
                <w:bCs/>
                <w:sz w:val="14"/>
                <w:szCs w:val="14"/>
              </w:rPr>
            </w:pPr>
            <w:r w:rsidRPr="00366141">
              <w:rPr>
                <w:b/>
                <w:bCs/>
                <w:sz w:val="14"/>
                <w:szCs w:val="14"/>
              </w:rPr>
              <w:t>Pivot-shift (≥ 1+)</w:t>
            </w:r>
          </w:p>
        </w:tc>
        <w:tc>
          <w:tcPr>
            <w:tcW w:w="462" w:type="pct"/>
            <w:tcBorders>
              <w:top w:val="single" w:sz="8" w:space="0" w:color="auto"/>
              <w:bottom w:val="single" w:sz="4" w:space="0" w:color="auto"/>
            </w:tcBorders>
            <w:vAlign w:val="center"/>
          </w:tcPr>
          <w:p w14:paraId="06420494" w14:textId="77777777" w:rsidR="00974447" w:rsidRPr="00366141" w:rsidRDefault="00974447" w:rsidP="00974447">
            <w:pPr>
              <w:pStyle w:val="Compact"/>
              <w:jc w:val="center"/>
              <w:rPr>
                <w:b/>
                <w:bCs/>
                <w:sz w:val="14"/>
                <w:szCs w:val="14"/>
              </w:rPr>
            </w:pPr>
            <w:r w:rsidRPr="00366141">
              <w:rPr>
                <w:b/>
                <w:bCs/>
                <w:sz w:val="14"/>
                <w:szCs w:val="14"/>
              </w:rPr>
              <w:t>Pivot-shift (≥ 2+)</w:t>
            </w:r>
          </w:p>
        </w:tc>
        <w:tc>
          <w:tcPr>
            <w:tcW w:w="442" w:type="pct"/>
            <w:tcBorders>
              <w:top w:val="single" w:sz="8" w:space="0" w:color="auto"/>
              <w:bottom w:val="single" w:sz="4" w:space="0" w:color="auto"/>
            </w:tcBorders>
            <w:vAlign w:val="center"/>
          </w:tcPr>
          <w:p w14:paraId="2DB658B1" w14:textId="77777777" w:rsidR="00974447" w:rsidRPr="00366141" w:rsidRDefault="00974447" w:rsidP="00974447">
            <w:pPr>
              <w:pStyle w:val="Compact"/>
              <w:jc w:val="center"/>
              <w:rPr>
                <w:b/>
                <w:bCs/>
                <w:sz w:val="14"/>
                <w:szCs w:val="14"/>
              </w:rPr>
            </w:pPr>
            <w:r w:rsidRPr="00366141">
              <w:rPr>
                <w:b/>
                <w:bCs/>
                <w:sz w:val="14"/>
                <w:szCs w:val="14"/>
              </w:rPr>
              <w:t>Lachman (≥ 1+)</w:t>
            </w:r>
          </w:p>
        </w:tc>
        <w:tc>
          <w:tcPr>
            <w:tcW w:w="442" w:type="pct"/>
            <w:tcBorders>
              <w:top w:val="single" w:sz="8" w:space="0" w:color="auto"/>
              <w:bottom w:val="single" w:sz="4" w:space="0" w:color="auto"/>
            </w:tcBorders>
            <w:vAlign w:val="center"/>
          </w:tcPr>
          <w:p w14:paraId="4775373F" w14:textId="77777777" w:rsidR="00974447" w:rsidRPr="00366141" w:rsidRDefault="00974447" w:rsidP="00974447">
            <w:pPr>
              <w:pStyle w:val="Compact"/>
              <w:jc w:val="center"/>
              <w:rPr>
                <w:b/>
                <w:bCs/>
                <w:sz w:val="14"/>
                <w:szCs w:val="14"/>
              </w:rPr>
            </w:pPr>
            <w:r w:rsidRPr="00366141">
              <w:rPr>
                <w:b/>
                <w:bCs/>
                <w:sz w:val="14"/>
                <w:szCs w:val="14"/>
              </w:rPr>
              <w:t>Lachman (≥ 2+)</w:t>
            </w:r>
          </w:p>
        </w:tc>
        <w:tc>
          <w:tcPr>
            <w:tcW w:w="428" w:type="pct"/>
            <w:tcBorders>
              <w:top w:val="single" w:sz="8" w:space="0" w:color="auto"/>
              <w:bottom w:val="single" w:sz="4" w:space="0" w:color="auto"/>
            </w:tcBorders>
            <w:vAlign w:val="center"/>
          </w:tcPr>
          <w:p w14:paraId="76D54785" w14:textId="77777777" w:rsidR="00974447" w:rsidRPr="00366141" w:rsidRDefault="00974447" w:rsidP="00974447">
            <w:pPr>
              <w:pStyle w:val="Compact"/>
              <w:jc w:val="center"/>
              <w:rPr>
                <w:b/>
                <w:bCs/>
                <w:sz w:val="14"/>
                <w:szCs w:val="14"/>
              </w:rPr>
            </w:pPr>
            <w:r w:rsidRPr="00366141">
              <w:rPr>
                <w:b/>
                <w:bCs/>
                <w:sz w:val="14"/>
                <w:szCs w:val="14"/>
              </w:rPr>
              <w:t>Graft failure</w:t>
            </w:r>
          </w:p>
        </w:tc>
        <w:tc>
          <w:tcPr>
            <w:tcW w:w="577" w:type="pct"/>
            <w:tcBorders>
              <w:top w:val="single" w:sz="8" w:space="0" w:color="auto"/>
              <w:bottom w:val="single" w:sz="4" w:space="0" w:color="auto"/>
            </w:tcBorders>
            <w:vAlign w:val="center"/>
          </w:tcPr>
          <w:p w14:paraId="6F25BF23" w14:textId="77777777" w:rsidR="00974447" w:rsidRPr="00366141" w:rsidRDefault="00974447" w:rsidP="00974447">
            <w:pPr>
              <w:pStyle w:val="Compact"/>
              <w:jc w:val="center"/>
              <w:rPr>
                <w:b/>
                <w:bCs/>
                <w:sz w:val="14"/>
                <w:szCs w:val="14"/>
              </w:rPr>
            </w:pPr>
            <w:r w:rsidRPr="00366141">
              <w:rPr>
                <w:b/>
                <w:bCs/>
                <w:sz w:val="14"/>
                <w:szCs w:val="14"/>
              </w:rPr>
              <w:t>Combined</w:t>
            </w:r>
          </w:p>
        </w:tc>
      </w:tr>
      <w:tr w:rsidR="00974447" w:rsidRPr="00974447" w14:paraId="65F5BF16" w14:textId="77777777" w:rsidTr="00F25C91">
        <w:tc>
          <w:tcPr>
            <w:tcW w:w="476" w:type="pct"/>
            <w:tcBorders>
              <w:top w:val="single" w:sz="4" w:space="0" w:color="auto"/>
            </w:tcBorders>
          </w:tcPr>
          <w:p w14:paraId="464C2CEA" w14:textId="77777777" w:rsidR="00974447" w:rsidRPr="00974447" w:rsidRDefault="00974447" w:rsidP="005C1DC3">
            <w:pPr>
              <w:pStyle w:val="Compact"/>
              <w:rPr>
                <w:sz w:val="14"/>
                <w:szCs w:val="14"/>
              </w:rPr>
            </w:pPr>
            <w:r w:rsidRPr="00974447">
              <w:rPr>
                <w:sz w:val="14"/>
                <w:szCs w:val="14"/>
              </w:rPr>
              <w:t>Extracted</w:t>
            </w:r>
          </w:p>
        </w:tc>
        <w:tc>
          <w:tcPr>
            <w:tcW w:w="495" w:type="pct"/>
            <w:tcBorders>
              <w:top w:val="single" w:sz="4" w:space="0" w:color="auto"/>
            </w:tcBorders>
            <w:vAlign w:val="center"/>
          </w:tcPr>
          <w:p w14:paraId="7363F60E" w14:textId="77777777" w:rsidR="00974447" w:rsidRPr="00974447" w:rsidRDefault="00000000" w:rsidP="00974447">
            <w:pPr>
              <w:pStyle w:val="Compact"/>
              <w:jc w:val="center"/>
              <w:rPr>
                <w:sz w:val="14"/>
                <w:szCs w:val="14"/>
              </w:rPr>
            </w:pPr>
            <w:hyperlink r:id="rId8">
              <w:r w:rsidR="00974447" w:rsidRPr="00974447">
                <w:rPr>
                  <w:rStyle w:val="Hyperlink"/>
                  <w:sz w:val="14"/>
                  <w:szCs w:val="14"/>
                </w:rPr>
                <w:t>ikdc_subjective.csv</w:t>
              </w:r>
            </w:hyperlink>
          </w:p>
        </w:tc>
        <w:tc>
          <w:tcPr>
            <w:tcW w:w="334" w:type="pct"/>
            <w:tcBorders>
              <w:top w:val="single" w:sz="4" w:space="0" w:color="auto"/>
            </w:tcBorders>
            <w:vAlign w:val="center"/>
          </w:tcPr>
          <w:p w14:paraId="5CE36A40" w14:textId="77777777" w:rsidR="00974447" w:rsidRPr="00974447" w:rsidRDefault="00000000" w:rsidP="00974447">
            <w:pPr>
              <w:pStyle w:val="Compact"/>
              <w:jc w:val="center"/>
              <w:rPr>
                <w:sz w:val="14"/>
                <w:szCs w:val="14"/>
              </w:rPr>
            </w:pPr>
            <w:hyperlink r:id="rId9">
              <w:r w:rsidR="00974447" w:rsidRPr="00974447">
                <w:rPr>
                  <w:rStyle w:val="Hyperlink"/>
                  <w:sz w:val="14"/>
                  <w:szCs w:val="14"/>
                </w:rPr>
                <w:t>lysholm.csv</w:t>
              </w:r>
            </w:hyperlink>
          </w:p>
        </w:tc>
        <w:tc>
          <w:tcPr>
            <w:tcW w:w="296" w:type="pct"/>
            <w:tcBorders>
              <w:top w:val="single" w:sz="4" w:space="0" w:color="auto"/>
            </w:tcBorders>
            <w:vAlign w:val="center"/>
          </w:tcPr>
          <w:p w14:paraId="1B6FFA23" w14:textId="77777777" w:rsidR="00974447" w:rsidRPr="00974447" w:rsidRDefault="00000000" w:rsidP="00974447">
            <w:pPr>
              <w:pStyle w:val="Compact"/>
              <w:jc w:val="center"/>
              <w:rPr>
                <w:sz w:val="14"/>
                <w:szCs w:val="14"/>
              </w:rPr>
            </w:pPr>
            <w:hyperlink r:id="rId10">
              <w:r w:rsidR="00974447" w:rsidRPr="00974447">
                <w:rPr>
                  <w:rStyle w:val="Hyperlink"/>
                  <w:sz w:val="14"/>
                  <w:szCs w:val="14"/>
                </w:rPr>
                <w:t>tegner.csv</w:t>
              </w:r>
            </w:hyperlink>
          </w:p>
        </w:tc>
        <w:tc>
          <w:tcPr>
            <w:tcW w:w="586" w:type="pct"/>
            <w:tcBorders>
              <w:top w:val="single" w:sz="4" w:space="0" w:color="auto"/>
            </w:tcBorders>
            <w:vAlign w:val="center"/>
          </w:tcPr>
          <w:p w14:paraId="31DBBEDF" w14:textId="77777777" w:rsidR="00974447" w:rsidRPr="00974447" w:rsidRDefault="00000000" w:rsidP="00974447">
            <w:pPr>
              <w:pStyle w:val="Compact"/>
              <w:jc w:val="center"/>
              <w:rPr>
                <w:sz w:val="14"/>
                <w:szCs w:val="14"/>
              </w:rPr>
            </w:pPr>
            <w:hyperlink r:id="rId11">
              <w:r w:rsidR="00974447" w:rsidRPr="00974447">
                <w:rPr>
                  <w:rStyle w:val="Hyperlink"/>
                  <w:sz w:val="14"/>
                  <w:szCs w:val="14"/>
                </w:rPr>
                <w:t>instrumented_laxity.csv</w:t>
              </w:r>
            </w:hyperlink>
          </w:p>
        </w:tc>
        <w:tc>
          <w:tcPr>
            <w:tcW w:w="462" w:type="pct"/>
            <w:tcBorders>
              <w:top w:val="single" w:sz="4" w:space="0" w:color="auto"/>
            </w:tcBorders>
            <w:vAlign w:val="center"/>
          </w:tcPr>
          <w:p w14:paraId="563646A7" w14:textId="77777777" w:rsidR="00974447" w:rsidRPr="00974447" w:rsidRDefault="00000000" w:rsidP="00974447">
            <w:pPr>
              <w:pStyle w:val="Compact"/>
              <w:jc w:val="center"/>
              <w:rPr>
                <w:sz w:val="14"/>
                <w:szCs w:val="14"/>
              </w:rPr>
            </w:pPr>
            <w:hyperlink r:id="rId12">
              <w:r w:rsidR="00974447" w:rsidRPr="00974447">
                <w:rPr>
                  <w:rStyle w:val="Hyperlink"/>
                  <w:sz w:val="14"/>
                  <w:szCs w:val="14"/>
                </w:rPr>
                <w:t>pivot_shift_1.csv</w:t>
              </w:r>
            </w:hyperlink>
          </w:p>
        </w:tc>
        <w:tc>
          <w:tcPr>
            <w:tcW w:w="462" w:type="pct"/>
            <w:tcBorders>
              <w:top w:val="single" w:sz="4" w:space="0" w:color="auto"/>
            </w:tcBorders>
            <w:vAlign w:val="center"/>
          </w:tcPr>
          <w:p w14:paraId="7B41661B" w14:textId="77777777" w:rsidR="00974447" w:rsidRPr="00974447" w:rsidRDefault="00000000" w:rsidP="00974447">
            <w:pPr>
              <w:pStyle w:val="Compact"/>
              <w:jc w:val="center"/>
              <w:rPr>
                <w:sz w:val="14"/>
                <w:szCs w:val="14"/>
              </w:rPr>
            </w:pPr>
            <w:hyperlink r:id="rId13">
              <w:r w:rsidR="00974447" w:rsidRPr="00974447">
                <w:rPr>
                  <w:rStyle w:val="Hyperlink"/>
                  <w:sz w:val="14"/>
                  <w:szCs w:val="14"/>
                </w:rPr>
                <w:t>pivot_shift_2.csv</w:t>
              </w:r>
            </w:hyperlink>
          </w:p>
        </w:tc>
        <w:tc>
          <w:tcPr>
            <w:tcW w:w="442" w:type="pct"/>
            <w:tcBorders>
              <w:top w:val="single" w:sz="4" w:space="0" w:color="auto"/>
            </w:tcBorders>
            <w:vAlign w:val="center"/>
          </w:tcPr>
          <w:p w14:paraId="16F71A2A" w14:textId="77777777" w:rsidR="00974447" w:rsidRPr="00974447" w:rsidRDefault="00000000" w:rsidP="00974447">
            <w:pPr>
              <w:pStyle w:val="Compact"/>
              <w:jc w:val="center"/>
              <w:rPr>
                <w:sz w:val="14"/>
                <w:szCs w:val="14"/>
              </w:rPr>
            </w:pPr>
            <w:hyperlink r:id="rId14">
              <w:r w:rsidR="00974447" w:rsidRPr="00974447">
                <w:rPr>
                  <w:rStyle w:val="Hyperlink"/>
                  <w:sz w:val="14"/>
                  <w:szCs w:val="14"/>
                </w:rPr>
                <w:t>lachman_1.csv</w:t>
              </w:r>
            </w:hyperlink>
          </w:p>
        </w:tc>
        <w:tc>
          <w:tcPr>
            <w:tcW w:w="442" w:type="pct"/>
            <w:tcBorders>
              <w:top w:val="single" w:sz="4" w:space="0" w:color="auto"/>
            </w:tcBorders>
            <w:vAlign w:val="center"/>
          </w:tcPr>
          <w:p w14:paraId="20B37695" w14:textId="77777777" w:rsidR="00974447" w:rsidRPr="00974447" w:rsidRDefault="00000000" w:rsidP="00974447">
            <w:pPr>
              <w:pStyle w:val="Compact"/>
              <w:jc w:val="center"/>
              <w:rPr>
                <w:sz w:val="14"/>
                <w:szCs w:val="14"/>
              </w:rPr>
            </w:pPr>
            <w:hyperlink r:id="rId15">
              <w:r w:rsidR="00974447" w:rsidRPr="00974447">
                <w:rPr>
                  <w:rStyle w:val="Hyperlink"/>
                  <w:sz w:val="14"/>
                  <w:szCs w:val="14"/>
                </w:rPr>
                <w:t>lachman_2.csv</w:t>
              </w:r>
            </w:hyperlink>
          </w:p>
        </w:tc>
        <w:tc>
          <w:tcPr>
            <w:tcW w:w="428" w:type="pct"/>
            <w:tcBorders>
              <w:top w:val="single" w:sz="4" w:space="0" w:color="auto"/>
            </w:tcBorders>
            <w:vAlign w:val="center"/>
          </w:tcPr>
          <w:p w14:paraId="1FD8E3E2" w14:textId="77777777" w:rsidR="00974447" w:rsidRPr="00974447" w:rsidRDefault="00000000" w:rsidP="00974447">
            <w:pPr>
              <w:pStyle w:val="Compact"/>
              <w:jc w:val="center"/>
              <w:rPr>
                <w:sz w:val="14"/>
                <w:szCs w:val="14"/>
              </w:rPr>
            </w:pPr>
            <w:hyperlink r:id="rId16">
              <w:r w:rsidR="00974447" w:rsidRPr="00974447">
                <w:rPr>
                  <w:rStyle w:val="Hyperlink"/>
                  <w:sz w:val="14"/>
                  <w:szCs w:val="14"/>
                </w:rPr>
                <w:t>graft_failure.csv</w:t>
              </w:r>
            </w:hyperlink>
          </w:p>
        </w:tc>
        <w:tc>
          <w:tcPr>
            <w:tcW w:w="577" w:type="pct"/>
            <w:tcBorders>
              <w:top w:val="single" w:sz="4" w:space="0" w:color="auto"/>
            </w:tcBorders>
            <w:vAlign w:val="center"/>
          </w:tcPr>
          <w:p w14:paraId="5EAB1FF4" w14:textId="77777777" w:rsidR="00974447" w:rsidRPr="00974447" w:rsidRDefault="00000000" w:rsidP="00974447">
            <w:pPr>
              <w:pStyle w:val="Compact"/>
              <w:jc w:val="center"/>
              <w:rPr>
                <w:sz w:val="14"/>
                <w:szCs w:val="14"/>
              </w:rPr>
            </w:pPr>
            <w:hyperlink r:id="rId17">
              <w:r w:rsidR="00974447" w:rsidRPr="00974447">
                <w:rPr>
                  <w:rStyle w:val="Hyperlink"/>
                  <w:sz w:val="14"/>
                  <w:szCs w:val="14"/>
                </w:rPr>
                <w:t>extracted.csv</w:t>
              </w:r>
            </w:hyperlink>
          </w:p>
        </w:tc>
      </w:tr>
      <w:tr w:rsidR="00974447" w:rsidRPr="00974447" w14:paraId="712677EA" w14:textId="77777777" w:rsidTr="00F25C91">
        <w:tc>
          <w:tcPr>
            <w:tcW w:w="476" w:type="pct"/>
          </w:tcPr>
          <w:p w14:paraId="1FB09AF7" w14:textId="77777777" w:rsidR="00974447" w:rsidRPr="00974447" w:rsidRDefault="00974447" w:rsidP="005C1DC3">
            <w:pPr>
              <w:pStyle w:val="Compact"/>
              <w:rPr>
                <w:sz w:val="14"/>
                <w:szCs w:val="14"/>
              </w:rPr>
            </w:pPr>
            <w:r w:rsidRPr="00974447">
              <w:rPr>
                <w:sz w:val="14"/>
                <w:szCs w:val="14"/>
              </w:rPr>
              <w:t>Reformatted</w:t>
            </w:r>
          </w:p>
        </w:tc>
        <w:tc>
          <w:tcPr>
            <w:tcW w:w="495" w:type="pct"/>
            <w:vAlign w:val="center"/>
          </w:tcPr>
          <w:p w14:paraId="5535C5C1" w14:textId="77777777" w:rsidR="00974447" w:rsidRPr="00974447" w:rsidRDefault="00000000" w:rsidP="00974447">
            <w:pPr>
              <w:pStyle w:val="Compact"/>
              <w:jc w:val="center"/>
              <w:rPr>
                <w:sz w:val="14"/>
                <w:szCs w:val="14"/>
              </w:rPr>
            </w:pPr>
            <w:hyperlink r:id="rId18">
              <w:r w:rsidR="00974447" w:rsidRPr="00974447">
                <w:rPr>
                  <w:rStyle w:val="Hyperlink"/>
                  <w:sz w:val="14"/>
                  <w:szCs w:val="14"/>
                </w:rPr>
                <w:t>ikdc_subjective.csv</w:t>
              </w:r>
            </w:hyperlink>
          </w:p>
        </w:tc>
        <w:tc>
          <w:tcPr>
            <w:tcW w:w="334" w:type="pct"/>
            <w:vAlign w:val="center"/>
          </w:tcPr>
          <w:p w14:paraId="0AF056A8" w14:textId="77777777" w:rsidR="00974447" w:rsidRPr="00974447" w:rsidRDefault="00000000" w:rsidP="00974447">
            <w:pPr>
              <w:pStyle w:val="Compact"/>
              <w:jc w:val="center"/>
              <w:rPr>
                <w:sz w:val="14"/>
                <w:szCs w:val="14"/>
              </w:rPr>
            </w:pPr>
            <w:hyperlink r:id="rId19">
              <w:r w:rsidR="00974447" w:rsidRPr="00974447">
                <w:rPr>
                  <w:rStyle w:val="Hyperlink"/>
                  <w:sz w:val="14"/>
                  <w:szCs w:val="14"/>
                </w:rPr>
                <w:t>lysholm.csv</w:t>
              </w:r>
            </w:hyperlink>
          </w:p>
        </w:tc>
        <w:tc>
          <w:tcPr>
            <w:tcW w:w="296" w:type="pct"/>
            <w:vAlign w:val="center"/>
          </w:tcPr>
          <w:p w14:paraId="413920D4" w14:textId="77777777" w:rsidR="00974447" w:rsidRPr="00974447" w:rsidRDefault="00000000" w:rsidP="00974447">
            <w:pPr>
              <w:pStyle w:val="Compact"/>
              <w:jc w:val="center"/>
              <w:rPr>
                <w:sz w:val="14"/>
                <w:szCs w:val="14"/>
              </w:rPr>
            </w:pPr>
            <w:hyperlink r:id="rId20">
              <w:r w:rsidR="00974447" w:rsidRPr="00974447">
                <w:rPr>
                  <w:rStyle w:val="Hyperlink"/>
                  <w:sz w:val="14"/>
                  <w:szCs w:val="14"/>
                </w:rPr>
                <w:t>tegner.csv</w:t>
              </w:r>
            </w:hyperlink>
          </w:p>
        </w:tc>
        <w:tc>
          <w:tcPr>
            <w:tcW w:w="586" w:type="pct"/>
            <w:vAlign w:val="center"/>
          </w:tcPr>
          <w:p w14:paraId="47AD4EE4" w14:textId="77777777" w:rsidR="00974447" w:rsidRPr="00974447" w:rsidRDefault="00000000" w:rsidP="00974447">
            <w:pPr>
              <w:pStyle w:val="Compact"/>
              <w:jc w:val="center"/>
              <w:rPr>
                <w:sz w:val="14"/>
                <w:szCs w:val="14"/>
              </w:rPr>
            </w:pPr>
            <w:hyperlink r:id="rId21">
              <w:r w:rsidR="00974447" w:rsidRPr="00974447">
                <w:rPr>
                  <w:rStyle w:val="Hyperlink"/>
                  <w:sz w:val="14"/>
                  <w:szCs w:val="14"/>
                </w:rPr>
                <w:t>instrumented_laxity.csv</w:t>
              </w:r>
            </w:hyperlink>
          </w:p>
        </w:tc>
        <w:tc>
          <w:tcPr>
            <w:tcW w:w="462" w:type="pct"/>
            <w:vAlign w:val="center"/>
          </w:tcPr>
          <w:p w14:paraId="5EB84D8E" w14:textId="77777777" w:rsidR="00974447" w:rsidRPr="00974447" w:rsidRDefault="00000000" w:rsidP="00974447">
            <w:pPr>
              <w:pStyle w:val="Compact"/>
              <w:jc w:val="center"/>
              <w:rPr>
                <w:sz w:val="14"/>
                <w:szCs w:val="14"/>
              </w:rPr>
            </w:pPr>
            <w:hyperlink r:id="rId22">
              <w:r w:rsidR="00974447" w:rsidRPr="00974447">
                <w:rPr>
                  <w:rStyle w:val="Hyperlink"/>
                  <w:sz w:val="14"/>
                  <w:szCs w:val="14"/>
                </w:rPr>
                <w:t>pivot_shift_1.csv</w:t>
              </w:r>
            </w:hyperlink>
          </w:p>
        </w:tc>
        <w:tc>
          <w:tcPr>
            <w:tcW w:w="462" w:type="pct"/>
            <w:vAlign w:val="center"/>
          </w:tcPr>
          <w:p w14:paraId="5F841A6C" w14:textId="77777777" w:rsidR="00974447" w:rsidRPr="00974447" w:rsidRDefault="00000000" w:rsidP="00974447">
            <w:pPr>
              <w:pStyle w:val="Compact"/>
              <w:jc w:val="center"/>
              <w:rPr>
                <w:sz w:val="14"/>
                <w:szCs w:val="14"/>
              </w:rPr>
            </w:pPr>
            <w:hyperlink r:id="rId23">
              <w:r w:rsidR="00974447" w:rsidRPr="00974447">
                <w:rPr>
                  <w:rStyle w:val="Hyperlink"/>
                  <w:sz w:val="14"/>
                  <w:szCs w:val="14"/>
                </w:rPr>
                <w:t>pivot_shift_2.csv</w:t>
              </w:r>
            </w:hyperlink>
          </w:p>
        </w:tc>
        <w:tc>
          <w:tcPr>
            <w:tcW w:w="442" w:type="pct"/>
            <w:vAlign w:val="center"/>
          </w:tcPr>
          <w:p w14:paraId="69F69944" w14:textId="77777777" w:rsidR="00974447" w:rsidRPr="00974447" w:rsidRDefault="00000000" w:rsidP="00974447">
            <w:pPr>
              <w:pStyle w:val="Compact"/>
              <w:jc w:val="center"/>
              <w:rPr>
                <w:sz w:val="14"/>
                <w:szCs w:val="14"/>
              </w:rPr>
            </w:pPr>
            <w:hyperlink r:id="rId24">
              <w:r w:rsidR="00974447" w:rsidRPr="00974447">
                <w:rPr>
                  <w:rStyle w:val="Hyperlink"/>
                  <w:sz w:val="14"/>
                  <w:szCs w:val="14"/>
                </w:rPr>
                <w:t>lachman_1.csv</w:t>
              </w:r>
            </w:hyperlink>
          </w:p>
        </w:tc>
        <w:tc>
          <w:tcPr>
            <w:tcW w:w="442" w:type="pct"/>
            <w:vAlign w:val="center"/>
          </w:tcPr>
          <w:p w14:paraId="3462C575" w14:textId="77777777" w:rsidR="00974447" w:rsidRPr="00974447" w:rsidRDefault="00000000" w:rsidP="00974447">
            <w:pPr>
              <w:pStyle w:val="Compact"/>
              <w:jc w:val="center"/>
              <w:rPr>
                <w:sz w:val="14"/>
                <w:szCs w:val="14"/>
              </w:rPr>
            </w:pPr>
            <w:hyperlink r:id="rId25">
              <w:r w:rsidR="00974447" w:rsidRPr="00974447">
                <w:rPr>
                  <w:rStyle w:val="Hyperlink"/>
                  <w:sz w:val="14"/>
                  <w:szCs w:val="14"/>
                </w:rPr>
                <w:t>lachman_2.csv</w:t>
              </w:r>
            </w:hyperlink>
          </w:p>
        </w:tc>
        <w:tc>
          <w:tcPr>
            <w:tcW w:w="428" w:type="pct"/>
            <w:vAlign w:val="center"/>
          </w:tcPr>
          <w:p w14:paraId="4C3DE7BB" w14:textId="77777777" w:rsidR="00974447" w:rsidRPr="00974447" w:rsidRDefault="00000000" w:rsidP="00974447">
            <w:pPr>
              <w:pStyle w:val="Compact"/>
              <w:jc w:val="center"/>
              <w:rPr>
                <w:sz w:val="14"/>
                <w:szCs w:val="14"/>
              </w:rPr>
            </w:pPr>
            <w:hyperlink r:id="rId26">
              <w:r w:rsidR="00974447" w:rsidRPr="00974447">
                <w:rPr>
                  <w:rStyle w:val="Hyperlink"/>
                  <w:sz w:val="14"/>
                  <w:szCs w:val="14"/>
                </w:rPr>
                <w:t>graft_failure.csv</w:t>
              </w:r>
            </w:hyperlink>
          </w:p>
        </w:tc>
        <w:tc>
          <w:tcPr>
            <w:tcW w:w="577" w:type="pct"/>
            <w:vAlign w:val="center"/>
          </w:tcPr>
          <w:p w14:paraId="7DEFBCAF" w14:textId="77777777" w:rsidR="00974447" w:rsidRPr="00974447" w:rsidRDefault="00000000" w:rsidP="00974447">
            <w:pPr>
              <w:pStyle w:val="Compact"/>
              <w:jc w:val="center"/>
              <w:rPr>
                <w:sz w:val="14"/>
                <w:szCs w:val="14"/>
              </w:rPr>
            </w:pPr>
            <w:hyperlink r:id="rId27">
              <w:r w:rsidR="00974447" w:rsidRPr="00974447">
                <w:rPr>
                  <w:rStyle w:val="Hyperlink"/>
                  <w:sz w:val="14"/>
                  <w:szCs w:val="14"/>
                </w:rPr>
                <w:t>reformatted.csv</w:t>
              </w:r>
            </w:hyperlink>
          </w:p>
        </w:tc>
      </w:tr>
      <w:tr w:rsidR="00974447" w:rsidRPr="00974447" w14:paraId="6E8D3ACE" w14:textId="77777777" w:rsidTr="00F25C91">
        <w:tc>
          <w:tcPr>
            <w:tcW w:w="476" w:type="pct"/>
          </w:tcPr>
          <w:p w14:paraId="6BD32D0A" w14:textId="77777777" w:rsidR="00974447" w:rsidRPr="00974447" w:rsidRDefault="00974447" w:rsidP="005C1DC3">
            <w:pPr>
              <w:pStyle w:val="Compact"/>
              <w:rPr>
                <w:sz w:val="14"/>
                <w:szCs w:val="14"/>
              </w:rPr>
            </w:pPr>
            <w:r w:rsidRPr="00974447">
              <w:rPr>
                <w:sz w:val="14"/>
                <w:szCs w:val="14"/>
              </w:rPr>
              <w:t>Sheets for analysis</w:t>
            </w:r>
          </w:p>
        </w:tc>
        <w:tc>
          <w:tcPr>
            <w:tcW w:w="495" w:type="pct"/>
            <w:vAlign w:val="center"/>
          </w:tcPr>
          <w:p w14:paraId="1F73BB2A" w14:textId="77777777" w:rsidR="00974447" w:rsidRPr="00974447" w:rsidRDefault="00000000" w:rsidP="00974447">
            <w:pPr>
              <w:pStyle w:val="Compact"/>
              <w:jc w:val="center"/>
              <w:rPr>
                <w:sz w:val="14"/>
                <w:szCs w:val="14"/>
              </w:rPr>
            </w:pPr>
            <w:hyperlink r:id="rId28">
              <w:r w:rsidR="00974447" w:rsidRPr="00974447">
                <w:rPr>
                  <w:rStyle w:val="Hyperlink"/>
                  <w:sz w:val="14"/>
                  <w:szCs w:val="14"/>
                </w:rPr>
                <w:t>ikdc_subjective.csv</w:t>
              </w:r>
            </w:hyperlink>
          </w:p>
        </w:tc>
        <w:tc>
          <w:tcPr>
            <w:tcW w:w="334" w:type="pct"/>
            <w:vAlign w:val="center"/>
          </w:tcPr>
          <w:p w14:paraId="35E00EB4" w14:textId="77777777" w:rsidR="00974447" w:rsidRPr="00974447" w:rsidRDefault="00000000" w:rsidP="00974447">
            <w:pPr>
              <w:pStyle w:val="Compact"/>
              <w:jc w:val="center"/>
              <w:rPr>
                <w:sz w:val="14"/>
                <w:szCs w:val="14"/>
              </w:rPr>
            </w:pPr>
            <w:hyperlink r:id="rId29">
              <w:r w:rsidR="00974447" w:rsidRPr="00974447">
                <w:rPr>
                  <w:rStyle w:val="Hyperlink"/>
                  <w:sz w:val="14"/>
                  <w:szCs w:val="14"/>
                </w:rPr>
                <w:t>lysholm.csv</w:t>
              </w:r>
            </w:hyperlink>
          </w:p>
        </w:tc>
        <w:tc>
          <w:tcPr>
            <w:tcW w:w="296" w:type="pct"/>
            <w:vAlign w:val="center"/>
          </w:tcPr>
          <w:p w14:paraId="6FA0DE10" w14:textId="77777777" w:rsidR="00974447" w:rsidRPr="00974447" w:rsidRDefault="00000000" w:rsidP="00974447">
            <w:pPr>
              <w:pStyle w:val="Compact"/>
              <w:jc w:val="center"/>
              <w:rPr>
                <w:sz w:val="14"/>
                <w:szCs w:val="14"/>
              </w:rPr>
            </w:pPr>
            <w:hyperlink r:id="rId30">
              <w:r w:rsidR="00974447" w:rsidRPr="00974447">
                <w:rPr>
                  <w:rStyle w:val="Hyperlink"/>
                  <w:sz w:val="14"/>
                  <w:szCs w:val="14"/>
                </w:rPr>
                <w:t>tegner.csv</w:t>
              </w:r>
            </w:hyperlink>
          </w:p>
        </w:tc>
        <w:tc>
          <w:tcPr>
            <w:tcW w:w="586" w:type="pct"/>
            <w:vAlign w:val="center"/>
          </w:tcPr>
          <w:p w14:paraId="09740161" w14:textId="77777777" w:rsidR="00974447" w:rsidRPr="00974447" w:rsidRDefault="00000000" w:rsidP="00974447">
            <w:pPr>
              <w:pStyle w:val="Compact"/>
              <w:jc w:val="center"/>
              <w:rPr>
                <w:sz w:val="14"/>
                <w:szCs w:val="14"/>
              </w:rPr>
            </w:pPr>
            <w:hyperlink r:id="rId31">
              <w:r w:rsidR="00974447" w:rsidRPr="00974447">
                <w:rPr>
                  <w:rStyle w:val="Hyperlink"/>
                  <w:sz w:val="14"/>
                  <w:szCs w:val="14"/>
                </w:rPr>
                <w:t>instrumented_laxity.csv</w:t>
              </w:r>
            </w:hyperlink>
          </w:p>
        </w:tc>
        <w:tc>
          <w:tcPr>
            <w:tcW w:w="462" w:type="pct"/>
            <w:vAlign w:val="center"/>
          </w:tcPr>
          <w:p w14:paraId="42659990" w14:textId="77777777" w:rsidR="00974447" w:rsidRPr="00974447" w:rsidRDefault="00000000" w:rsidP="00974447">
            <w:pPr>
              <w:pStyle w:val="Compact"/>
              <w:jc w:val="center"/>
              <w:rPr>
                <w:sz w:val="14"/>
                <w:szCs w:val="14"/>
              </w:rPr>
            </w:pPr>
            <w:hyperlink r:id="rId32">
              <w:r w:rsidR="00974447" w:rsidRPr="00974447">
                <w:rPr>
                  <w:rStyle w:val="Hyperlink"/>
                  <w:sz w:val="14"/>
                  <w:szCs w:val="14"/>
                </w:rPr>
                <w:t>pivot_shift_1.csv</w:t>
              </w:r>
            </w:hyperlink>
          </w:p>
        </w:tc>
        <w:tc>
          <w:tcPr>
            <w:tcW w:w="462" w:type="pct"/>
            <w:vAlign w:val="center"/>
          </w:tcPr>
          <w:p w14:paraId="4EC11369" w14:textId="77777777" w:rsidR="00974447" w:rsidRPr="00974447" w:rsidRDefault="00000000" w:rsidP="00974447">
            <w:pPr>
              <w:pStyle w:val="Compact"/>
              <w:jc w:val="center"/>
              <w:rPr>
                <w:sz w:val="14"/>
                <w:szCs w:val="14"/>
              </w:rPr>
            </w:pPr>
            <w:hyperlink r:id="rId33">
              <w:r w:rsidR="00974447" w:rsidRPr="00974447">
                <w:rPr>
                  <w:rStyle w:val="Hyperlink"/>
                  <w:sz w:val="14"/>
                  <w:szCs w:val="14"/>
                </w:rPr>
                <w:t>pivot_shift_2.csv</w:t>
              </w:r>
            </w:hyperlink>
          </w:p>
        </w:tc>
        <w:tc>
          <w:tcPr>
            <w:tcW w:w="442" w:type="pct"/>
            <w:vAlign w:val="center"/>
          </w:tcPr>
          <w:p w14:paraId="601284C6" w14:textId="77777777" w:rsidR="00974447" w:rsidRPr="00974447" w:rsidRDefault="00000000" w:rsidP="00974447">
            <w:pPr>
              <w:pStyle w:val="Compact"/>
              <w:jc w:val="center"/>
              <w:rPr>
                <w:sz w:val="14"/>
                <w:szCs w:val="14"/>
              </w:rPr>
            </w:pPr>
            <w:hyperlink r:id="rId34">
              <w:r w:rsidR="00974447" w:rsidRPr="00974447">
                <w:rPr>
                  <w:rStyle w:val="Hyperlink"/>
                  <w:sz w:val="14"/>
                  <w:szCs w:val="14"/>
                </w:rPr>
                <w:t>lachman_1.csv</w:t>
              </w:r>
            </w:hyperlink>
          </w:p>
        </w:tc>
        <w:tc>
          <w:tcPr>
            <w:tcW w:w="442" w:type="pct"/>
            <w:vAlign w:val="center"/>
          </w:tcPr>
          <w:p w14:paraId="417C93C5" w14:textId="77777777" w:rsidR="00974447" w:rsidRPr="00974447" w:rsidRDefault="00000000" w:rsidP="00974447">
            <w:pPr>
              <w:pStyle w:val="Compact"/>
              <w:jc w:val="center"/>
              <w:rPr>
                <w:sz w:val="14"/>
                <w:szCs w:val="14"/>
              </w:rPr>
            </w:pPr>
            <w:hyperlink r:id="rId35">
              <w:r w:rsidR="00974447" w:rsidRPr="00974447">
                <w:rPr>
                  <w:rStyle w:val="Hyperlink"/>
                  <w:sz w:val="14"/>
                  <w:szCs w:val="14"/>
                </w:rPr>
                <w:t>lachman_2.csv</w:t>
              </w:r>
            </w:hyperlink>
          </w:p>
        </w:tc>
        <w:tc>
          <w:tcPr>
            <w:tcW w:w="428" w:type="pct"/>
            <w:vAlign w:val="center"/>
          </w:tcPr>
          <w:p w14:paraId="633DBF5C" w14:textId="77777777" w:rsidR="00974447" w:rsidRPr="00974447" w:rsidRDefault="00000000" w:rsidP="00974447">
            <w:pPr>
              <w:pStyle w:val="Compact"/>
              <w:jc w:val="center"/>
              <w:rPr>
                <w:sz w:val="14"/>
                <w:szCs w:val="14"/>
              </w:rPr>
            </w:pPr>
            <w:hyperlink r:id="rId36">
              <w:r w:rsidR="00974447" w:rsidRPr="00974447">
                <w:rPr>
                  <w:rStyle w:val="Hyperlink"/>
                  <w:sz w:val="14"/>
                  <w:szCs w:val="14"/>
                </w:rPr>
                <w:t>graft_failure.csv</w:t>
              </w:r>
            </w:hyperlink>
          </w:p>
        </w:tc>
        <w:tc>
          <w:tcPr>
            <w:tcW w:w="577" w:type="pct"/>
            <w:vAlign w:val="center"/>
          </w:tcPr>
          <w:p w14:paraId="52E3219C" w14:textId="77777777" w:rsidR="00974447" w:rsidRPr="00974447" w:rsidRDefault="00000000" w:rsidP="00974447">
            <w:pPr>
              <w:pStyle w:val="Compact"/>
              <w:jc w:val="center"/>
              <w:rPr>
                <w:sz w:val="14"/>
                <w:szCs w:val="14"/>
              </w:rPr>
            </w:pPr>
            <w:hyperlink r:id="rId37">
              <w:r w:rsidR="00974447" w:rsidRPr="00974447">
                <w:rPr>
                  <w:rStyle w:val="Hyperlink"/>
                  <w:sz w:val="14"/>
                  <w:szCs w:val="14"/>
                </w:rPr>
                <w:t>sheets_for_analysis.csv</w:t>
              </w:r>
            </w:hyperlink>
          </w:p>
        </w:tc>
      </w:tr>
    </w:tbl>
    <w:p w14:paraId="2E964AD0" w14:textId="2BF2DBCB" w:rsidR="00366141" w:rsidRDefault="00366141" w:rsidP="005D4B2E"/>
    <w:p w14:paraId="5AC6FB8F" w14:textId="65193C7A" w:rsidR="008D04AF" w:rsidRPr="00AD6063" w:rsidRDefault="008D04AF" w:rsidP="005D4B2E">
      <w:pPr>
        <w:pStyle w:val="TableCaption"/>
        <w:spacing w:before="120" w:after="120"/>
        <w:rPr>
          <w:lang w:val="en-US"/>
        </w:rPr>
      </w:pPr>
      <w:r>
        <w:t>PRISMA 2020 Checklist modified to included extensions PRISMA-NMA and PRISMA-LSR</w:t>
      </w:r>
    </w:p>
    <w:tbl>
      <w:tblPr>
        <w:tblStyle w:val="TableGrid"/>
        <w:tblW w:w="0" w:type="auto"/>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29" w:type="dxa"/>
          <w:bottom w:w="29" w:type="dxa"/>
          <w:right w:w="29" w:type="dxa"/>
        </w:tblCellMar>
        <w:tblLook w:val="04A0" w:firstRow="1" w:lastRow="0" w:firstColumn="1" w:lastColumn="0" w:noHBand="0" w:noVBand="1"/>
        <w:tblPrChange w:id="1" w:author="Danny" w:date="2026-09-30T13:41:00Z">
          <w:tblPr>
            <w:tblStyle w:val="TableGrid"/>
            <w:tblW w:w="0" w:type="auto"/>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29" w:type="dxa"/>
              <w:bottom w:w="29" w:type="dxa"/>
              <w:right w:w="29" w:type="dxa"/>
            </w:tblCellMar>
            <w:tblLook w:val="04A0" w:firstRow="1" w:lastRow="0" w:firstColumn="1" w:lastColumn="0" w:noHBand="0" w:noVBand="1"/>
          </w:tblPr>
        </w:tblPrChange>
      </w:tblPr>
      <w:tblGrid>
        <w:gridCol w:w="629"/>
        <w:gridCol w:w="2038"/>
        <w:gridCol w:w="214"/>
        <w:gridCol w:w="28"/>
        <w:gridCol w:w="3939"/>
        <w:gridCol w:w="5843"/>
        <w:gridCol w:w="28"/>
        <w:gridCol w:w="1239"/>
        <w:tblGridChange w:id="2">
          <w:tblGrid>
            <w:gridCol w:w="486"/>
            <w:gridCol w:w="143"/>
            <w:gridCol w:w="1"/>
            <w:gridCol w:w="2037"/>
            <w:gridCol w:w="1"/>
            <w:gridCol w:w="213"/>
            <w:gridCol w:w="28"/>
            <w:gridCol w:w="1"/>
            <w:gridCol w:w="3938"/>
            <w:gridCol w:w="5685"/>
            <w:gridCol w:w="158"/>
            <w:gridCol w:w="28"/>
            <w:gridCol w:w="1239"/>
          </w:tblGrid>
        </w:tblGridChange>
      </w:tblGrid>
      <w:tr w:rsidR="009033FD" w:rsidRPr="00AD6063" w14:paraId="652EB5E5" w14:textId="725A7081" w:rsidTr="009033FD">
        <w:trPr>
          <w:tblCellSpacing w:w="14" w:type="dxa"/>
          <w:trPrChange w:id="3" w:author="Danny" w:date="2026-09-30T13:41:00Z">
            <w:trPr>
              <w:tblCellSpacing w:w="14" w:type="dxa"/>
            </w:trPr>
          </w:trPrChange>
        </w:trPr>
        <w:tc>
          <w:tcPr>
            <w:tcW w:w="588" w:type="dxa"/>
            <w:tcBorders>
              <w:top w:val="single" w:sz="4" w:space="0" w:color="auto"/>
              <w:bottom w:val="single" w:sz="4" w:space="0" w:color="auto"/>
            </w:tcBorders>
            <w:vAlign w:val="center"/>
            <w:tcPrChange w:id="4" w:author="Danny" w:date="2026-09-30T13:41:00Z">
              <w:tcPr>
                <w:tcW w:w="588" w:type="dxa"/>
                <w:gridSpan w:val="3"/>
                <w:tcBorders>
                  <w:top w:val="single" w:sz="4" w:space="0" w:color="auto"/>
                  <w:bottom w:val="single" w:sz="4" w:space="0" w:color="auto"/>
                </w:tcBorders>
              </w:tcPr>
            </w:tcPrChange>
          </w:tcPr>
          <w:p w14:paraId="1EAD85B4" w14:textId="6E4B52C8" w:rsidR="00C25E3A" w:rsidRPr="00AD6063" w:rsidRDefault="00C25E3A">
            <w:pPr>
              <w:pStyle w:val="TableNormalParagraph"/>
              <w:pPrChange w:id="5" w:author="Danny" w:date="2026-09-30T13:41:00Z">
                <w:pPr>
                  <w:pStyle w:val="TableNormalParagraph"/>
                  <w:jc w:val="center"/>
                </w:pPr>
              </w:pPrChange>
            </w:pPr>
            <w:r w:rsidRPr="00423266">
              <w:t>Item</w:t>
            </w:r>
            <w:r>
              <w:t xml:space="preserve"> #</w:t>
            </w:r>
          </w:p>
        </w:tc>
        <w:tc>
          <w:tcPr>
            <w:tcW w:w="2010" w:type="dxa"/>
            <w:tcBorders>
              <w:top w:val="single" w:sz="4" w:space="0" w:color="auto"/>
              <w:bottom w:val="single" w:sz="4" w:space="0" w:color="auto"/>
            </w:tcBorders>
            <w:vAlign w:val="center"/>
            <w:tcPrChange w:id="6" w:author="Danny" w:date="2026-09-30T13:41:00Z">
              <w:tcPr>
                <w:tcW w:w="2010" w:type="dxa"/>
                <w:gridSpan w:val="2"/>
                <w:tcBorders>
                  <w:top w:val="single" w:sz="4" w:space="0" w:color="auto"/>
                  <w:bottom w:val="single" w:sz="4" w:space="0" w:color="auto"/>
                </w:tcBorders>
              </w:tcPr>
            </w:tcPrChange>
          </w:tcPr>
          <w:p w14:paraId="01EEFB53" w14:textId="663AE82A" w:rsidR="00C25E3A" w:rsidRPr="00AD6063" w:rsidRDefault="00C25E3A" w:rsidP="00366141">
            <w:pPr>
              <w:pStyle w:val="TableNormalParagraph"/>
            </w:pPr>
            <w:r>
              <w:t>Section and Topic</w:t>
            </w:r>
          </w:p>
        </w:tc>
        <w:tc>
          <w:tcPr>
            <w:tcW w:w="0" w:type="auto"/>
            <w:gridSpan w:val="2"/>
            <w:tcBorders>
              <w:top w:val="single" w:sz="4" w:space="0" w:color="auto"/>
              <w:bottom w:val="single" w:sz="4" w:space="0" w:color="auto"/>
            </w:tcBorders>
            <w:vAlign w:val="center"/>
            <w:tcPrChange w:id="7" w:author="Danny" w:date="2026-09-30T13:41:00Z">
              <w:tcPr>
                <w:tcW w:w="0" w:type="auto"/>
                <w:gridSpan w:val="3"/>
                <w:tcBorders>
                  <w:top w:val="single" w:sz="4" w:space="0" w:color="auto"/>
                  <w:bottom w:val="single" w:sz="4" w:space="0" w:color="auto"/>
                </w:tcBorders>
              </w:tcPr>
            </w:tcPrChange>
          </w:tcPr>
          <w:p w14:paraId="6E01C4E0" w14:textId="77777777" w:rsidR="00C25E3A" w:rsidRDefault="00C25E3A" w:rsidP="00366141">
            <w:pPr>
              <w:pStyle w:val="TableNormalParagraph"/>
            </w:pPr>
          </w:p>
        </w:tc>
        <w:tc>
          <w:tcPr>
            <w:tcW w:w="0" w:type="auto"/>
            <w:gridSpan w:val="2"/>
            <w:tcBorders>
              <w:top w:val="single" w:sz="4" w:space="0" w:color="auto"/>
              <w:bottom w:val="single" w:sz="4" w:space="0" w:color="auto"/>
            </w:tcBorders>
            <w:vAlign w:val="center"/>
            <w:tcPrChange w:id="8" w:author="Danny" w:date="2026-09-30T13:41:00Z">
              <w:tcPr>
                <w:tcW w:w="0" w:type="auto"/>
                <w:gridSpan w:val="2"/>
                <w:tcBorders>
                  <w:top w:val="single" w:sz="4" w:space="0" w:color="auto"/>
                  <w:bottom w:val="single" w:sz="4" w:space="0" w:color="auto"/>
                </w:tcBorders>
                <w:vAlign w:val="center"/>
              </w:tcPr>
            </w:tcPrChange>
          </w:tcPr>
          <w:p w14:paraId="482C43B8" w14:textId="15D02AAC" w:rsidR="00C25E3A" w:rsidRPr="00AD6063" w:rsidRDefault="00C25E3A" w:rsidP="00366141">
            <w:pPr>
              <w:pStyle w:val="TableNormalParagraph"/>
            </w:pPr>
            <w:r>
              <w:t>Checklist item</w:t>
            </w:r>
          </w:p>
        </w:tc>
        <w:tc>
          <w:tcPr>
            <w:tcW w:w="0" w:type="auto"/>
            <w:gridSpan w:val="2"/>
            <w:tcBorders>
              <w:top w:val="single" w:sz="4" w:space="0" w:color="auto"/>
              <w:bottom w:val="single" w:sz="4" w:space="0" w:color="auto"/>
            </w:tcBorders>
            <w:vAlign w:val="center"/>
            <w:tcPrChange w:id="9" w:author="Danny" w:date="2026-09-30T13:41:00Z">
              <w:tcPr>
                <w:tcW w:w="0" w:type="auto"/>
                <w:gridSpan w:val="3"/>
                <w:tcBorders>
                  <w:top w:val="single" w:sz="4" w:space="0" w:color="auto"/>
                  <w:bottom w:val="single" w:sz="4" w:space="0" w:color="auto"/>
                </w:tcBorders>
              </w:tcPr>
            </w:tcPrChange>
          </w:tcPr>
          <w:p w14:paraId="129AEB98" w14:textId="32027347" w:rsidR="00C25E3A" w:rsidRDefault="00C25E3A" w:rsidP="00366141">
            <w:pPr>
              <w:pStyle w:val="TableNormalParagraph"/>
            </w:pPr>
            <w:r>
              <w:t>Location where item is reported</w:t>
            </w:r>
          </w:p>
        </w:tc>
      </w:tr>
      <w:tr w:rsidR="00C25E3A" w:rsidRPr="00AD6063" w14:paraId="51217187" w14:textId="77777777" w:rsidTr="00613B0B">
        <w:trPr>
          <w:tblCellSpacing w:w="14" w:type="dxa"/>
          <w:trPrChange w:id="10" w:author="Danny" w:date="2026-09-30T13:41:00Z">
            <w:trPr>
              <w:tblCellSpacing w:w="14" w:type="dxa"/>
            </w:trPr>
          </w:trPrChange>
        </w:trPr>
        <w:tc>
          <w:tcPr>
            <w:tcW w:w="0" w:type="auto"/>
            <w:gridSpan w:val="8"/>
            <w:shd w:val="clear" w:color="auto" w:fill="E8E8E8" w:themeFill="background2"/>
            <w:vAlign w:val="center"/>
            <w:tcPrChange w:id="11" w:author="Danny" w:date="2026-09-30T13:41:00Z">
              <w:tcPr>
                <w:tcW w:w="0" w:type="auto"/>
                <w:gridSpan w:val="13"/>
                <w:shd w:val="clear" w:color="auto" w:fill="E8E8E8" w:themeFill="background2"/>
              </w:tcPr>
            </w:tcPrChange>
          </w:tcPr>
          <w:p w14:paraId="03A7A2E9" w14:textId="54EAAEA6" w:rsidR="00C25E3A" w:rsidRDefault="00C25E3A" w:rsidP="00366141">
            <w:pPr>
              <w:pStyle w:val="TableNormalParagraph"/>
            </w:pPr>
            <w:r>
              <w:t>Title</w:t>
            </w:r>
          </w:p>
        </w:tc>
      </w:tr>
      <w:tr w:rsidR="009033FD" w:rsidRPr="00AD6063" w14:paraId="7286DBFF" w14:textId="5C4CDAE4" w:rsidTr="009033FD">
        <w:trPr>
          <w:tblCellSpacing w:w="14" w:type="dxa"/>
        </w:trPr>
        <w:tc>
          <w:tcPr>
            <w:tcW w:w="588" w:type="dxa"/>
          </w:tcPr>
          <w:p w14:paraId="4C05110B" w14:textId="2906BBA2" w:rsidR="00C25E3A" w:rsidRPr="00AD6063" w:rsidRDefault="00C25E3A" w:rsidP="00366141">
            <w:pPr>
              <w:pStyle w:val="TableNormalParagraph"/>
            </w:pPr>
            <w:r>
              <w:t>1</w:t>
            </w:r>
          </w:p>
        </w:tc>
        <w:tc>
          <w:tcPr>
            <w:tcW w:w="2010" w:type="dxa"/>
          </w:tcPr>
          <w:p w14:paraId="796BC0B0" w14:textId="063C9913" w:rsidR="00C25E3A" w:rsidRPr="00AD6063" w:rsidRDefault="00C25E3A" w:rsidP="00366141">
            <w:pPr>
              <w:pStyle w:val="TableNormalParagraph"/>
            </w:pPr>
            <w:r>
              <w:t>Title</w:t>
            </w:r>
          </w:p>
        </w:tc>
        <w:tc>
          <w:tcPr>
            <w:tcW w:w="0" w:type="auto"/>
            <w:gridSpan w:val="2"/>
          </w:tcPr>
          <w:p w14:paraId="2F294356" w14:textId="1AB50597" w:rsidR="00C25E3A" w:rsidRPr="00423266" w:rsidRDefault="00C25E3A" w:rsidP="00366141">
            <w:pPr>
              <w:pStyle w:val="TableNormalParagraph"/>
            </w:pPr>
            <w:ins w:id="12" w:author="Danny" w:date="2026-09-30T13:26:00Z">
              <w:r>
                <w:rPr>
                  <w:rFonts w:ascii="Segoe UI Symbol" w:hAnsi="Segoe UI Symbol" w:cs="Segoe UI Symbol"/>
                </w:rPr>
                <w:t>☐</w:t>
              </w:r>
            </w:ins>
          </w:p>
        </w:tc>
        <w:tc>
          <w:tcPr>
            <w:tcW w:w="0" w:type="auto"/>
            <w:gridSpan w:val="2"/>
            <w:vAlign w:val="center"/>
          </w:tcPr>
          <w:p w14:paraId="35CC1D25" w14:textId="534C3F67" w:rsidR="00C25E3A" w:rsidRPr="00AD6063" w:rsidRDefault="00C25E3A" w:rsidP="00366141">
            <w:pPr>
              <w:pStyle w:val="TableNormalParagraph"/>
            </w:pPr>
            <w:r w:rsidRPr="00423266">
              <w:t>Identify the report as a systematic review.</w:t>
            </w:r>
          </w:p>
        </w:tc>
        <w:tc>
          <w:tcPr>
            <w:tcW w:w="0" w:type="auto"/>
            <w:gridSpan w:val="2"/>
          </w:tcPr>
          <w:p w14:paraId="0B765145" w14:textId="250287C2" w:rsidR="00C25E3A" w:rsidRPr="00AD6063" w:rsidRDefault="00B3244B" w:rsidP="00366141">
            <w:pPr>
              <w:pStyle w:val="TableNormalParagraph"/>
            </w:pPr>
            <w:r>
              <w:t>1</w:t>
            </w:r>
            <w:del w:id="13" w:author="Danny" w:date="2026-09-30T13:26:00Z">
              <w:r w:rsidR="00C25E3A" w:rsidDel="00C25E3A">
                <w:delText>1</w:delText>
              </w:r>
            </w:del>
          </w:p>
        </w:tc>
      </w:tr>
      <w:tr w:rsidR="00C25E3A" w:rsidRPr="00AD6063" w14:paraId="0CD57710" w14:textId="77777777" w:rsidTr="00613B0B">
        <w:trPr>
          <w:tblCellSpacing w:w="14" w:type="dxa"/>
          <w:trPrChange w:id="14" w:author="Danny" w:date="2026-09-30T13:41:00Z">
            <w:trPr>
              <w:tblCellSpacing w:w="14" w:type="dxa"/>
            </w:trPr>
          </w:trPrChange>
        </w:trPr>
        <w:tc>
          <w:tcPr>
            <w:tcW w:w="0" w:type="auto"/>
            <w:gridSpan w:val="8"/>
            <w:shd w:val="clear" w:color="auto" w:fill="E8E8E8" w:themeFill="background2"/>
            <w:vAlign w:val="center"/>
            <w:tcPrChange w:id="15" w:author="Danny" w:date="2026-09-30T13:41:00Z">
              <w:tcPr>
                <w:tcW w:w="0" w:type="auto"/>
                <w:gridSpan w:val="13"/>
                <w:shd w:val="clear" w:color="auto" w:fill="E8E8E8" w:themeFill="background2"/>
              </w:tcPr>
            </w:tcPrChange>
          </w:tcPr>
          <w:p w14:paraId="7FFFA121" w14:textId="5D0909D1" w:rsidR="00C25E3A" w:rsidRPr="00423266" w:rsidRDefault="00C25E3A" w:rsidP="00366141">
            <w:pPr>
              <w:pStyle w:val="TableNormalParagraph"/>
            </w:pPr>
            <w:r>
              <w:t>Abstract</w:t>
            </w:r>
          </w:p>
        </w:tc>
      </w:tr>
      <w:tr w:rsidR="009033FD" w:rsidRPr="00AD6063" w14:paraId="229B5D61" w14:textId="551881E2" w:rsidTr="009033FD">
        <w:trPr>
          <w:tblCellSpacing w:w="14" w:type="dxa"/>
        </w:trPr>
        <w:tc>
          <w:tcPr>
            <w:tcW w:w="588" w:type="dxa"/>
          </w:tcPr>
          <w:p w14:paraId="3AB2B162" w14:textId="0258F2EC" w:rsidR="00C25E3A" w:rsidRPr="00AD6063" w:rsidRDefault="00C25E3A" w:rsidP="00366141">
            <w:pPr>
              <w:pStyle w:val="TableNormalParagraph"/>
            </w:pPr>
            <w:r>
              <w:t>2</w:t>
            </w:r>
          </w:p>
        </w:tc>
        <w:tc>
          <w:tcPr>
            <w:tcW w:w="2010" w:type="dxa"/>
          </w:tcPr>
          <w:p w14:paraId="744BDE3B" w14:textId="2AD94EE6" w:rsidR="00C25E3A" w:rsidRPr="00AD6063" w:rsidRDefault="00C25E3A" w:rsidP="00366141">
            <w:pPr>
              <w:pStyle w:val="TableNormalParagraph"/>
            </w:pPr>
            <w:r>
              <w:t>Abstract</w:t>
            </w:r>
          </w:p>
        </w:tc>
        <w:tc>
          <w:tcPr>
            <w:tcW w:w="0" w:type="auto"/>
            <w:gridSpan w:val="2"/>
          </w:tcPr>
          <w:p w14:paraId="04831C3C" w14:textId="77777777" w:rsidR="00C25E3A" w:rsidRPr="00AD6063" w:rsidRDefault="00C25E3A" w:rsidP="00366141">
            <w:pPr>
              <w:pStyle w:val="TableNormalParagraph"/>
            </w:pPr>
          </w:p>
        </w:tc>
        <w:tc>
          <w:tcPr>
            <w:tcW w:w="0" w:type="auto"/>
            <w:gridSpan w:val="2"/>
            <w:vAlign w:val="center"/>
          </w:tcPr>
          <w:p w14:paraId="1D997146" w14:textId="76C52757" w:rsidR="00C25E3A" w:rsidRPr="00AD6063" w:rsidRDefault="00C25E3A" w:rsidP="00366141">
            <w:pPr>
              <w:pStyle w:val="TableNormalParagraph"/>
            </w:pPr>
          </w:p>
        </w:tc>
        <w:tc>
          <w:tcPr>
            <w:tcW w:w="0" w:type="auto"/>
            <w:gridSpan w:val="2"/>
          </w:tcPr>
          <w:p w14:paraId="283B8F53" w14:textId="7064E6D5" w:rsidR="00C25E3A" w:rsidRPr="00AD6063" w:rsidRDefault="00C25E3A" w:rsidP="00366141">
            <w:pPr>
              <w:pStyle w:val="TableNormalParagraph"/>
            </w:pPr>
            <w:del w:id="16" w:author="Danny" w:date="2026-09-30T13:26:00Z">
              <w:r w:rsidDel="00C25E3A">
                <w:delText>2</w:delText>
              </w:r>
            </w:del>
          </w:p>
        </w:tc>
      </w:tr>
      <w:tr w:rsidR="00C25E3A" w:rsidRPr="00AD6063" w14:paraId="01808F98" w14:textId="77777777" w:rsidTr="00613B0B">
        <w:trPr>
          <w:tblCellSpacing w:w="14" w:type="dxa"/>
          <w:trPrChange w:id="17" w:author="Danny" w:date="2026-09-30T13:41:00Z">
            <w:trPr>
              <w:tblCellSpacing w:w="14" w:type="dxa"/>
            </w:trPr>
          </w:trPrChange>
        </w:trPr>
        <w:tc>
          <w:tcPr>
            <w:tcW w:w="0" w:type="auto"/>
            <w:gridSpan w:val="8"/>
            <w:shd w:val="clear" w:color="auto" w:fill="E8E8E8" w:themeFill="background2"/>
            <w:vAlign w:val="center"/>
            <w:tcPrChange w:id="18" w:author="Danny" w:date="2026-09-30T13:41:00Z">
              <w:tcPr>
                <w:tcW w:w="0" w:type="auto"/>
                <w:gridSpan w:val="13"/>
                <w:shd w:val="clear" w:color="auto" w:fill="E8E8E8" w:themeFill="background2"/>
              </w:tcPr>
            </w:tcPrChange>
          </w:tcPr>
          <w:p w14:paraId="1CF1C0DD" w14:textId="34DEE55E" w:rsidR="00C25E3A" w:rsidRPr="00AD6063" w:rsidRDefault="00C25E3A" w:rsidP="00366141">
            <w:pPr>
              <w:pStyle w:val="TableNormalParagraph"/>
            </w:pPr>
            <w:r>
              <w:t>Introduction</w:t>
            </w:r>
          </w:p>
        </w:tc>
      </w:tr>
      <w:tr w:rsidR="009033FD" w:rsidRPr="00AD6063" w14:paraId="5F76CEF6" w14:textId="77777777" w:rsidTr="009033FD">
        <w:trPr>
          <w:tblCellSpacing w:w="14" w:type="dxa"/>
        </w:trPr>
        <w:tc>
          <w:tcPr>
            <w:tcW w:w="588" w:type="dxa"/>
          </w:tcPr>
          <w:p w14:paraId="31B0183B" w14:textId="49FE8829" w:rsidR="00C25E3A" w:rsidRDefault="00C25E3A" w:rsidP="00366141">
            <w:pPr>
              <w:pStyle w:val="TableNormalParagraph"/>
            </w:pPr>
            <w:r>
              <w:t>3</w:t>
            </w:r>
          </w:p>
        </w:tc>
        <w:tc>
          <w:tcPr>
            <w:tcW w:w="2010" w:type="dxa"/>
          </w:tcPr>
          <w:p w14:paraId="4B9E5378" w14:textId="06E3F0B7" w:rsidR="00C25E3A" w:rsidRPr="00AD6063" w:rsidRDefault="00C25E3A" w:rsidP="00366141">
            <w:pPr>
              <w:pStyle w:val="TableNormalParagraph"/>
            </w:pPr>
            <w:r>
              <w:t>Rationale</w:t>
            </w:r>
          </w:p>
        </w:tc>
        <w:tc>
          <w:tcPr>
            <w:tcW w:w="0" w:type="auto"/>
            <w:gridSpan w:val="2"/>
          </w:tcPr>
          <w:p w14:paraId="084A13DF" w14:textId="44621A63" w:rsidR="00C25E3A" w:rsidRPr="000725FD" w:rsidRDefault="00613B0B" w:rsidP="00366141">
            <w:pPr>
              <w:pStyle w:val="TableNormalParagraph"/>
            </w:pPr>
            <w:ins w:id="19" w:author="Danny" w:date="2026-09-30T13:39:00Z">
              <w:r>
                <w:rPr>
                  <w:rFonts w:ascii="Segoe UI Symbol" w:hAnsi="Segoe UI Symbol" w:cs="Segoe UI Symbol"/>
                </w:rPr>
                <w:t>☐</w:t>
              </w:r>
            </w:ins>
          </w:p>
        </w:tc>
        <w:tc>
          <w:tcPr>
            <w:tcW w:w="0" w:type="auto"/>
            <w:gridSpan w:val="2"/>
            <w:vAlign w:val="center"/>
          </w:tcPr>
          <w:p w14:paraId="13F4F9BD" w14:textId="5D1BA306" w:rsidR="00C25E3A" w:rsidRPr="00AD6063" w:rsidRDefault="00C25E3A" w:rsidP="00366141">
            <w:pPr>
              <w:pStyle w:val="TableNormalParagraph"/>
            </w:pPr>
            <w:r w:rsidRPr="000725FD">
              <w:t>Describe the rationale for the review in the context of existing knowledge.</w:t>
            </w:r>
          </w:p>
        </w:tc>
        <w:tc>
          <w:tcPr>
            <w:tcW w:w="0" w:type="auto"/>
            <w:gridSpan w:val="2"/>
          </w:tcPr>
          <w:p w14:paraId="381D84A7" w14:textId="031118C1" w:rsidR="00C25E3A" w:rsidRPr="00AD6063" w:rsidRDefault="00C25E3A" w:rsidP="00366141">
            <w:pPr>
              <w:pStyle w:val="TableNormalParagraph"/>
            </w:pPr>
          </w:p>
        </w:tc>
      </w:tr>
      <w:tr w:rsidR="009033FD" w:rsidRPr="00AD6063" w14:paraId="5D888717" w14:textId="77777777" w:rsidTr="009033FD">
        <w:trPr>
          <w:tblCellSpacing w:w="14" w:type="dxa"/>
        </w:trPr>
        <w:tc>
          <w:tcPr>
            <w:tcW w:w="588" w:type="dxa"/>
          </w:tcPr>
          <w:p w14:paraId="75813C2B" w14:textId="44BA6CA7" w:rsidR="00C25E3A" w:rsidRDefault="00C25E3A" w:rsidP="00366141">
            <w:pPr>
              <w:pStyle w:val="TableNormalParagraph"/>
            </w:pPr>
            <w:r>
              <w:t>4</w:t>
            </w:r>
          </w:p>
        </w:tc>
        <w:tc>
          <w:tcPr>
            <w:tcW w:w="2010" w:type="dxa"/>
          </w:tcPr>
          <w:p w14:paraId="79EE2DC9" w14:textId="5927ED15" w:rsidR="00C25E3A" w:rsidRPr="00AD6063" w:rsidRDefault="00C25E3A" w:rsidP="00366141">
            <w:pPr>
              <w:pStyle w:val="TableNormalParagraph"/>
            </w:pPr>
            <w:r>
              <w:t>Objectives</w:t>
            </w:r>
          </w:p>
        </w:tc>
        <w:tc>
          <w:tcPr>
            <w:tcW w:w="0" w:type="auto"/>
            <w:gridSpan w:val="2"/>
          </w:tcPr>
          <w:p w14:paraId="30E670B5" w14:textId="44F59656" w:rsidR="00C25E3A" w:rsidRPr="000725FD" w:rsidRDefault="00613B0B" w:rsidP="00366141">
            <w:pPr>
              <w:pStyle w:val="TableNormalParagraph"/>
            </w:pPr>
            <w:ins w:id="20" w:author="Danny" w:date="2026-09-30T13:39:00Z">
              <w:r>
                <w:rPr>
                  <w:rFonts w:ascii="Segoe UI Symbol" w:hAnsi="Segoe UI Symbol" w:cs="Segoe UI Symbol"/>
                </w:rPr>
                <w:t>☐</w:t>
              </w:r>
            </w:ins>
          </w:p>
        </w:tc>
        <w:tc>
          <w:tcPr>
            <w:tcW w:w="0" w:type="auto"/>
            <w:gridSpan w:val="2"/>
            <w:vAlign w:val="center"/>
          </w:tcPr>
          <w:p w14:paraId="415F7513" w14:textId="1CE8FAB3" w:rsidR="00C25E3A" w:rsidRPr="00AD6063" w:rsidRDefault="00C25E3A" w:rsidP="00366141">
            <w:pPr>
              <w:pStyle w:val="TableNormalParagraph"/>
            </w:pPr>
            <w:r w:rsidRPr="000725FD">
              <w:t>Provide an explicit statement of the objective(s) or question(s) the review addresses.</w:t>
            </w:r>
          </w:p>
        </w:tc>
        <w:tc>
          <w:tcPr>
            <w:tcW w:w="0" w:type="auto"/>
            <w:gridSpan w:val="2"/>
          </w:tcPr>
          <w:p w14:paraId="061B39E4" w14:textId="1F087555" w:rsidR="00C25E3A" w:rsidRPr="00AD6063" w:rsidRDefault="00C25E3A" w:rsidP="00366141">
            <w:pPr>
              <w:pStyle w:val="TableNormalParagraph"/>
            </w:pPr>
          </w:p>
        </w:tc>
      </w:tr>
      <w:tr w:rsidR="00C25E3A" w:rsidRPr="00AD6063" w14:paraId="3C77404C" w14:textId="77777777" w:rsidTr="00613B0B">
        <w:trPr>
          <w:tblCellSpacing w:w="14" w:type="dxa"/>
          <w:trPrChange w:id="21" w:author="Danny" w:date="2026-09-30T13:41:00Z">
            <w:trPr>
              <w:tblCellSpacing w:w="14" w:type="dxa"/>
            </w:trPr>
          </w:trPrChange>
        </w:trPr>
        <w:tc>
          <w:tcPr>
            <w:tcW w:w="0" w:type="auto"/>
            <w:gridSpan w:val="8"/>
            <w:shd w:val="clear" w:color="auto" w:fill="E8E8E8" w:themeFill="background2"/>
            <w:vAlign w:val="center"/>
            <w:tcPrChange w:id="22" w:author="Danny" w:date="2026-09-30T13:41:00Z">
              <w:tcPr>
                <w:tcW w:w="0" w:type="auto"/>
                <w:gridSpan w:val="13"/>
                <w:shd w:val="clear" w:color="auto" w:fill="E8E8E8" w:themeFill="background2"/>
              </w:tcPr>
            </w:tcPrChange>
          </w:tcPr>
          <w:p w14:paraId="75E710AA" w14:textId="137E94C4" w:rsidR="00C25E3A" w:rsidRPr="00AD6063" w:rsidRDefault="00C25E3A" w:rsidP="00366141">
            <w:pPr>
              <w:pStyle w:val="TableNormalParagraph"/>
            </w:pPr>
            <w:r>
              <w:t>Methods</w:t>
            </w:r>
          </w:p>
        </w:tc>
      </w:tr>
      <w:tr w:rsidR="009033FD" w:rsidRPr="00AD6063" w14:paraId="492B6045" w14:textId="77777777" w:rsidTr="009033FD">
        <w:trPr>
          <w:tblCellSpacing w:w="14" w:type="dxa"/>
        </w:trPr>
        <w:tc>
          <w:tcPr>
            <w:tcW w:w="588" w:type="dxa"/>
          </w:tcPr>
          <w:p w14:paraId="14E10278" w14:textId="3EE721C1" w:rsidR="00C25E3A" w:rsidRDefault="00C25E3A" w:rsidP="00366141">
            <w:pPr>
              <w:pStyle w:val="TableNormalParagraph"/>
            </w:pPr>
            <w:r>
              <w:t>5</w:t>
            </w:r>
          </w:p>
        </w:tc>
        <w:tc>
          <w:tcPr>
            <w:tcW w:w="2010" w:type="dxa"/>
          </w:tcPr>
          <w:p w14:paraId="172871B0" w14:textId="28793B77" w:rsidR="00C25E3A" w:rsidRPr="00AD6063" w:rsidRDefault="00C25E3A" w:rsidP="00366141">
            <w:pPr>
              <w:pStyle w:val="TableNormalParagraph"/>
            </w:pPr>
            <w:r>
              <w:t>Eligibility criteria</w:t>
            </w:r>
          </w:p>
        </w:tc>
        <w:tc>
          <w:tcPr>
            <w:tcW w:w="0" w:type="auto"/>
            <w:gridSpan w:val="2"/>
          </w:tcPr>
          <w:p w14:paraId="7F8E3345" w14:textId="47E2057D" w:rsidR="00C25E3A" w:rsidRPr="002731F0" w:rsidRDefault="00613B0B" w:rsidP="00366141">
            <w:pPr>
              <w:pStyle w:val="TableNormalParagraph"/>
            </w:pPr>
            <w:ins w:id="23" w:author="Danny" w:date="2026-09-30T13:39:00Z">
              <w:r>
                <w:rPr>
                  <w:rFonts w:ascii="Segoe UI Symbol" w:hAnsi="Segoe UI Symbol" w:cs="Segoe UI Symbol"/>
                </w:rPr>
                <w:t>☑</w:t>
              </w:r>
              <w:r>
                <w:t xml:space="preserve"> </w:t>
              </w:r>
            </w:ins>
          </w:p>
        </w:tc>
        <w:tc>
          <w:tcPr>
            <w:tcW w:w="0" w:type="auto"/>
            <w:gridSpan w:val="2"/>
            <w:vAlign w:val="center"/>
          </w:tcPr>
          <w:p w14:paraId="059E3A58" w14:textId="676DEF9C" w:rsidR="00C25E3A" w:rsidRPr="00AD6063" w:rsidRDefault="00C25E3A" w:rsidP="00366141">
            <w:pPr>
              <w:pStyle w:val="TableNormalParagraph"/>
            </w:pPr>
            <w:r w:rsidRPr="002731F0">
              <w:t>Specify the inclusion and exclusion criteria for the review and how studies were grouped for the syntheses.</w:t>
            </w:r>
          </w:p>
        </w:tc>
        <w:tc>
          <w:tcPr>
            <w:tcW w:w="0" w:type="auto"/>
            <w:gridSpan w:val="2"/>
          </w:tcPr>
          <w:p w14:paraId="2230E76F" w14:textId="77777777" w:rsidR="00C25E3A" w:rsidRPr="00AD6063" w:rsidRDefault="00C25E3A" w:rsidP="00366141">
            <w:pPr>
              <w:pStyle w:val="TableNormalParagraph"/>
            </w:pPr>
          </w:p>
        </w:tc>
      </w:tr>
      <w:tr w:rsidR="009033FD" w:rsidRPr="00AD6063" w14:paraId="7981FFD0" w14:textId="77777777" w:rsidTr="009033FD">
        <w:trPr>
          <w:tblCellSpacing w:w="14" w:type="dxa"/>
        </w:trPr>
        <w:tc>
          <w:tcPr>
            <w:tcW w:w="588" w:type="dxa"/>
          </w:tcPr>
          <w:p w14:paraId="3E194392" w14:textId="4406AFD8" w:rsidR="00C25E3A" w:rsidRDefault="00C25E3A" w:rsidP="00366141">
            <w:pPr>
              <w:pStyle w:val="TableNormalParagraph"/>
            </w:pPr>
            <w:r>
              <w:t>6</w:t>
            </w:r>
          </w:p>
        </w:tc>
        <w:tc>
          <w:tcPr>
            <w:tcW w:w="2010" w:type="dxa"/>
          </w:tcPr>
          <w:p w14:paraId="6A420D01" w14:textId="2DD66FD9" w:rsidR="00C25E3A" w:rsidRPr="00AD6063" w:rsidRDefault="00C25E3A" w:rsidP="00366141">
            <w:pPr>
              <w:pStyle w:val="TableNormalParagraph"/>
            </w:pPr>
            <w:r>
              <w:t>Information sources</w:t>
            </w:r>
          </w:p>
        </w:tc>
        <w:tc>
          <w:tcPr>
            <w:tcW w:w="0" w:type="auto"/>
            <w:gridSpan w:val="2"/>
          </w:tcPr>
          <w:p w14:paraId="1AB458C7" w14:textId="743B15A9" w:rsidR="00C25E3A" w:rsidRPr="002731F0" w:rsidRDefault="00613B0B" w:rsidP="00366141">
            <w:pPr>
              <w:pStyle w:val="TableNormalParagraph"/>
            </w:pPr>
            <w:ins w:id="24" w:author="Danny" w:date="2026-09-30T13:39:00Z">
              <w:r>
                <w:rPr>
                  <w:rFonts w:ascii="Segoe UI Symbol" w:hAnsi="Segoe UI Symbol" w:cs="Segoe UI Symbol"/>
                </w:rPr>
                <w:t>☑</w:t>
              </w:r>
              <w:r>
                <w:t xml:space="preserve"> </w:t>
              </w:r>
            </w:ins>
          </w:p>
        </w:tc>
        <w:tc>
          <w:tcPr>
            <w:tcW w:w="0" w:type="auto"/>
            <w:gridSpan w:val="2"/>
            <w:vAlign w:val="center"/>
          </w:tcPr>
          <w:p w14:paraId="02F9DED2" w14:textId="0D51EB16" w:rsidR="00C25E3A" w:rsidRPr="00AD6063" w:rsidRDefault="00C25E3A" w:rsidP="00366141">
            <w:pPr>
              <w:pStyle w:val="TableNormalParagraph"/>
            </w:pPr>
            <w:r w:rsidRPr="002731F0">
              <w:t>Specify all databases, registers, websites, organisations, reference lists and other sources searched or consulted to identify studies. Specify the date when each source was last searched or consulted.</w:t>
            </w:r>
          </w:p>
        </w:tc>
        <w:tc>
          <w:tcPr>
            <w:tcW w:w="0" w:type="auto"/>
            <w:gridSpan w:val="2"/>
          </w:tcPr>
          <w:p w14:paraId="46E5D0A4" w14:textId="77777777" w:rsidR="00C25E3A" w:rsidRPr="00AD6063" w:rsidRDefault="00C25E3A" w:rsidP="00366141">
            <w:pPr>
              <w:pStyle w:val="TableNormalParagraph"/>
            </w:pPr>
          </w:p>
        </w:tc>
      </w:tr>
      <w:tr w:rsidR="009033FD" w:rsidRPr="00AD6063" w14:paraId="75D869FD" w14:textId="77777777" w:rsidTr="009033FD">
        <w:trPr>
          <w:tblCellSpacing w:w="14" w:type="dxa"/>
        </w:trPr>
        <w:tc>
          <w:tcPr>
            <w:tcW w:w="588" w:type="dxa"/>
          </w:tcPr>
          <w:p w14:paraId="3D7F188E" w14:textId="4F94DD4A" w:rsidR="00C25E3A" w:rsidRDefault="00C25E3A" w:rsidP="00366141">
            <w:pPr>
              <w:pStyle w:val="TableNormalParagraph"/>
            </w:pPr>
            <w:r>
              <w:t>7</w:t>
            </w:r>
          </w:p>
        </w:tc>
        <w:tc>
          <w:tcPr>
            <w:tcW w:w="2010" w:type="dxa"/>
          </w:tcPr>
          <w:p w14:paraId="4FDDD048" w14:textId="26230C80" w:rsidR="00C25E3A" w:rsidRPr="00AD6063" w:rsidRDefault="00C25E3A" w:rsidP="00366141">
            <w:pPr>
              <w:pStyle w:val="TableNormalParagraph"/>
            </w:pPr>
            <w:r>
              <w:t>Search strategy</w:t>
            </w:r>
          </w:p>
        </w:tc>
        <w:tc>
          <w:tcPr>
            <w:tcW w:w="0" w:type="auto"/>
            <w:gridSpan w:val="2"/>
          </w:tcPr>
          <w:p w14:paraId="0DD1E168" w14:textId="2BF8EC9F" w:rsidR="00C25E3A" w:rsidRPr="002731F0" w:rsidRDefault="00613B0B" w:rsidP="00366141">
            <w:pPr>
              <w:pStyle w:val="TableNormalParagraph"/>
            </w:pPr>
            <w:ins w:id="25" w:author="Danny" w:date="2026-09-30T13:39:00Z">
              <w:r>
                <w:rPr>
                  <w:rFonts w:ascii="Segoe UI Symbol" w:hAnsi="Segoe UI Symbol" w:cs="Segoe UI Symbol"/>
                </w:rPr>
                <w:t>☑</w:t>
              </w:r>
              <w:r>
                <w:t xml:space="preserve"> </w:t>
              </w:r>
            </w:ins>
          </w:p>
        </w:tc>
        <w:tc>
          <w:tcPr>
            <w:tcW w:w="0" w:type="auto"/>
            <w:gridSpan w:val="2"/>
            <w:vAlign w:val="center"/>
          </w:tcPr>
          <w:p w14:paraId="0B8C4C0D" w14:textId="13BE7D19" w:rsidR="00C25E3A" w:rsidRPr="00AD6063" w:rsidRDefault="00C25E3A" w:rsidP="00366141">
            <w:pPr>
              <w:pStyle w:val="TableNormalParagraph"/>
            </w:pPr>
            <w:r w:rsidRPr="002731F0">
              <w:t>Present the full search strategies for all databases, registers and websites, including any filters and limits used.</w:t>
            </w:r>
          </w:p>
        </w:tc>
        <w:tc>
          <w:tcPr>
            <w:tcW w:w="0" w:type="auto"/>
            <w:gridSpan w:val="2"/>
          </w:tcPr>
          <w:p w14:paraId="204E45CC" w14:textId="77777777" w:rsidR="00C25E3A" w:rsidRPr="00AD6063" w:rsidRDefault="00C25E3A" w:rsidP="00366141">
            <w:pPr>
              <w:pStyle w:val="TableNormalParagraph"/>
            </w:pPr>
          </w:p>
        </w:tc>
      </w:tr>
      <w:tr w:rsidR="009033FD" w:rsidRPr="00AD6063" w14:paraId="4D8B37F9" w14:textId="77777777" w:rsidTr="009033FD">
        <w:trPr>
          <w:tblCellSpacing w:w="14" w:type="dxa"/>
        </w:trPr>
        <w:tc>
          <w:tcPr>
            <w:tcW w:w="588" w:type="dxa"/>
          </w:tcPr>
          <w:p w14:paraId="08F046D9" w14:textId="1CFA4856" w:rsidR="00C25E3A" w:rsidRDefault="00C25E3A" w:rsidP="00366141">
            <w:pPr>
              <w:pStyle w:val="TableNormalParagraph"/>
            </w:pPr>
            <w:r>
              <w:t>8</w:t>
            </w:r>
          </w:p>
        </w:tc>
        <w:tc>
          <w:tcPr>
            <w:tcW w:w="2010" w:type="dxa"/>
          </w:tcPr>
          <w:p w14:paraId="04DA9C45" w14:textId="62333F53" w:rsidR="00C25E3A" w:rsidRPr="00AD6063" w:rsidRDefault="00C25E3A" w:rsidP="00366141">
            <w:pPr>
              <w:pStyle w:val="TableNormalParagraph"/>
            </w:pPr>
            <w:r>
              <w:t>Selection process</w:t>
            </w:r>
          </w:p>
        </w:tc>
        <w:tc>
          <w:tcPr>
            <w:tcW w:w="0" w:type="auto"/>
            <w:gridSpan w:val="2"/>
          </w:tcPr>
          <w:p w14:paraId="52D7C69F" w14:textId="4736B220" w:rsidR="00C25E3A" w:rsidRPr="002731F0" w:rsidRDefault="00613B0B" w:rsidP="00366141">
            <w:pPr>
              <w:pStyle w:val="TableNormalParagraph"/>
            </w:pPr>
            <w:ins w:id="26" w:author="Danny" w:date="2026-09-30T13:39:00Z">
              <w:r>
                <w:rPr>
                  <w:rFonts w:ascii="Segoe UI Symbol" w:hAnsi="Segoe UI Symbol" w:cs="Segoe UI Symbol"/>
                </w:rPr>
                <w:t>☑</w:t>
              </w:r>
              <w:r>
                <w:t xml:space="preserve"> </w:t>
              </w:r>
            </w:ins>
          </w:p>
        </w:tc>
        <w:tc>
          <w:tcPr>
            <w:tcW w:w="0" w:type="auto"/>
            <w:gridSpan w:val="2"/>
            <w:vAlign w:val="center"/>
          </w:tcPr>
          <w:p w14:paraId="51A9C7B3" w14:textId="47C10489" w:rsidR="00C25E3A" w:rsidRPr="00AD6063" w:rsidRDefault="00C25E3A" w:rsidP="00366141">
            <w:pPr>
              <w:pStyle w:val="TableNormalParagraph"/>
            </w:pPr>
            <w:r w:rsidRPr="002731F0">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0" w:type="auto"/>
            <w:gridSpan w:val="2"/>
          </w:tcPr>
          <w:p w14:paraId="795F068D" w14:textId="77777777" w:rsidR="00C25E3A" w:rsidRPr="00AD6063" w:rsidRDefault="00C25E3A" w:rsidP="00366141">
            <w:pPr>
              <w:pStyle w:val="TableNormalParagraph"/>
            </w:pPr>
          </w:p>
        </w:tc>
      </w:tr>
      <w:tr w:rsidR="009033FD" w:rsidRPr="00AD6063" w14:paraId="51E22000" w14:textId="77777777" w:rsidTr="009033FD">
        <w:trPr>
          <w:tblCellSpacing w:w="14" w:type="dxa"/>
        </w:trPr>
        <w:tc>
          <w:tcPr>
            <w:tcW w:w="588" w:type="dxa"/>
          </w:tcPr>
          <w:p w14:paraId="03853DB9" w14:textId="48B5C6A9" w:rsidR="00C25E3A" w:rsidRDefault="00C25E3A" w:rsidP="00366141">
            <w:pPr>
              <w:pStyle w:val="TableNormalParagraph"/>
            </w:pPr>
            <w:r>
              <w:t>9</w:t>
            </w:r>
          </w:p>
        </w:tc>
        <w:tc>
          <w:tcPr>
            <w:tcW w:w="2010" w:type="dxa"/>
          </w:tcPr>
          <w:p w14:paraId="299D8FC4" w14:textId="3B4AEEE9" w:rsidR="00C25E3A" w:rsidRPr="00AD6063" w:rsidRDefault="00C25E3A" w:rsidP="00366141">
            <w:pPr>
              <w:pStyle w:val="TableNormalParagraph"/>
            </w:pPr>
            <w:r>
              <w:t>Data collection process</w:t>
            </w:r>
          </w:p>
        </w:tc>
        <w:tc>
          <w:tcPr>
            <w:tcW w:w="0" w:type="auto"/>
            <w:gridSpan w:val="2"/>
          </w:tcPr>
          <w:p w14:paraId="7E60B639" w14:textId="10E94988" w:rsidR="00C25E3A" w:rsidRPr="002731F0" w:rsidRDefault="00613B0B" w:rsidP="00366141">
            <w:pPr>
              <w:pStyle w:val="TableNormalParagraph"/>
            </w:pPr>
            <w:ins w:id="27" w:author="Danny" w:date="2026-09-30T13:39:00Z">
              <w:r>
                <w:rPr>
                  <w:rFonts w:ascii="Segoe UI Symbol" w:hAnsi="Segoe UI Symbol" w:cs="Segoe UI Symbol"/>
                </w:rPr>
                <w:t>☑</w:t>
              </w:r>
              <w:r>
                <w:t xml:space="preserve"> </w:t>
              </w:r>
            </w:ins>
          </w:p>
        </w:tc>
        <w:tc>
          <w:tcPr>
            <w:tcW w:w="0" w:type="auto"/>
            <w:gridSpan w:val="2"/>
            <w:vAlign w:val="center"/>
          </w:tcPr>
          <w:p w14:paraId="1CA11677" w14:textId="3AEBAD36" w:rsidR="00C25E3A" w:rsidRPr="00AD6063" w:rsidRDefault="00C25E3A" w:rsidP="00366141">
            <w:pPr>
              <w:pStyle w:val="TableNormalParagraph"/>
            </w:pPr>
            <w:r w:rsidRPr="002731F0">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0" w:type="auto"/>
            <w:gridSpan w:val="2"/>
          </w:tcPr>
          <w:p w14:paraId="6AE798E9" w14:textId="77777777" w:rsidR="00C25E3A" w:rsidRPr="00AD6063" w:rsidRDefault="00C25E3A" w:rsidP="00366141">
            <w:pPr>
              <w:pStyle w:val="TableNormalParagraph"/>
            </w:pPr>
          </w:p>
        </w:tc>
      </w:tr>
      <w:tr w:rsidR="009033FD" w:rsidRPr="00AD6063" w14:paraId="7610D6A3" w14:textId="77777777" w:rsidTr="009033FD">
        <w:trPr>
          <w:tblCellSpacing w:w="14" w:type="dxa"/>
        </w:trPr>
        <w:tc>
          <w:tcPr>
            <w:tcW w:w="588" w:type="dxa"/>
            <w:vMerge w:val="restart"/>
          </w:tcPr>
          <w:p w14:paraId="4D415CC5" w14:textId="26C4FBC1" w:rsidR="00C25E3A" w:rsidRDefault="00C25E3A" w:rsidP="00366141">
            <w:pPr>
              <w:pStyle w:val="TableNormalParagraph"/>
            </w:pPr>
            <w:r>
              <w:t>10</w:t>
            </w:r>
          </w:p>
        </w:tc>
        <w:tc>
          <w:tcPr>
            <w:tcW w:w="2010" w:type="dxa"/>
            <w:vMerge w:val="restart"/>
          </w:tcPr>
          <w:p w14:paraId="5F90C63C" w14:textId="29B8F8DE" w:rsidR="00C25E3A" w:rsidRPr="00AD6063" w:rsidRDefault="00C25E3A" w:rsidP="00366141">
            <w:pPr>
              <w:pStyle w:val="TableNormalParagraph"/>
            </w:pPr>
            <w:r>
              <w:t>Data items</w:t>
            </w:r>
          </w:p>
        </w:tc>
        <w:tc>
          <w:tcPr>
            <w:tcW w:w="0" w:type="auto"/>
            <w:gridSpan w:val="2"/>
          </w:tcPr>
          <w:p w14:paraId="0D533543" w14:textId="4F22F229" w:rsidR="00C25E3A" w:rsidRPr="00FA3FD1" w:rsidRDefault="00613B0B" w:rsidP="00366141">
            <w:pPr>
              <w:pStyle w:val="TableNormalParagraph"/>
            </w:pPr>
            <w:ins w:id="28" w:author="Danny" w:date="2026-09-30T13:39:00Z">
              <w:r>
                <w:rPr>
                  <w:rFonts w:ascii="Segoe UI Symbol" w:hAnsi="Segoe UI Symbol" w:cs="Segoe UI Symbol"/>
                </w:rPr>
                <w:t>☑</w:t>
              </w:r>
              <w:r>
                <w:t xml:space="preserve"> </w:t>
              </w:r>
            </w:ins>
          </w:p>
        </w:tc>
        <w:tc>
          <w:tcPr>
            <w:tcW w:w="0" w:type="auto"/>
            <w:gridSpan w:val="2"/>
            <w:vAlign w:val="center"/>
          </w:tcPr>
          <w:p w14:paraId="5011CF60" w14:textId="5F3B9F18" w:rsidR="00C25E3A" w:rsidRPr="00AD6063" w:rsidRDefault="00C25E3A" w:rsidP="00366141">
            <w:pPr>
              <w:pStyle w:val="TableNormalParagraph"/>
            </w:pPr>
            <w:r w:rsidRPr="00FA3FD1">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0" w:type="auto"/>
            <w:gridSpan w:val="2"/>
          </w:tcPr>
          <w:p w14:paraId="564D7F13" w14:textId="77777777" w:rsidR="00C25E3A" w:rsidRPr="00AD6063" w:rsidRDefault="00C25E3A" w:rsidP="00366141">
            <w:pPr>
              <w:pStyle w:val="TableNormalParagraph"/>
            </w:pPr>
          </w:p>
        </w:tc>
      </w:tr>
      <w:tr w:rsidR="009033FD" w:rsidRPr="00AD6063" w14:paraId="199B9EDB" w14:textId="77777777" w:rsidTr="009033FD">
        <w:trPr>
          <w:tblCellSpacing w:w="14" w:type="dxa"/>
        </w:trPr>
        <w:tc>
          <w:tcPr>
            <w:tcW w:w="588" w:type="dxa"/>
            <w:vMerge/>
          </w:tcPr>
          <w:p w14:paraId="7A8E3EAE" w14:textId="77777777" w:rsidR="00C25E3A" w:rsidRDefault="00C25E3A" w:rsidP="00366141">
            <w:pPr>
              <w:pStyle w:val="TableNormalParagraph"/>
            </w:pPr>
          </w:p>
        </w:tc>
        <w:tc>
          <w:tcPr>
            <w:tcW w:w="2010" w:type="dxa"/>
            <w:vMerge/>
          </w:tcPr>
          <w:p w14:paraId="3E07834F" w14:textId="77777777" w:rsidR="00C25E3A" w:rsidRDefault="00C25E3A" w:rsidP="00366141">
            <w:pPr>
              <w:pStyle w:val="TableNormalParagraph"/>
            </w:pPr>
          </w:p>
        </w:tc>
        <w:tc>
          <w:tcPr>
            <w:tcW w:w="0" w:type="auto"/>
            <w:gridSpan w:val="2"/>
          </w:tcPr>
          <w:p w14:paraId="424B8597" w14:textId="304AEA16" w:rsidR="00C25E3A" w:rsidRPr="00FA3FD1" w:rsidRDefault="00613B0B" w:rsidP="00366141">
            <w:pPr>
              <w:pStyle w:val="TableNormalParagraph"/>
            </w:pPr>
            <w:ins w:id="29" w:author="Danny" w:date="2026-09-30T13:39:00Z">
              <w:r>
                <w:rPr>
                  <w:rFonts w:ascii="Segoe UI Symbol" w:hAnsi="Segoe UI Symbol" w:cs="Segoe UI Symbol"/>
                </w:rPr>
                <w:t>☑</w:t>
              </w:r>
              <w:r>
                <w:t xml:space="preserve"> </w:t>
              </w:r>
            </w:ins>
          </w:p>
        </w:tc>
        <w:tc>
          <w:tcPr>
            <w:tcW w:w="0" w:type="auto"/>
            <w:gridSpan w:val="2"/>
            <w:vAlign w:val="center"/>
          </w:tcPr>
          <w:p w14:paraId="41454F55" w14:textId="4C2F0123" w:rsidR="00C25E3A" w:rsidRPr="00AD6063" w:rsidRDefault="00C25E3A" w:rsidP="00366141">
            <w:pPr>
              <w:pStyle w:val="TableNormalParagraph"/>
            </w:pPr>
            <w:r w:rsidRPr="00FA3FD1">
              <w:t>List and define all other variables for which data were sought (e.g. participant and intervention characteristics, funding sources). Describe any assumptions made about any missing or unclear information.</w:t>
            </w:r>
          </w:p>
        </w:tc>
        <w:tc>
          <w:tcPr>
            <w:tcW w:w="0" w:type="auto"/>
            <w:gridSpan w:val="2"/>
          </w:tcPr>
          <w:p w14:paraId="1B013D5B" w14:textId="77777777" w:rsidR="00C25E3A" w:rsidRPr="00AD6063" w:rsidRDefault="00C25E3A" w:rsidP="00366141">
            <w:pPr>
              <w:pStyle w:val="TableNormalParagraph"/>
            </w:pPr>
          </w:p>
        </w:tc>
      </w:tr>
      <w:tr w:rsidR="009033FD" w:rsidRPr="00AD6063" w14:paraId="5E6B3227" w14:textId="77777777" w:rsidTr="00FC4927">
        <w:trPr>
          <w:tblCellSpacing w:w="14" w:type="dxa"/>
        </w:trPr>
        <w:tc>
          <w:tcPr>
            <w:tcW w:w="588" w:type="dxa"/>
          </w:tcPr>
          <w:p w14:paraId="66B78B13" w14:textId="4E0A4388" w:rsidR="00C25E3A" w:rsidRDefault="00C25E3A" w:rsidP="00366141">
            <w:pPr>
              <w:pStyle w:val="TableNormalParagraph"/>
            </w:pPr>
            <w:r>
              <w:t>11</w:t>
            </w:r>
          </w:p>
        </w:tc>
        <w:tc>
          <w:tcPr>
            <w:tcW w:w="2010" w:type="dxa"/>
            <w:shd w:val="clear" w:color="auto" w:fill="FFFF00"/>
          </w:tcPr>
          <w:p w14:paraId="2A5F4899" w14:textId="468374BA" w:rsidR="00C25E3A" w:rsidRPr="00AD6063" w:rsidRDefault="00C25E3A" w:rsidP="00366141">
            <w:pPr>
              <w:pStyle w:val="TableNormalParagraph"/>
            </w:pPr>
            <w:r>
              <w:t>Study risk of bias assessment</w:t>
            </w:r>
          </w:p>
        </w:tc>
        <w:tc>
          <w:tcPr>
            <w:tcW w:w="0" w:type="auto"/>
            <w:gridSpan w:val="2"/>
            <w:shd w:val="clear" w:color="auto" w:fill="FFFF00"/>
          </w:tcPr>
          <w:p w14:paraId="42AC33F8" w14:textId="217C87A4" w:rsidR="00C25E3A" w:rsidRPr="00FA3FD1" w:rsidRDefault="00613B0B" w:rsidP="00366141">
            <w:pPr>
              <w:pStyle w:val="TableNormalParagraph"/>
            </w:pPr>
            <w:ins w:id="30" w:author="Danny" w:date="2026-09-30T13:39:00Z">
              <w:r>
                <w:rPr>
                  <w:rFonts w:ascii="Segoe UI Symbol" w:hAnsi="Segoe UI Symbol" w:cs="Segoe UI Symbol"/>
                </w:rPr>
                <w:t>☐</w:t>
              </w:r>
            </w:ins>
          </w:p>
        </w:tc>
        <w:tc>
          <w:tcPr>
            <w:tcW w:w="0" w:type="auto"/>
            <w:gridSpan w:val="2"/>
            <w:shd w:val="clear" w:color="auto" w:fill="FFFF00"/>
            <w:vAlign w:val="center"/>
          </w:tcPr>
          <w:p w14:paraId="2470D041" w14:textId="6650BE94" w:rsidR="00C25E3A" w:rsidRPr="00AD6063" w:rsidRDefault="00C25E3A" w:rsidP="00366141">
            <w:pPr>
              <w:pStyle w:val="TableNormalParagraph"/>
            </w:pPr>
            <w:r w:rsidRPr="00FA3FD1">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0" w:type="auto"/>
            <w:gridSpan w:val="2"/>
          </w:tcPr>
          <w:p w14:paraId="16F209B5" w14:textId="77777777" w:rsidR="00C25E3A" w:rsidRPr="00AD6063" w:rsidRDefault="00C25E3A" w:rsidP="00366141">
            <w:pPr>
              <w:pStyle w:val="TableNormalParagraph"/>
            </w:pPr>
          </w:p>
        </w:tc>
      </w:tr>
      <w:tr w:rsidR="009033FD" w:rsidRPr="00AD6063" w14:paraId="2FA78DFA" w14:textId="77777777" w:rsidTr="009033FD">
        <w:trPr>
          <w:tblCellSpacing w:w="14" w:type="dxa"/>
        </w:trPr>
        <w:tc>
          <w:tcPr>
            <w:tcW w:w="588" w:type="dxa"/>
          </w:tcPr>
          <w:p w14:paraId="399D2541" w14:textId="3BF4869C" w:rsidR="00C25E3A" w:rsidRDefault="00C25E3A" w:rsidP="00366141">
            <w:pPr>
              <w:pStyle w:val="TableNormalParagraph"/>
            </w:pPr>
            <w:r>
              <w:t>12</w:t>
            </w:r>
          </w:p>
        </w:tc>
        <w:tc>
          <w:tcPr>
            <w:tcW w:w="2010" w:type="dxa"/>
          </w:tcPr>
          <w:p w14:paraId="5CAB0B73" w14:textId="03D64EA3" w:rsidR="00C25E3A" w:rsidRPr="00AD6063" w:rsidRDefault="00C25E3A" w:rsidP="00366141">
            <w:pPr>
              <w:pStyle w:val="TableNormalParagraph"/>
            </w:pPr>
            <w:r>
              <w:t>Effect measures</w:t>
            </w:r>
          </w:p>
        </w:tc>
        <w:tc>
          <w:tcPr>
            <w:tcW w:w="0" w:type="auto"/>
            <w:gridSpan w:val="2"/>
          </w:tcPr>
          <w:p w14:paraId="6F6F7297" w14:textId="7C4F7776" w:rsidR="00C25E3A" w:rsidRPr="00FA3FD1" w:rsidRDefault="00613B0B" w:rsidP="00366141">
            <w:pPr>
              <w:pStyle w:val="TableNormalParagraph"/>
            </w:pPr>
            <w:ins w:id="31" w:author="Danny" w:date="2026-09-30T13:39:00Z">
              <w:r>
                <w:rPr>
                  <w:rFonts w:ascii="Segoe UI Symbol" w:hAnsi="Segoe UI Symbol" w:cs="Segoe UI Symbol"/>
                </w:rPr>
                <w:t>☑</w:t>
              </w:r>
              <w:r>
                <w:t xml:space="preserve"> </w:t>
              </w:r>
            </w:ins>
          </w:p>
        </w:tc>
        <w:tc>
          <w:tcPr>
            <w:tcW w:w="0" w:type="auto"/>
            <w:gridSpan w:val="2"/>
            <w:vAlign w:val="center"/>
          </w:tcPr>
          <w:p w14:paraId="28E316A4" w14:textId="635282C4" w:rsidR="00C25E3A" w:rsidRPr="00AD6063" w:rsidRDefault="00C25E3A" w:rsidP="00366141">
            <w:pPr>
              <w:pStyle w:val="TableNormalParagraph"/>
            </w:pPr>
            <w:r w:rsidRPr="00FA3FD1">
              <w:t>Specify for each outcome the effect measure(s) (e.g. risk ratio, mean difference) used in the synthesis or presentation of results.</w:t>
            </w:r>
          </w:p>
        </w:tc>
        <w:tc>
          <w:tcPr>
            <w:tcW w:w="0" w:type="auto"/>
            <w:gridSpan w:val="2"/>
          </w:tcPr>
          <w:p w14:paraId="2AE85F95" w14:textId="77777777" w:rsidR="00C25E3A" w:rsidRPr="00AD6063" w:rsidRDefault="00C25E3A" w:rsidP="00366141">
            <w:pPr>
              <w:pStyle w:val="TableNormalParagraph"/>
            </w:pPr>
          </w:p>
        </w:tc>
      </w:tr>
      <w:tr w:rsidR="009033FD" w:rsidRPr="00AD6063" w14:paraId="7D179EB3" w14:textId="77777777" w:rsidTr="009033FD">
        <w:trPr>
          <w:tblCellSpacing w:w="14" w:type="dxa"/>
        </w:trPr>
        <w:tc>
          <w:tcPr>
            <w:tcW w:w="588" w:type="dxa"/>
            <w:vMerge w:val="restart"/>
          </w:tcPr>
          <w:p w14:paraId="7D31E75F" w14:textId="41E1D906" w:rsidR="00C25E3A" w:rsidRDefault="00C25E3A" w:rsidP="00366141">
            <w:pPr>
              <w:pStyle w:val="TableNormalParagraph"/>
            </w:pPr>
            <w:r>
              <w:t>13</w:t>
            </w:r>
          </w:p>
        </w:tc>
        <w:tc>
          <w:tcPr>
            <w:tcW w:w="2010" w:type="dxa"/>
            <w:vMerge w:val="restart"/>
          </w:tcPr>
          <w:p w14:paraId="7E8619EC" w14:textId="00448007" w:rsidR="00C25E3A" w:rsidRPr="00AD6063" w:rsidRDefault="00C25E3A" w:rsidP="00366141">
            <w:pPr>
              <w:pStyle w:val="TableNormalParagraph"/>
            </w:pPr>
            <w:r>
              <w:t>Synthesis methods</w:t>
            </w:r>
          </w:p>
        </w:tc>
        <w:tc>
          <w:tcPr>
            <w:tcW w:w="0" w:type="auto"/>
            <w:gridSpan w:val="2"/>
          </w:tcPr>
          <w:p w14:paraId="12D3842B" w14:textId="77777777" w:rsidR="00C25E3A" w:rsidRPr="00FA3FD1" w:rsidRDefault="00C25E3A" w:rsidP="00366141">
            <w:pPr>
              <w:pStyle w:val="TableNormalParagraph"/>
            </w:pPr>
          </w:p>
        </w:tc>
        <w:tc>
          <w:tcPr>
            <w:tcW w:w="0" w:type="auto"/>
            <w:gridSpan w:val="2"/>
            <w:vAlign w:val="center"/>
          </w:tcPr>
          <w:p w14:paraId="799D8105" w14:textId="218BFF72" w:rsidR="00C25E3A" w:rsidRPr="00AD6063" w:rsidRDefault="00C25E3A" w:rsidP="00366141">
            <w:pPr>
              <w:pStyle w:val="TableNormalParagraph"/>
            </w:pPr>
            <w:r w:rsidRPr="00FA3FD1">
              <w:t>Describe the processes used to decide which studies were eligible for each synthesis (e.g. tabulating the study intervention characteristics and comparing against the planned groups for each synthesis (item #5)).</w:t>
            </w:r>
          </w:p>
        </w:tc>
        <w:tc>
          <w:tcPr>
            <w:tcW w:w="0" w:type="auto"/>
            <w:gridSpan w:val="2"/>
          </w:tcPr>
          <w:p w14:paraId="2A6B9A9F" w14:textId="77777777" w:rsidR="00C25E3A" w:rsidRPr="00AD6063" w:rsidRDefault="00C25E3A" w:rsidP="00366141">
            <w:pPr>
              <w:pStyle w:val="TableNormalParagraph"/>
            </w:pPr>
          </w:p>
        </w:tc>
      </w:tr>
      <w:tr w:rsidR="009033FD" w:rsidRPr="00AD6063" w14:paraId="7680C7A9" w14:textId="77777777" w:rsidTr="009033FD">
        <w:trPr>
          <w:tblCellSpacing w:w="14" w:type="dxa"/>
        </w:trPr>
        <w:tc>
          <w:tcPr>
            <w:tcW w:w="588" w:type="dxa"/>
            <w:vMerge/>
          </w:tcPr>
          <w:p w14:paraId="76835A06" w14:textId="77777777" w:rsidR="00C25E3A" w:rsidRDefault="00C25E3A" w:rsidP="00366141">
            <w:pPr>
              <w:pStyle w:val="TableNormalParagraph"/>
            </w:pPr>
          </w:p>
        </w:tc>
        <w:tc>
          <w:tcPr>
            <w:tcW w:w="2010" w:type="dxa"/>
            <w:vMerge/>
          </w:tcPr>
          <w:p w14:paraId="282189B3" w14:textId="77777777" w:rsidR="00C25E3A" w:rsidRDefault="00C25E3A" w:rsidP="00366141">
            <w:pPr>
              <w:pStyle w:val="TableNormalParagraph"/>
            </w:pPr>
          </w:p>
        </w:tc>
        <w:tc>
          <w:tcPr>
            <w:tcW w:w="0" w:type="auto"/>
            <w:gridSpan w:val="2"/>
          </w:tcPr>
          <w:p w14:paraId="38B59B77" w14:textId="77777777" w:rsidR="00C25E3A" w:rsidRPr="00FA3FD1" w:rsidRDefault="00C25E3A" w:rsidP="00366141">
            <w:pPr>
              <w:pStyle w:val="TableNormalParagraph"/>
            </w:pPr>
          </w:p>
        </w:tc>
        <w:tc>
          <w:tcPr>
            <w:tcW w:w="0" w:type="auto"/>
            <w:gridSpan w:val="2"/>
            <w:vAlign w:val="center"/>
          </w:tcPr>
          <w:p w14:paraId="29AC52B3" w14:textId="57823199" w:rsidR="00C25E3A" w:rsidRPr="00AD6063" w:rsidRDefault="00C25E3A" w:rsidP="00366141">
            <w:pPr>
              <w:pStyle w:val="TableNormalParagraph"/>
            </w:pPr>
            <w:r w:rsidRPr="00FA3FD1">
              <w:t>Describe any methods required to prepare the data for presentation or synthesis, such as handling of missing summary statistics, or data conversions.</w:t>
            </w:r>
          </w:p>
        </w:tc>
        <w:tc>
          <w:tcPr>
            <w:tcW w:w="0" w:type="auto"/>
            <w:gridSpan w:val="2"/>
          </w:tcPr>
          <w:p w14:paraId="52ED591E" w14:textId="77777777" w:rsidR="00C25E3A" w:rsidRPr="00AD6063" w:rsidRDefault="00C25E3A" w:rsidP="00366141">
            <w:pPr>
              <w:pStyle w:val="TableNormalParagraph"/>
            </w:pPr>
          </w:p>
        </w:tc>
      </w:tr>
      <w:tr w:rsidR="009033FD" w:rsidRPr="00AD6063" w14:paraId="31532858" w14:textId="77777777" w:rsidTr="009033FD">
        <w:trPr>
          <w:tblCellSpacing w:w="14" w:type="dxa"/>
        </w:trPr>
        <w:tc>
          <w:tcPr>
            <w:tcW w:w="588" w:type="dxa"/>
            <w:vMerge/>
          </w:tcPr>
          <w:p w14:paraId="7FC0069A" w14:textId="77777777" w:rsidR="00C25E3A" w:rsidRDefault="00C25E3A" w:rsidP="00366141">
            <w:pPr>
              <w:pStyle w:val="TableNormalParagraph"/>
            </w:pPr>
          </w:p>
        </w:tc>
        <w:tc>
          <w:tcPr>
            <w:tcW w:w="2010" w:type="dxa"/>
            <w:vMerge/>
          </w:tcPr>
          <w:p w14:paraId="04CA4526" w14:textId="77777777" w:rsidR="00C25E3A" w:rsidRDefault="00C25E3A" w:rsidP="00366141">
            <w:pPr>
              <w:pStyle w:val="TableNormalParagraph"/>
            </w:pPr>
          </w:p>
        </w:tc>
        <w:tc>
          <w:tcPr>
            <w:tcW w:w="0" w:type="auto"/>
            <w:gridSpan w:val="2"/>
          </w:tcPr>
          <w:p w14:paraId="4168B365" w14:textId="77777777" w:rsidR="00C25E3A" w:rsidRPr="00FA3FD1" w:rsidRDefault="00C25E3A" w:rsidP="00366141">
            <w:pPr>
              <w:pStyle w:val="TableNormalParagraph"/>
            </w:pPr>
          </w:p>
        </w:tc>
        <w:tc>
          <w:tcPr>
            <w:tcW w:w="0" w:type="auto"/>
            <w:gridSpan w:val="2"/>
            <w:vAlign w:val="center"/>
          </w:tcPr>
          <w:p w14:paraId="5ECB7860" w14:textId="2A19F8C0" w:rsidR="00C25E3A" w:rsidRPr="00AD6063" w:rsidRDefault="00C25E3A" w:rsidP="00366141">
            <w:pPr>
              <w:pStyle w:val="TableNormalParagraph"/>
            </w:pPr>
            <w:r w:rsidRPr="00FA3FD1">
              <w:t>Describe any methods used to tabulate or visually display results of individual studies and syntheses.</w:t>
            </w:r>
          </w:p>
        </w:tc>
        <w:tc>
          <w:tcPr>
            <w:tcW w:w="0" w:type="auto"/>
            <w:gridSpan w:val="2"/>
          </w:tcPr>
          <w:p w14:paraId="3ED5F635" w14:textId="77777777" w:rsidR="00C25E3A" w:rsidRPr="00AD6063" w:rsidRDefault="00C25E3A" w:rsidP="00366141">
            <w:pPr>
              <w:pStyle w:val="TableNormalParagraph"/>
            </w:pPr>
          </w:p>
        </w:tc>
      </w:tr>
      <w:tr w:rsidR="009033FD" w:rsidRPr="00AD6063" w14:paraId="2B91A8A4" w14:textId="77777777" w:rsidTr="009033FD">
        <w:trPr>
          <w:tblCellSpacing w:w="14" w:type="dxa"/>
        </w:trPr>
        <w:tc>
          <w:tcPr>
            <w:tcW w:w="588" w:type="dxa"/>
            <w:vMerge/>
          </w:tcPr>
          <w:p w14:paraId="4BD80329" w14:textId="77777777" w:rsidR="00C25E3A" w:rsidRDefault="00C25E3A" w:rsidP="00366141">
            <w:pPr>
              <w:pStyle w:val="TableNormalParagraph"/>
            </w:pPr>
          </w:p>
        </w:tc>
        <w:tc>
          <w:tcPr>
            <w:tcW w:w="2010" w:type="dxa"/>
            <w:vMerge/>
          </w:tcPr>
          <w:p w14:paraId="38FE0A0C" w14:textId="77777777" w:rsidR="00C25E3A" w:rsidRDefault="00C25E3A" w:rsidP="00366141">
            <w:pPr>
              <w:pStyle w:val="TableNormalParagraph"/>
            </w:pPr>
          </w:p>
        </w:tc>
        <w:tc>
          <w:tcPr>
            <w:tcW w:w="0" w:type="auto"/>
            <w:gridSpan w:val="2"/>
          </w:tcPr>
          <w:p w14:paraId="4DD9038E" w14:textId="77777777" w:rsidR="00C25E3A" w:rsidRPr="00FA3FD1" w:rsidRDefault="00C25E3A" w:rsidP="00366141">
            <w:pPr>
              <w:pStyle w:val="TableNormalParagraph"/>
            </w:pPr>
          </w:p>
        </w:tc>
        <w:tc>
          <w:tcPr>
            <w:tcW w:w="0" w:type="auto"/>
            <w:gridSpan w:val="2"/>
            <w:vAlign w:val="center"/>
          </w:tcPr>
          <w:p w14:paraId="04D43326" w14:textId="68B6F4C4" w:rsidR="00C25E3A" w:rsidRPr="00AD6063" w:rsidRDefault="00C25E3A" w:rsidP="00366141">
            <w:pPr>
              <w:pStyle w:val="TableNormalParagraph"/>
            </w:pPr>
            <w:r w:rsidRPr="00FA3FD1">
              <w:t>Describe any methods used to synthesize results and provide a rationale for the choice(s). If meta-analysis was performed, describe the model(s), method(s) to identify the presence and extent of statistical heterogeneity, and software package(s) used.</w:t>
            </w:r>
          </w:p>
        </w:tc>
        <w:tc>
          <w:tcPr>
            <w:tcW w:w="0" w:type="auto"/>
            <w:gridSpan w:val="2"/>
          </w:tcPr>
          <w:p w14:paraId="5BBAE28A" w14:textId="77777777" w:rsidR="00C25E3A" w:rsidRPr="00AD6063" w:rsidRDefault="00C25E3A" w:rsidP="00366141">
            <w:pPr>
              <w:pStyle w:val="TableNormalParagraph"/>
            </w:pPr>
          </w:p>
        </w:tc>
      </w:tr>
      <w:tr w:rsidR="009033FD" w:rsidRPr="00AD6063" w14:paraId="45435992" w14:textId="77777777" w:rsidTr="009033FD">
        <w:trPr>
          <w:tblCellSpacing w:w="14" w:type="dxa"/>
        </w:trPr>
        <w:tc>
          <w:tcPr>
            <w:tcW w:w="588" w:type="dxa"/>
            <w:vMerge/>
          </w:tcPr>
          <w:p w14:paraId="21ED0733" w14:textId="77777777" w:rsidR="00C25E3A" w:rsidRDefault="00C25E3A" w:rsidP="00366141">
            <w:pPr>
              <w:pStyle w:val="TableNormalParagraph"/>
            </w:pPr>
          </w:p>
        </w:tc>
        <w:tc>
          <w:tcPr>
            <w:tcW w:w="2010" w:type="dxa"/>
            <w:vMerge/>
          </w:tcPr>
          <w:p w14:paraId="1D39F750" w14:textId="77777777" w:rsidR="00C25E3A" w:rsidRDefault="00C25E3A" w:rsidP="00366141">
            <w:pPr>
              <w:pStyle w:val="TableNormalParagraph"/>
            </w:pPr>
          </w:p>
        </w:tc>
        <w:tc>
          <w:tcPr>
            <w:tcW w:w="0" w:type="auto"/>
            <w:gridSpan w:val="2"/>
          </w:tcPr>
          <w:p w14:paraId="1BE0D550" w14:textId="77777777" w:rsidR="00C25E3A" w:rsidRPr="00FA3FD1" w:rsidRDefault="00C25E3A" w:rsidP="00366141">
            <w:pPr>
              <w:pStyle w:val="TableNormalParagraph"/>
            </w:pPr>
          </w:p>
        </w:tc>
        <w:tc>
          <w:tcPr>
            <w:tcW w:w="0" w:type="auto"/>
            <w:gridSpan w:val="2"/>
            <w:vAlign w:val="center"/>
          </w:tcPr>
          <w:p w14:paraId="53D16BFD" w14:textId="196A3E32" w:rsidR="00C25E3A" w:rsidRPr="00AD6063" w:rsidRDefault="00C25E3A" w:rsidP="00366141">
            <w:pPr>
              <w:pStyle w:val="TableNormalParagraph"/>
            </w:pPr>
            <w:r w:rsidRPr="00FA3FD1">
              <w:t>Describe any methods used to explore possible causes of heterogeneity among study results (e.g. subgroup analysis, meta-regression).</w:t>
            </w:r>
          </w:p>
        </w:tc>
        <w:tc>
          <w:tcPr>
            <w:tcW w:w="0" w:type="auto"/>
            <w:gridSpan w:val="2"/>
          </w:tcPr>
          <w:p w14:paraId="24289E08" w14:textId="77777777" w:rsidR="00C25E3A" w:rsidRPr="00AD6063" w:rsidRDefault="00C25E3A" w:rsidP="00366141">
            <w:pPr>
              <w:pStyle w:val="TableNormalParagraph"/>
            </w:pPr>
          </w:p>
        </w:tc>
      </w:tr>
      <w:tr w:rsidR="009033FD" w:rsidRPr="00AD6063" w14:paraId="6E6DE517" w14:textId="77777777" w:rsidTr="009033FD">
        <w:trPr>
          <w:tblCellSpacing w:w="14" w:type="dxa"/>
        </w:trPr>
        <w:tc>
          <w:tcPr>
            <w:tcW w:w="588" w:type="dxa"/>
            <w:vMerge/>
          </w:tcPr>
          <w:p w14:paraId="7BABA343" w14:textId="77777777" w:rsidR="00C25E3A" w:rsidRDefault="00C25E3A" w:rsidP="00366141">
            <w:pPr>
              <w:pStyle w:val="TableNormalParagraph"/>
            </w:pPr>
          </w:p>
        </w:tc>
        <w:tc>
          <w:tcPr>
            <w:tcW w:w="2010" w:type="dxa"/>
            <w:vMerge/>
          </w:tcPr>
          <w:p w14:paraId="02A33901" w14:textId="77777777" w:rsidR="00C25E3A" w:rsidRDefault="00C25E3A" w:rsidP="00366141">
            <w:pPr>
              <w:pStyle w:val="TableNormalParagraph"/>
            </w:pPr>
          </w:p>
        </w:tc>
        <w:tc>
          <w:tcPr>
            <w:tcW w:w="0" w:type="auto"/>
            <w:gridSpan w:val="2"/>
          </w:tcPr>
          <w:p w14:paraId="6D209D57" w14:textId="77777777" w:rsidR="00C25E3A" w:rsidRPr="00FA3FD1" w:rsidRDefault="00C25E3A" w:rsidP="00366141">
            <w:pPr>
              <w:pStyle w:val="TableNormalParagraph"/>
            </w:pPr>
          </w:p>
        </w:tc>
        <w:tc>
          <w:tcPr>
            <w:tcW w:w="0" w:type="auto"/>
            <w:gridSpan w:val="2"/>
            <w:vAlign w:val="center"/>
          </w:tcPr>
          <w:p w14:paraId="4ACE91FC" w14:textId="1B642D0A" w:rsidR="00C25E3A" w:rsidRPr="00AD6063" w:rsidRDefault="00C25E3A" w:rsidP="00366141">
            <w:pPr>
              <w:pStyle w:val="TableNormalParagraph"/>
            </w:pPr>
            <w:r w:rsidRPr="00FA3FD1">
              <w:t>Describe any sensitivity analyses conducted to assess robustness of the synthesized results.</w:t>
            </w:r>
          </w:p>
        </w:tc>
        <w:tc>
          <w:tcPr>
            <w:tcW w:w="0" w:type="auto"/>
            <w:gridSpan w:val="2"/>
          </w:tcPr>
          <w:p w14:paraId="71C35A58" w14:textId="77777777" w:rsidR="00C25E3A" w:rsidRPr="00AD6063" w:rsidRDefault="00C25E3A" w:rsidP="00366141">
            <w:pPr>
              <w:pStyle w:val="TableNormalParagraph"/>
            </w:pPr>
          </w:p>
        </w:tc>
      </w:tr>
      <w:tr w:rsidR="009033FD" w:rsidRPr="00AD6063" w14:paraId="0A5A84A7" w14:textId="77777777" w:rsidTr="009033FD">
        <w:trPr>
          <w:tblCellSpacing w:w="14" w:type="dxa"/>
        </w:trPr>
        <w:tc>
          <w:tcPr>
            <w:tcW w:w="588" w:type="dxa"/>
          </w:tcPr>
          <w:p w14:paraId="3BE94C1B" w14:textId="560C69E5" w:rsidR="00C25E3A" w:rsidRDefault="00C25E3A" w:rsidP="00366141">
            <w:pPr>
              <w:pStyle w:val="TableNormalParagraph"/>
            </w:pPr>
            <w:r>
              <w:t>14</w:t>
            </w:r>
          </w:p>
        </w:tc>
        <w:tc>
          <w:tcPr>
            <w:tcW w:w="2010" w:type="dxa"/>
          </w:tcPr>
          <w:p w14:paraId="00196B2C" w14:textId="1D36BF11" w:rsidR="00C25E3A" w:rsidRPr="00AD6063" w:rsidRDefault="00C25E3A" w:rsidP="00366141">
            <w:pPr>
              <w:pStyle w:val="TableNormalParagraph"/>
            </w:pPr>
            <w:r>
              <w:t>Reporting bias assessment</w:t>
            </w:r>
          </w:p>
        </w:tc>
        <w:tc>
          <w:tcPr>
            <w:tcW w:w="0" w:type="auto"/>
            <w:gridSpan w:val="2"/>
          </w:tcPr>
          <w:p w14:paraId="33FA5DB6" w14:textId="0F0A417B" w:rsidR="00C25E3A" w:rsidRPr="00FA3FD1" w:rsidRDefault="002044E0" w:rsidP="00366141">
            <w:pPr>
              <w:pStyle w:val="TableNormalParagraph"/>
            </w:pPr>
            <w:ins w:id="32" w:author="Danny" w:date="2026-10-02T16:20:00Z">
              <w:r>
                <w:rPr>
                  <w:rFonts w:ascii="Segoe UI Symbol" w:hAnsi="Segoe UI Symbol" w:cs="Segoe UI Symbol"/>
                </w:rPr>
                <w:t>☑</w:t>
              </w:r>
            </w:ins>
          </w:p>
        </w:tc>
        <w:tc>
          <w:tcPr>
            <w:tcW w:w="0" w:type="auto"/>
            <w:gridSpan w:val="2"/>
            <w:vAlign w:val="center"/>
          </w:tcPr>
          <w:p w14:paraId="6A3135C6" w14:textId="1741021A" w:rsidR="00C25E3A" w:rsidRPr="00AD6063" w:rsidRDefault="00C25E3A" w:rsidP="00366141">
            <w:pPr>
              <w:pStyle w:val="TableNormalParagraph"/>
            </w:pPr>
            <w:r w:rsidRPr="00FA3FD1">
              <w:t>Describe any methods used to assess risk of bias due to missing results in a synthesis (arising from reporting biases).</w:t>
            </w:r>
          </w:p>
        </w:tc>
        <w:tc>
          <w:tcPr>
            <w:tcW w:w="0" w:type="auto"/>
            <w:gridSpan w:val="2"/>
          </w:tcPr>
          <w:p w14:paraId="7CE8CF02" w14:textId="77777777" w:rsidR="00C25E3A" w:rsidRPr="00AD6063" w:rsidRDefault="00C25E3A" w:rsidP="00366141">
            <w:pPr>
              <w:pStyle w:val="TableNormalParagraph"/>
            </w:pPr>
          </w:p>
        </w:tc>
      </w:tr>
      <w:tr w:rsidR="009033FD" w:rsidRPr="00AD6063" w14:paraId="0CA0C6B9" w14:textId="77777777" w:rsidTr="009033FD">
        <w:trPr>
          <w:tblCellSpacing w:w="14" w:type="dxa"/>
        </w:trPr>
        <w:tc>
          <w:tcPr>
            <w:tcW w:w="588" w:type="dxa"/>
          </w:tcPr>
          <w:p w14:paraId="2947692E" w14:textId="0E515800" w:rsidR="00C25E3A" w:rsidRDefault="00C25E3A" w:rsidP="00366141">
            <w:pPr>
              <w:pStyle w:val="TableNormalParagraph"/>
            </w:pPr>
            <w:r>
              <w:t>15</w:t>
            </w:r>
          </w:p>
        </w:tc>
        <w:tc>
          <w:tcPr>
            <w:tcW w:w="2010" w:type="dxa"/>
          </w:tcPr>
          <w:p w14:paraId="339AD251" w14:textId="0EA8CEC7" w:rsidR="00C25E3A" w:rsidRPr="00AD6063" w:rsidRDefault="00C25E3A" w:rsidP="00366141">
            <w:pPr>
              <w:pStyle w:val="TableNormalParagraph"/>
            </w:pPr>
            <w:r>
              <w:t>Certainty assessment</w:t>
            </w:r>
          </w:p>
        </w:tc>
        <w:tc>
          <w:tcPr>
            <w:tcW w:w="0" w:type="auto"/>
            <w:gridSpan w:val="2"/>
          </w:tcPr>
          <w:p w14:paraId="7647746C" w14:textId="6CC770E9" w:rsidR="00C25E3A" w:rsidRPr="00FA3FD1" w:rsidRDefault="002044E0" w:rsidP="00366141">
            <w:pPr>
              <w:pStyle w:val="TableNormalParagraph"/>
            </w:pPr>
            <w:ins w:id="33" w:author="Danny" w:date="2026-10-02T16:20:00Z">
              <w:r>
                <w:rPr>
                  <w:rFonts w:ascii="Segoe UI Symbol" w:hAnsi="Segoe UI Symbol" w:cs="Segoe UI Symbol"/>
                </w:rPr>
                <w:t>☑</w:t>
              </w:r>
            </w:ins>
          </w:p>
        </w:tc>
        <w:tc>
          <w:tcPr>
            <w:tcW w:w="0" w:type="auto"/>
            <w:gridSpan w:val="2"/>
            <w:vAlign w:val="center"/>
          </w:tcPr>
          <w:p w14:paraId="558347A3" w14:textId="26E9E6C9" w:rsidR="00C25E3A" w:rsidRPr="00AD6063" w:rsidRDefault="00C25E3A" w:rsidP="00366141">
            <w:pPr>
              <w:pStyle w:val="TableNormalParagraph"/>
            </w:pPr>
            <w:r w:rsidRPr="00FA3FD1">
              <w:t>Describe any methods used to assess certainty (or confidence) in the body of evidence for an outcome.</w:t>
            </w:r>
          </w:p>
        </w:tc>
        <w:tc>
          <w:tcPr>
            <w:tcW w:w="0" w:type="auto"/>
            <w:gridSpan w:val="2"/>
          </w:tcPr>
          <w:p w14:paraId="28602CBB" w14:textId="77777777" w:rsidR="00C25E3A" w:rsidRPr="00AD6063" w:rsidRDefault="00C25E3A" w:rsidP="00366141">
            <w:pPr>
              <w:pStyle w:val="TableNormalParagraph"/>
            </w:pPr>
          </w:p>
        </w:tc>
      </w:tr>
      <w:tr w:rsidR="00613B0B" w:rsidRPr="00AD6063" w14:paraId="36D09502" w14:textId="77777777" w:rsidTr="00613B0B">
        <w:trPr>
          <w:tblCellSpacing w:w="14" w:type="dxa"/>
          <w:trPrChange w:id="34" w:author="Danny" w:date="2026-09-30T13:41:00Z">
            <w:trPr>
              <w:tblCellSpacing w:w="14" w:type="dxa"/>
            </w:trPr>
          </w:trPrChange>
        </w:trPr>
        <w:tc>
          <w:tcPr>
            <w:tcW w:w="0" w:type="auto"/>
            <w:gridSpan w:val="8"/>
            <w:shd w:val="clear" w:color="auto" w:fill="E8E8E8" w:themeFill="background2"/>
            <w:vAlign w:val="center"/>
            <w:tcPrChange w:id="35" w:author="Danny" w:date="2026-09-30T13:41:00Z">
              <w:tcPr>
                <w:tcW w:w="0" w:type="auto"/>
                <w:gridSpan w:val="13"/>
                <w:shd w:val="clear" w:color="auto" w:fill="E8E8E8" w:themeFill="background2"/>
              </w:tcPr>
            </w:tcPrChange>
          </w:tcPr>
          <w:p w14:paraId="2DC69861" w14:textId="2E4A5769" w:rsidR="00613B0B" w:rsidRPr="00AD6063" w:rsidRDefault="00613B0B" w:rsidP="00366141">
            <w:pPr>
              <w:pStyle w:val="TableNormalParagraph"/>
            </w:pPr>
            <w:r>
              <w:t>Results</w:t>
            </w:r>
          </w:p>
        </w:tc>
      </w:tr>
      <w:tr w:rsidR="009033FD" w:rsidRPr="00AD6063" w14:paraId="5AE8A2A2" w14:textId="77777777" w:rsidTr="009033FD">
        <w:trPr>
          <w:tblCellSpacing w:w="14" w:type="dxa"/>
        </w:trPr>
        <w:tc>
          <w:tcPr>
            <w:tcW w:w="588" w:type="dxa"/>
            <w:vMerge w:val="restart"/>
          </w:tcPr>
          <w:p w14:paraId="5E016299" w14:textId="46914891" w:rsidR="00C25E3A" w:rsidRDefault="00C25E3A" w:rsidP="00366141">
            <w:pPr>
              <w:pStyle w:val="TableNormalParagraph"/>
            </w:pPr>
            <w:r>
              <w:t>16</w:t>
            </w:r>
          </w:p>
        </w:tc>
        <w:tc>
          <w:tcPr>
            <w:tcW w:w="2010" w:type="dxa"/>
            <w:vMerge w:val="restart"/>
          </w:tcPr>
          <w:p w14:paraId="7630732D" w14:textId="1707BE4A" w:rsidR="00C25E3A" w:rsidRPr="00AD6063" w:rsidRDefault="00C25E3A" w:rsidP="00366141">
            <w:pPr>
              <w:pStyle w:val="TableNormalParagraph"/>
            </w:pPr>
            <w:r>
              <w:t>Study selection</w:t>
            </w:r>
          </w:p>
        </w:tc>
        <w:tc>
          <w:tcPr>
            <w:tcW w:w="0" w:type="auto"/>
            <w:gridSpan w:val="2"/>
          </w:tcPr>
          <w:p w14:paraId="02ECF7B0" w14:textId="08759E95" w:rsidR="00C25E3A" w:rsidRPr="00D60EB4" w:rsidRDefault="00613B0B" w:rsidP="00366141">
            <w:pPr>
              <w:pStyle w:val="TableNormalParagraph"/>
            </w:pPr>
            <w:ins w:id="36" w:author="Danny" w:date="2026-09-30T13:39:00Z">
              <w:r>
                <w:rPr>
                  <w:rFonts w:ascii="Segoe UI Symbol" w:hAnsi="Segoe UI Symbol" w:cs="Segoe UI Symbol"/>
                </w:rPr>
                <w:t>☑</w:t>
              </w:r>
              <w:r>
                <w:t xml:space="preserve"> </w:t>
              </w:r>
            </w:ins>
          </w:p>
        </w:tc>
        <w:tc>
          <w:tcPr>
            <w:tcW w:w="0" w:type="auto"/>
            <w:gridSpan w:val="2"/>
            <w:vAlign w:val="center"/>
          </w:tcPr>
          <w:p w14:paraId="3BBF7F42" w14:textId="52EDAC04" w:rsidR="00C25E3A" w:rsidRPr="00AD6063" w:rsidRDefault="00C25E3A" w:rsidP="00366141">
            <w:pPr>
              <w:pStyle w:val="TableNormalParagraph"/>
            </w:pPr>
            <w:r w:rsidRPr="00D60EB4">
              <w:t>Describe the results of the search and selection process, from the number of records identified in the search to the number of studies included in the review, ideally using a flow diagram.</w:t>
            </w:r>
          </w:p>
        </w:tc>
        <w:tc>
          <w:tcPr>
            <w:tcW w:w="0" w:type="auto"/>
            <w:gridSpan w:val="2"/>
          </w:tcPr>
          <w:p w14:paraId="3C81CED5" w14:textId="77777777" w:rsidR="00C25E3A" w:rsidRPr="00AD6063" w:rsidRDefault="00C25E3A" w:rsidP="00366141">
            <w:pPr>
              <w:pStyle w:val="TableNormalParagraph"/>
            </w:pPr>
          </w:p>
        </w:tc>
      </w:tr>
      <w:tr w:rsidR="00613B0B" w:rsidRPr="00AD6063" w14:paraId="0A954EFE" w14:textId="77777777" w:rsidTr="009033FD">
        <w:trPr>
          <w:tblCellSpacing w:w="14" w:type="dxa"/>
          <w:trPrChange w:id="37" w:author="Danny" w:date="2026-09-30T13:41:00Z">
            <w:trPr>
              <w:tblCellSpacing w:w="14" w:type="dxa"/>
            </w:trPr>
          </w:trPrChange>
        </w:trPr>
        <w:tc>
          <w:tcPr>
            <w:tcW w:w="588" w:type="dxa"/>
            <w:vMerge/>
            <w:tcPrChange w:id="38" w:author="Danny" w:date="2026-09-30T13:41:00Z">
              <w:tcPr>
                <w:tcW w:w="0" w:type="auto"/>
                <w:vMerge/>
              </w:tcPr>
            </w:tcPrChange>
          </w:tcPr>
          <w:p w14:paraId="1BF95927" w14:textId="77777777" w:rsidR="00613B0B" w:rsidRDefault="00613B0B" w:rsidP="00366141">
            <w:pPr>
              <w:pStyle w:val="TableNormalParagraph"/>
            </w:pPr>
          </w:p>
        </w:tc>
        <w:tc>
          <w:tcPr>
            <w:tcW w:w="2010" w:type="dxa"/>
            <w:vMerge/>
            <w:tcPrChange w:id="39" w:author="Danny" w:date="2026-09-30T13:41:00Z">
              <w:tcPr>
                <w:tcW w:w="0" w:type="auto"/>
                <w:gridSpan w:val="4"/>
                <w:vMerge/>
              </w:tcPr>
            </w:tcPrChange>
          </w:tcPr>
          <w:p w14:paraId="47DDF566" w14:textId="77777777" w:rsidR="00613B0B" w:rsidRDefault="00613B0B" w:rsidP="00366141">
            <w:pPr>
              <w:pStyle w:val="TableNormalParagraph"/>
            </w:pPr>
          </w:p>
        </w:tc>
        <w:tc>
          <w:tcPr>
            <w:tcW w:w="0" w:type="auto"/>
            <w:gridSpan w:val="2"/>
            <w:tcPrChange w:id="40" w:author="Danny" w:date="2026-09-30T13:41:00Z">
              <w:tcPr>
                <w:tcW w:w="0" w:type="auto"/>
                <w:gridSpan w:val="3"/>
              </w:tcPr>
            </w:tcPrChange>
          </w:tcPr>
          <w:p w14:paraId="4D4A2184" w14:textId="6E7DA270" w:rsidR="00613B0B" w:rsidRPr="00D60EB4" w:rsidRDefault="00613B0B" w:rsidP="00366141">
            <w:pPr>
              <w:pStyle w:val="TableNormalParagraph"/>
            </w:pPr>
            <w:ins w:id="41" w:author="Danny" w:date="2026-09-30T13:40:00Z">
              <w:r w:rsidRPr="00E84F43">
                <w:rPr>
                  <w:rFonts w:ascii="Segoe UI Symbol" w:hAnsi="Segoe UI Symbol" w:cs="Segoe UI Symbol"/>
                </w:rPr>
                <w:t>☐</w:t>
              </w:r>
            </w:ins>
          </w:p>
        </w:tc>
        <w:tc>
          <w:tcPr>
            <w:tcW w:w="0" w:type="auto"/>
            <w:gridSpan w:val="2"/>
            <w:vAlign w:val="center"/>
            <w:tcPrChange w:id="42" w:author="Danny" w:date="2026-09-30T13:41:00Z">
              <w:tcPr>
                <w:tcW w:w="0" w:type="auto"/>
                <w:gridSpan w:val="2"/>
                <w:vAlign w:val="center"/>
              </w:tcPr>
            </w:tcPrChange>
          </w:tcPr>
          <w:p w14:paraId="291C27CB" w14:textId="57E6D36F" w:rsidR="00613B0B" w:rsidRPr="00AD6063" w:rsidRDefault="00613B0B" w:rsidP="00366141">
            <w:pPr>
              <w:pStyle w:val="TableNormalParagraph"/>
            </w:pPr>
            <w:r w:rsidRPr="00D60EB4">
              <w:t>Cite studies that might appear to meet the inclusion criteria, but which were excluded, and explain why they were excluded.</w:t>
            </w:r>
          </w:p>
        </w:tc>
        <w:tc>
          <w:tcPr>
            <w:tcW w:w="0" w:type="auto"/>
            <w:gridSpan w:val="2"/>
            <w:tcPrChange w:id="43" w:author="Danny" w:date="2026-09-30T13:41:00Z">
              <w:tcPr>
                <w:tcW w:w="0" w:type="auto"/>
                <w:gridSpan w:val="3"/>
              </w:tcPr>
            </w:tcPrChange>
          </w:tcPr>
          <w:p w14:paraId="382F5324" w14:textId="77777777" w:rsidR="00613B0B" w:rsidRPr="00AD6063" w:rsidRDefault="00613B0B" w:rsidP="00366141">
            <w:pPr>
              <w:pStyle w:val="TableNormalParagraph"/>
            </w:pPr>
          </w:p>
        </w:tc>
      </w:tr>
      <w:tr w:rsidR="00613B0B" w:rsidRPr="00AD6063" w14:paraId="70FB855C" w14:textId="77777777" w:rsidTr="009033FD">
        <w:trPr>
          <w:tblCellSpacing w:w="14" w:type="dxa"/>
          <w:trPrChange w:id="44" w:author="Danny" w:date="2026-09-30T13:41:00Z">
            <w:trPr>
              <w:tblCellSpacing w:w="14" w:type="dxa"/>
            </w:trPr>
          </w:trPrChange>
        </w:trPr>
        <w:tc>
          <w:tcPr>
            <w:tcW w:w="588" w:type="dxa"/>
            <w:tcPrChange w:id="45" w:author="Danny" w:date="2026-09-30T13:41:00Z">
              <w:tcPr>
                <w:tcW w:w="0" w:type="auto"/>
              </w:tcPr>
            </w:tcPrChange>
          </w:tcPr>
          <w:p w14:paraId="6E6AFA84" w14:textId="5C995DAD" w:rsidR="00613B0B" w:rsidRDefault="00613B0B" w:rsidP="00366141">
            <w:pPr>
              <w:pStyle w:val="TableNormalParagraph"/>
            </w:pPr>
            <w:r>
              <w:t>17</w:t>
            </w:r>
          </w:p>
        </w:tc>
        <w:tc>
          <w:tcPr>
            <w:tcW w:w="2010" w:type="dxa"/>
            <w:tcPrChange w:id="46" w:author="Danny" w:date="2026-09-30T13:41:00Z">
              <w:tcPr>
                <w:tcW w:w="0" w:type="auto"/>
                <w:gridSpan w:val="4"/>
              </w:tcPr>
            </w:tcPrChange>
          </w:tcPr>
          <w:p w14:paraId="1919816F" w14:textId="2D87B349" w:rsidR="00613B0B" w:rsidRPr="00AD6063" w:rsidRDefault="00613B0B" w:rsidP="00366141">
            <w:pPr>
              <w:pStyle w:val="TableNormalParagraph"/>
            </w:pPr>
            <w:r>
              <w:t>Study characteristics</w:t>
            </w:r>
          </w:p>
        </w:tc>
        <w:tc>
          <w:tcPr>
            <w:tcW w:w="0" w:type="auto"/>
            <w:gridSpan w:val="2"/>
            <w:tcPrChange w:id="47" w:author="Danny" w:date="2026-09-30T13:41:00Z">
              <w:tcPr>
                <w:tcW w:w="0" w:type="auto"/>
                <w:gridSpan w:val="3"/>
              </w:tcPr>
            </w:tcPrChange>
          </w:tcPr>
          <w:p w14:paraId="58BB898D" w14:textId="078F0A01" w:rsidR="00613B0B" w:rsidRPr="00D60EB4" w:rsidRDefault="002044E0" w:rsidP="00366141">
            <w:pPr>
              <w:pStyle w:val="TableNormalParagraph"/>
            </w:pPr>
            <w:ins w:id="48" w:author="Danny" w:date="2026-10-02T16:20:00Z">
              <w:r>
                <w:rPr>
                  <w:rFonts w:ascii="Segoe UI Symbol" w:hAnsi="Segoe UI Symbol" w:cs="Segoe UI Symbol"/>
                </w:rPr>
                <w:t>☑</w:t>
              </w:r>
            </w:ins>
          </w:p>
        </w:tc>
        <w:tc>
          <w:tcPr>
            <w:tcW w:w="0" w:type="auto"/>
            <w:gridSpan w:val="2"/>
            <w:vAlign w:val="center"/>
            <w:tcPrChange w:id="49" w:author="Danny" w:date="2026-09-30T13:41:00Z">
              <w:tcPr>
                <w:tcW w:w="0" w:type="auto"/>
                <w:gridSpan w:val="2"/>
                <w:vAlign w:val="center"/>
              </w:tcPr>
            </w:tcPrChange>
          </w:tcPr>
          <w:p w14:paraId="02872CF6" w14:textId="2FF4ADC7" w:rsidR="00613B0B" w:rsidRPr="00AD6063" w:rsidRDefault="00613B0B" w:rsidP="00366141">
            <w:pPr>
              <w:pStyle w:val="TableNormalParagraph"/>
            </w:pPr>
            <w:r w:rsidRPr="00D60EB4">
              <w:t>Cite each included study and present its characteristics.</w:t>
            </w:r>
          </w:p>
        </w:tc>
        <w:tc>
          <w:tcPr>
            <w:tcW w:w="0" w:type="auto"/>
            <w:gridSpan w:val="2"/>
            <w:tcPrChange w:id="50" w:author="Danny" w:date="2026-09-30T13:41:00Z">
              <w:tcPr>
                <w:tcW w:w="0" w:type="auto"/>
                <w:gridSpan w:val="3"/>
              </w:tcPr>
            </w:tcPrChange>
          </w:tcPr>
          <w:p w14:paraId="16D47E3C" w14:textId="77777777" w:rsidR="00613B0B" w:rsidRPr="00AD6063" w:rsidRDefault="00613B0B" w:rsidP="00366141">
            <w:pPr>
              <w:pStyle w:val="TableNormalParagraph"/>
            </w:pPr>
          </w:p>
        </w:tc>
      </w:tr>
      <w:tr w:rsidR="00613B0B" w:rsidRPr="00AD6063" w14:paraId="25314C3F" w14:textId="77777777" w:rsidTr="009033FD">
        <w:trPr>
          <w:tblCellSpacing w:w="14" w:type="dxa"/>
          <w:trPrChange w:id="51" w:author="Danny" w:date="2026-09-30T13:41:00Z">
            <w:trPr>
              <w:tblCellSpacing w:w="14" w:type="dxa"/>
            </w:trPr>
          </w:trPrChange>
        </w:trPr>
        <w:tc>
          <w:tcPr>
            <w:tcW w:w="588" w:type="dxa"/>
            <w:tcPrChange w:id="52" w:author="Danny" w:date="2026-09-30T13:41:00Z">
              <w:tcPr>
                <w:tcW w:w="0" w:type="auto"/>
              </w:tcPr>
            </w:tcPrChange>
          </w:tcPr>
          <w:p w14:paraId="08E2EB99" w14:textId="0E2C5CA7" w:rsidR="00613B0B" w:rsidRDefault="00613B0B" w:rsidP="00366141">
            <w:pPr>
              <w:pStyle w:val="TableNormalParagraph"/>
            </w:pPr>
            <w:r>
              <w:t>18</w:t>
            </w:r>
          </w:p>
        </w:tc>
        <w:tc>
          <w:tcPr>
            <w:tcW w:w="2010" w:type="dxa"/>
            <w:tcPrChange w:id="53" w:author="Danny" w:date="2026-09-30T13:41:00Z">
              <w:tcPr>
                <w:tcW w:w="0" w:type="auto"/>
                <w:gridSpan w:val="4"/>
              </w:tcPr>
            </w:tcPrChange>
          </w:tcPr>
          <w:p w14:paraId="04750EF9" w14:textId="5C9069B6" w:rsidR="00613B0B" w:rsidRPr="00AD6063" w:rsidRDefault="00613B0B" w:rsidP="00366141">
            <w:pPr>
              <w:pStyle w:val="TableNormalParagraph"/>
            </w:pPr>
            <w:r>
              <w:t>Risk of bias in studies</w:t>
            </w:r>
          </w:p>
        </w:tc>
        <w:tc>
          <w:tcPr>
            <w:tcW w:w="0" w:type="auto"/>
            <w:gridSpan w:val="2"/>
            <w:tcPrChange w:id="54" w:author="Danny" w:date="2026-09-30T13:41:00Z">
              <w:tcPr>
                <w:tcW w:w="0" w:type="auto"/>
                <w:gridSpan w:val="3"/>
              </w:tcPr>
            </w:tcPrChange>
          </w:tcPr>
          <w:p w14:paraId="5AF2961E" w14:textId="3F595D4D" w:rsidR="00613B0B" w:rsidRPr="00D60EB4" w:rsidRDefault="00613B0B" w:rsidP="00366141">
            <w:pPr>
              <w:pStyle w:val="TableNormalParagraph"/>
            </w:pPr>
            <w:ins w:id="55" w:author="Danny" w:date="2026-09-30T13:40:00Z">
              <w:r w:rsidRPr="00E84F43">
                <w:rPr>
                  <w:rFonts w:ascii="Segoe UI Symbol" w:hAnsi="Segoe UI Symbol" w:cs="Segoe UI Symbol"/>
                </w:rPr>
                <w:t>☐</w:t>
              </w:r>
            </w:ins>
          </w:p>
        </w:tc>
        <w:tc>
          <w:tcPr>
            <w:tcW w:w="0" w:type="auto"/>
            <w:gridSpan w:val="2"/>
            <w:vAlign w:val="center"/>
            <w:tcPrChange w:id="56" w:author="Danny" w:date="2026-09-30T13:41:00Z">
              <w:tcPr>
                <w:tcW w:w="0" w:type="auto"/>
                <w:gridSpan w:val="2"/>
                <w:vAlign w:val="center"/>
              </w:tcPr>
            </w:tcPrChange>
          </w:tcPr>
          <w:p w14:paraId="19CC1763" w14:textId="2D98D365" w:rsidR="00613B0B" w:rsidRPr="00AD6063" w:rsidRDefault="00613B0B" w:rsidP="00366141">
            <w:pPr>
              <w:pStyle w:val="TableNormalParagraph"/>
            </w:pPr>
            <w:r w:rsidRPr="00D60EB4">
              <w:t>Present assessments of risk of bias for each included study.</w:t>
            </w:r>
          </w:p>
        </w:tc>
        <w:tc>
          <w:tcPr>
            <w:tcW w:w="0" w:type="auto"/>
            <w:gridSpan w:val="2"/>
            <w:tcPrChange w:id="57" w:author="Danny" w:date="2026-09-30T13:41:00Z">
              <w:tcPr>
                <w:tcW w:w="0" w:type="auto"/>
                <w:gridSpan w:val="3"/>
              </w:tcPr>
            </w:tcPrChange>
          </w:tcPr>
          <w:p w14:paraId="45A9FBE5" w14:textId="77777777" w:rsidR="00613B0B" w:rsidRPr="00AD6063" w:rsidRDefault="00613B0B" w:rsidP="00366141">
            <w:pPr>
              <w:pStyle w:val="TableNormalParagraph"/>
            </w:pPr>
          </w:p>
        </w:tc>
      </w:tr>
      <w:tr w:rsidR="00613B0B" w:rsidRPr="00AD6063" w14:paraId="061DD344" w14:textId="77777777" w:rsidTr="009033FD">
        <w:trPr>
          <w:tblCellSpacing w:w="14" w:type="dxa"/>
          <w:trPrChange w:id="58" w:author="Danny" w:date="2026-09-30T13:41:00Z">
            <w:trPr>
              <w:tblCellSpacing w:w="14" w:type="dxa"/>
            </w:trPr>
          </w:trPrChange>
        </w:trPr>
        <w:tc>
          <w:tcPr>
            <w:tcW w:w="588" w:type="dxa"/>
            <w:tcPrChange w:id="59" w:author="Danny" w:date="2026-09-30T13:41:00Z">
              <w:tcPr>
                <w:tcW w:w="0" w:type="auto"/>
              </w:tcPr>
            </w:tcPrChange>
          </w:tcPr>
          <w:p w14:paraId="28608185" w14:textId="14F56FB3" w:rsidR="00613B0B" w:rsidRDefault="00613B0B" w:rsidP="00366141">
            <w:pPr>
              <w:pStyle w:val="TableNormalParagraph"/>
            </w:pPr>
            <w:r>
              <w:t>19</w:t>
            </w:r>
          </w:p>
        </w:tc>
        <w:tc>
          <w:tcPr>
            <w:tcW w:w="2010" w:type="dxa"/>
            <w:tcPrChange w:id="60" w:author="Danny" w:date="2026-09-30T13:41:00Z">
              <w:tcPr>
                <w:tcW w:w="0" w:type="auto"/>
                <w:gridSpan w:val="4"/>
              </w:tcPr>
            </w:tcPrChange>
          </w:tcPr>
          <w:p w14:paraId="195586D0" w14:textId="5E342C12" w:rsidR="00613B0B" w:rsidRPr="00AD6063" w:rsidRDefault="00613B0B" w:rsidP="00366141">
            <w:pPr>
              <w:pStyle w:val="TableNormalParagraph"/>
            </w:pPr>
            <w:r>
              <w:t>Results of individual studies</w:t>
            </w:r>
          </w:p>
        </w:tc>
        <w:tc>
          <w:tcPr>
            <w:tcW w:w="0" w:type="auto"/>
            <w:gridSpan w:val="2"/>
            <w:tcPrChange w:id="61" w:author="Danny" w:date="2026-09-30T13:41:00Z">
              <w:tcPr>
                <w:tcW w:w="0" w:type="auto"/>
                <w:gridSpan w:val="3"/>
              </w:tcPr>
            </w:tcPrChange>
          </w:tcPr>
          <w:p w14:paraId="704E5039" w14:textId="70A4A16D" w:rsidR="00613B0B" w:rsidRPr="00D60EB4" w:rsidRDefault="002044E0" w:rsidP="00366141">
            <w:pPr>
              <w:pStyle w:val="TableNormalParagraph"/>
            </w:pPr>
            <w:ins w:id="62" w:author="Danny" w:date="2026-10-02T16:20:00Z">
              <w:r>
                <w:rPr>
                  <w:rFonts w:ascii="Segoe UI Symbol" w:hAnsi="Segoe UI Symbol" w:cs="Segoe UI Symbol"/>
                </w:rPr>
                <w:t>☑</w:t>
              </w:r>
            </w:ins>
          </w:p>
        </w:tc>
        <w:tc>
          <w:tcPr>
            <w:tcW w:w="0" w:type="auto"/>
            <w:gridSpan w:val="2"/>
            <w:vAlign w:val="center"/>
            <w:tcPrChange w:id="63" w:author="Danny" w:date="2026-09-30T13:41:00Z">
              <w:tcPr>
                <w:tcW w:w="0" w:type="auto"/>
                <w:gridSpan w:val="2"/>
                <w:vAlign w:val="center"/>
              </w:tcPr>
            </w:tcPrChange>
          </w:tcPr>
          <w:p w14:paraId="01219596" w14:textId="2775E13B" w:rsidR="00613B0B" w:rsidRPr="00AD6063" w:rsidRDefault="00613B0B" w:rsidP="00366141">
            <w:pPr>
              <w:pStyle w:val="TableNormalParagraph"/>
            </w:pPr>
            <w:r w:rsidRPr="00D60EB4">
              <w:t>For all outcomes, present, for each study: (a) summary statistics for each group (where appropriate) and (b) an effect estimate and its precision (e.g. confidence/credible interval), ideally using structured tables or plots.</w:t>
            </w:r>
          </w:p>
        </w:tc>
        <w:tc>
          <w:tcPr>
            <w:tcW w:w="0" w:type="auto"/>
            <w:gridSpan w:val="2"/>
            <w:tcPrChange w:id="64" w:author="Danny" w:date="2026-09-30T13:41:00Z">
              <w:tcPr>
                <w:tcW w:w="0" w:type="auto"/>
                <w:gridSpan w:val="3"/>
              </w:tcPr>
            </w:tcPrChange>
          </w:tcPr>
          <w:p w14:paraId="00743B91" w14:textId="77777777" w:rsidR="00613B0B" w:rsidRPr="00AD6063" w:rsidRDefault="00613B0B" w:rsidP="00366141">
            <w:pPr>
              <w:pStyle w:val="TableNormalParagraph"/>
            </w:pPr>
          </w:p>
        </w:tc>
      </w:tr>
      <w:tr w:rsidR="00613B0B" w:rsidRPr="00AD6063" w14:paraId="3780D236" w14:textId="77777777" w:rsidTr="009033FD">
        <w:trPr>
          <w:tblCellSpacing w:w="14" w:type="dxa"/>
          <w:trPrChange w:id="65" w:author="Danny" w:date="2026-09-30T13:41:00Z">
            <w:trPr>
              <w:tblCellSpacing w:w="14" w:type="dxa"/>
            </w:trPr>
          </w:trPrChange>
        </w:trPr>
        <w:tc>
          <w:tcPr>
            <w:tcW w:w="588" w:type="dxa"/>
            <w:vMerge w:val="restart"/>
            <w:tcPrChange w:id="66" w:author="Danny" w:date="2026-09-30T13:41:00Z">
              <w:tcPr>
                <w:tcW w:w="0" w:type="auto"/>
                <w:vMerge w:val="restart"/>
              </w:tcPr>
            </w:tcPrChange>
          </w:tcPr>
          <w:p w14:paraId="1FBF8825" w14:textId="4F34F977" w:rsidR="00613B0B" w:rsidRDefault="00613B0B" w:rsidP="00366141">
            <w:pPr>
              <w:pStyle w:val="TableNormalParagraph"/>
            </w:pPr>
            <w:r>
              <w:t>20</w:t>
            </w:r>
          </w:p>
        </w:tc>
        <w:tc>
          <w:tcPr>
            <w:tcW w:w="2010" w:type="dxa"/>
            <w:vMerge w:val="restart"/>
            <w:tcPrChange w:id="67" w:author="Danny" w:date="2026-09-30T13:41:00Z">
              <w:tcPr>
                <w:tcW w:w="0" w:type="auto"/>
                <w:gridSpan w:val="4"/>
                <w:vMerge w:val="restart"/>
              </w:tcPr>
            </w:tcPrChange>
          </w:tcPr>
          <w:p w14:paraId="11D6A56C" w14:textId="5A327E4B" w:rsidR="00613B0B" w:rsidRPr="00AD6063" w:rsidRDefault="00613B0B" w:rsidP="00366141">
            <w:pPr>
              <w:pStyle w:val="TableNormalParagraph"/>
            </w:pPr>
            <w:r>
              <w:t>Results of syntheses</w:t>
            </w:r>
          </w:p>
        </w:tc>
        <w:tc>
          <w:tcPr>
            <w:tcW w:w="0" w:type="auto"/>
            <w:gridSpan w:val="2"/>
            <w:tcPrChange w:id="68" w:author="Danny" w:date="2026-09-30T13:41:00Z">
              <w:tcPr>
                <w:tcW w:w="0" w:type="auto"/>
                <w:gridSpan w:val="3"/>
              </w:tcPr>
            </w:tcPrChange>
          </w:tcPr>
          <w:p w14:paraId="52C0F1C1" w14:textId="2A25A967" w:rsidR="00613B0B" w:rsidRPr="00D60EB4" w:rsidRDefault="00613B0B" w:rsidP="00366141">
            <w:pPr>
              <w:pStyle w:val="TableNormalParagraph"/>
            </w:pPr>
            <w:ins w:id="69" w:author="Danny" w:date="2026-09-30T13:40:00Z">
              <w:r w:rsidRPr="00E84F43">
                <w:rPr>
                  <w:rFonts w:ascii="Segoe UI Symbol" w:hAnsi="Segoe UI Symbol" w:cs="Segoe UI Symbol"/>
                </w:rPr>
                <w:t>☐</w:t>
              </w:r>
            </w:ins>
          </w:p>
        </w:tc>
        <w:tc>
          <w:tcPr>
            <w:tcW w:w="0" w:type="auto"/>
            <w:gridSpan w:val="2"/>
            <w:vAlign w:val="center"/>
            <w:tcPrChange w:id="70" w:author="Danny" w:date="2026-09-30T13:41:00Z">
              <w:tcPr>
                <w:tcW w:w="0" w:type="auto"/>
                <w:gridSpan w:val="2"/>
                <w:vAlign w:val="center"/>
              </w:tcPr>
            </w:tcPrChange>
          </w:tcPr>
          <w:p w14:paraId="7294D9A0" w14:textId="076898F7" w:rsidR="00613B0B" w:rsidRPr="00AD6063" w:rsidRDefault="00613B0B" w:rsidP="00366141">
            <w:pPr>
              <w:pStyle w:val="TableNormalParagraph"/>
            </w:pPr>
            <w:r w:rsidRPr="00D60EB4">
              <w:t>For each synthesis, briefly summarise the characteristics and risk of bias among contributing studies.</w:t>
            </w:r>
          </w:p>
        </w:tc>
        <w:tc>
          <w:tcPr>
            <w:tcW w:w="0" w:type="auto"/>
            <w:gridSpan w:val="2"/>
            <w:tcPrChange w:id="71" w:author="Danny" w:date="2026-09-30T13:41:00Z">
              <w:tcPr>
                <w:tcW w:w="0" w:type="auto"/>
                <w:gridSpan w:val="3"/>
              </w:tcPr>
            </w:tcPrChange>
          </w:tcPr>
          <w:p w14:paraId="536DD492" w14:textId="77777777" w:rsidR="00613B0B" w:rsidRPr="00AD6063" w:rsidRDefault="00613B0B" w:rsidP="00366141">
            <w:pPr>
              <w:pStyle w:val="TableNormalParagraph"/>
            </w:pPr>
          </w:p>
        </w:tc>
      </w:tr>
      <w:tr w:rsidR="00613B0B" w:rsidRPr="00AD6063" w14:paraId="553336F2" w14:textId="77777777" w:rsidTr="009033FD">
        <w:trPr>
          <w:tblCellSpacing w:w="14" w:type="dxa"/>
          <w:trPrChange w:id="72" w:author="Danny" w:date="2026-09-30T13:41:00Z">
            <w:trPr>
              <w:tblCellSpacing w:w="14" w:type="dxa"/>
            </w:trPr>
          </w:trPrChange>
        </w:trPr>
        <w:tc>
          <w:tcPr>
            <w:tcW w:w="588" w:type="dxa"/>
            <w:vMerge/>
            <w:tcPrChange w:id="73" w:author="Danny" w:date="2026-09-30T13:41:00Z">
              <w:tcPr>
                <w:tcW w:w="0" w:type="auto"/>
                <w:vMerge/>
              </w:tcPr>
            </w:tcPrChange>
          </w:tcPr>
          <w:p w14:paraId="4701EA31" w14:textId="77777777" w:rsidR="00613B0B" w:rsidRDefault="00613B0B" w:rsidP="00366141">
            <w:pPr>
              <w:pStyle w:val="TableNormalParagraph"/>
            </w:pPr>
          </w:p>
        </w:tc>
        <w:tc>
          <w:tcPr>
            <w:tcW w:w="2010" w:type="dxa"/>
            <w:vMerge/>
            <w:tcPrChange w:id="74" w:author="Danny" w:date="2026-09-30T13:41:00Z">
              <w:tcPr>
                <w:tcW w:w="0" w:type="auto"/>
                <w:gridSpan w:val="4"/>
                <w:vMerge/>
              </w:tcPr>
            </w:tcPrChange>
          </w:tcPr>
          <w:p w14:paraId="2F823CEF" w14:textId="77777777" w:rsidR="00613B0B" w:rsidRDefault="00613B0B" w:rsidP="00366141">
            <w:pPr>
              <w:pStyle w:val="TableNormalParagraph"/>
            </w:pPr>
          </w:p>
        </w:tc>
        <w:tc>
          <w:tcPr>
            <w:tcW w:w="0" w:type="auto"/>
            <w:gridSpan w:val="2"/>
            <w:tcPrChange w:id="75" w:author="Danny" w:date="2026-09-30T13:41:00Z">
              <w:tcPr>
                <w:tcW w:w="0" w:type="auto"/>
                <w:gridSpan w:val="3"/>
              </w:tcPr>
            </w:tcPrChange>
          </w:tcPr>
          <w:p w14:paraId="66CF8EC5" w14:textId="01E097DC" w:rsidR="00613B0B" w:rsidRPr="00D60EB4" w:rsidRDefault="00613B0B" w:rsidP="00366141">
            <w:pPr>
              <w:pStyle w:val="TableNormalParagraph"/>
            </w:pPr>
            <w:ins w:id="76" w:author="Danny" w:date="2026-09-30T13:40:00Z">
              <w:r w:rsidRPr="00E84F43">
                <w:rPr>
                  <w:rFonts w:ascii="Segoe UI Symbol" w:hAnsi="Segoe UI Symbol" w:cs="Segoe UI Symbol"/>
                </w:rPr>
                <w:t>☐</w:t>
              </w:r>
            </w:ins>
          </w:p>
        </w:tc>
        <w:tc>
          <w:tcPr>
            <w:tcW w:w="0" w:type="auto"/>
            <w:gridSpan w:val="2"/>
            <w:vAlign w:val="center"/>
            <w:tcPrChange w:id="77" w:author="Danny" w:date="2026-09-30T13:41:00Z">
              <w:tcPr>
                <w:tcW w:w="0" w:type="auto"/>
                <w:gridSpan w:val="2"/>
                <w:vAlign w:val="center"/>
              </w:tcPr>
            </w:tcPrChange>
          </w:tcPr>
          <w:p w14:paraId="32685C37" w14:textId="4F075187" w:rsidR="00613B0B" w:rsidRPr="00AD6063" w:rsidRDefault="00613B0B" w:rsidP="00366141">
            <w:pPr>
              <w:pStyle w:val="TableNormalParagraph"/>
            </w:pPr>
            <w:r w:rsidRPr="00D60EB4">
              <w:t xml:space="preserve">Present results of all statistical syntheses conducted. If meta-analysis was done, present for each the summary estimate and its precision (e.g. confidence/credible interval) and measures of statistical heterogeneity. If comparing groups, describe the direction of </w:t>
            </w:r>
            <w:r w:rsidRPr="00D60EB4">
              <w:lastRenderedPageBreak/>
              <w:t>the effect.</w:t>
            </w:r>
          </w:p>
        </w:tc>
        <w:tc>
          <w:tcPr>
            <w:tcW w:w="0" w:type="auto"/>
            <w:gridSpan w:val="2"/>
            <w:tcPrChange w:id="78" w:author="Danny" w:date="2026-09-30T13:41:00Z">
              <w:tcPr>
                <w:tcW w:w="0" w:type="auto"/>
                <w:gridSpan w:val="3"/>
              </w:tcPr>
            </w:tcPrChange>
          </w:tcPr>
          <w:p w14:paraId="68A67714" w14:textId="77777777" w:rsidR="00613B0B" w:rsidRPr="00AD6063" w:rsidRDefault="00613B0B" w:rsidP="00366141">
            <w:pPr>
              <w:pStyle w:val="TableNormalParagraph"/>
            </w:pPr>
          </w:p>
        </w:tc>
      </w:tr>
      <w:tr w:rsidR="00613B0B" w:rsidRPr="00AD6063" w14:paraId="32A696ED" w14:textId="77777777" w:rsidTr="009033FD">
        <w:trPr>
          <w:tblCellSpacing w:w="14" w:type="dxa"/>
          <w:trPrChange w:id="79" w:author="Danny" w:date="2026-09-30T13:41:00Z">
            <w:trPr>
              <w:tblCellSpacing w:w="14" w:type="dxa"/>
            </w:trPr>
          </w:trPrChange>
        </w:trPr>
        <w:tc>
          <w:tcPr>
            <w:tcW w:w="588" w:type="dxa"/>
            <w:vMerge/>
            <w:tcPrChange w:id="80" w:author="Danny" w:date="2026-09-30T13:41:00Z">
              <w:tcPr>
                <w:tcW w:w="0" w:type="auto"/>
                <w:vMerge/>
              </w:tcPr>
            </w:tcPrChange>
          </w:tcPr>
          <w:p w14:paraId="4782ED7F" w14:textId="77777777" w:rsidR="00613B0B" w:rsidRDefault="00613B0B" w:rsidP="00366141">
            <w:pPr>
              <w:pStyle w:val="TableNormalParagraph"/>
            </w:pPr>
          </w:p>
        </w:tc>
        <w:tc>
          <w:tcPr>
            <w:tcW w:w="2010" w:type="dxa"/>
            <w:vMerge/>
            <w:tcPrChange w:id="81" w:author="Danny" w:date="2026-09-30T13:41:00Z">
              <w:tcPr>
                <w:tcW w:w="0" w:type="auto"/>
                <w:gridSpan w:val="4"/>
                <w:vMerge/>
              </w:tcPr>
            </w:tcPrChange>
          </w:tcPr>
          <w:p w14:paraId="04DDF6B5" w14:textId="77777777" w:rsidR="00613B0B" w:rsidRDefault="00613B0B" w:rsidP="00366141">
            <w:pPr>
              <w:pStyle w:val="TableNormalParagraph"/>
            </w:pPr>
          </w:p>
        </w:tc>
        <w:tc>
          <w:tcPr>
            <w:tcW w:w="0" w:type="auto"/>
            <w:gridSpan w:val="2"/>
            <w:tcPrChange w:id="82" w:author="Danny" w:date="2026-09-30T13:41:00Z">
              <w:tcPr>
                <w:tcW w:w="0" w:type="auto"/>
                <w:gridSpan w:val="3"/>
              </w:tcPr>
            </w:tcPrChange>
          </w:tcPr>
          <w:p w14:paraId="2A928684" w14:textId="202E7252" w:rsidR="00613B0B" w:rsidRPr="00D60EB4" w:rsidRDefault="00613B0B" w:rsidP="00366141">
            <w:pPr>
              <w:pStyle w:val="TableNormalParagraph"/>
            </w:pPr>
            <w:ins w:id="83" w:author="Danny" w:date="2026-09-30T13:40:00Z">
              <w:r w:rsidRPr="00E84F43">
                <w:rPr>
                  <w:rFonts w:ascii="Segoe UI Symbol" w:hAnsi="Segoe UI Symbol" w:cs="Segoe UI Symbol"/>
                </w:rPr>
                <w:t>☐</w:t>
              </w:r>
            </w:ins>
          </w:p>
        </w:tc>
        <w:tc>
          <w:tcPr>
            <w:tcW w:w="0" w:type="auto"/>
            <w:gridSpan w:val="2"/>
            <w:vAlign w:val="center"/>
            <w:tcPrChange w:id="84" w:author="Danny" w:date="2026-09-30T13:41:00Z">
              <w:tcPr>
                <w:tcW w:w="0" w:type="auto"/>
                <w:gridSpan w:val="2"/>
                <w:vAlign w:val="center"/>
              </w:tcPr>
            </w:tcPrChange>
          </w:tcPr>
          <w:p w14:paraId="524E41DD" w14:textId="43A4F688" w:rsidR="00613B0B" w:rsidRPr="00AD6063" w:rsidRDefault="00613B0B" w:rsidP="00366141">
            <w:pPr>
              <w:pStyle w:val="TableNormalParagraph"/>
            </w:pPr>
            <w:r w:rsidRPr="00D60EB4">
              <w:t>Present results of all investigations of possible causes of heterogeneity among study results.</w:t>
            </w:r>
          </w:p>
        </w:tc>
        <w:tc>
          <w:tcPr>
            <w:tcW w:w="0" w:type="auto"/>
            <w:gridSpan w:val="2"/>
            <w:tcPrChange w:id="85" w:author="Danny" w:date="2026-09-30T13:41:00Z">
              <w:tcPr>
                <w:tcW w:w="0" w:type="auto"/>
                <w:gridSpan w:val="3"/>
              </w:tcPr>
            </w:tcPrChange>
          </w:tcPr>
          <w:p w14:paraId="1F419966" w14:textId="77777777" w:rsidR="00613B0B" w:rsidRPr="00AD6063" w:rsidRDefault="00613B0B" w:rsidP="00366141">
            <w:pPr>
              <w:pStyle w:val="TableNormalParagraph"/>
            </w:pPr>
          </w:p>
        </w:tc>
      </w:tr>
      <w:tr w:rsidR="00613B0B" w:rsidRPr="00AD6063" w14:paraId="1485A651" w14:textId="77777777" w:rsidTr="009033FD">
        <w:trPr>
          <w:tblCellSpacing w:w="14" w:type="dxa"/>
          <w:trPrChange w:id="86" w:author="Danny" w:date="2026-09-30T13:41:00Z">
            <w:trPr>
              <w:tblCellSpacing w:w="14" w:type="dxa"/>
            </w:trPr>
          </w:trPrChange>
        </w:trPr>
        <w:tc>
          <w:tcPr>
            <w:tcW w:w="588" w:type="dxa"/>
            <w:vMerge/>
            <w:tcPrChange w:id="87" w:author="Danny" w:date="2026-09-30T13:41:00Z">
              <w:tcPr>
                <w:tcW w:w="0" w:type="auto"/>
                <w:vMerge/>
              </w:tcPr>
            </w:tcPrChange>
          </w:tcPr>
          <w:p w14:paraId="63A3612C" w14:textId="77777777" w:rsidR="00613B0B" w:rsidRDefault="00613B0B" w:rsidP="00366141">
            <w:pPr>
              <w:pStyle w:val="TableNormalParagraph"/>
            </w:pPr>
          </w:p>
        </w:tc>
        <w:tc>
          <w:tcPr>
            <w:tcW w:w="2010" w:type="dxa"/>
            <w:vMerge/>
            <w:tcPrChange w:id="88" w:author="Danny" w:date="2026-09-30T13:41:00Z">
              <w:tcPr>
                <w:tcW w:w="0" w:type="auto"/>
                <w:gridSpan w:val="4"/>
                <w:vMerge/>
              </w:tcPr>
            </w:tcPrChange>
          </w:tcPr>
          <w:p w14:paraId="0DD3C9A7" w14:textId="77777777" w:rsidR="00613B0B" w:rsidRDefault="00613B0B" w:rsidP="00366141">
            <w:pPr>
              <w:pStyle w:val="TableNormalParagraph"/>
            </w:pPr>
          </w:p>
        </w:tc>
        <w:tc>
          <w:tcPr>
            <w:tcW w:w="0" w:type="auto"/>
            <w:gridSpan w:val="2"/>
            <w:tcPrChange w:id="89" w:author="Danny" w:date="2026-09-30T13:41:00Z">
              <w:tcPr>
                <w:tcW w:w="0" w:type="auto"/>
                <w:gridSpan w:val="3"/>
              </w:tcPr>
            </w:tcPrChange>
          </w:tcPr>
          <w:p w14:paraId="5E4FF9AC" w14:textId="30E46B64" w:rsidR="00613B0B" w:rsidRPr="00D60EB4" w:rsidRDefault="00613B0B" w:rsidP="00366141">
            <w:pPr>
              <w:pStyle w:val="TableNormalParagraph"/>
            </w:pPr>
            <w:ins w:id="90" w:author="Danny" w:date="2026-09-30T13:40:00Z">
              <w:r w:rsidRPr="00E84F43">
                <w:rPr>
                  <w:rFonts w:ascii="Segoe UI Symbol" w:hAnsi="Segoe UI Symbol" w:cs="Segoe UI Symbol"/>
                </w:rPr>
                <w:t>☐</w:t>
              </w:r>
            </w:ins>
          </w:p>
        </w:tc>
        <w:tc>
          <w:tcPr>
            <w:tcW w:w="0" w:type="auto"/>
            <w:gridSpan w:val="2"/>
            <w:vAlign w:val="center"/>
            <w:tcPrChange w:id="91" w:author="Danny" w:date="2026-09-30T13:41:00Z">
              <w:tcPr>
                <w:tcW w:w="0" w:type="auto"/>
                <w:gridSpan w:val="2"/>
                <w:vAlign w:val="center"/>
              </w:tcPr>
            </w:tcPrChange>
          </w:tcPr>
          <w:p w14:paraId="10EBB807" w14:textId="523F37E4" w:rsidR="00613B0B" w:rsidRPr="00AD6063" w:rsidRDefault="00613B0B" w:rsidP="00366141">
            <w:pPr>
              <w:pStyle w:val="TableNormalParagraph"/>
            </w:pPr>
            <w:r w:rsidRPr="00D60EB4">
              <w:t>Present results of all sensitivity analyses conducted to assess the robustness of the synthesized results.</w:t>
            </w:r>
          </w:p>
        </w:tc>
        <w:tc>
          <w:tcPr>
            <w:tcW w:w="0" w:type="auto"/>
            <w:gridSpan w:val="2"/>
            <w:tcPrChange w:id="92" w:author="Danny" w:date="2026-09-30T13:41:00Z">
              <w:tcPr>
                <w:tcW w:w="0" w:type="auto"/>
                <w:gridSpan w:val="3"/>
              </w:tcPr>
            </w:tcPrChange>
          </w:tcPr>
          <w:p w14:paraId="3DFFAC66" w14:textId="77777777" w:rsidR="00613B0B" w:rsidRPr="00AD6063" w:rsidRDefault="00613B0B" w:rsidP="00366141">
            <w:pPr>
              <w:pStyle w:val="TableNormalParagraph"/>
            </w:pPr>
          </w:p>
        </w:tc>
      </w:tr>
      <w:tr w:rsidR="00613B0B" w:rsidRPr="00AD6063" w14:paraId="52403332" w14:textId="77777777" w:rsidTr="009033FD">
        <w:trPr>
          <w:tblCellSpacing w:w="14" w:type="dxa"/>
          <w:trPrChange w:id="93" w:author="Danny" w:date="2026-09-30T13:41:00Z">
            <w:trPr>
              <w:tblCellSpacing w:w="14" w:type="dxa"/>
            </w:trPr>
          </w:trPrChange>
        </w:trPr>
        <w:tc>
          <w:tcPr>
            <w:tcW w:w="588" w:type="dxa"/>
            <w:tcPrChange w:id="94" w:author="Danny" w:date="2026-09-30T13:41:00Z">
              <w:tcPr>
                <w:tcW w:w="0" w:type="auto"/>
              </w:tcPr>
            </w:tcPrChange>
          </w:tcPr>
          <w:p w14:paraId="20B7552B" w14:textId="1828465E" w:rsidR="00613B0B" w:rsidRDefault="00613B0B" w:rsidP="00366141">
            <w:pPr>
              <w:pStyle w:val="TableNormalParagraph"/>
            </w:pPr>
            <w:r>
              <w:t>21</w:t>
            </w:r>
          </w:p>
        </w:tc>
        <w:tc>
          <w:tcPr>
            <w:tcW w:w="2010" w:type="dxa"/>
            <w:tcPrChange w:id="95" w:author="Danny" w:date="2026-09-30T13:41:00Z">
              <w:tcPr>
                <w:tcW w:w="0" w:type="auto"/>
                <w:gridSpan w:val="4"/>
              </w:tcPr>
            </w:tcPrChange>
          </w:tcPr>
          <w:p w14:paraId="344B2412" w14:textId="725D2075" w:rsidR="00613B0B" w:rsidRPr="00AD6063" w:rsidRDefault="00613B0B" w:rsidP="00366141">
            <w:pPr>
              <w:pStyle w:val="TableNormalParagraph"/>
            </w:pPr>
            <w:r>
              <w:t>Reporting biases</w:t>
            </w:r>
          </w:p>
        </w:tc>
        <w:tc>
          <w:tcPr>
            <w:tcW w:w="0" w:type="auto"/>
            <w:gridSpan w:val="2"/>
            <w:tcPrChange w:id="96" w:author="Danny" w:date="2026-09-30T13:41:00Z">
              <w:tcPr>
                <w:tcW w:w="0" w:type="auto"/>
                <w:gridSpan w:val="3"/>
              </w:tcPr>
            </w:tcPrChange>
          </w:tcPr>
          <w:p w14:paraId="13F971E3" w14:textId="45F89D44" w:rsidR="00613B0B" w:rsidRPr="00D60EB4" w:rsidRDefault="00613B0B" w:rsidP="00366141">
            <w:pPr>
              <w:pStyle w:val="TableNormalParagraph"/>
            </w:pPr>
            <w:ins w:id="97" w:author="Danny" w:date="2026-09-30T13:40:00Z">
              <w:r w:rsidRPr="00E84F43">
                <w:rPr>
                  <w:rFonts w:ascii="Segoe UI Symbol" w:hAnsi="Segoe UI Symbol" w:cs="Segoe UI Symbol"/>
                </w:rPr>
                <w:t>☐</w:t>
              </w:r>
            </w:ins>
          </w:p>
        </w:tc>
        <w:tc>
          <w:tcPr>
            <w:tcW w:w="0" w:type="auto"/>
            <w:gridSpan w:val="2"/>
            <w:vAlign w:val="center"/>
            <w:tcPrChange w:id="98" w:author="Danny" w:date="2026-09-30T13:41:00Z">
              <w:tcPr>
                <w:tcW w:w="0" w:type="auto"/>
                <w:gridSpan w:val="2"/>
                <w:vAlign w:val="center"/>
              </w:tcPr>
            </w:tcPrChange>
          </w:tcPr>
          <w:p w14:paraId="41B38B06" w14:textId="3D2A1F24" w:rsidR="00613B0B" w:rsidRPr="00AD6063" w:rsidRDefault="00613B0B" w:rsidP="00366141">
            <w:pPr>
              <w:pStyle w:val="TableNormalParagraph"/>
            </w:pPr>
            <w:r w:rsidRPr="00D60EB4">
              <w:t>Present assessments of risk of bias due to missing results (arising from reporting biases) for each synthesis assessed.</w:t>
            </w:r>
          </w:p>
        </w:tc>
        <w:tc>
          <w:tcPr>
            <w:tcW w:w="0" w:type="auto"/>
            <w:gridSpan w:val="2"/>
            <w:tcPrChange w:id="99" w:author="Danny" w:date="2026-09-30T13:41:00Z">
              <w:tcPr>
                <w:tcW w:w="0" w:type="auto"/>
                <w:gridSpan w:val="3"/>
              </w:tcPr>
            </w:tcPrChange>
          </w:tcPr>
          <w:p w14:paraId="1FE93FC5" w14:textId="77777777" w:rsidR="00613B0B" w:rsidRPr="00AD6063" w:rsidRDefault="00613B0B" w:rsidP="00366141">
            <w:pPr>
              <w:pStyle w:val="TableNormalParagraph"/>
            </w:pPr>
          </w:p>
        </w:tc>
      </w:tr>
      <w:tr w:rsidR="00613B0B" w:rsidRPr="00AD6063" w14:paraId="287F9FDB" w14:textId="77777777" w:rsidTr="009033FD">
        <w:trPr>
          <w:tblCellSpacing w:w="14" w:type="dxa"/>
          <w:trPrChange w:id="100" w:author="Danny" w:date="2026-09-30T13:41:00Z">
            <w:trPr>
              <w:tblCellSpacing w:w="14" w:type="dxa"/>
            </w:trPr>
          </w:trPrChange>
        </w:trPr>
        <w:tc>
          <w:tcPr>
            <w:tcW w:w="588" w:type="dxa"/>
            <w:tcPrChange w:id="101" w:author="Danny" w:date="2026-09-30T13:41:00Z">
              <w:tcPr>
                <w:tcW w:w="0" w:type="auto"/>
              </w:tcPr>
            </w:tcPrChange>
          </w:tcPr>
          <w:p w14:paraId="5539A126" w14:textId="5BF43BEF" w:rsidR="00613B0B" w:rsidRDefault="00613B0B" w:rsidP="00366141">
            <w:pPr>
              <w:pStyle w:val="TableNormalParagraph"/>
            </w:pPr>
            <w:r>
              <w:t>22</w:t>
            </w:r>
          </w:p>
        </w:tc>
        <w:tc>
          <w:tcPr>
            <w:tcW w:w="2010" w:type="dxa"/>
            <w:tcPrChange w:id="102" w:author="Danny" w:date="2026-09-30T13:41:00Z">
              <w:tcPr>
                <w:tcW w:w="0" w:type="auto"/>
                <w:gridSpan w:val="4"/>
              </w:tcPr>
            </w:tcPrChange>
          </w:tcPr>
          <w:p w14:paraId="1EE80EF1" w14:textId="3CE102D6" w:rsidR="00613B0B" w:rsidRPr="00AD6063" w:rsidRDefault="00613B0B" w:rsidP="00366141">
            <w:pPr>
              <w:pStyle w:val="TableNormalParagraph"/>
            </w:pPr>
            <w:r>
              <w:t>Certainty of evidence</w:t>
            </w:r>
          </w:p>
        </w:tc>
        <w:tc>
          <w:tcPr>
            <w:tcW w:w="0" w:type="auto"/>
            <w:gridSpan w:val="2"/>
            <w:tcPrChange w:id="103" w:author="Danny" w:date="2026-09-30T13:41:00Z">
              <w:tcPr>
                <w:tcW w:w="0" w:type="auto"/>
                <w:gridSpan w:val="3"/>
              </w:tcPr>
            </w:tcPrChange>
          </w:tcPr>
          <w:p w14:paraId="101E88C9" w14:textId="6DB60D8C" w:rsidR="00613B0B" w:rsidRPr="00D60EB4" w:rsidRDefault="00613B0B" w:rsidP="00366141">
            <w:pPr>
              <w:pStyle w:val="TableNormalParagraph"/>
            </w:pPr>
            <w:ins w:id="104" w:author="Danny" w:date="2026-09-30T13:40:00Z">
              <w:r w:rsidRPr="00E84F43">
                <w:rPr>
                  <w:rFonts w:ascii="Segoe UI Symbol" w:hAnsi="Segoe UI Symbol" w:cs="Segoe UI Symbol"/>
                </w:rPr>
                <w:t>☐</w:t>
              </w:r>
            </w:ins>
          </w:p>
        </w:tc>
        <w:tc>
          <w:tcPr>
            <w:tcW w:w="0" w:type="auto"/>
            <w:gridSpan w:val="2"/>
            <w:vAlign w:val="center"/>
            <w:tcPrChange w:id="105" w:author="Danny" w:date="2026-09-30T13:41:00Z">
              <w:tcPr>
                <w:tcW w:w="0" w:type="auto"/>
                <w:gridSpan w:val="2"/>
                <w:vAlign w:val="center"/>
              </w:tcPr>
            </w:tcPrChange>
          </w:tcPr>
          <w:p w14:paraId="4791E8C0" w14:textId="6392C1B8" w:rsidR="00613B0B" w:rsidRPr="00AD6063" w:rsidRDefault="00613B0B" w:rsidP="00366141">
            <w:pPr>
              <w:pStyle w:val="TableNormalParagraph"/>
            </w:pPr>
            <w:r w:rsidRPr="00D60EB4">
              <w:t>Present assessments of certainty (or confidence) in the body of evidence for each outcome assessed.</w:t>
            </w:r>
          </w:p>
        </w:tc>
        <w:tc>
          <w:tcPr>
            <w:tcW w:w="0" w:type="auto"/>
            <w:gridSpan w:val="2"/>
            <w:tcPrChange w:id="106" w:author="Danny" w:date="2026-09-30T13:41:00Z">
              <w:tcPr>
                <w:tcW w:w="0" w:type="auto"/>
                <w:gridSpan w:val="3"/>
              </w:tcPr>
            </w:tcPrChange>
          </w:tcPr>
          <w:p w14:paraId="439AE63E" w14:textId="77777777" w:rsidR="00613B0B" w:rsidRPr="00AD6063" w:rsidRDefault="00613B0B" w:rsidP="00366141">
            <w:pPr>
              <w:pStyle w:val="TableNormalParagraph"/>
            </w:pPr>
          </w:p>
        </w:tc>
      </w:tr>
      <w:tr w:rsidR="00613B0B" w:rsidRPr="00AD6063" w14:paraId="44E9A1C3" w14:textId="77777777" w:rsidTr="00613B0B">
        <w:trPr>
          <w:tblCellSpacing w:w="14" w:type="dxa"/>
          <w:trPrChange w:id="107" w:author="Danny" w:date="2026-09-30T13:41:00Z">
            <w:trPr>
              <w:tblCellSpacing w:w="14" w:type="dxa"/>
            </w:trPr>
          </w:trPrChange>
        </w:trPr>
        <w:tc>
          <w:tcPr>
            <w:tcW w:w="0" w:type="auto"/>
            <w:gridSpan w:val="8"/>
            <w:shd w:val="clear" w:color="auto" w:fill="E8E8E8" w:themeFill="background2"/>
            <w:vAlign w:val="center"/>
            <w:tcPrChange w:id="108" w:author="Danny" w:date="2026-09-30T13:41:00Z">
              <w:tcPr>
                <w:tcW w:w="0" w:type="auto"/>
                <w:gridSpan w:val="13"/>
              </w:tcPr>
            </w:tcPrChange>
          </w:tcPr>
          <w:p w14:paraId="56EC5E47" w14:textId="7E7251CB" w:rsidR="00613B0B" w:rsidRPr="00AD6063" w:rsidRDefault="00613B0B" w:rsidP="00366141">
            <w:pPr>
              <w:pStyle w:val="TableNormalParagraph"/>
            </w:pPr>
            <w:r>
              <w:t>Discussion</w:t>
            </w:r>
          </w:p>
        </w:tc>
      </w:tr>
      <w:tr w:rsidR="00613B0B" w:rsidRPr="00AD6063" w14:paraId="520C5AA9" w14:textId="77777777" w:rsidTr="009033FD">
        <w:trPr>
          <w:tblCellSpacing w:w="14" w:type="dxa"/>
          <w:trPrChange w:id="109" w:author="Danny" w:date="2026-09-30T13:41:00Z">
            <w:trPr>
              <w:tblCellSpacing w:w="14" w:type="dxa"/>
            </w:trPr>
          </w:trPrChange>
        </w:trPr>
        <w:tc>
          <w:tcPr>
            <w:tcW w:w="588" w:type="dxa"/>
            <w:vMerge w:val="restart"/>
            <w:tcPrChange w:id="110" w:author="Danny" w:date="2026-09-30T13:41:00Z">
              <w:tcPr>
                <w:tcW w:w="0" w:type="auto"/>
                <w:vMerge w:val="restart"/>
              </w:tcPr>
            </w:tcPrChange>
          </w:tcPr>
          <w:p w14:paraId="201BD337" w14:textId="3C2DA2C2" w:rsidR="00613B0B" w:rsidRDefault="00613B0B" w:rsidP="00366141">
            <w:pPr>
              <w:pStyle w:val="TableNormalParagraph"/>
            </w:pPr>
            <w:r>
              <w:t>23</w:t>
            </w:r>
          </w:p>
        </w:tc>
        <w:tc>
          <w:tcPr>
            <w:tcW w:w="2010" w:type="dxa"/>
            <w:vMerge w:val="restart"/>
            <w:tcPrChange w:id="111" w:author="Danny" w:date="2026-09-30T13:41:00Z">
              <w:tcPr>
                <w:tcW w:w="0" w:type="auto"/>
                <w:gridSpan w:val="4"/>
                <w:vMerge w:val="restart"/>
              </w:tcPr>
            </w:tcPrChange>
          </w:tcPr>
          <w:p w14:paraId="66829D2D" w14:textId="7DB272E5" w:rsidR="00613B0B" w:rsidRPr="00AD6063" w:rsidRDefault="00613B0B" w:rsidP="00366141">
            <w:pPr>
              <w:pStyle w:val="TableNormalParagraph"/>
            </w:pPr>
            <w:r>
              <w:t>Discussion</w:t>
            </w:r>
          </w:p>
        </w:tc>
        <w:tc>
          <w:tcPr>
            <w:tcW w:w="0" w:type="auto"/>
            <w:gridSpan w:val="2"/>
            <w:tcPrChange w:id="112" w:author="Danny" w:date="2026-09-30T13:41:00Z">
              <w:tcPr>
                <w:tcW w:w="0" w:type="auto"/>
                <w:gridSpan w:val="3"/>
              </w:tcPr>
            </w:tcPrChange>
          </w:tcPr>
          <w:p w14:paraId="3880E704" w14:textId="3F5C3777" w:rsidR="00613B0B" w:rsidRPr="005B308C" w:rsidRDefault="00613B0B" w:rsidP="00366141">
            <w:pPr>
              <w:pStyle w:val="TableNormalParagraph"/>
            </w:pPr>
            <w:ins w:id="113" w:author="Danny" w:date="2026-09-30T13:40:00Z">
              <w:r w:rsidRPr="003B6905">
                <w:rPr>
                  <w:rFonts w:ascii="Segoe UI Symbol" w:hAnsi="Segoe UI Symbol" w:cs="Segoe UI Symbol"/>
                </w:rPr>
                <w:t>☐</w:t>
              </w:r>
            </w:ins>
          </w:p>
        </w:tc>
        <w:tc>
          <w:tcPr>
            <w:tcW w:w="0" w:type="auto"/>
            <w:gridSpan w:val="2"/>
            <w:vAlign w:val="center"/>
            <w:tcPrChange w:id="114" w:author="Danny" w:date="2026-09-30T13:41:00Z">
              <w:tcPr>
                <w:tcW w:w="0" w:type="auto"/>
                <w:gridSpan w:val="2"/>
                <w:vAlign w:val="center"/>
              </w:tcPr>
            </w:tcPrChange>
          </w:tcPr>
          <w:p w14:paraId="3BD4AA07" w14:textId="09FFE1AA" w:rsidR="00613B0B" w:rsidRPr="00AD6063" w:rsidRDefault="00613B0B" w:rsidP="00366141">
            <w:pPr>
              <w:pStyle w:val="TableNormalParagraph"/>
            </w:pPr>
            <w:r w:rsidRPr="005B308C">
              <w:t>Provide a general interpretation of the results in the context of other evidence.</w:t>
            </w:r>
          </w:p>
        </w:tc>
        <w:tc>
          <w:tcPr>
            <w:tcW w:w="0" w:type="auto"/>
            <w:gridSpan w:val="2"/>
            <w:tcPrChange w:id="115" w:author="Danny" w:date="2026-09-30T13:41:00Z">
              <w:tcPr>
                <w:tcW w:w="0" w:type="auto"/>
                <w:gridSpan w:val="3"/>
              </w:tcPr>
            </w:tcPrChange>
          </w:tcPr>
          <w:p w14:paraId="688BB0D9" w14:textId="77777777" w:rsidR="00613B0B" w:rsidRPr="00AD6063" w:rsidRDefault="00613B0B" w:rsidP="00366141">
            <w:pPr>
              <w:pStyle w:val="TableNormalParagraph"/>
            </w:pPr>
          </w:p>
        </w:tc>
      </w:tr>
      <w:tr w:rsidR="00613B0B" w:rsidRPr="00AD6063" w14:paraId="7ACC4B5C" w14:textId="77777777" w:rsidTr="009033FD">
        <w:trPr>
          <w:tblCellSpacing w:w="14" w:type="dxa"/>
          <w:trPrChange w:id="116" w:author="Danny" w:date="2026-09-30T13:41:00Z">
            <w:trPr>
              <w:tblCellSpacing w:w="14" w:type="dxa"/>
            </w:trPr>
          </w:trPrChange>
        </w:trPr>
        <w:tc>
          <w:tcPr>
            <w:tcW w:w="588" w:type="dxa"/>
            <w:vMerge/>
            <w:tcPrChange w:id="117" w:author="Danny" w:date="2026-09-30T13:41:00Z">
              <w:tcPr>
                <w:tcW w:w="0" w:type="auto"/>
                <w:vMerge/>
              </w:tcPr>
            </w:tcPrChange>
          </w:tcPr>
          <w:p w14:paraId="7CE757FE" w14:textId="77777777" w:rsidR="00613B0B" w:rsidRDefault="00613B0B" w:rsidP="00366141">
            <w:pPr>
              <w:pStyle w:val="TableNormalParagraph"/>
            </w:pPr>
          </w:p>
        </w:tc>
        <w:tc>
          <w:tcPr>
            <w:tcW w:w="2010" w:type="dxa"/>
            <w:vMerge/>
            <w:tcPrChange w:id="118" w:author="Danny" w:date="2026-09-30T13:41:00Z">
              <w:tcPr>
                <w:tcW w:w="0" w:type="auto"/>
                <w:gridSpan w:val="4"/>
                <w:vMerge/>
              </w:tcPr>
            </w:tcPrChange>
          </w:tcPr>
          <w:p w14:paraId="5227A09C" w14:textId="77777777" w:rsidR="00613B0B" w:rsidRDefault="00613B0B" w:rsidP="00366141">
            <w:pPr>
              <w:pStyle w:val="TableNormalParagraph"/>
            </w:pPr>
          </w:p>
        </w:tc>
        <w:tc>
          <w:tcPr>
            <w:tcW w:w="0" w:type="auto"/>
            <w:gridSpan w:val="2"/>
            <w:tcPrChange w:id="119" w:author="Danny" w:date="2026-09-30T13:41:00Z">
              <w:tcPr>
                <w:tcW w:w="0" w:type="auto"/>
                <w:gridSpan w:val="3"/>
              </w:tcPr>
            </w:tcPrChange>
          </w:tcPr>
          <w:p w14:paraId="4C5D14F8" w14:textId="4FC897B6" w:rsidR="00613B0B" w:rsidRPr="005B308C" w:rsidRDefault="00613B0B" w:rsidP="00366141">
            <w:pPr>
              <w:pStyle w:val="TableNormalParagraph"/>
            </w:pPr>
            <w:ins w:id="120" w:author="Danny" w:date="2026-09-30T13:40:00Z">
              <w:r w:rsidRPr="003B6905">
                <w:rPr>
                  <w:rFonts w:ascii="Segoe UI Symbol" w:hAnsi="Segoe UI Symbol" w:cs="Segoe UI Symbol"/>
                </w:rPr>
                <w:t>☐</w:t>
              </w:r>
            </w:ins>
          </w:p>
        </w:tc>
        <w:tc>
          <w:tcPr>
            <w:tcW w:w="0" w:type="auto"/>
            <w:gridSpan w:val="2"/>
            <w:vAlign w:val="center"/>
            <w:tcPrChange w:id="121" w:author="Danny" w:date="2026-09-30T13:41:00Z">
              <w:tcPr>
                <w:tcW w:w="0" w:type="auto"/>
                <w:gridSpan w:val="2"/>
                <w:vAlign w:val="center"/>
              </w:tcPr>
            </w:tcPrChange>
          </w:tcPr>
          <w:p w14:paraId="55496BE5" w14:textId="442B4E06" w:rsidR="00613B0B" w:rsidRPr="00AD6063" w:rsidRDefault="00613B0B" w:rsidP="00366141">
            <w:pPr>
              <w:pStyle w:val="TableNormalParagraph"/>
            </w:pPr>
            <w:r w:rsidRPr="005B308C">
              <w:t>Discuss any limitations of the evidence included in the review.</w:t>
            </w:r>
          </w:p>
        </w:tc>
        <w:tc>
          <w:tcPr>
            <w:tcW w:w="0" w:type="auto"/>
            <w:gridSpan w:val="2"/>
            <w:tcPrChange w:id="122" w:author="Danny" w:date="2026-09-30T13:41:00Z">
              <w:tcPr>
                <w:tcW w:w="0" w:type="auto"/>
                <w:gridSpan w:val="3"/>
              </w:tcPr>
            </w:tcPrChange>
          </w:tcPr>
          <w:p w14:paraId="7CBD0741" w14:textId="77777777" w:rsidR="00613B0B" w:rsidRPr="00AD6063" w:rsidRDefault="00613B0B" w:rsidP="00366141">
            <w:pPr>
              <w:pStyle w:val="TableNormalParagraph"/>
            </w:pPr>
          </w:p>
        </w:tc>
      </w:tr>
      <w:tr w:rsidR="00613B0B" w:rsidRPr="00AD6063" w14:paraId="630B5604" w14:textId="77777777" w:rsidTr="009033FD">
        <w:trPr>
          <w:tblCellSpacing w:w="14" w:type="dxa"/>
          <w:trPrChange w:id="123" w:author="Danny" w:date="2026-09-30T13:41:00Z">
            <w:trPr>
              <w:tblCellSpacing w:w="14" w:type="dxa"/>
            </w:trPr>
          </w:trPrChange>
        </w:trPr>
        <w:tc>
          <w:tcPr>
            <w:tcW w:w="588" w:type="dxa"/>
            <w:vMerge/>
            <w:tcPrChange w:id="124" w:author="Danny" w:date="2026-09-30T13:41:00Z">
              <w:tcPr>
                <w:tcW w:w="0" w:type="auto"/>
                <w:vMerge/>
              </w:tcPr>
            </w:tcPrChange>
          </w:tcPr>
          <w:p w14:paraId="4884E4E2" w14:textId="77777777" w:rsidR="00613B0B" w:rsidRDefault="00613B0B" w:rsidP="00366141">
            <w:pPr>
              <w:pStyle w:val="TableNormalParagraph"/>
            </w:pPr>
          </w:p>
        </w:tc>
        <w:tc>
          <w:tcPr>
            <w:tcW w:w="2010" w:type="dxa"/>
            <w:vMerge/>
            <w:tcPrChange w:id="125" w:author="Danny" w:date="2026-09-30T13:41:00Z">
              <w:tcPr>
                <w:tcW w:w="0" w:type="auto"/>
                <w:gridSpan w:val="4"/>
                <w:vMerge/>
              </w:tcPr>
            </w:tcPrChange>
          </w:tcPr>
          <w:p w14:paraId="2D4D9456" w14:textId="77777777" w:rsidR="00613B0B" w:rsidRDefault="00613B0B" w:rsidP="00366141">
            <w:pPr>
              <w:pStyle w:val="TableNormalParagraph"/>
            </w:pPr>
          </w:p>
        </w:tc>
        <w:tc>
          <w:tcPr>
            <w:tcW w:w="0" w:type="auto"/>
            <w:gridSpan w:val="2"/>
            <w:tcPrChange w:id="126" w:author="Danny" w:date="2026-09-30T13:41:00Z">
              <w:tcPr>
                <w:tcW w:w="0" w:type="auto"/>
                <w:gridSpan w:val="3"/>
              </w:tcPr>
            </w:tcPrChange>
          </w:tcPr>
          <w:p w14:paraId="030DBD56" w14:textId="5D7105E5" w:rsidR="00613B0B" w:rsidRPr="005B308C" w:rsidRDefault="00613B0B" w:rsidP="00366141">
            <w:pPr>
              <w:pStyle w:val="TableNormalParagraph"/>
            </w:pPr>
            <w:ins w:id="127" w:author="Danny" w:date="2026-09-30T13:40:00Z">
              <w:r w:rsidRPr="003B6905">
                <w:rPr>
                  <w:rFonts w:ascii="Segoe UI Symbol" w:hAnsi="Segoe UI Symbol" w:cs="Segoe UI Symbol"/>
                </w:rPr>
                <w:t>☐</w:t>
              </w:r>
            </w:ins>
          </w:p>
        </w:tc>
        <w:tc>
          <w:tcPr>
            <w:tcW w:w="0" w:type="auto"/>
            <w:gridSpan w:val="2"/>
            <w:vAlign w:val="center"/>
            <w:tcPrChange w:id="128" w:author="Danny" w:date="2026-09-30T13:41:00Z">
              <w:tcPr>
                <w:tcW w:w="0" w:type="auto"/>
                <w:gridSpan w:val="2"/>
                <w:vAlign w:val="center"/>
              </w:tcPr>
            </w:tcPrChange>
          </w:tcPr>
          <w:p w14:paraId="14405FBE" w14:textId="29FA514D" w:rsidR="00613B0B" w:rsidRPr="00AD6063" w:rsidRDefault="00613B0B" w:rsidP="00366141">
            <w:pPr>
              <w:pStyle w:val="TableNormalParagraph"/>
            </w:pPr>
            <w:r w:rsidRPr="005B308C">
              <w:t>Discuss any limitations of the review processes used.</w:t>
            </w:r>
          </w:p>
        </w:tc>
        <w:tc>
          <w:tcPr>
            <w:tcW w:w="0" w:type="auto"/>
            <w:gridSpan w:val="2"/>
            <w:tcPrChange w:id="129" w:author="Danny" w:date="2026-09-30T13:41:00Z">
              <w:tcPr>
                <w:tcW w:w="0" w:type="auto"/>
                <w:gridSpan w:val="3"/>
              </w:tcPr>
            </w:tcPrChange>
          </w:tcPr>
          <w:p w14:paraId="04A5ADDB" w14:textId="77777777" w:rsidR="00613B0B" w:rsidRPr="00AD6063" w:rsidRDefault="00613B0B" w:rsidP="00366141">
            <w:pPr>
              <w:pStyle w:val="TableNormalParagraph"/>
            </w:pPr>
          </w:p>
        </w:tc>
      </w:tr>
      <w:tr w:rsidR="00613B0B" w:rsidRPr="00AD6063" w14:paraId="5FC52033" w14:textId="77777777" w:rsidTr="009033FD">
        <w:trPr>
          <w:tblCellSpacing w:w="14" w:type="dxa"/>
          <w:trPrChange w:id="130" w:author="Danny" w:date="2026-09-30T13:41:00Z">
            <w:trPr>
              <w:tblCellSpacing w:w="14" w:type="dxa"/>
            </w:trPr>
          </w:trPrChange>
        </w:trPr>
        <w:tc>
          <w:tcPr>
            <w:tcW w:w="588" w:type="dxa"/>
            <w:vMerge/>
            <w:tcPrChange w:id="131" w:author="Danny" w:date="2026-09-30T13:41:00Z">
              <w:tcPr>
                <w:tcW w:w="0" w:type="auto"/>
                <w:vMerge/>
              </w:tcPr>
            </w:tcPrChange>
          </w:tcPr>
          <w:p w14:paraId="5850A859" w14:textId="77777777" w:rsidR="00613B0B" w:rsidRDefault="00613B0B" w:rsidP="00366141">
            <w:pPr>
              <w:pStyle w:val="TableNormalParagraph"/>
            </w:pPr>
          </w:p>
        </w:tc>
        <w:tc>
          <w:tcPr>
            <w:tcW w:w="2010" w:type="dxa"/>
            <w:vMerge/>
            <w:tcPrChange w:id="132" w:author="Danny" w:date="2026-09-30T13:41:00Z">
              <w:tcPr>
                <w:tcW w:w="0" w:type="auto"/>
                <w:gridSpan w:val="4"/>
                <w:vMerge/>
              </w:tcPr>
            </w:tcPrChange>
          </w:tcPr>
          <w:p w14:paraId="29573699" w14:textId="77777777" w:rsidR="00613B0B" w:rsidRDefault="00613B0B" w:rsidP="00366141">
            <w:pPr>
              <w:pStyle w:val="TableNormalParagraph"/>
            </w:pPr>
          </w:p>
        </w:tc>
        <w:tc>
          <w:tcPr>
            <w:tcW w:w="0" w:type="auto"/>
            <w:gridSpan w:val="2"/>
            <w:tcPrChange w:id="133" w:author="Danny" w:date="2026-09-30T13:41:00Z">
              <w:tcPr>
                <w:tcW w:w="0" w:type="auto"/>
                <w:gridSpan w:val="3"/>
              </w:tcPr>
            </w:tcPrChange>
          </w:tcPr>
          <w:p w14:paraId="4A83849E" w14:textId="53FC07CB" w:rsidR="00613B0B" w:rsidRPr="005B308C" w:rsidRDefault="00613B0B" w:rsidP="00366141">
            <w:pPr>
              <w:pStyle w:val="TableNormalParagraph"/>
            </w:pPr>
            <w:ins w:id="134" w:author="Danny" w:date="2026-09-30T13:40:00Z">
              <w:r w:rsidRPr="003B6905">
                <w:rPr>
                  <w:rFonts w:ascii="Segoe UI Symbol" w:hAnsi="Segoe UI Symbol" w:cs="Segoe UI Symbol"/>
                </w:rPr>
                <w:t>☐</w:t>
              </w:r>
            </w:ins>
          </w:p>
        </w:tc>
        <w:tc>
          <w:tcPr>
            <w:tcW w:w="0" w:type="auto"/>
            <w:gridSpan w:val="2"/>
            <w:vAlign w:val="center"/>
            <w:tcPrChange w:id="135" w:author="Danny" w:date="2026-09-30T13:41:00Z">
              <w:tcPr>
                <w:tcW w:w="0" w:type="auto"/>
                <w:gridSpan w:val="2"/>
                <w:vAlign w:val="center"/>
              </w:tcPr>
            </w:tcPrChange>
          </w:tcPr>
          <w:p w14:paraId="11D66460" w14:textId="41252EDC" w:rsidR="00613B0B" w:rsidRPr="00AD6063" w:rsidRDefault="00613B0B" w:rsidP="00366141">
            <w:pPr>
              <w:pStyle w:val="TableNormalParagraph"/>
            </w:pPr>
            <w:r w:rsidRPr="005B308C">
              <w:t>Discuss implications of the results for practice, policy, and future research.</w:t>
            </w:r>
          </w:p>
        </w:tc>
        <w:tc>
          <w:tcPr>
            <w:tcW w:w="0" w:type="auto"/>
            <w:gridSpan w:val="2"/>
            <w:tcPrChange w:id="136" w:author="Danny" w:date="2026-09-30T13:41:00Z">
              <w:tcPr>
                <w:tcW w:w="0" w:type="auto"/>
                <w:gridSpan w:val="3"/>
              </w:tcPr>
            </w:tcPrChange>
          </w:tcPr>
          <w:p w14:paraId="68D573B7" w14:textId="77777777" w:rsidR="00613B0B" w:rsidRPr="00AD6063" w:rsidRDefault="00613B0B" w:rsidP="00366141">
            <w:pPr>
              <w:pStyle w:val="TableNormalParagraph"/>
            </w:pPr>
          </w:p>
        </w:tc>
      </w:tr>
      <w:tr w:rsidR="00613B0B" w:rsidRPr="00AD6063" w14:paraId="577845D8" w14:textId="77777777" w:rsidTr="00613B0B">
        <w:trPr>
          <w:tblCellSpacing w:w="14" w:type="dxa"/>
          <w:trPrChange w:id="137" w:author="Danny" w:date="2026-09-30T13:41:00Z">
            <w:trPr>
              <w:tblCellSpacing w:w="14" w:type="dxa"/>
            </w:trPr>
          </w:trPrChange>
        </w:trPr>
        <w:tc>
          <w:tcPr>
            <w:tcW w:w="0" w:type="auto"/>
            <w:gridSpan w:val="8"/>
            <w:shd w:val="clear" w:color="auto" w:fill="E8E8E8" w:themeFill="background2"/>
            <w:vAlign w:val="center"/>
            <w:tcPrChange w:id="138" w:author="Danny" w:date="2026-09-30T13:41:00Z">
              <w:tcPr>
                <w:tcW w:w="0" w:type="auto"/>
                <w:gridSpan w:val="13"/>
              </w:tcPr>
            </w:tcPrChange>
          </w:tcPr>
          <w:p w14:paraId="082390D7" w14:textId="328371F3" w:rsidR="00613B0B" w:rsidRPr="00AD6063" w:rsidRDefault="00613B0B" w:rsidP="00366141">
            <w:pPr>
              <w:pStyle w:val="TableNormalParagraph"/>
            </w:pPr>
            <w:r>
              <w:t>Other information</w:t>
            </w:r>
          </w:p>
        </w:tc>
      </w:tr>
      <w:tr w:rsidR="00613B0B" w:rsidRPr="00AD6063" w14:paraId="0AA9F2D5" w14:textId="77777777" w:rsidTr="009033FD">
        <w:trPr>
          <w:tblCellSpacing w:w="14" w:type="dxa"/>
          <w:trPrChange w:id="139" w:author="Danny" w:date="2026-09-30T13:41:00Z">
            <w:trPr>
              <w:tblCellSpacing w:w="14" w:type="dxa"/>
            </w:trPr>
          </w:trPrChange>
        </w:trPr>
        <w:tc>
          <w:tcPr>
            <w:tcW w:w="588" w:type="dxa"/>
            <w:vMerge w:val="restart"/>
            <w:tcPrChange w:id="140" w:author="Danny" w:date="2026-09-30T13:41:00Z">
              <w:tcPr>
                <w:tcW w:w="0" w:type="auto"/>
                <w:vMerge w:val="restart"/>
              </w:tcPr>
            </w:tcPrChange>
          </w:tcPr>
          <w:p w14:paraId="4158EB45" w14:textId="0056E846" w:rsidR="00613B0B" w:rsidRDefault="00613B0B" w:rsidP="00366141">
            <w:pPr>
              <w:pStyle w:val="TableNormalParagraph"/>
            </w:pPr>
            <w:r>
              <w:t>24</w:t>
            </w:r>
          </w:p>
        </w:tc>
        <w:tc>
          <w:tcPr>
            <w:tcW w:w="2010" w:type="dxa"/>
            <w:vMerge w:val="restart"/>
            <w:tcPrChange w:id="141" w:author="Danny" w:date="2026-09-30T13:41:00Z">
              <w:tcPr>
                <w:tcW w:w="0" w:type="auto"/>
                <w:gridSpan w:val="4"/>
                <w:vMerge w:val="restart"/>
              </w:tcPr>
            </w:tcPrChange>
          </w:tcPr>
          <w:p w14:paraId="0B468FC3" w14:textId="3AE52D49" w:rsidR="00613B0B" w:rsidRPr="00AD6063" w:rsidRDefault="00613B0B" w:rsidP="00366141">
            <w:pPr>
              <w:pStyle w:val="TableNormalParagraph"/>
            </w:pPr>
            <w:r>
              <w:t>Registration and protocol</w:t>
            </w:r>
          </w:p>
        </w:tc>
        <w:tc>
          <w:tcPr>
            <w:tcW w:w="0" w:type="auto"/>
            <w:gridSpan w:val="2"/>
            <w:tcPrChange w:id="142" w:author="Danny" w:date="2026-09-30T13:41:00Z">
              <w:tcPr>
                <w:tcW w:w="0" w:type="auto"/>
                <w:gridSpan w:val="3"/>
              </w:tcPr>
            </w:tcPrChange>
          </w:tcPr>
          <w:p w14:paraId="615672B9" w14:textId="1293D630" w:rsidR="00613B0B" w:rsidRPr="009D2DEE" w:rsidRDefault="00613B0B" w:rsidP="00366141">
            <w:pPr>
              <w:pStyle w:val="TableNormalParagraph"/>
            </w:pPr>
            <w:ins w:id="143" w:author="Danny" w:date="2026-09-30T13:40:00Z">
              <w:r w:rsidRPr="002E70C1">
                <w:rPr>
                  <w:rFonts w:ascii="Segoe UI Symbol" w:hAnsi="Segoe UI Symbol" w:cs="Segoe UI Symbol"/>
                </w:rPr>
                <w:t>☐</w:t>
              </w:r>
            </w:ins>
          </w:p>
        </w:tc>
        <w:tc>
          <w:tcPr>
            <w:tcW w:w="0" w:type="auto"/>
            <w:gridSpan w:val="2"/>
            <w:vAlign w:val="center"/>
            <w:tcPrChange w:id="144" w:author="Danny" w:date="2026-09-30T13:41:00Z">
              <w:tcPr>
                <w:tcW w:w="0" w:type="auto"/>
                <w:gridSpan w:val="2"/>
                <w:vAlign w:val="center"/>
              </w:tcPr>
            </w:tcPrChange>
          </w:tcPr>
          <w:p w14:paraId="2D05D6DA" w14:textId="4A740E53" w:rsidR="00613B0B" w:rsidRPr="00AD6063" w:rsidRDefault="00613B0B" w:rsidP="00366141">
            <w:pPr>
              <w:pStyle w:val="TableNormalParagraph"/>
            </w:pPr>
            <w:r w:rsidRPr="009D2DEE">
              <w:t>Provide registration information for the review, including register name and registration number, or state that the review was not registered.</w:t>
            </w:r>
          </w:p>
        </w:tc>
        <w:tc>
          <w:tcPr>
            <w:tcW w:w="0" w:type="auto"/>
            <w:gridSpan w:val="2"/>
            <w:tcPrChange w:id="145" w:author="Danny" w:date="2026-09-30T13:41:00Z">
              <w:tcPr>
                <w:tcW w:w="0" w:type="auto"/>
                <w:gridSpan w:val="3"/>
              </w:tcPr>
            </w:tcPrChange>
          </w:tcPr>
          <w:p w14:paraId="541026B6" w14:textId="77777777" w:rsidR="00613B0B" w:rsidRPr="00AD6063" w:rsidRDefault="00613B0B" w:rsidP="00366141">
            <w:pPr>
              <w:pStyle w:val="TableNormalParagraph"/>
            </w:pPr>
          </w:p>
        </w:tc>
      </w:tr>
      <w:tr w:rsidR="00613B0B" w:rsidRPr="00AD6063" w14:paraId="7276E0B9" w14:textId="77777777" w:rsidTr="009033FD">
        <w:trPr>
          <w:tblCellSpacing w:w="14" w:type="dxa"/>
          <w:trPrChange w:id="146" w:author="Danny" w:date="2026-09-30T13:41:00Z">
            <w:trPr>
              <w:tblCellSpacing w:w="14" w:type="dxa"/>
            </w:trPr>
          </w:trPrChange>
        </w:trPr>
        <w:tc>
          <w:tcPr>
            <w:tcW w:w="588" w:type="dxa"/>
            <w:vMerge/>
            <w:tcPrChange w:id="147" w:author="Danny" w:date="2026-09-30T13:41:00Z">
              <w:tcPr>
                <w:tcW w:w="0" w:type="auto"/>
                <w:vMerge/>
              </w:tcPr>
            </w:tcPrChange>
          </w:tcPr>
          <w:p w14:paraId="0E508354" w14:textId="77777777" w:rsidR="00613B0B" w:rsidRDefault="00613B0B" w:rsidP="00366141">
            <w:pPr>
              <w:pStyle w:val="TableNormalParagraph"/>
            </w:pPr>
          </w:p>
        </w:tc>
        <w:tc>
          <w:tcPr>
            <w:tcW w:w="2010" w:type="dxa"/>
            <w:vMerge/>
            <w:tcPrChange w:id="148" w:author="Danny" w:date="2026-09-30T13:41:00Z">
              <w:tcPr>
                <w:tcW w:w="0" w:type="auto"/>
                <w:gridSpan w:val="4"/>
                <w:vMerge/>
              </w:tcPr>
            </w:tcPrChange>
          </w:tcPr>
          <w:p w14:paraId="41CAD53A" w14:textId="77777777" w:rsidR="00613B0B" w:rsidRDefault="00613B0B" w:rsidP="00366141">
            <w:pPr>
              <w:pStyle w:val="TableNormalParagraph"/>
            </w:pPr>
          </w:p>
        </w:tc>
        <w:tc>
          <w:tcPr>
            <w:tcW w:w="0" w:type="auto"/>
            <w:gridSpan w:val="2"/>
            <w:tcPrChange w:id="149" w:author="Danny" w:date="2026-09-30T13:41:00Z">
              <w:tcPr>
                <w:tcW w:w="0" w:type="auto"/>
                <w:gridSpan w:val="3"/>
              </w:tcPr>
            </w:tcPrChange>
          </w:tcPr>
          <w:p w14:paraId="4CC9D9F8" w14:textId="4C8CBBB7" w:rsidR="00613B0B" w:rsidRPr="009D2DEE" w:rsidRDefault="00613B0B" w:rsidP="00366141">
            <w:pPr>
              <w:pStyle w:val="TableNormalParagraph"/>
            </w:pPr>
            <w:ins w:id="150" w:author="Danny" w:date="2026-09-30T13:40:00Z">
              <w:r w:rsidRPr="002E70C1">
                <w:rPr>
                  <w:rFonts w:ascii="Segoe UI Symbol" w:hAnsi="Segoe UI Symbol" w:cs="Segoe UI Symbol"/>
                </w:rPr>
                <w:t>☐</w:t>
              </w:r>
            </w:ins>
          </w:p>
        </w:tc>
        <w:tc>
          <w:tcPr>
            <w:tcW w:w="0" w:type="auto"/>
            <w:gridSpan w:val="2"/>
            <w:vAlign w:val="center"/>
            <w:tcPrChange w:id="151" w:author="Danny" w:date="2026-09-30T13:41:00Z">
              <w:tcPr>
                <w:tcW w:w="0" w:type="auto"/>
                <w:gridSpan w:val="2"/>
                <w:vAlign w:val="center"/>
              </w:tcPr>
            </w:tcPrChange>
          </w:tcPr>
          <w:p w14:paraId="1D62F640" w14:textId="4C7C049D" w:rsidR="00613B0B" w:rsidRPr="00AD6063" w:rsidRDefault="00613B0B" w:rsidP="00366141">
            <w:pPr>
              <w:pStyle w:val="TableNormalParagraph"/>
            </w:pPr>
            <w:r w:rsidRPr="009D2DEE">
              <w:t>Indicate where the review protocol can be accessed, or state that a protocol was not prepared.</w:t>
            </w:r>
          </w:p>
        </w:tc>
        <w:tc>
          <w:tcPr>
            <w:tcW w:w="0" w:type="auto"/>
            <w:gridSpan w:val="2"/>
            <w:tcPrChange w:id="152" w:author="Danny" w:date="2026-09-30T13:41:00Z">
              <w:tcPr>
                <w:tcW w:w="0" w:type="auto"/>
                <w:gridSpan w:val="3"/>
              </w:tcPr>
            </w:tcPrChange>
          </w:tcPr>
          <w:p w14:paraId="788DC977" w14:textId="77777777" w:rsidR="00613B0B" w:rsidRPr="00AD6063" w:rsidRDefault="00613B0B" w:rsidP="00366141">
            <w:pPr>
              <w:pStyle w:val="TableNormalParagraph"/>
            </w:pPr>
          </w:p>
        </w:tc>
      </w:tr>
      <w:tr w:rsidR="00613B0B" w:rsidRPr="00AD6063" w14:paraId="38698F88" w14:textId="77777777" w:rsidTr="009033FD">
        <w:trPr>
          <w:tblCellSpacing w:w="14" w:type="dxa"/>
          <w:trPrChange w:id="153" w:author="Danny" w:date="2026-09-30T13:41:00Z">
            <w:trPr>
              <w:tblCellSpacing w:w="14" w:type="dxa"/>
            </w:trPr>
          </w:trPrChange>
        </w:trPr>
        <w:tc>
          <w:tcPr>
            <w:tcW w:w="588" w:type="dxa"/>
            <w:vMerge/>
            <w:tcPrChange w:id="154" w:author="Danny" w:date="2026-09-30T13:41:00Z">
              <w:tcPr>
                <w:tcW w:w="0" w:type="auto"/>
                <w:vMerge/>
              </w:tcPr>
            </w:tcPrChange>
          </w:tcPr>
          <w:p w14:paraId="0FBACD7B" w14:textId="77777777" w:rsidR="00613B0B" w:rsidRDefault="00613B0B" w:rsidP="00366141">
            <w:pPr>
              <w:pStyle w:val="TableNormalParagraph"/>
            </w:pPr>
          </w:p>
        </w:tc>
        <w:tc>
          <w:tcPr>
            <w:tcW w:w="2010" w:type="dxa"/>
            <w:vMerge/>
            <w:tcPrChange w:id="155" w:author="Danny" w:date="2026-09-30T13:41:00Z">
              <w:tcPr>
                <w:tcW w:w="0" w:type="auto"/>
                <w:gridSpan w:val="4"/>
                <w:vMerge/>
              </w:tcPr>
            </w:tcPrChange>
          </w:tcPr>
          <w:p w14:paraId="0C69B457" w14:textId="77777777" w:rsidR="00613B0B" w:rsidRDefault="00613B0B" w:rsidP="00366141">
            <w:pPr>
              <w:pStyle w:val="TableNormalParagraph"/>
            </w:pPr>
          </w:p>
        </w:tc>
        <w:tc>
          <w:tcPr>
            <w:tcW w:w="0" w:type="auto"/>
            <w:gridSpan w:val="2"/>
            <w:tcPrChange w:id="156" w:author="Danny" w:date="2026-09-30T13:41:00Z">
              <w:tcPr>
                <w:tcW w:w="0" w:type="auto"/>
                <w:gridSpan w:val="3"/>
              </w:tcPr>
            </w:tcPrChange>
          </w:tcPr>
          <w:p w14:paraId="204A3151" w14:textId="4E0A31DF" w:rsidR="00613B0B" w:rsidRPr="009D2DEE" w:rsidRDefault="00613B0B" w:rsidP="00366141">
            <w:pPr>
              <w:pStyle w:val="TableNormalParagraph"/>
            </w:pPr>
            <w:ins w:id="157" w:author="Danny" w:date="2026-09-30T13:40:00Z">
              <w:r w:rsidRPr="002E70C1">
                <w:rPr>
                  <w:rFonts w:ascii="Segoe UI Symbol" w:hAnsi="Segoe UI Symbol" w:cs="Segoe UI Symbol"/>
                </w:rPr>
                <w:t>☐</w:t>
              </w:r>
            </w:ins>
          </w:p>
        </w:tc>
        <w:tc>
          <w:tcPr>
            <w:tcW w:w="0" w:type="auto"/>
            <w:gridSpan w:val="2"/>
            <w:vAlign w:val="center"/>
            <w:tcPrChange w:id="158" w:author="Danny" w:date="2026-09-30T13:41:00Z">
              <w:tcPr>
                <w:tcW w:w="0" w:type="auto"/>
                <w:gridSpan w:val="2"/>
                <w:vAlign w:val="center"/>
              </w:tcPr>
            </w:tcPrChange>
          </w:tcPr>
          <w:p w14:paraId="4E381A1D" w14:textId="76BBDE40" w:rsidR="00613B0B" w:rsidRPr="00AD6063" w:rsidRDefault="00613B0B" w:rsidP="00366141">
            <w:pPr>
              <w:pStyle w:val="TableNormalParagraph"/>
            </w:pPr>
            <w:r w:rsidRPr="009D2DEE">
              <w:t>Describe and explain any amendments to information provided at registration or in the protocol.</w:t>
            </w:r>
          </w:p>
        </w:tc>
        <w:tc>
          <w:tcPr>
            <w:tcW w:w="0" w:type="auto"/>
            <w:gridSpan w:val="2"/>
            <w:tcPrChange w:id="159" w:author="Danny" w:date="2026-09-30T13:41:00Z">
              <w:tcPr>
                <w:tcW w:w="0" w:type="auto"/>
                <w:gridSpan w:val="3"/>
              </w:tcPr>
            </w:tcPrChange>
          </w:tcPr>
          <w:p w14:paraId="594EA054" w14:textId="77777777" w:rsidR="00613B0B" w:rsidRPr="00AD6063" w:rsidRDefault="00613B0B" w:rsidP="00366141">
            <w:pPr>
              <w:pStyle w:val="TableNormalParagraph"/>
            </w:pPr>
          </w:p>
        </w:tc>
      </w:tr>
      <w:tr w:rsidR="00613B0B" w:rsidRPr="00AD6063" w14:paraId="69DD2B2F" w14:textId="77777777" w:rsidTr="009033FD">
        <w:trPr>
          <w:tblCellSpacing w:w="14" w:type="dxa"/>
          <w:trPrChange w:id="160" w:author="Danny" w:date="2026-09-30T13:41:00Z">
            <w:trPr>
              <w:tblCellSpacing w:w="14" w:type="dxa"/>
            </w:trPr>
          </w:trPrChange>
        </w:trPr>
        <w:tc>
          <w:tcPr>
            <w:tcW w:w="588" w:type="dxa"/>
            <w:tcPrChange w:id="161" w:author="Danny" w:date="2026-09-30T13:41:00Z">
              <w:tcPr>
                <w:tcW w:w="0" w:type="auto"/>
              </w:tcPr>
            </w:tcPrChange>
          </w:tcPr>
          <w:p w14:paraId="5AED099C" w14:textId="6AE3DB12" w:rsidR="00613B0B" w:rsidRDefault="00613B0B" w:rsidP="00366141">
            <w:pPr>
              <w:pStyle w:val="TableNormalParagraph"/>
            </w:pPr>
            <w:r>
              <w:t>25</w:t>
            </w:r>
          </w:p>
        </w:tc>
        <w:tc>
          <w:tcPr>
            <w:tcW w:w="2010" w:type="dxa"/>
            <w:tcPrChange w:id="162" w:author="Danny" w:date="2026-09-30T13:41:00Z">
              <w:tcPr>
                <w:tcW w:w="0" w:type="auto"/>
                <w:gridSpan w:val="4"/>
              </w:tcPr>
            </w:tcPrChange>
          </w:tcPr>
          <w:p w14:paraId="5296891A" w14:textId="7BE6E9DE" w:rsidR="00613B0B" w:rsidRPr="00AD6063" w:rsidRDefault="00613B0B" w:rsidP="00366141">
            <w:pPr>
              <w:pStyle w:val="TableNormalParagraph"/>
            </w:pPr>
            <w:r>
              <w:t>Support</w:t>
            </w:r>
          </w:p>
        </w:tc>
        <w:tc>
          <w:tcPr>
            <w:tcW w:w="0" w:type="auto"/>
            <w:gridSpan w:val="2"/>
            <w:tcPrChange w:id="163" w:author="Danny" w:date="2026-09-30T13:41:00Z">
              <w:tcPr>
                <w:tcW w:w="0" w:type="auto"/>
                <w:gridSpan w:val="3"/>
              </w:tcPr>
            </w:tcPrChange>
          </w:tcPr>
          <w:p w14:paraId="547D4E89" w14:textId="78282268" w:rsidR="00613B0B" w:rsidRPr="009D2DEE" w:rsidRDefault="00613B0B" w:rsidP="00366141">
            <w:pPr>
              <w:pStyle w:val="TableNormalParagraph"/>
            </w:pPr>
            <w:ins w:id="164" w:author="Danny" w:date="2026-09-30T13:40:00Z">
              <w:r w:rsidRPr="002E70C1">
                <w:rPr>
                  <w:rFonts w:ascii="Segoe UI Symbol" w:hAnsi="Segoe UI Symbol" w:cs="Segoe UI Symbol"/>
                </w:rPr>
                <w:t>☐</w:t>
              </w:r>
            </w:ins>
          </w:p>
        </w:tc>
        <w:tc>
          <w:tcPr>
            <w:tcW w:w="0" w:type="auto"/>
            <w:gridSpan w:val="2"/>
            <w:vAlign w:val="center"/>
            <w:tcPrChange w:id="165" w:author="Danny" w:date="2026-09-30T13:41:00Z">
              <w:tcPr>
                <w:tcW w:w="0" w:type="auto"/>
                <w:gridSpan w:val="2"/>
                <w:vAlign w:val="center"/>
              </w:tcPr>
            </w:tcPrChange>
          </w:tcPr>
          <w:p w14:paraId="741685B5" w14:textId="5952B1D6" w:rsidR="00613B0B" w:rsidRPr="00AD6063" w:rsidRDefault="00613B0B" w:rsidP="00366141">
            <w:pPr>
              <w:pStyle w:val="TableNormalParagraph"/>
            </w:pPr>
            <w:r w:rsidRPr="009D2DEE">
              <w:t>Describe sources of financial or non-financial support for the review, and the role of the funders or sponsors in the review.</w:t>
            </w:r>
          </w:p>
        </w:tc>
        <w:tc>
          <w:tcPr>
            <w:tcW w:w="0" w:type="auto"/>
            <w:gridSpan w:val="2"/>
            <w:tcPrChange w:id="166" w:author="Danny" w:date="2026-09-30T13:41:00Z">
              <w:tcPr>
                <w:tcW w:w="0" w:type="auto"/>
                <w:gridSpan w:val="3"/>
              </w:tcPr>
            </w:tcPrChange>
          </w:tcPr>
          <w:p w14:paraId="1F1453BD" w14:textId="77777777" w:rsidR="00613B0B" w:rsidRPr="00AD6063" w:rsidRDefault="00613B0B" w:rsidP="00366141">
            <w:pPr>
              <w:pStyle w:val="TableNormalParagraph"/>
            </w:pPr>
          </w:p>
        </w:tc>
      </w:tr>
      <w:tr w:rsidR="00613B0B" w:rsidRPr="00AD6063" w14:paraId="19E54CE4" w14:textId="77777777" w:rsidTr="009033FD">
        <w:trPr>
          <w:tblCellSpacing w:w="14" w:type="dxa"/>
          <w:trPrChange w:id="167" w:author="Danny" w:date="2026-09-30T13:41:00Z">
            <w:trPr>
              <w:tblCellSpacing w:w="14" w:type="dxa"/>
            </w:trPr>
          </w:trPrChange>
        </w:trPr>
        <w:tc>
          <w:tcPr>
            <w:tcW w:w="588" w:type="dxa"/>
            <w:tcPrChange w:id="168" w:author="Danny" w:date="2026-09-30T13:41:00Z">
              <w:tcPr>
                <w:tcW w:w="0" w:type="auto"/>
              </w:tcPr>
            </w:tcPrChange>
          </w:tcPr>
          <w:p w14:paraId="77D7C480" w14:textId="3215638B" w:rsidR="00613B0B" w:rsidRDefault="00613B0B" w:rsidP="00366141">
            <w:pPr>
              <w:pStyle w:val="TableNormalParagraph"/>
            </w:pPr>
            <w:r>
              <w:t>26</w:t>
            </w:r>
          </w:p>
        </w:tc>
        <w:tc>
          <w:tcPr>
            <w:tcW w:w="2010" w:type="dxa"/>
            <w:tcPrChange w:id="169" w:author="Danny" w:date="2026-09-30T13:41:00Z">
              <w:tcPr>
                <w:tcW w:w="0" w:type="auto"/>
                <w:gridSpan w:val="4"/>
              </w:tcPr>
            </w:tcPrChange>
          </w:tcPr>
          <w:p w14:paraId="2B9A549E" w14:textId="15ACA5A6" w:rsidR="00613B0B" w:rsidRPr="00AD6063" w:rsidRDefault="00613B0B" w:rsidP="00366141">
            <w:pPr>
              <w:pStyle w:val="TableNormalParagraph"/>
            </w:pPr>
            <w:r>
              <w:t>Competing interests</w:t>
            </w:r>
          </w:p>
        </w:tc>
        <w:tc>
          <w:tcPr>
            <w:tcW w:w="0" w:type="auto"/>
            <w:gridSpan w:val="2"/>
            <w:tcPrChange w:id="170" w:author="Danny" w:date="2026-09-30T13:41:00Z">
              <w:tcPr>
                <w:tcW w:w="0" w:type="auto"/>
                <w:gridSpan w:val="3"/>
              </w:tcPr>
            </w:tcPrChange>
          </w:tcPr>
          <w:p w14:paraId="75AE2CD3" w14:textId="36BCED49" w:rsidR="00613B0B" w:rsidRPr="009D2DEE" w:rsidRDefault="00613B0B" w:rsidP="00366141">
            <w:pPr>
              <w:pStyle w:val="TableNormalParagraph"/>
            </w:pPr>
            <w:ins w:id="171" w:author="Danny" w:date="2026-09-30T13:40:00Z">
              <w:r w:rsidRPr="002E70C1">
                <w:rPr>
                  <w:rFonts w:ascii="Segoe UI Symbol" w:hAnsi="Segoe UI Symbol" w:cs="Segoe UI Symbol"/>
                </w:rPr>
                <w:t>☐</w:t>
              </w:r>
            </w:ins>
          </w:p>
        </w:tc>
        <w:tc>
          <w:tcPr>
            <w:tcW w:w="0" w:type="auto"/>
            <w:gridSpan w:val="2"/>
            <w:vAlign w:val="center"/>
            <w:tcPrChange w:id="172" w:author="Danny" w:date="2026-09-30T13:41:00Z">
              <w:tcPr>
                <w:tcW w:w="0" w:type="auto"/>
                <w:gridSpan w:val="2"/>
                <w:vAlign w:val="center"/>
              </w:tcPr>
            </w:tcPrChange>
          </w:tcPr>
          <w:p w14:paraId="5AACFD73" w14:textId="663AB7E8" w:rsidR="00613B0B" w:rsidRPr="00AD6063" w:rsidRDefault="00613B0B" w:rsidP="00366141">
            <w:pPr>
              <w:pStyle w:val="TableNormalParagraph"/>
            </w:pPr>
            <w:r w:rsidRPr="009D2DEE">
              <w:t>Declare any competing interests of review authors.</w:t>
            </w:r>
          </w:p>
        </w:tc>
        <w:tc>
          <w:tcPr>
            <w:tcW w:w="0" w:type="auto"/>
            <w:gridSpan w:val="2"/>
            <w:tcPrChange w:id="173" w:author="Danny" w:date="2026-09-30T13:41:00Z">
              <w:tcPr>
                <w:tcW w:w="0" w:type="auto"/>
                <w:gridSpan w:val="3"/>
              </w:tcPr>
            </w:tcPrChange>
          </w:tcPr>
          <w:p w14:paraId="39840CA1" w14:textId="77777777" w:rsidR="00613B0B" w:rsidRPr="00AD6063" w:rsidRDefault="00613B0B" w:rsidP="00366141">
            <w:pPr>
              <w:pStyle w:val="TableNormalParagraph"/>
            </w:pPr>
          </w:p>
        </w:tc>
      </w:tr>
      <w:tr w:rsidR="001078BD" w:rsidRPr="00AD6063" w14:paraId="57FF7371" w14:textId="77777777" w:rsidTr="009033FD">
        <w:trPr>
          <w:trHeight w:val="28"/>
          <w:tblCellSpacing w:w="14" w:type="dxa"/>
          <w:ins w:id="174" w:author="Danny" w:date="2026-09-30T13:21:00Z"/>
        </w:trPr>
        <w:tc>
          <w:tcPr>
            <w:tcW w:w="588" w:type="dxa"/>
            <w:tcBorders>
              <w:bottom w:val="single" w:sz="4" w:space="0" w:color="auto"/>
            </w:tcBorders>
          </w:tcPr>
          <w:p w14:paraId="0D975091" w14:textId="1431260B" w:rsidR="00613B0B" w:rsidRDefault="00613B0B" w:rsidP="00366141">
            <w:pPr>
              <w:pStyle w:val="TableNormalParagraph"/>
              <w:rPr>
                <w:ins w:id="175" w:author="Danny" w:date="2026-09-30T13:21:00Z"/>
              </w:rPr>
            </w:pPr>
            <w:ins w:id="176" w:author="Danny" w:date="2026-09-30T13:22:00Z">
              <w:r>
                <w:t>27</w:t>
              </w:r>
            </w:ins>
          </w:p>
        </w:tc>
        <w:tc>
          <w:tcPr>
            <w:tcW w:w="2010" w:type="dxa"/>
            <w:tcBorders>
              <w:bottom w:val="single" w:sz="4" w:space="0" w:color="auto"/>
            </w:tcBorders>
          </w:tcPr>
          <w:p w14:paraId="00FA7B89" w14:textId="5A698F2A" w:rsidR="00613B0B" w:rsidRDefault="00613B0B" w:rsidP="00366141">
            <w:pPr>
              <w:pStyle w:val="TableNormalParagraph"/>
              <w:rPr>
                <w:ins w:id="177" w:author="Danny" w:date="2026-09-30T13:21:00Z"/>
              </w:rPr>
            </w:pPr>
            <w:ins w:id="178" w:author="Danny" w:date="2026-09-30T13:21:00Z">
              <w:r>
                <w:t>Availability of data, code and other material</w:t>
              </w:r>
            </w:ins>
            <w:ins w:id="179" w:author="Danny" w:date="2026-09-30T13:22:00Z">
              <w:r>
                <w:t>s</w:t>
              </w:r>
            </w:ins>
          </w:p>
        </w:tc>
        <w:tc>
          <w:tcPr>
            <w:tcW w:w="0" w:type="auto"/>
            <w:gridSpan w:val="3"/>
            <w:tcBorders>
              <w:bottom w:val="single" w:sz="4" w:space="0" w:color="auto"/>
            </w:tcBorders>
          </w:tcPr>
          <w:p w14:paraId="6789F288" w14:textId="08E7ECF4" w:rsidR="00613B0B" w:rsidRPr="009D2DEE" w:rsidRDefault="00613B0B" w:rsidP="00366141">
            <w:pPr>
              <w:pStyle w:val="TableNormalParagraph"/>
              <w:rPr>
                <w:ins w:id="180" w:author="Danny" w:date="2026-09-30T13:26:00Z"/>
              </w:rPr>
            </w:pPr>
            <w:ins w:id="181" w:author="Danny" w:date="2026-09-30T13:40:00Z">
              <w:r w:rsidRPr="002E70C1">
                <w:rPr>
                  <w:rFonts w:ascii="Segoe UI Symbol" w:hAnsi="Segoe UI Symbol" w:cs="Segoe UI Symbol"/>
                </w:rPr>
                <w:t>☐</w:t>
              </w:r>
            </w:ins>
          </w:p>
        </w:tc>
        <w:tc>
          <w:tcPr>
            <w:tcW w:w="0" w:type="auto"/>
            <w:gridSpan w:val="2"/>
            <w:tcBorders>
              <w:bottom w:val="single" w:sz="4" w:space="0" w:color="auto"/>
            </w:tcBorders>
            <w:vAlign w:val="center"/>
          </w:tcPr>
          <w:p w14:paraId="2461D45E" w14:textId="35FA89EC" w:rsidR="00613B0B" w:rsidRPr="009D2DEE" w:rsidRDefault="00613B0B" w:rsidP="00366141">
            <w:pPr>
              <w:pStyle w:val="TableNormalParagraph"/>
              <w:rPr>
                <w:ins w:id="182" w:author="Danny" w:date="2026-09-30T13:21:00Z"/>
              </w:rPr>
            </w:pPr>
            <w:ins w:id="183" w:author="Danny" w:date="2026-09-30T13:21:00Z">
              <w:r w:rsidRPr="009D2DEE">
                <w:t>Report which of the following are publicly available and where they can be found: template data collection forms; data extracted from included studies; data used for all analyses; analytic code; any other materials used in the review.</w:t>
              </w:r>
            </w:ins>
          </w:p>
        </w:tc>
        <w:tc>
          <w:tcPr>
            <w:tcW w:w="0" w:type="auto"/>
            <w:tcBorders>
              <w:bottom w:val="single" w:sz="4" w:space="0" w:color="auto"/>
            </w:tcBorders>
          </w:tcPr>
          <w:p w14:paraId="581CEA52" w14:textId="77777777" w:rsidR="00613B0B" w:rsidRPr="00AD6063" w:rsidRDefault="00613B0B" w:rsidP="00366141">
            <w:pPr>
              <w:pStyle w:val="TableNormalParagraph"/>
              <w:rPr>
                <w:ins w:id="184" w:author="Danny" w:date="2026-09-30T13:21:00Z"/>
              </w:rPr>
            </w:pPr>
          </w:p>
        </w:tc>
      </w:tr>
      <w:tr w:rsidR="0061149E" w:rsidRPr="00AD6063" w:rsidDel="00C25E3A" w14:paraId="64EA288A" w14:textId="77777777" w:rsidTr="009033FD">
        <w:trPr>
          <w:trHeight w:val="28"/>
          <w:tblCellSpacing w:w="14" w:type="dxa"/>
          <w:del w:id="185" w:author="Danny" w:date="2026-09-30T13:22:00Z"/>
        </w:trPr>
        <w:tc>
          <w:tcPr>
            <w:tcW w:w="588" w:type="dxa"/>
            <w:tcBorders>
              <w:bottom w:val="single" w:sz="4" w:space="0" w:color="auto"/>
            </w:tcBorders>
          </w:tcPr>
          <w:p w14:paraId="20D5A2A3" w14:textId="78A1AEAE" w:rsidR="00C25E3A" w:rsidRPr="00C25E3A" w:rsidDel="00C25E3A" w:rsidRDefault="00C25E3A">
            <w:pPr>
              <w:rPr>
                <w:del w:id="186" w:author="Danny" w:date="2026-09-30T13:22:00Z"/>
              </w:rPr>
              <w:pPrChange w:id="187" w:author="Danny" w:date="2026-09-30T13:19:00Z">
                <w:pPr>
                  <w:pStyle w:val="TableNormalParagraph"/>
                  <w:jc w:val="center"/>
                </w:pPr>
              </w:pPrChange>
            </w:pPr>
            <w:del w:id="188" w:author="Danny" w:date="2026-09-30T13:22:00Z">
              <w:r w:rsidDel="00C25E3A">
                <w:delText>27</w:delText>
              </w:r>
            </w:del>
          </w:p>
        </w:tc>
        <w:tc>
          <w:tcPr>
            <w:tcW w:w="2010" w:type="dxa"/>
            <w:tcBorders>
              <w:bottom w:val="single" w:sz="4" w:space="0" w:color="auto"/>
            </w:tcBorders>
          </w:tcPr>
          <w:p w14:paraId="3ECD02DC" w14:textId="79CF3A38" w:rsidR="00C25E3A" w:rsidRPr="00484886" w:rsidDel="00C25E3A" w:rsidRDefault="00C25E3A">
            <w:pPr>
              <w:rPr>
                <w:del w:id="189" w:author="Danny" w:date="2026-09-30T13:22:00Z"/>
              </w:rPr>
              <w:pPrChange w:id="190" w:author="Danny" w:date="2026-09-30T13:21:00Z">
                <w:pPr>
                  <w:pStyle w:val="TableNormalParagraph"/>
                </w:pPr>
              </w:pPrChange>
            </w:pPr>
            <w:del w:id="191" w:author="Danny" w:date="2026-09-30T13:22:00Z">
              <w:r w:rsidDel="00C25E3A">
                <w:delText>Availability of data, code and other materials</w:delText>
              </w:r>
            </w:del>
          </w:p>
        </w:tc>
        <w:tc>
          <w:tcPr>
            <w:tcW w:w="0" w:type="auto"/>
            <w:tcBorders>
              <w:bottom w:val="single" w:sz="4" w:space="0" w:color="auto"/>
            </w:tcBorders>
          </w:tcPr>
          <w:p w14:paraId="1875F5F2" w14:textId="77777777" w:rsidR="00C25E3A" w:rsidRPr="009D2DEE" w:rsidDel="00C25E3A" w:rsidRDefault="00C25E3A"/>
        </w:tc>
        <w:tc>
          <w:tcPr>
            <w:tcW w:w="0" w:type="auto"/>
            <w:gridSpan w:val="4"/>
            <w:tcBorders>
              <w:bottom w:val="single" w:sz="4" w:space="0" w:color="auto"/>
            </w:tcBorders>
            <w:vAlign w:val="center"/>
          </w:tcPr>
          <w:p w14:paraId="59F37BE0" w14:textId="322A3668" w:rsidR="00C25E3A" w:rsidRPr="00AD6063" w:rsidDel="00C25E3A" w:rsidRDefault="00C25E3A" w:rsidP="00423266">
            <w:pPr>
              <w:pStyle w:val="TableNormalParagraph"/>
              <w:rPr>
                <w:del w:id="192" w:author="Danny" w:date="2026-09-30T13:22:00Z"/>
              </w:rPr>
            </w:pPr>
            <w:del w:id="193" w:author="Danny" w:date="2026-09-30T13:22:00Z">
              <w:r w:rsidRPr="009D2DEE" w:rsidDel="00C25E3A">
                <w:delText>Report which of the following are publicly available and where they can be found: template data collection forms; data extracted from included studies; data used for all analyses; analytic code; any other materials used in the review.</w:delText>
              </w:r>
            </w:del>
          </w:p>
        </w:tc>
        <w:tc>
          <w:tcPr>
            <w:tcW w:w="0" w:type="auto"/>
            <w:tcBorders>
              <w:bottom w:val="single" w:sz="4" w:space="0" w:color="auto"/>
            </w:tcBorders>
          </w:tcPr>
          <w:p w14:paraId="6CE424ED" w14:textId="533F5D60" w:rsidR="00C25E3A" w:rsidRPr="00AD6063" w:rsidDel="00C25E3A" w:rsidRDefault="00C25E3A" w:rsidP="00423266">
            <w:pPr>
              <w:pStyle w:val="TableNormalParagraph"/>
              <w:rPr>
                <w:del w:id="194" w:author="Danny" w:date="2026-09-30T13:22:00Z"/>
              </w:rPr>
            </w:pPr>
          </w:p>
        </w:tc>
      </w:tr>
    </w:tbl>
    <w:p w14:paraId="6AE17D40" w14:textId="77777777" w:rsidR="00000000" w:rsidRDefault="00000000">
      <w:pPr>
        <w:spacing w:before="120" w:after="120" w:line="276" w:lineRule="auto"/>
        <w:rPr>
          <w:ins w:id="195" w:author="Danny" w:date="2026-09-30T13:22:00Z"/>
          <w:rPrChange w:id="196" w:author="Danny" w:date="2026-09-30T13:25:00Z">
            <w:rPr>
              <w:ins w:id="197" w:author="Danny" w:date="2026-09-30T13:22:00Z"/>
              <w:b/>
              <w:bCs/>
            </w:rPr>
          </w:rPrChange>
        </w:rPr>
        <w:sectPr w:rsidR="00000000" w:rsidSect="00C25E3A">
          <w:headerReference w:type="even" r:id="rId38"/>
          <w:headerReference w:type="default" r:id="rId39"/>
          <w:footerReference w:type="even" r:id="rId40"/>
          <w:footerReference w:type="default" r:id="rId41"/>
          <w:headerReference w:type="first" r:id="rId42"/>
          <w:footerReference w:type="first" r:id="rId43"/>
          <w:footnotePr>
            <w:pos w:val="beneathText"/>
            <w:numFmt w:val="chicago"/>
            <w:numStart w:val="2"/>
          </w:footnotePr>
          <w:pgSz w:w="16838" w:h="23811" w:code="8"/>
          <w:pgMar w:top="1440" w:right="1440" w:bottom="540" w:left="1440" w:header="0" w:footer="0" w:gutter="0"/>
          <w:lnNumType w:countBy="1" w:restart="continuous"/>
          <w:pgNumType w:start="1"/>
          <w:cols w:space="720"/>
          <w:docGrid w:linePitch="360"/>
        </w:sectPr>
        <w:pPrChange w:id="200" w:author="Danny" w:date="2026-09-30T13:25:00Z">
          <w:pPr>
            <w:spacing w:after="160" w:line="278" w:lineRule="auto"/>
          </w:pPr>
        </w:pPrChange>
      </w:pPr>
    </w:p>
    <w:p w14:paraId="05B73B66" w14:textId="77777777" w:rsidR="009033FD" w:rsidRPr="009033FD" w:rsidRDefault="009033FD">
      <w:pPr>
        <w:pStyle w:val="Title"/>
        <w:rPr>
          <w:ins w:id="201" w:author="Danny" w:date="2026-09-30T13:42:00Z"/>
          <w:sz w:val="32"/>
          <w:szCs w:val="32"/>
          <w:rPrChange w:id="202" w:author="Danny" w:date="2026-09-30T13:43:00Z">
            <w:rPr>
              <w:ins w:id="203" w:author="Danny" w:date="2026-09-30T13:42:00Z"/>
            </w:rPr>
          </w:rPrChange>
        </w:rPr>
        <w:pPrChange w:id="204" w:author="Danny" w:date="2026-09-30T13:43:00Z">
          <w:pPr>
            <w:spacing w:after="160" w:line="278" w:lineRule="auto"/>
          </w:pPr>
        </w:pPrChange>
      </w:pPr>
      <w:ins w:id="205" w:author="Danny" w:date="2026-09-30T13:41:00Z">
        <w:r w:rsidRPr="009033FD">
          <w:rPr>
            <w:sz w:val="32"/>
            <w:szCs w:val="32"/>
            <w:rPrChange w:id="206" w:author="Danny" w:date="2026-09-30T13:43:00Z">
              <w:rPr>
                <w:sz w:val="24"/>
              </w:rPr>
            </w:rPrChange>
          </w:rPr>
          <w:lastRenderedPageBreak/>
          <w:t xml:space="preserve">What is the optimal graft choice for </w:t>
        </w:r>
      </w:ins>
      <w:ins w:id="207" w:author="Danny" w:date="2026-09-30T13:42:00Z">
        <w:r w:rsidRPr="009033FD">
          <w:rPr>
            <w:sz w:val="32"/>
            <w:szCs w:val="32"/>
            <w:rPrChange w:id="208" w:author="Danny" w:date="2026-09-30T13:43:00Z">
              <w:rPr>
                <w:sz w:val="24"/>
              </w:rPr>
            </w:rPrChange>
          </w:rPr>
          <w:t>primary anterior cruciate ligament reconstruction surgery?</w:t>
        </w:r>
      </w:ins>
    </w:p>
    <w:p w14:paraId="064D1C4B" w14:textId="77777777" w:rsidR="009033FD" w:rsidRDefault="009033FD" w:rsidP="009033FD">
      <w:pPr>
        <w:pStyle w:val="Subtitle"/>
        <w:pBdr>
          <w:bottom w:val="single" w:sz="6" w:space="1" w:color="auto"/>
        </w:pBdr>
        <w:rPr>
          <w:ins w:id="209" w:author="Danny" w:date="2026-09-30T13:50:00Z"/>
          <w:sz w:val="28"/>
          <w:szCs w:val="36"/>
        </w:rPr>
      </w:pPr>
      <w:ins w:id="210" w:author="Danny" w:date="2026-09-30T13:42:00Z">
        <w:r w:rsidRPr="009033FD">
          <w:rPr>
            <w:sz w:val="28"/>
            <w:szCs w:val="36"/>
            <w:rPrChange w:id="211" w:author="Danny" w:date="2026-09-30T13:43:00Z">
              <w:rPr/>
            </w:rPrChange>
          </w:rPr>
          <w:t>A living systematic review and frequentist network meta-analysis of randomised controlled trials</w:t>
        </w:r>
      </w:ins>
    </w:p>
    <w:p w14:paraId="171FE080" w14:textId="19520793" w:rsidR="009033FD" w:rsidRPr="0061149E" w:rsidRDefault="009033FD" w:rsidP="009033FD">
      <w:pPr>
        <w:rPr>
          <w:ins w:id="212" w:author="Danny" w:date="2026-09-30T13:44:00Z"/>
          <w:vertAlign w:val="superscript"/>
          <w:lang w:val="pl-PL"/>
        </w:rPr>
      </w:pPr>
      <w:commentRangeStart w:id="213"/>
      <w:ins w:id="214" w:author="Danny" w:date="2026-09-30T13:43:00Z">
        <w:r w:rsidRPr="0061149E">
          <w:rPr>
            <w:lang w:val="pl-PL"/>
            <w:rPrChange w:id="215" w:author="Danny" w:date="2026-09-30T13:49:00Z">
              <w:rPr/>
            </w:rPrChange>
          </w:rPr>
          <w:t>Dong Woon Kim, M.D</w:t>
        </w:r>
      </w:ins>
      <w:ins w:id="216" w:author="Danny" w:date="2026-09-30T13:44:00Z">
        <w:r w:rsidRPr="0061149E">
          <w:rPr>
            <w:lang w:val="pl-PL"/>
            <w:rPrChange w:id="217" w:author="Danny" w:date="2026-09-30T13:49:00Z">
              <w:rPr/>
            </w:rPrChange>
          </w:rPr>
          <w:t>.</w:t>
        </w:r>
        <w:r w:rsidRPr="0061149E">
          <w:rPr>
            <w:vertAlign w:val="superscript"/>
            <w:lang w:val="pl-PL"/>
          </w:rPr>
          <w:t>1</w:t>
        </w:r>
      </w:ins>
      <w:ins w:id="218" w:author="Danny" w:date="2026-09-30T13:48:00Z">
        <w:r w:rsidR="0061149E" w:rsidRPr="0061149E">
          <w:rPr>
            <w:vertAlign w:val="superscript"/>
            <w:lang w:val="pl-PL"/>
          </w:rPr>
          <w:t>,2,3</w:t>
        </w:r>
      </w:ins>
      <w:ins w:id="219" w:author="Danny" w:date="2026-09-30T13:44:00Z">
        <w:r w:rsidRPr="0061149E">
          <w:rPr>
            <w:lang w:val="pl-PL"/>
            <w:rPrChange w:id="220" w:author="Danny" w:date="2026-09-30T13:49:00Z">
              <w:rPr/>
            </w:rPrChange>
          </w:rPr>
          <w:t xml:space="preserve">, </w:t>
        </w:r>
      </w:ins>
      <w:ins w:id="221" w:author="Danny" w:date="2026-09-30T13:49:00Z">
        <w:r w:rsidR="0061149E" w:rsidRPr="0061149E">
          <w:rPr>
            <w:lang w:val="pl-PL"/>
            <w:rPrChange w:id="222" w:author="Danny" w:date="2026-09-30T13:49:00Z">
              <w:rPr/>
            </w:rPrChange>
          </w:rPr>
          <w:t xml:space="preserve">Konrad </w:t>
        </w:r>
        <w:commentRangeStart w:id="223"/>
        <w:commentRangeEnd w:id="223"/>
        <w:r w:rsidR="0061149E">
          <w:rPr>
            <w:rStyle w:val="CommentReference"/>
            <w:rFonts w:eastAsiaTheme="minorEastAsia"/>
          </w:rPr>
          <w:commentReference w:id="223"/>
        </w:r>
        <w:commentRangeStart w:id="224"/>
        <w:commentRangeEnd w:id="224"/>
        <w:r w:rsidR="0061149E">
          <w:rPr>
            <w:rStyle w:val="CommentReference"/>
            <w:rFonts w:eastAsiaTheme="minorEastAsia"/>
          </w:rPr>
          <w:commentReference w:id="224"/>
        </w:r>
      </w:ins>
      <w:ins w:id="225" w:author="Danny" w:date="2026-09-30T13:44:00Z">
        <w:r w:rsidRPr="0061149E">
          <w:rPr>
            <w:lang w:val="pl-PL"/>
            <w:rPrChange w:id="226" w:author="Danny" w:date="2026-09-30T13:49:00Z">
              <w:rPr/>
            </w:rPrChange>
          </w:rPr>
          <w:t>Malinowski</w:t>
        </w:r>
        <w:r w:rsidRPr="0061149E">
          <w:rPr>
            <w:lang w:val="pl-PL"/>
          </w:rPr>
          <w:t>, M.D., Ph.D.</w:t>
        </w:r>
        <w:r w:rsidRPr="0061149E">
          <w:rPr>
            <w:vertAlign w:val="superscript"/>
            <w:lang w:val="pl-PL"/>
          </w:rPr>
          <w:t>1,2</w:t>
        </w:r>
      </w:ins>
      <w:ins w:id="227" w:author="Danny" w:date="2026-09-30T13:47:00Z">
        <w:r w:rsidRPr="0061149E">
          <w:rPr>
            <w:vertAlign w:val="superscript"/>
            <w:lang w:val="pl-PL"/>
          </w:rPr>
          <w:t>,3</w:t>
        </w:r>
      </w:ins>
      <w:commentRangeEnd w:id="213"/>
      <w:ins w:id="228" w:author="Danny" w:date="2026-09-30T13:49:00Z">
        <w:r w:rsidR="0061149E">
          <w:rPr>
            <w:rStyle w:val="CommentReference"/>
            <w:rFonts w:eastAsiaTheme="minorEastAsia"/>
          </w:rPr>
          <w:commentReference w:id="213"/>
        </w:r>
      </w:ins>
    </w:p>
    <w:p w14:paraId="6365AFD7" w14:textId="77777777" w:rsidR="009033FD" w:rsidRPr="0061149E" w:rsidRDefault="009033FD" w:rsidP="009033FD">
      <w:pPr>
        <w:rPr>
          <w:ins w:id="229" w:author="Danny" w:date="2026-09-30T13:44:00Z"/>
          <w:vertAlign w:val="superscript"/>
          <w:rPrChange w:id="230" w:author="Danny" w:date="2026-09-30T13:49:00Z">
            <w:rPr>
              <w:ins w:id="231" w:author="Danny" w:date="2026-09-30T13:44:00Z"/>
              <w:vertAlign w:val="superscript"/>
              <w:lang w:val="pl-PL"/>
            </w:rPr>
          </w:rPrChange>
        </w:rPr>
      </w:pPr>
      <w:ins w:id="232" w:author="Danny" w:date="2026-09-30T13:44:00Z">
        <w:r w:rsidRPr="0061149E">
          <w:rPr>
            <w:vertAlign w:val="superscript"/>
            <w:rPrChange w:id="233" w:author="Danny" w:date="2026-09-30T13:49:00Z">
              <w:rPr>
                <w:vertAlign w:val="superscript"/>
                <w:lang w:val="pl-PL"/>
              </w:rPr>
            </w:rPrChange>
          </w:rPr>
          <w:t>__________________________</w:t>
        </w:r>
      </w:ins>
    </w:p>
    <w:p w14:paraId="2AAE658C" w14:textId="77777777" w:rsidR="009033FD" w:rsidRPr="0061149E" w:rsidRDefault="009033FD" w:rsidP="009033FD">
      <w:pPr>
        <w:rPr>
          <w:ins w:id="234" w:author="Danny" w:date="2026-09-30T13:45:00Z"/>
          <w:b/>
          <w:bCs/>
          <w:rPrChange w:id="235" w:author="Danny" w:date="2026-09-30T13:49:00Z">
            <w:rPr>
              <w:ins w:id="236" w:author="Danny" w:date="2026-09-30T13:45:00Z"/>
              <w:b/>
              <w:bCs/>
              <w:lang w:val="pl-PL"/>
            </w:rPr>
          </w:rPrChange>
        </w:rPr>
      </w:pPr>
      <w:ins w:id="237" w:author="Danny" w:date="2026-09-30T13:44:00Z">
        <w:r w:rsidRPr="0061149E">
          <w:rPr>
            <w:b/>
            <w:bCs/>
            <w:rPrChange w:id="238" w:author="Danny" w:date="2026-09-30T13:49:00Z">
              <w:rPr>
                <w:b/>
                <w:bCs/>
                <w:lang w:val="pl-PL"/>
              </w:rPr>
            </w:rPrChange>
          </w:rPr>
          <w:t>Affi</w:t>
        </w:r>
      </w:ins>
      <w:ins w:id="239" w:author="Danny" w:date="2026-09-30T13:45:00Z">
        <w:r w:rsidRPr="0061149E">
          <w:rPr>
            <w:b/>
            <w:bCs/>
            <w:rPrChange w:id="240" w:author="Danny" w:date="2026-09-30T13:49:00Z">
              <w:rPr>
                <w:b/>
                <w:bCs/>
                <w:lang w:val="pl-PL"/>
              </w:rPr>
            </w:rPrChange>
          </w:rPr>
          <w:t>liations</w:t>
        </w:r>
      </w:ins>
    </w:p>
    <w:p w14:paraId="601FE7FF" w14:textId="3BF46F97" w:rsidR="009033FD" w:rsidRDefault="009033FD" w:rsidP="009033FD">
      <w:pPr>
        <w:rPr>
          <w:ins w:id="241" w:author="Danny" w:date="2026-09-30T13:46:00Z"/>
        </w:rPr>
      </w:pPr>
      <w:ins w:id="242" w:author="Danny" w:date="2026-09-30T13:45:00Z">
        <w:r w:rsidRPr="009033FD">
          <w:rPr>
            <w:vertAlign w:val="superscript"/>
            <w:rPrChange w:id="243" w:author="Danny" w:date="2026-09-30T13:45:00Z">
              <w:rPr>
                <w:vertAlign w:val="superscript"/>
                <w:lang w:val="pl-PL"/>
              </w:rPr>
            </w:rPrChange>
          </w:rPr>
          <w:t>1</w:t>
        </w:r>
        <w:r w:rsidRPr="009033FD">
          <w:rPr>
            <w:rPrChange w:id="244" w:author="Danny" w:date="2026-09-30T13:45:00Z">
              <w:rPr>
                <w:lang w:val="pl-PL"/>
              </w:rPr>
            </w:rPrChange>
          </w:rPr>
          <w:t xml:space="preserve"> Jagiellonian University Medical College, Doctoral </w:t>
        </w:r>
        <w:r>
          <w:t>School of Medical and Health Sciences, św. Anny 12,</w:t>
        </w:r>
      </w:ins>
      <w:ins w:id="245" w:author="Danny" w:date="2026-09-30T13:46:00Z">
        <w:r>
          <w:t xml:space="preserve"> </w:t>
        </w:r>
      </w:ins>
      <w:ins w:id="246" w:author="Danny" w:date="2026-09-30T13:45:00Z">
        <w:r>
          <w:t>Krak</w:t>
        </w:r>
        <w:r w:rsidRPr="009033FD">
          <w:rPr>
            <w:rPrChange w:id="247" w:author="Danny" w:date="2026-09-30T13:45:00Z">
              <w:rPr>
                <w:lang w:val="pl-PL"/>
              </w:rPr>
            </w:rPrChange>
          </w:rPr>
          <w:t>ów, Poland</w:t>
        </w:r>
      </w:ins>
    </w:p>
    <w:p w14:paraId="5BB2F4D1" w14:textId="77777777" w:rsidR="009033FD" w:rsidRPr="00E92D15" w:rsidRDefault="009033FD" w:rsidP="009033FD">
      <w:pPr>
        <w:rPr>
          <w:ins w:id="248" w:author="Danny" w:date="2026-09-30T13:47:00Z"/>
          <w:lang w:val="pl-PL"/>
          <w:rPrChange w:id="249" w:author="Danny" w:date="2026-10-02T12:59:00Z">
            <w:rPr>
              <w:ins w:id="250" w:author="Danny" w:date="2026-09-30T13:47:00Z"/>
            </w:rPr>
          </w:rPrChange>
        </w:rPr>
      </w:pPr>
      <w:ins w:id="251" w:author="Danny" w:date="2026-09-30T13:46:00Z">
        <w:r>
          <w:rPr>
            <w:vertAlign w:val="superscript"/>
          </w:rPr>
          <w:t>2</w:t>
        </w:r>
        <w:r>
          <w:t xml:space="preserve"> International Evidence-Based Anatomy Working Group (iEBA-WG), Jagiellonian University</w:t>
        </w:r>
      </w:ins>
      <w:ins w:id="252" w:author="Danny" w:date="2026-09-30T13:47:00Z">
        <w:r>
          <w:t xml:space="preserve"> Medical College, Department of Anatomy, ul. </w:t>
        </w:r>
        <w:r w:rsidRPr="00E92D15">
          <w:rPr>
            <w:lang w:val="pl-PL"/>
            <w:rPrChange w:id="253" w:author="Danny" w:date="2026-10-02T12:59:00Z">
              <w:rPr/>
            </w:rPrChange>
          </w:rPr>
          <w:t>Kopernika 12, Kraków, Poland</w:t>
        </w:r>
      </w:ins>
    </w:p>
    <w:p w14:paraId="14C6F2E6" w14:textId="77777777" w:rsidR="0061149E" w:rsidRDefault="009033FD" w:rsidP="009033FD">
      <w:pPr>
        <w:rPr>
          <w:ins w:id="254" w:author="Danny" w:date="2026-09-30T13:48:00Z"/>
        </w:rPr>
      </w:pPr>
      <w:ins w:id="255" w:author="Danny" w:date="2026-09-30T13:47:00Z">
        <w:r w:rsidRPr="00E92D15">
          <w:rPr>
            <w:vertAlign w:val="superscript"/>
            <w:lang w:val="pl-PL"/>
            <w:rPrChange w:id="256" w:author="Danny" w:date="2026-10-02T12:59:00Z">
              <w:rPr>
                <w:vertAlign w:val="superscript"/>
              </w:rPr>
            </w:rPrChange>
          </w:rPr>
          <w:t>3</w:t>
        </w:r>
        <w:r w:rsidRPr="00E92D15">
          <w:rPr>
            <w:lang w:val="pl-PL"/>
            <w:rPrChange w:id="257" w:author="Danny" w:date="2026-10-02T12:59:00Z">
              <w:rPr/>
            </w:rPrChange>
          </w:rPr>
          <w:t xml:space="preserve"> Artromedical Orthopedic Clinic, Konrad Malinowski’s Lab, </w:t>
        </w:r>
      </w:ins>
      <w:ins w:id="258" w:author="Danny" w:date="2026-09-30T13:48:00Z">
        <w:r w:rsidRPr="00E92D15">
          <w:rPr>
            <w:lang w:val="pl-PL"/>
            <w:rPrChange w:id="259" w:author="Danny" w:date="2026-10-02T12:59:00Z">
              <w:rPr/>
            </w:rPrChange>
          </w:rPr>
          <w:t xml:space="preserve">ul. </w:t>
        </w:r>
        <w:r>
          <w:t xml:space="preserve">Antracytowa 1, </w:t>
        </w:r>
      </w:ins>
      <w:ins w:id="260" w:author="Danny" w:date="2026-09-30T13:47:00Z">
        <w:r>
          <w:t xml:space="preserve">Belchatów, </w:t>
        </w:r>
      </w:ins>
      <w:ins w:id="261" w:author="Danny" w:date="2026-09-30T13:48:00Z">
        <w:r>
          <w:t>Poland</w:t>
        </w:r>
      </w:ins>
    </w:p>
    <w:p w14:paraId="7E509C99" w14:textId="77777777" w:rsidR="0061149E" w:rsidRDefault="0061149E" w:rsidP="009033FD">
      <w:pPr>
        <w:rPr>
          <w:ins w:id="262" w:author="Danny" w:date="2026-09-30T13:50:00Z"/>
        </w:rPr>
      </w:pPr>
    </w:p>
    <w:p w14:paraId="5EAE0B45" w14:textId="77777777" w:rsidR="00B9594A" w:rsidRDefault="00B9594A" w:rsidP="0092387A">
      <w:pPr>
        <w:rPr>
          <w:rFonts w:eastAsiaTheme="majorEastAsia"/>
          <w:b/>
          <w:bCs/>
        </w:rPr>
      </w:pPr>
    </w:p>
    <w:p w14:paraId="52F8162F" w14:textId="2220C83A" w:rsidR="008D04AF" w:rsidRDefault="0092387A" w:rsidP="0092387A">
      <w:pPr>
        <w:rPr>
          <w:rFonts w:eastAsiaTheme="majorEastAsia"/>
          <w:b/>
          <w:bCs/>
          <w:sz w:val="22"/>
          <w:szCs w:val="28"/>
        </w:rPr>
      </w:pPr>
      <w:r w:rsidRPr="00B9594A">
        <w:rPr>
          <w:rFonts w:eastAsiaTheme="majorEastAsia"/>
          <w:b/>
          <w:bCs/>
          <w:sz w:val="22"/>
          <w:szCs w:val="28"/>
        </w:rPr>
        <w:t>Abstract</w:t>
      </w:r>
    </w:p>
    <w:p w14:paraId="2A41A4AF" w14:textId="77777777" w:rsidR="00B9594A" w:rsidRPr="00B9594A" w:rsidRDefault="00B9594A" w:rsidP="0092387A">
      <w:pPr>
        <w:rPr>
          <w:rFonts w:eastAsiaTheme="majorEastAsia"/>
          <w:b/>
          <w:bCs/>
          <w:sz w:val="22"/>
          <w:szCs w:val="28"/>
        </w:rPr>
      </w:pPr>
    </w:p>
    <w:p w14:paraId="5BC64744" w14:textId="634D7077" w:rsidR="00B9594A" w:rsidRPr="00165536" w:rsidRDefault="00B9594A" w:rsidP="00B9594A">
      <w:r w:rsidRPr="00AD4F8D">
        <w:rPr>
          <w:b/>
          <w:bCs/>
        </w:rPr>
        <w:t>Background</w:t>
      </w:r>
      <w:r>
        <w:t xml:space="preserve">: </w:t>
      </w:r>
      <w:r w:rsidRPr="00AD4F8D">
        <w:t>The</w:t>
      </w:r>
      <w:r w:rsidRPr="00165536">
        <w:t xml:space="preserve"> proposed review answers the question of whether graft choice plays a factor in determining outcomes after primary anterior cruciate ligament reconstruction surgery. And if so, which outcomes are affected by which grafts, as well as the degree of effect specific graft have on each outcome(s) that is/are found to have statistically significant differences in effect sizes. Finally, it answers whether controlling for gender, age and follow-up duration have any effect on the results of the study</w:t>
      </w:r>
    </w:p>
    <w:p w14:paraId="60A8D025" w14:textId="77777777" w:rsidR="00B9594A" w:rsidRDefault="00B9594A" w:rsidP="00B9594A"/>
    <w:p w14:paraId="4746107B" w14:textId="77777777" w:rsidR="00B9594A" w:rsidRDefault="00B9594A" w:rsidP="00B9594A">
      <w:r w:rsidRPr="00AD4F8D">
        <w:rPr>
          <w:b/>
          <w:bCs/>
        </w:rPr>
        <w:t>Rationale</w:t>
      </w:r>
      <w:r>
        <w:t xml:space="preserve">: </w:t>
      </w:r>
      <w:r w:rsidRPr="00AD4F8D">
        <w:t>The</w:t>
      </w:r>
      <w:r w:rsidRPr="00165536">
        <w:t xml:space="preserve"> current state of knowledge in literature is that there are gold standard surgical techniques for primary anterior cruciate ligament reconstruction surgery in terms of specific grafts and suspension/fixation techniques and tools; however, as advancements in the latter over recent years has opened the door for all soft-tissue and even allogenic grafts as just as viable—if not better—alternative graft choices.</w:t>
      </w:r>
      <w:r>
        <w:t xml:space="preserve"> </w:t>
      </w:r>
      <w:r w:rsidRPr="00165536">
        <w:t xml:space="preserve">Specifically, the bone-patellar tendon-bone and hamstring tendon autologous grafts have been tried-and-tested and consensus had deemed these two grafts as the ‘gold standard’ choice for orthopedic surgeons. However, the quadriceps tendon—particularly without the bony attachment—was found to produce non-inferior results compared to those with the patellar bone attachment. </w:t>
      </w:r>
    </w:p>
    <w:p w14:paraId="65F30DE1" w14:textId="77777777" w:rsidR="00B9594A" w:rsidRDefault="00B9594A" w:rsidP="00B9594A"/>
    <w:p w14:paraId="386870B7" w14:textId="77777777" w:rsidR="00B9594A" w:rsidRDefault="00B9594A" w:rsidP="00B9594A">
      <w:r>
        <w:rPr>
          <w:b/>
          <w:bCs/>
        </w:rPr>
        <w:t>Objective</w:t>
      </w:r>
      <w:r>
        <w:t>:</w:t>
      </w:r>
      <w:r>
        <w:rPr>
          <w:b/>
          <w:bCs/>
        </w:rPr>
        <w:t xml:space="preserve"> </w:t>
      </w:r>
      <w:r w:rsidRPr="00165536">
        <w:t>This finding</w:t>
      </w:r>
      <w:r>
        <w:t xml:space="preserve"> </w:t>
      </w:r>
      <w:r w:rsidRPr="00165536">
        <w:t xml:space="preserve">opens the door for comparing all soft-tissue grafts with other that share this similar characteristic, such as the </w:t>
      </w:r>
      <w:r>
        <w:t>h</w:t>
      </w:r>
      <w:r w:rsidRPr="00165536">
        <w:t>amstring and peroneus longus tendon autologous grafts. As there are numerous studies comparing the various grafts, but not one comprehensive source from which to guide evidence-based practice, this review paper seeks to add to fill this gap in current knowledge by comparing the available randomized controlled trials to produce an evidence level I network meta-analysis to guide clinicians in their practice.</w:t>
      </w:r>
    </w:p>
    <w:p w14:paraId="19B8FF9D" w14:textId="77777777" w:rsidR="00B9594A" w:rsidRDefault="00B9594A" w:rsidP="00B9594A"/>
    <w:p w14:paraId="6932E96C" w14:textId="77777777" w:rsidR="00B9594A" w:rsidRDefault="00B9594A" w:rsidP="00B9594A">
      <w:r>
        <w:rPr>
          <w:b/>
          <w:bCs/>
        </w:rPr>
        <w:t>Results</w:t>
      </w:r>
      <w:r>
        <w:t xml:space="preserve">: Bone-patellar tendon-bone autograft was found to result in better overall pateint-reported outcome measures, exhibited by greater IKDC subjective (SMD: -0.38 (-0.59, -0.16), </w:t>
      </w:r>
      <w:r>
        <w:rPr>
          <w:i/>
          <w:iCs/>
        </w:rPr>
        <w:t>p</w:t>
      </w:r>
      <w:r>
        <w:t xml:space="preserve"> = 0.0006 and SMD -0.51 (-0.81, -0.22), </w:t>
      </w:r>
      <w:r>
        <w:rPr>
          <w:i/>
          <w:iCs/>
        </w:rPr>
        <w:t xml:space="preserve">p </w:t>
      </w:r>
      <w:r>
        <w:t>= 0.0006, respectively) and Lysholm scores than hamstring and quadriceps tendon autografts and greater Tegner scores than hamstring, quadriceps, and peroneus longus autografts, and tibialis anterior allograft. However, bone-patellar tendon-bone autografts also resulted in greater instrumented laxity, measured as the side-to-side difference in antero-posterior translation than all other graft types. Pivot-shift and Lachman tests were found to be equal among all graft types when accounting for positive test results as 1+ (glide) and between 0 and 2.5 mm translation for pivot-shift and Lachman, respectively. Prevalence of graft re-rupture was found to be equal among the three autografts for which direct comparisons were available.</w:t>
      </w:r>
    </w:p>
    <w:p w14:paraId="6131C7B2" w14:textId="77777777" w:rsidR="00B9594A" w:rsidRDefault="00B9594A" w:rsidP="00B9594A"/>
    <w:p w14:paraId="4DC6F458" w14:textId="77777777" w:rsidR="00B9594A" w:rsidRPr="003F58F7" w:rsidRDefault="00B9594A" w:rsidP="00B9594A">
      <w:r>
        <w:rPr>
          <w:b/>
          <w:bCs/>
        </w:rPr>
        <w:t>Conclusion</w:t>
      </w:r>
      <w:r>
        <w:t xml:space="preserve">: Bone-patellar tendon-bone autograft, the current gold-standard for anterior cruciate ligament reconstruction surgery exhibits better patient-reported outcome measures than hamstring and quadriceps tendon autografts, but equal results for the allograft options available. Activity levels are found to be better for bone-patellar tendon-bone autografts, with the trade-off of greater antero-posterior translation as measured by instrumented laxity. All autograft options exhibit similar graft re-rupture rates. </w:t>
      </w:r>
    </w:p>
    <w:p w14:paraId="6498B766" w14:textId="77777777" w:rsidR="00B9594A" w:rsidRDefault="00B9594A" w:rsidP="00B9594A"/>
    <w:p w14:paraId="51C09F51" w14:textId="77777777" w:rsidR="00B9594A" w:rsidRDefault="00B9594A" w:rsidP="00B9594A">
      <w:pPr>
        <w:rPr>
          <w:rFonts w:eastAsiaTheme="majorEastAsia"/>
          <w:b/>
          <w:smallCaps/>
          <w:kern w:val="2"/>
          <w:sz w:val="22"/>
          <w:szCs w:val="22"/>
          <w14:ligatures w14:val="standardContextual"/>
        </w:rPr>
      </w:pPr>
      <w:r>
        <w:rPr>
          <w:b/>
          <w:bCs/>
        </w:rPr>
        <w:t>Protocol Registration</w:t>
      </w:r>
      <w:r w:rsidRPr="00AD4F8D">
        <w:t>:</w:t>
      </w:r>
      <w:r>
        <w:rPr>
          <w:b/>
          <w:bCs/>
        </w:rPr>
        <w:t xml:space="preserve"> </w:t>
      </w:r>
      <w:r>
        <w:t>The protocol for this review was registered and published on PROSPERO (</w:t>
      </w:r>
      <w:hyperlink r:id="rId48" w:history="1">
        <w:r w:rsidRPr="00C476F9">
          <w:rPr>
            <w:rStyle w:val="Hyperlink"/>
          </w:rPr>
          <w:t>CRD42024592549</w:t>
        </w:r>
      </w:hyperlink>
      <w:r>
        <w:t>) and Cochrane Reviews (</w:t>
      </w:r>
      <w:r w:rsidRPr="00C476F9">
        <w:t>COCHRANEEMD-2026-00379</w:t>
      </w:r>
      <w:r>
        <w:t xml:space="preserve">). </w:t>
      </w:r>
    </w:p>
    <w:p w14:paraId="716A1FE8" w14:textId="77777777" w:rsidR="0092387A" w:rsidRDefault="0092387A" w:rsidP="0092387A">
      <w:pPr>
        <w:rPr>
          <w:rFonts w:eastAsiaTheme="majorEastAsia"/>
          <w:b/>
          <w:bCs/>
        </w:rPr>
      </w:pPr>
    </w:p>
    <w:p w14:paraId="0D8E2498" w14:textId="77777777" w:rsidR="0092387A" w:rsidRDefault="0092387A" w:rsidP="0092387A">
      <w:pPr>
        <w:rPr>
          <w:rFonts w:eastAsiaTheme="majorEastAsia"/>
          <w:b/>
          <w:bCs/>
        </w:rPr>
      </w:pPr>
    </w:p>
    <w:p w14:paraId="04ED9550" w14:textId="77777777" w:rsidR="0092387A" w:rsidRPr="0092387A" w:rsidDel="00484886" w:rsidRDefault="0092387A" w:rsidP="0092387A">
      <w:pPr>
        <w:rPr>
          <w:del w:id="263" w:author="Danny" w:date="2026-09-30T13:15:00Z"/>
          <w:rFonts w:eastAsiaTheme="majorEastAsia"/>
          <w:vertAlign w:val="superscript"/>
          <w:rPrChange w:id="264" w:author="Danny" w:date="2026-09-30T13:22:00Z">
            <w:rPr>
              <w:del w:id="265" w:author="Danny" w:date="2026-09-30T13:15:00Z"/>
              <w:b/>
              <w:bCs/>
            </w:rPr>
          </w:rPrChange>
        </w:rPr>
      </w:pPr>
    </w:p>
    <w:p w14:paraId="550F4236" w14:textId="77777777" w:rsidR="008D04AF" w:rsidRPr="008D04AF" w:rsidDel="00484886" w:rsidRDefault="008D04AF" w:rsidP="0092387A">
      <w:pPr>
        <w:rPr>
          <w:del w:id="266" w:author="Danny" w:date="2026-09-30T13:15:00Z"/>
          <w:b/>
          <w:bCs/>
        </w:rPr>
      </w:pPr>
    </w:p>
    <w:p w14:paraId="2716B6EC" w14:textId="77777777" w:rsidR="008D04AF" w:rsidRPr="008D04AF" w:rsidDel="00484886" w:rsidRDefault="008D04AF" w:rsidP="0092387A">
      <w:pPr>
        <w:rPr>
          <w:del w:id="267" w:author="Danny" w:date="2026-09-30T13:15:00Z"/>
          <w:b/>
          <w:bCs/>
        </w:rPr>
      </w:pPr>
    </w:p>
    <w:p w14:paraId="7470350F" w14:textId="19F34F7B" w:rsidR="0057414A" w:rsidRPr="00E9052A" w:rsidRDefault="0057414A" w:rsidP="0092387A">
      <w:pPr>
        <w:rPr>
          <w:b/>
          <w:bCs/>
          <w:lang w:val="pl-PL"/>
        </w:rPr>
      </w:pPr>
      <w:r w:rsidRPr="00E9052A">
        <w:rPr>
          <w:b/>
          <w:bCs/>
          <w:lang w:val="pl-PL"/>
        </w:rPr>
        <w:t>Abbreviations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
        <w:gridCol w:w="2449"/>
      </w:tblGrid>
      <w:tr w:rsidR="0092387A" w14:paraId="112A146E" w14:textId="77777777" w:rsidTr="0092387A">
        <w:tc>
          <w:tcPr>
            <w:tcW w:w="0" w:type="auto"/>
            <w:vAlign w:val="center"/>
          </w:tcPr>
          <w:p w14:paraId="3842FF0F" w14:textId="77777777" w:rsidR="0092387A" w:rsidRDefault="0092387A" w:rsidP="0092387A">
            <w:r>
              <w:t>ACL</w:t>
            </w:r>
          </w:p>
        </w:tc>
        <w:tc>
          <w:tcPr>
            <w:tcW w:w="0" w:type="auto"/>
            <w:vAlign w:val="center"/>
          </w:tcPr>
          <w:p w14:paraId="7D3FBC5C" w14:textId="77777777" w:rsidR="0092387A" w:rsidRDefault="0092387A" w:rsidP="0092387A">
            <w:r>
              <w:t>Anterior cruciate ligament</w:t>
            </w:r>
          </w:p>
        </w:tc>
      </w:tr>
      <w:tr w:rsidR="0092387A" w:rsidRPr="00F2144C" w14:paraId="19460E60" w14:textId="77777777" w:rsidTr="0092387A">
        <w:tc>
          <w:tcPr>
            <w:tcW w:w="0" w:type="auto"/>
            <w:vAlign w:val="center"/>
          </w:tcPr>
          <w:p w14:paraId="165E6EF2" w14:textId="77777777" w:rsidR="0092387A" w:rsidRPr="00F2144C" w:rsidRDefault="0092387A" w:rsidP="0092387A">
            <w:r>
              <w:t>RCT</w:t>
            </w:r>
          </w:p>
        </w:tc>
        <w:tc>
          <w:tcPr>
            <w:tcW w:w="0" w:type="auto"/>
            <w:vAlign w:val="center"/>
          </w:tcPr>
          <w:p w14:paraId="3FD2E91F" w14:textId="77777777" w:rsidR="0092387A" w:rsidRPr="00F2144C" w:rsidRDefault="0092387A" w:rsidP="0092387A">
            <w:r>
              <w:t>Randomised controlled trial</w:t>
            </w:r>
          </w:p>
        </w:tc>
      </w:tr>
      <w:tr w:rsidR="0092387A" w:rsidRPr="00F2144C" w14:paraId="5DBB654E" w14:textId="77777777" w:rsidTr="0092387A">
        <w:tc>
          <w:tcPr>
            <w:tcW w:w="0" w:type="auto"/>
            <w:vAlign w:val="center"/>
          </w:tcPr>
          <w:p w14:paraId="2FA2309F" w14:textId="77777777" w:rsidR="0092387A" w:rsidRPr="00F2144C" w:rsidRDefault="0092387A" w:rsidP="0092387A">
            <w:r>
              <w:t>BPTB</w:t>
            </w:r>
          </w:p>
        </w:tc>
        <w:tc>
          <w:tcPr>
            <w:tcW w:w="0" w:type="auto"/>
            <w:vAlign w:val="center"/>
          </w:tcPr>
          <w:p w14:paraId="7C3022FE" w14:textId="77777777" w:rsidR="0092387A" w:rsidRPr="00F2144C" w:rsidRDefault="0092387A" w:rsidP="0092387A">
            <w:r>
              <w:t>Bone-patellar tendon-bone</w:t>
            </w:r>
          </w:p>
        </w:tc>
      </w:tr>
      <w:tr w:rsidR="0092387A" w:rsidRPr="00F2144C" w14:paraId="098ED5ED" w14:textId="77777777" w:rsidTr="0092387A">
        <w:tc>
          <w:tcPr>
            <w:tcW w:w="0" w:type="auto"/>
            <w:vAlign w:val="center"/>
          </w:tcPr>
          <w:p w14:paraId="792A4510" w14:textId="77777777" w:rsidR="0092387A" w:rsidRDefault="0092387A" w:rsidP="0092387A">
            <w:r>
              <w:t>HT</w:t>
            </w:r>
          </w:p>
        </w:tc>
        <w:tc>
          <w:tcPr>
            <w:tcW w:w="0" w:type="auto"/>
            <w:vAlign w:val="center"/>
          </w:tcPr>
          <w:p w14:paraId="65A86DF2" w14:textId="77777777" w:rsidR="0092387A" w:rsidRPr="00F2144C" w:rsidRDefault="0092387A" w:rsidP="0092387A">
            <w:r>
              <w:t>Hamstring tendon</w:t>
            </w:r>
          </w:p>
        </w:tc>
      </w:tr>
      <w:tr w:rsidR="0092387A" w:rsidRPr="00F2144C" w14:paraId="0DD2E9B9" w14:textId="77777777" w:rsidTr="0092387A">
        <w:tc>
          <w:tcPr>
            <w:tcW w:w="0" w:type="auto"/>
            <w:vAlign w:val="center"/>
          </w:tcPr>
          <w:p w14:paraId="47B1A5FC" w14:textId="77777777" w:rsidR="0092387A" w:rsidRDefault="0092387A" w:rsidP="0092387A">
            <w:r>
              <w:t>QT</w:t>
            </w:r>
          </w:p>
        </w:tc>
        <w:tc>
          <w:tcPr>
            <w:tcW w:w="0" w:type="auto"/>
            <w:vAlign w:val="center"/>
          </w:tcPr>
          <w:p w14:paraId="053999EE" w14:textId="77777777" w:rsidR="0092387A" w:rsidRPr="00F2144C" w:rsidRDefault="0092387A" w:rsidP="0092387A">
            <w:r>
              <w:t>Quadriceps tendon</w:t>
            </w:r>
          </w:p>
        </w:tc>
      </w:tr>
      <w:tr w:rsidR="0092387A" w:rsidRPr="00F2144C" w14:paraId="4F3CF17F" w14:textId="77777777" w:rsidTr="0092387A">
        <w:tc>
          <w:tcPr>
            <w:tcW w:w="0" w:type="auto"/>
            <w:vAlign w:val="center"/>
          </w:tcPr>
          <w:p w14:paraId="6F5D22C4" w14:textId="77777777" w:rsidR="0092387A" w:rsidRDefault="0092387A" w:rsidP="0092387A">
            <w:r>
              <w:t>PLT</w:t>
            </w:r>
          </w:p>
        </w:tc>
        <w:tc>
          <w:tcPr>
            <w:tcW w:w="0" w:type="auto"/>
            <w:vAlign w:val="center"/>
          </w:tcPr>
          <w:p w14:paraId="630B9AC2" w14:textId="77777777" w:rsidR="0092387A" w:rsidRPr="00F2144C" w:rsidRDefault="0092387A" w:rsidP="0092387A">
            <w:r>
              <w:t>Peroneus longus tendon</w:t>
            </w:r>
          </w:p>
        </w:tc>
      </w:tr>
      <w:tr w:rsidR="0092387A" w:rsidRPr="00F2144C" w14:paraId="45200F2A" w14:textId="77777777" w:rsidTr="0092387A">
        <w:tc>
          <w:tcPr>
            <w:tcW w:w="0" w:type="auto"/>
            <w:vAlign w:val="center"/>
          </w:tcPr>
          <w:p w14:paraId="700979FD" w14:textId="77777777" w:rsidR="0092387A" w:rsidRDefault="0092387A" w:rsidP="0092387A">
            <w:r>
              <w:t>AT</w:t>
            </w:r>
          </w:p>
        </w:tc>
        <w:tc>
          <w:tcPr>
            <w:tcW w:w="0" w:type="auto"/>
            <w:vAlign w:val="center"/>
          </w:tcPr>
          <w:p w14:paraId="3699CB7B" w14:textId="77777777" w:rsidR="0092387A" w:rsidRPr="00F2144C" w:rsidRDefault="0092387A" w:rsidP="0092387A">
            <w:r>
              <w:t>Achilles tendon</w:t>
            </w:r>
          </w:p>
        </w:tc>
      </w:tr>
      <w:tr w:rsidR="0092387A" w:rsidRPr="00F2144C" w14:paraId="018805FB" w14:textId="77777777" w:rsidTr="0092387A">
        <w:tc>
          <w:tcPr>
            <w:tcW w:w="0" w:type="auto"/>
            <w:tcBorders>
              <w:bottom w:val="single" w:sz="4" w:space="0" w:color="auto"/>
            </w:tcBorders>
            <w:vAlign w:val="center"/>
          </w:tcPr>
          <w:p w14:paraId="79F2A428" w14:textId="77777777" w:rsidR="0092387A" w:rsidRDefault="0092387A" w:rsidP="0092387A">
            <w:r>
              <w:t>TA</w:t>
            </w:r>
          </w:p>
        </w:tc>
        <w:tc>
          <w:tcPr>
            <w:tcW w:w="0" w:type="auto"/>
            <w:tcBorders>
              <w:bottom w:val="single" w:sz="4" w:space="0" w:color="auto"/>
            </w:tcBorders>
            <w:vAlign w:val="center"/>
          </w:tcPr>
          <w:p w14:paraId="6C9093EE" w14:textId="77777777" w:rsidR="0092387A" w:rsidRPr="00F2144C" w:rsidRDefault="0092387A" w:rsidP="0092387A">
            <w:r>
              <w:t>Tibialis anterior tendon</w:t>
            </w:r>
          </w:p>
        </w:tc>
      </w:tr>
    </w:tbl>
    <w:p w14:paraId="3753ED3E" w14:textId="77777777" w:rsidR="0057414A" w:rsidRDefault="0057414A" w:rsidP="009E701A">
      <w:pPr>
        <w:pStyle w:val="BodyText"/>
        <w:rPr>
          <w:ins w:id="268" w:author="Danny" w:date="2026-09-30T13:51:00Z"/>
        </w:rPr>
      </w:pPr>
    </w:p>
    <w:p w14:paraId="00FA33F0" w14:textId="3C43C22D" w:rsidR="0061149E" w:rsidRPr="0061149E" w:rsidRDefault="0061149E">
      <w:pPr>
        <w:pStyle w:val="Heading1"/>
        <w:spacing w:before="120" w:after="120"/>
        <w:pPrChange w:id="269" w:author="Danny" w:date="2026-09-30T13:51:00Z">
          <w:pPr>
            <w:pStyle w:val="BodyText"/>
          </w:pPr>
        </w:pPrChange>
      </w:pPr>
      <w:ins w:id="270" w:author="Danny" w:date="2026-09-30T13:51:00Z">
        <w:r>
          <w:lastRenderedPageBreak/>
          <w:t>Introduction</w:t>
        </w:r>
      </w:ins>
    </w:p>
    <w:p w14:paraId="766B3E16" w14:textId="2C299EB3" w:rsidR="00CD0514" w:rsidRPr="0061149E" w:rsidDel="0061149E" w:rsidRDefault="00CD0514" w:rsidP="0092387A">
      <w:pPr>
        <w:pStyle w:val="Heading2"/>
        <w:spacing w:before="120" w:after="120"/>
        <w:rPr>
          <w:del w:id="271" w:author="Danny" w:date="2026-09-30T13:52:00Z"/>
        </w:rPr>
        <w:pPrChange w:id="272" w:author="Danny" w:date="2026-09-30T13:52:00Z">
          <w:pPr>
            <w:pStyle w:val="Heading3"/>
            <w:numPr>
              <w:numId w:val="18"/>
            </w:numPr>
            <w:spacing w:before="120" w:after="120"/>
            <w:ind w:left="720" w:hanging="360"/>
          </w:pPr>
        </w:pPrChange>
      </w:pPr>
      <w:del w:id="273" w:author="Danny" w:date="2026-09-30T13:52:00Z">
        <w:r w:rsidRPr="0061149E" w:rsidDel="0061149E">
          <w:delText>Title</w:delText>
        </w:r>
      </w:del>
    </w:p>
    <w:p w14:paraId="4538CECA" w14:textId="253A8C80" w:rsidR="00CD0514" w:rsidRPr="0061149E" w:rsidDel="0061149E" w:rsidRDefault="00CD0514" w:rsidP="0092387A">
      <w:pPr>
        <w:pStyle w:val="Heading2"/>
        <w:spacing w:before="120" w:after="120"/>
        <w:rPr>
          <w:del w:id="274" w:author="Danny" w:date="2026-09-30T13:52:00Z"/>
        </w:rPr>
        <w:pPrChange w:id="275" w:author="Danny" w:date="2026-09-30T13:52:00Z">
          <w:pPr>
            <w:pStyle w:val="Heading3"/>
            <w:numPr>
              <w:numId w:val="18"/>
            </w:numPr>
            <w:spacing w:before="120" w:after="120"/>
            <w:ind w:left="720" w:hanging="360"/>
          </w:pPr>
        </w:pPrChange>
      </w:pPr>
      <w:del w:id="276" w:author="Danny" w:date="2026-09-30T13:52:00Z">
        <w:r w:rsidRPr="0061149E" w:rsidDel="0061149E">
          <w:delText>Abstract</w:delText>
        </w:r>
      </w:del>
    </w:p>
    <w:p w14:paraId="1C3D717E" w14:textId="77777777" w:rsidR="006A04A5" w:rsidRDefault="006A04A5" w:rsidP="006A04A5">
      <w:pPr>
        <w:pStyle w:val="Heading2Char"/>
      </w:pPr>
      <w:bookmarkStart w:id="277" w:name="_Hlk237375295"/>
      <w:r>
        <w:t>The anterior cruciate ligament (ACL) is responsible for approximately 70% of antero-posterior and postero-lateral stability of the knee joint [citation]. A complete rupture of the ACL requires surgical reconstruction of the ligament in order to restore the normal biokinematics of the joint. Currently, grafts most commonly utilized include autologous, allogenic, and synthetic or artificial sources</w:t>
      </w:r>
      <w:bookmarkEnd w:id="277"/>
      <w:r>
        <w:t xml:space="preserve">. </w:t>
      </w:r>
      <w:bookmarkStart w:id="278" w:name="_Hlk237375306"/>
    </w:p>
    <w:p w14:paraId="2137969E" w14:textId="06DB2E71" w:rsidR="00CD0514" w:rsidDel="0061149E" w:rsidRDefault="006A04A5" w:rsidP="002105B7">
      <w:pPr>
        <w:pStyle w:val="Heading2Char"/>
        <w:ind w:firstLine="720"/>
        <w:rPr>
          <w:del w:id="279" w:author="Danny" w:date="2026-09-30T13:52:00Z"/>
        </w:rPr>
        <w:pPrChange w:id="280" w:author="Danny" w:date="2026-09-30T13:55:00Z">
          <w:pPr>
            <w:pStyle w:val="Heading2"/>
            <w:spacing w:before="120" w:after="120"/>
          </w:pPr>
        </w:pPrChange>
      </w:pPr>
      <w:r>
        <w:t xml:space="preserve">Autologus grafts—harvested from the tendons of the patients’ own muscles, include the patellar tendon, the hamstring tendon, the quadriceps tendon, and the peroneus longus tendon. </w:t>
      </w:r>
      <w:commentRangeStart w:id="281"/>
      <w:r>
        <w:t xml:space="preserve">The patellar tendon—otherwise known as the bone-patellar tendon-bone (BPTB) graft—is currently the gold-standard and most common choice for ACL reconstruction surgery. The hamstring tendon (HT), includes single, double, triple and quadruple-bundled semitendinosus with or without gracilis tendon, and has been associated with outcomes that closely resemble those of the BPTB. The quadriceps tendon (QT), whether harvested with or without the patellar bony attachment has been shown to be a non-inferior choice for ACLR </w:t>
      </w:r>
      <w:r>
        <w:fldChar w:fldCharType="begin"/>
      </w:r>
      <w:r>
        <w:instrText xml:space="preserve"> ADDIN ZOTERO_ITEM CSL_CITATION {"citationID":"AlzMCMAl","properties":{"unsorted":false,"formattedCitation":"(1)","plainCitation":"(1)","noteIndex":0},"citationItems":[{"id":492,"uris":["http://zotero.org/users/local/JAPDy0ht/items/8SHMPIL2"],"itemData":{"id":492,"type":"webpage","title":"Quadriceps tendon-bone vs all soft-tissue autografts for primary anterior cruciate ligament reconstruction: a systematic review and meta-analysis of 7,748 patients | EFORT Open Reviews | Bioscientifica Journals","URL":"https://journals.bioscientifica.com/eor/article/10/12/865/75877/Quadriceps-tendon-bone-vs-all-soft-tissue","accessed":{"date-parts":[["2026",7,31]]}}}],"schema":"https://github.com/citation-style-language/schema/raw/master/csl-citation.json"} </w:instrText>
      </w:r>
      <w:r>
        <w:fldChar w:fldCharType="separate"/>
      </w:r>
      <w:r w:rsidRPr="00465BE4">
        <w:t>(1)</w:t>
      </w:r>
      <w:r>
        <w:fldChar w:fldCharType="end"/>
      </w:r>
      <w:r>
        <w:t>. The peroneus longus tendon (PLT) can be harvested with or without peroneus brevis tenodesis</w:t>
      </w:r>
      <w:bookmarkEnd w:id="278"/>
      <w:r>
        <w:t>.</w:t>
      </w:r>
      <w:commentRangeEnd w:id="281"/>
      <w:r>
        <w:rPr>
          <w:rStyle w:val="CommentReference"/>
          <w:rFonts w:eastAsiaTheme="minorEastAsia"/>
        </w:rPr>
        <w:commentReference w:id="281"/>
      </w:r>
      <w:bookmarkStart w:id="282" w:name="_Hlk237375320"/>
      <w:r>
        <w:t xml:space="preserve"> </w:t>
      </w:r>
      <w:r>
        <w:t xml:space="preserve">Allogenic grafts—harvested from exogenous sources—include the allogenic BPTB, Achilles tendon (AT), and the tibialis anterior tendon (TA). Currently, the only utilized synthetic or artificial sources of ACL is the Leeds-Keido graft. Although there are many graft harvesting choices from which the surgeon must preferrentially decide from, there are no comprehensive studies that compare the outcomes of all of these aforementioned grafts. Many randomized controlled trials (RCTs) exist that compare the most common choices, such as BPTB, HT, and QT; however, only a few studies compare autografts with allografts. A network meta-analysis was therefore conducted in order to (1) construct a model with multiple pairwise comparisons, and (2) to undercover indirect comparisons between grafts that have not yet been compared. </w:t>
      </w:r>
      <w:bookmarkEnd w:id="282"/>
      <w:del w:id="283" w:author="Danny" w:date="2026-09-30T13:55:00Z">
        <w:r w:rsidR="00CD0514" w:rsidRPr="0061149E" w:rsidDel="001078BD">
          <w:delText>Objectives</w:delText>
        </w:r>
      </w:del>
    </w:p>
    <w:p w14:paraId="6AAF6A4D" w14:textId="77777777" w:rsidR="001760FB" w:rsidDel="0061149E" w:rsidRDefault="001760FB" w:rsidP="002105B7">
      <w:pPr>
        <w:pStyle w:val="Heading2Char"/>
        <w:rPr>
          <w:del w:id="284" w:author="Danny" w:date="2026-09-30T13:52:00Z"/>
        </w:rPr>
      </w:pPr>
    </w:p>
    <w:p w14:paraId="57A745CF" w14:textId="77777777" w:rsidR="0061149E" w:rsidRPr="0061149E" w:rsidRDefault="0061149E" w:rsidP="002105B7">
      <w:pPr>
        <w:pStyle w:val="Heading2Char"/>
        <w:rPr>
          <w:ins w:id="285" w:author="Danny" w:date="2026-09-30T13:55:00Z"/>
        </w:rPr>
        <w:pPrChange w:id="286" w:author="Danny" w:date="2026-09-30T13:55:00Z">
          <w:pPr>
            <w:pStyle w:val="BodyText"/>
          </w:pPr>
        </w:pPrChange>
      </w:pPr>
    </w:p>
    <w:p w14:paraId="706AC38E" w14:textId="77777777" w:rsidR="001760FB" w:rsidRPr="001760FB" w:rsidDel="0061149E" w:rsidRDefault="001760FB">
      <w:pPr>
        <w:pStyle w:val="Heading2"/>
        <w:spacing w:before="120" w:after="120"/>
        <w:rPr>
          <w:del w:id="287" w:author="Danny" w:date="2026-09-30T13:52:00Z"/>
        </w:rPr>
        <w:pPrChange w:id="288" w:author="Danny" w:date="2026-09-30T13:54:00Z">
          <w:pPr>
            <w:pStyle w:val="BodyText"/>
          </w:pPr>
        </w:pPrChange>
      </w:pPr>
    </w:p>
    <w:p w14:paraId="36026F1B" w14:textId="48C6B89E" w:rsidR="0036453A" w:rsidRPr="0061149E" w:rsidDel="0061149E" w:rsidRDefault="0036453A">
      <w:pPr>
        <w:spacing w:before="120" w:after="120" w:line="276" w:lineRule="auto"/>
        <w:rPr>
          <w:del w:id="289" w:author="Danny" w:date="2026-09-30T13:55:00Z"/>
          <w:rPrChange w:id="290" w:author="Danny" w:date="2026-09-30T13:52:00Z">
            <w:rPr>
              <w:del w:id="291" w:author="Danny" w:date="2026-09-30T13:55:00Z"/>
              <w:lang w:val="pl-PL"/>
            </w:rPr>
          </w:rPrChange>
        </w:rPr>
        <w:pPrChange w:id="292" w:author="Danny" w:date="2026-09-30T13:54:00Z">
          <w:pPr>
            <w:spacing w:after="160" w:line="278" w:lineRule="auto"/>
          </w:pPr>
        </w:pPrChange>
      </w:pPr>
      <w:del w:id="293" w:author="Danny" w:date="2026-09-30T13:54:00Z">
        <w:r w:rsidRPr="0061149E" w:rsidDel="0061149E">
          <w:rPr>
            <w:rPrChange w:id="294" w:author="Danny" w:date="2026-09-30T13:52:00Z">
              <w:rPr>
                <w:lang w:val="pl-PL"/>
              </w:rPr>
            </w:rPrChange>
          </w:rPr>
          <w:br w:type="page"/>
        </w:r>
      </w:del>
    </w:p>
    <w:p w14:paraId="03131B0A" w14:textId="2555B2C8" w:rsidR="0036453A" w:rsidRDefault="0036453A">
      <w:pPr>
        <w:pStyle w:val="Heading1"/>
        <w:spacing w:before="120" w:after="120"/>
        <w:rPr>
          <w:lang w:val="en-US"/>
        </w:rPr>
      </w:pPr>
      <w:r w:rsidRPr="0061149E">
        <w:rPr>
          <w:lang w:val="en-US"/>
          <w:rPrChange w:id="295" w:author="Danny" w:date="2026-09-30T13:52:00Z">
            <w:rPr>
              <w:lang w:val="pl-PL"/>
            </w:rPr>
          </w:rPrChange>
        </w:rPr>
        <w:lastRenderedPageBreak/>
        <w:t>Method</w:t>
      </w:r>
      <w:r w:rsidR="0092387A">
        <w:rPr>
          <w:lang w:val="en-US"/>
        </w:rPr>
        <w:t>s</w:t>
      </w:r>
    </w:p>
    <w:p w14:paraId="12C57CA1" w14:textId="7A688415" w:rsidR="002105B7" w:rsidRPr="002105B7" w:rsidRDefault="002105B7" w:rsidP="002105B7">
      <w:pPr>
        <w:pStyle w:val="Heading2Char"/>
        <w:rPr>
          <w:rPrChange w:id="296" w:author="Danny" w:date="2026-09-30T13:52:00Z">
            <w:rPr>
              <w:lang w:val="pl-PL"/>
            </w:rPr>
          </w:rPrChange>
        </w:rPr>
      </w:pPr>
      <w:r w:rsidRPr="001D1AC1">
        <w:t xml:space="preserve">The protocol for this review was registered and published on PROSPERO </w:t>
      </w:r>
      <w:bookmarkStart w:id="297" w:name="_Hlk237376152"/>
      <w:r w:rsidRPr="001D1AC1">
        <w:t>(</w:t>
      </w:r>
      <w:r>
        <w:t xml:space="preserve">registration number: </w:t>
      </w:r>
      <w:hyperlink r:id="rId49" w:history="1">
        <w:r w:rsidRPr="001D1AC1">
          <w:rPr>
            <w:rStyle w:val="Hyperlink"/>
          </w:rPr>
          <w:t>CRD42024592549</w:t>
        </w:r>
      </w:hyperlink>
      <w:bookmarkEnd w:id="297"/>
      <w:r w:rsidRPr="001D1AC1">
        <w:t>) and Cochrane Reviews (</w:t>
      </w:r>
      <w:bookmarkStart w:id="298" w:name="_Hlk237376167"/>
      <w:r w:rsidRPr="001D1AC1">
        <w:t>COCHRANEEMD-2026-00379</w:t>
      </w:r>
      <w:bookmarkEnd w:id="298"/>
      <w:r w:rsidRPr="001D1AC1">
        <w:t>).</w:t>
      </w:r>
    </w:p>
    <w:p w14:paraId="0386ADF8" w14:textId="3129E8FF" w:rsidR="00CD0514" w:rsidRDefault="00CD0514">
      <w:pPr>
        <w:pStyle w:val="Heading2"/>
        <w:spacing w:before="120" w:after="120"/>
        <w:pPrChange w:id="299" w:author="Danny" w:date="2026-09-30T13:52:00Z">
          <w:pPr>
            <w:pStyle w:val="Heading3"/>
          </w:pPr>
        </w:pPrChange>
      </w:pPr>
      <w:r w:rsidRPr="00CD0514">
        <w:t>Eligibility criteria</w:t>
      </w:r>
    </w:p>
    <w:p w14:paraId="7003E7C9" w14:textId="3CFCE0C3" w:rsidR="007C3AAE" w:rsidRPr="009E701A" w:rsidRDefault="00BA32F6" w:rsidP="0092387A">
      <w:r w:rsidRPr="009E701A">
        <w:t>Randomised controlled trials that reported outcome measures in adult patients who underwent primary anterior cruciate ligament reconstruction surgery using bone-patellar tendon-bone</w:t>
      </w:r>
      <w:r w:rsidR="006C626F" w:rsidRPr="009E701A">
        <w:t>, hamstring tendon, quadriceps tendon, and peroneus longus tendon autologous grafts or Achilles tendon and tibialis anterior tendon allogenic grafts were considered to have met the eligibility criteria for inclusion in the review, and were considered for inclusion in the analysis.</w:t>
      </w:r>
      <w:r w:rsidR="00F51CE4" w:rsidRPr="009E701A">
        <w:t xml:space="preserve"> </w:t>
      </w:r>
      <w:r w:rsidR="00471FFF" w:rsidRPr="009E701A">
        <w:t xml:space="preserve">As </w:t>
      </w:r>
      <w:r w:rsidR="00F51CE4" w:rsidRPr="009E701A">
        <w:t xml:space="preserve">only randomised controlled trials </w:t>
      </w:r>
      <w:r w:rsidR="00471FFF" w:rsidRPr="009E701A">
        <w:t>were considered for inclusion, only two-arm or multi-arm studies—those that compared at least two of the aforementioned graft types</w:t>
      </w:r>
      <w:r w:rsidR="00C37EF4" w:rsidRPr="009E701A">
        <w:t>—</w:t>
      </w:r>
      <w:r w:rsidR="00471FFF" w:rsidRPr="009E701A">
        <w:t xml:space="preserve">were considered for inclusion into the quantitative portion of the review. </w:t>
      </w:r>
      <w:r w:rsidR="00C37EF4" w:rsidRPr="009E701A">
        <w:t>The following outcomes were extracted from these studies: International Knee Documentation Committee (IKDC) subjective knee form, (2) Lysholm knee scoring scale, (3) Tegner activity scale, (4) instrumented laxity measured as the side-to-side difference in antero-posterior tibial translation by arthrometer (KT-1000, KT-2000, or Rolimeter), (5) pivot-shift test for postero-lateral rotational instability, (6) Lachman test of antero-posterior tibial translation, and (7) graft failure (graft re-rupture, clinical failure, or revision surgery).</w:t>
      </w:r>
      <w:r w:rsidR="00306DF2" w:rsidRPr="009E701A">
        <w:t xml:space="preserve"> </w:t>
      </w:r>
    </w:p>
    <w:p w14:paraId="7DEC4D1A" w14:textId="2BEBD612" w:rsidR="00123C7F" w:rsidRPr="009E701A" w:rsidRDefault="00306DF2" w:rsidP="0092387A">
      <w:r w:rsidRPr="009E701A">
        <w:t>The studies were grou</w:t>
      </w:r>
      <w:r w:rsidR="003B2BD5" w:rsidRPr="009E701A">
        <w:t>ped by the type of data the outcome measure is</w:t>
      </w:r>
      <w:r w:rsidR="009E701A">
        <w:t xml:space="preserve"> most</w:t>
      </w:r>
      <w:r w:rsidR="003B2BD5" w:rsidRPr="009E701A">
        <w:t xml:space="preserve"> aptly described as, facilitating analyses (i.e., continuous, dichotomous, etc)</w:t>
      </w:r>
      <w:r w:rsidR="00EA7499" w:rsidRPr="009E701A">
        <w:t>, by their intervention (i.e., graft type), or by</w:t>
      </w:r>
      <w:r w:rsidR="003B2BD5" w:rsidRPr="009E701A">
        <w:t xml:space="preserve"> the category of outcomes for which they served as a surrogate measure fo</w:t>
      </w:r>
      <w:r w:rsidR="00EA7499" w:rsidRPr="009E701A">
        <w:t>r</w:t>
      </w:r>
      <w:r w:rsidR="00A35DD3">
        <w:t xml:space="preserve">. </w:t>
      </w:r>
      <w:r w:rsidR="002C25FA" w:rsidRPr="009E701A">
        <w:t>(1) Patient-reported outcome measures</w:t>
      </w:r>
      <w:r w:rsidR="00A35DD3">
        <w:t xml:space="preserve">, which </w:t>
      </w:r>
      <w:r w:rsidR="002C25FA" w:rsidRPr="009E701A">
        <w:t>were used to assess the p</w:t>
      </w:r>
      <w:r w:rsidR="00EA7499" w:rsidRPr="009E701A">
        <w:t>atient</w:t>
      </w:r>
      <w:r w:rsidR="002C25FA" w:rsidRPr="009E701A">
        <w:t xml:space="preserve">s' </w:t>
      </w:r>
      <w:r w:rsidR="00EA7499" w:rsidRPr="009E701A">
        <w:t>satisfaction and subjective interpretation of knee function restoration to pre-injurious baseline levels was reflected by IKDC subjective knee form scores, Lysholm knee scoring scale, and Tegner activity scale.</w:t>
      </w:r>
      <w:r w:rsidR="002C25FA" w:rsidRPr="009E701A">
        <w:t xml:space="preserve"> (2) Objective measures knee stability included instrumented laxity</w:t>
      </w:r>
      <w:r w:rsidR="00A35DD3">
        <w:t xml:space="preserve">, pivot-shift test and Lachman test. (3) Graft failure included graft re-rupture, clinical graft failure, and revision surgery. </w:t>
      </w:r>
    </w:p>
    <w:p w14:paraId="3375D7D2" w14:textId="77777777" w:rsidR="00451FE3" w:rsidRDefault="00451FE3" w:rsidP="009E701A"/>
    <w:p w14:paraId="3A82A2A3" w14:textId="6C0FC141" w:rsidR="00123C7F" w:rsidRPr="00123C7F" w:rsidRDefault="00123C7F" w:rsidP="00451FE3">
      <w:pPr>
        <w:pStyle w:val="TableCaption"/>
        <w:spacing w:before="120" w:after="120"/>
        <w:rPr>
          <w:lang w:val="en-US"/>
        </w:rPr>
      </w:pPr>
      <w:r>
        <w:t>Eligibility criteria for inclusion and exclusion of studies</w:t>
      </w:r>
    </w:p>
    <w:tbl>
      <w:tblPr>
        <w:tblStyle w:val="TableGrid"/>
        <w:tblW w:w="0" w:type="auto"/>
        <w:tblCellSpacing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29" w:type="dxa"/>
          <w:bottom w:w="72" w:type="dxa"/>
          <w:right w:w="29" w:type="dxa"/>
        </w:tblCellMar>
        <w:tblLook w:val="04A0" w:firstRow="1" w:lastRow="0" w:firstColumn="1" w:lastColumn="0" w:noHBand="0" w:noVBand="1"/>
      </w:tblPr>
      <w:tblGrid>
        <w:gridCol w:w="1036"/>
        <w:gridCol w:w="6731"/>
        <w:gridCol w:w="6038"/>
      </w:tblGrid>
      <w:tr w:rsidR="00797A32" w14:paraId="750ADEEF" w14:textId="77777777" w:rsidTr="009E448E">
        <w:trPr>
          <w:tblCellSpacing w:w="14" w:type="dxa"/>
        </w:trPr>
        <w:tc>
          <w:tcPr>
            <w:tcW w:w="0" w:type="auto"/>
            <w:tcBorders>
              <w:top w:val="single" w:sz="4" w:space="0" w:color="auto"/>
            </w:tcBorders>
          </w:tcPr>
          <w:p w14:paraId="0CBD2270" w14:textId="77777777" w:rsidR="00E515CF" w:rsidRDefault="00E515CF" w:rsidP="00366141">
            <w:pPr>
              <w:pStyle w:val="TableNormalParagraph"/>
            </w:pPr>
          </w:p>
        </w:tc>
        <w:tc>
          <w:tcPr>
            <w:tcW w:w="6703" w:type="dxa"/>
            <w:tcBorders>
              <w:top w:val="single" w:sz="4" w:space="0" w:color="auto"/>
            </w:tcBorders>
          </w:tcPr>
          <w:p w14:paraId="4EDEDA6F" w14:textId="70769C4B" w:rsidR="00E515CF" w:rsidRDefault="00E515CF" w:rsidP="00366141">
            <w:pPr>
              <w:pStyle w:val="TableNormalParagraph"/>
            </w:pPr>
            <w:r>
              <w:t>Inclusion criteria</w:t>
            </w:r>
          </w:p>
        </w:tc>
        <w:tc>
          <w:tcPr>
            <w:tcW w:w="5996" w:type="dxa"/>
            <w:tcBorders>
              <w:top w:val="single" w:sz="4" w:space="0" w:color="auto"/>
            </w:tcBorders>
          </w:tcPr>
          <w:p w14:paraId="20130E25" w14:textId="72F97A23" w:rsidR="00E515CF" w:rsidRDefault="00E515CF" w:rsidP="00366141">
            <w:pPr>
              <w:pStyle w:val="TableNormalParagraph"/>
            </w:pPr>
            <w:r>
              <w:t>Exclusion criteria</w:t>
            </w:r>
          </w:p>
        </w:tc>
      </w:tr>
      <w:tr w:rsidR="00797A32" w14:paraId="521E797B" w14:textId="77777777" w:rsidTr="009E448E">
        <w:trPr>
          <w:tblCellSpacing w:w="14" w:type="dxa"/>
        </w:trPr>
        <w:tc>
          <w:tcPr>
            <w:tcW w:w="0" w:type="auto"/>
            <w:tcBorders>
              <w:top w:val="single" w:sz="4" w:space="0" w:color="auto"/>
            </w:tcBorders>
          </w:tcPr>
          <w:p w14:paraId="6FEB499E" w14:textId="5C2B318A" w:rsidR="00E515CF" w:rsidRDefault="00E515CF" w:rsidP="00366141">
            <w:pPr>
              <w:pStyle w:val="TableNormalParagraph"/>
            </w:pPr>
            <w:r>
              <w:t>Population</w:t>
            </w:r>
          </w:p>
        </w:tc>
        <w:tc>
          <w:tcPr>
            <w:tcW w:w="6703" w:type="dxa"/>
            <w:tcBorders>
              <w:top w:val="single" w:sz="4" w:space="0" w:color="auto"/>
            </w:tcBorders>
          </w:tcPr>
          <w:p w14:paraId="307415FB" w14:textId="0823D136" w:rsidR="00E515CF" w:rsidRDefault="00E515CF" w:rsidP="00366141">
            <w:pPr>
              <w:pStyle w:val="TableNormalParagraph"/>
            </w:pPr>
            <w:r>
              <w:t>Studies in which the pre-operative mean age of all recruited participants was greater than or equal to 18 years. This cutoff age of 18 years served as a surrogative measure of skeletal maturity.</w:t>
            </w:r>
          </w:p>
        </w:tc>
        <w:tc>
          <w:tcPr>
            <w:tcW w:w="5996" w:type="dxa"/>
            <w:tcBorders>
              <w:top w:val="single" w:sz="4" w:space="0" w:color="auto"/>
            </w:tcBorders>
          </w:tcPr>
          <w:p w14:paraId="6DCEBAAC" w14:textId="7277BD93" w:rsidR="00E515CF" w:rsidRDefault="00E515CF" w:rsidP="00366141">
            <w:pPr>
              <w:pStyle w:val="TableNormalParagraph"/>
            </w:pPr>
            <w:r>
              <w:t xml:space="preserve">Studies in which the pre-operative mean age of all recruited participants was less than 18 years. This indicated that the study was focused on a pediatric or adolescent demographic, in which there were skeletal immaturity. </w:t>
            </w:r>
          </w:p>
        </w:tc>
      </w:tr>
      <w:tr w:rsidR="00797A32" w14:paraId="3100A825" w14:textId="77777777" w:rsidTr="009E448E">
        <w:trPr>
          <w:tblCellSpacing w:w="14" w:type="dxa"/>
        </w:trPr>
        <w:tc>
          <w:tcPr>
            <w:tcW w:w="0" w:type="auto"/>
          </w:tcPr>
          <w:p w14:paraId="6042D76C" w14:textId="795A67BB" w:rsidR="00E515CF" w:rsidRDefault="00E515CF" w:rsidP="00366141">
            <w:pPr>
              <w:pStyle w:val="TableNormalParagraph"/>
            </w:pPr>
            <w:r>
              <w:t>Intervention</w:t>
            </w:r>
          </w:p>
        </w:tc>
        <w:tc>
          <w:tcPr>
            <w:tcW w:w="6703" w:type="dxa"/>
          </w:tcPr>
          <w:p w14:paraId="7F4F450A" w14:textId="589A937E" w:rsidR="00E515CF" w:rsidRDefault="00E515CF" w:rsidP="00366141">
            <w:pPr>
              <w:pStyle w:val="TableNormalParagraph"/>
            </w:pPr>
            <w:r>
              <w:t>Primary anterior cruciate ligament reconstruction surgery</w:t>
            </w:r>
            <w:r w:rsidR="008E4983">
              <w:t xml:space="preserve"> were included in the review.</w:t>
            </w:r>
          </w:p>
        </w:tc>
        <w:tc>
          <w:tcPr>
            <w:tcW w:w="5996" w:type="dxa"/>
          </w:tcPr>
          <w:p w14:paraId="70A9B7B4" w14:textId="17CFF93B" w:rsidR="00E515CF" w:rsidRDefault="008E4983" w:rsidP="00366141">
            <w:pPr>
              <w:pStyle w:val="TableNormalParagraph"/>
            </w:pPr>
            <w:r>
              <w:t>Revision reconstruction and repair surgeries were excluded from the review.</w:t>
            </w:r>
          </w:p>
        </w:tc>
      </w:tr>
      <w:tr w:rsidR="00797A32" w14:paraId="649049BC" w14:textId="77777777" w:rsidTr="009E448E">
        <w:trPr>
          <w:tblCellSpacing w:w="14" w:type="dxa"/>
        </w:trPr>
        <w:tc>
          <w:tcPr>
            <w:tcW w:w="0" w:type="auto"/>
          </w:tcPr>
          <w:p w14:paraId="0ACCE6D6" w14:textId="27BB5206" w:rsidR="00E515CF" w:rsidRDefault="00E515CF" w:rsidP="00366141">
            <w:pPr>
              <w:pStyle w:val="TableNormalParagraph"/>
            </w:pPr>
            <w:r>
              <w:t>Comparators</w:t>
            </w:r>
          </w:p>
        </w:tc>
        <w:tc>
          <w:tcPr>
            <w:tcW w:w="6703" w:type="dxa"/>
          </w:tcPr>
          <w:p w14:paraId="09CD2375" w14:textId="77777777" w:rsidR="00E515CF" w:rsidRDefault="008E4983" w:rsidP="00366141">
            <w:pPr>
              <w:pStyle w:val="TableNormalParagraph"/>
            </w:pPr>
            <w:r>
              <w:t>Studies which compared at least two of the following graf</w:t>
            </w:r>
            <w:r w:rsidR="005357C3">
              <w:t xml:space="preserve">ts were included: </w:t>
            </w:r>
          </w:p>
          <w:p w14:paraId="12666E6A" w14:textId="27269CE1" w:rsidR="005357C3" w:rsidRDefault="005357C3" w:rsidP="00366141">
            <w:pPr>
              <w:pStyle w:val="TableNormalParagraph"/>
            </w:pPr>
            <w:r>
              <w:t>Bone-patellar tendon-bone autograft</w:t>
            </w:r>
          </w:p>
          <w:p w14:paraId="68A24E7D" w14:textId="4D480567" w:rsidR="005357C3" w:rsidRDefault="005357C3" w:rsidP="00366141">
            <w:pPr>
              <w:pStyle w:val="TableNormalParagraph"/>
            </w:pPr>
            <w:r>
              <w:t xml:space="preserve">Hamstring tendon autograft (single-stranded, double-stranded, and quadruple-stranded semitendinosus or quadruple-looped semitendinosus and gracilis) </w:t>
            </w:r>
          </w:p>
          <w:p w14:paraId="6B4F2BB3" w14:textId="54AF484B" w:rsidR="005357C3" w:rsidRDefault="005357C3" w:rsidP="00366141">
            <w:pPr>
              <w:pStyle w:val="TableNormalParagraph"/>
            </w:pPr>
            <w:r>
              <w:t>Quadriceps tendon autograft (with patellar bone attachment or all soft-tissue)</w:t>
            </w:r>
          </w:p>
          <w:p w14:paraId="38F1F165" w14:textId="446D8548" w:rsidR="005357C3" w:rsidRDefault="005357C3" w:rsidP="00366141">
            <w:pPr>
              <w:pStyle w:val="TableNormalParagraph"/>
            </w:pPr>
            <w:r>
              <w:t>Peroneus longus tendon autograft (with or without peroneus brevis tenodesis)</w:t>
            </w:r>
          </w:p>
          <w:p w14:paraId="4F3DB8B2" w14:textId="77777777" w:rsidR="005357C3" w:rsidRDefault="005357C3" w:rsidP="00366141">
            <w:pPr>
              <w:pStyle w:val="TableNormalParagraph"/>
            </w:pPr>
            <w:r>
              <w:t>Achilles tendon allograft</w:t>
            </w:r>
          </w:p>
          <w:p w14:paraId="71C060ED" w14:textId="7C4FC6A1" w:rsidR="005357C3" w:rsidRPr="005357C3" w:rsidRDefault="005357C3" w:rsidP="00366141">
            <w:pPr>
              <w:pStyle w:val="TableNormalParagraph"/>
            </w:pPr>
            <w:r>
              <w:t>Tibialis anterior or posterior tendon allograft</w:t>
            </w:r>
          </w:p>
        </w:tc>
        <w:tc>
          <w:tcPr>
            <w:tcW w:w="5996" w:type="dxa"/>
          </w:tcPr>
          <w:p w14:paraId="313C75B1" w14:textId="190C9B37" w:rsidR="00E515CF" w:rsidRDefault="005357C3" w:rsidP="00366141">
            <w:pPr>
              <w:pStyle w:val="TableNormalParagraph"/>
            </w:pPr>
            <w:r>
              <w:t>Studies which did not compare at least two the six included graft types, or included other graft types than the ones listed in the inclusion criteria, were excluded from the review.</w:t>
            </w:r>
            <w:r w:rsidR="001C4CAF">
              <w:t xml:space="preserve"> </w:t>
            </w:r>
          </w:p>
        </w:tc>
      </w:tr>
      <w:tr w:rsidR="00797A32" w14:paraId="7B6B66C7" w14:textId="77777777" w:rsidTr="009E448E">
        <w:trPr>
          <w:tblCellSpacing w:w="14" w:type="dxa"/>
        </w:trPr>
        <w:tc>
          <w:tcPr>
            <w:tcW w:w="0" w:type="auto"/>
          </w:tcPr>
          <w:p w14:paraId="26CDF391" w14:textId="66349EF7" w:rsidR="00E515CF" w:rsidRDefault="00E515CF" w:rsidP="00366141">
            <w:pPr>
              <w:pStyle w:val="TableNormalParagraph"/>
            </w:pPr>
            <w:r>
              <w:t>Outcomes</w:t>
            </w:r>
          </w:p>
        </w:tc>
        <w:tc>
          <w:tcPr>
            <w:tcW w:w="6703" w:type="dxa"/>
          </w:tcPr>
          <w:p w14:paraId="4CC92F64" w14:textId="77777777" w:rsidR="00E515CF" w:rsidRDefault="001C4CAF" w:rsidP="00366141">
            <w:pPr>
              <w:pStyle w:val="TableNormalParagraph"/>
            </w:pPr>
            <w:r>
              <w:t>Studies which reported at least one of the following outcome measures were included:</w:t>
            </w:r>
          </w:p>
          <w:p w14:paraId="4CBEE0EC" w14:textId="77777777" w:rsidR="001C4CAF" w:rsidRDefault="001C4CAF" w:rsidP="00366141">
            <w:pPr>
              <w:pStyle w:val="TableNormalParagraph"/>
              <w:numPr>
                <w:ilvl w:val="0"/>
                <w:numId w:val="27"/>
              </w:numPr>
            </w:pPr>
            <w:r>
              <w:t>International Knee Documentation Committee (IKDC) subjective knee form</w:t>
            </w:r>
          </w:p>
          <w:p w14:paraId="6A561E55" w14:textId="77777777" w:rsidR="001C4CAF" w:rsidRDefault="001C4CAF" w:rsidP="00366141">
            <w:pPr>
              <w:pStyle w:val="TableNormalParagraph"/>
              <w:numPr>
                <w:ilvl w:val="0"/>
                <w:numId w:val="27"/>
              </w:numPr>
            </w:pPr>
            <w:r>
              <w:t>Lysholm knee scoring scale</w:t>
            </w:r>
          </w:p>
          <w:p w14:paraId="390FA5A1" w14:textId="77777777" w:rsidR="001C4CAF" w:rsidRDefault="001C4CAF" w:rsidP="00366141">
            <w:pPr>
              <w:pStyle w:val="TableNormalParagraph"/>
              <w:numPr>
                <w:ilvl w:val="0"/>
                <w:numId w:val="27"/>
              </w:numPr>
            </w:pPr>
            <w:r>
              <w:t>Tegner activity scale</w:t>
            </w:r>
          </w:p>
          <w:p w14:paraId="08E33D0B" w14:textId="77777777" w:rsidR="001C4CAF" w:rsidRDefault="001C4CAF" w:rsidP="00366141">
            <w:pPr>
              <w:pStyle w:val="TableNormalParagraph"/>
              <w:numPr>
                <w:ilvl w:val="0"/>
                <w:numId w:val="27"/>
              </w:numPr>
            </w:pPr>
            <w:r>
              <w:t>Instrumented laxity measured as the side-to-side difference in antero-posterior tibial translation by arthrometer (KT-1000, KT-2000, or Rolimeter)</w:t>
            </w:r>
          </w:p>
          <w:p w14:paraId="38A70DBE" w14:textId="77777777" w:rsidR="001C4CAF" w:rsidRDefault="001C4CAF" w:rsidP="00366141">
            <w:pPr>
              <w:pStyle w:val="TableNormalParagraph"/>
              <w:numPr>
                <w:ilvl w:val="0"/>
                <w:numId w:val="27"/>
              </w:numPr>
            </w:pPr>
            <w:r>
              <w:t xml:space="preserve">Pivot-shift test for postero-lateral rotational instability </w:t>
            </w:r>
          </w:p>
          <w:p w14:paraId="44573BF2" w14:textId="77777777" w:rsidR="001C4CAF" w:rsidRDefault="001C4CAF" w:rsidP="00366141">
            <w:pPr>
              <w:pStyle w:val="TableNormalParagraph"/>
              <w:numPr>
                <w:ilvl w:val="0"/>
                <w:numId w:val="27"/>
              </w:numPr>
            </w:pPr>
            <w:r>
              <w:t>Lachman test of antero-posterior tibial translation</w:t>
            </w:r>
          </w:p>
          <w:p w14:paraId="4605D632" w14:textId="5C8295B2" w:rsidR="001C4CAF" w:rsidRPr="001C4CAF" w:rsidRDefault="001C4CAF" w:rsidP="00366141">
            <w:pPr>
              <w:pStyle w:val="TableNormalParagraph"/>
              <w:numPr>
                <w:ilvl w:val="0"/>
                <w:numId w:val="27"/>
              </w:numPr>
            </w:pPr>
            <w:r>
              <w:t>Graft failure (graft re-rupture, clinical failure, or revision surgery)</w:t>
            </w:r>
          </w:p>
        </w:tc>
        <w:tc>
          <w:tcPr>
            <w:tcW w:w="5996" w:type="dxa"/>
          </w:tcPr>
          <w:p w14:paraId="68F711CE" w14:textId="55CB5605" w:rsidR="00E515CF" w:rsidRDefault="00146460" w:rsidP="00366141">
            <w:pPr>
              <w:pStyle w:val="TableNormalParagraph"/>
            </w:pPr>
            <w:r>
              <w:t xml:space="preserve">Studies which did not report one of the outcome measures listed </w:t>
            </w:r>
            <w:r w:rsidR="00797A32">
              <w:t>in the inclusion criteria were excluded from the review. Outcome measures were carefully selected prior to the commencement of the review, with the idea that only those that are directly comparable across autologous and allogenic graft types would be included in the review. For example, patellar fractures, or muscle strength recovery reported as the percentage difference in extensor (quadriceps muscle) or flexor (hamstring muscle) muscle strength between the contralateral (non-operated) and ipsilateral (operated) limbs, calculated as the limb symmetry index (LSI) was determined to be an irrelevant when assessing the outcomes of allografts, as the grafts are not harvested from the patients themselves.</w:t>
            </w:r>
          </w:p>
        </w:tc>
      </w:tr>
      <w:tr w:rsidR="00797A32" w14:paraId="60F3A4C4" w14:textId="77777777" w:rsidTr="009E448E">
        <w:trPr>
          <w:tblCellSpacing w:w="14" w:type="dxa"/>
        </w:trPr>
        <w:tc>
          <w:tcPr>
            <w:tcW w:w="0" w:type="auto"/>
            <w:tcBorders>
              <w:bottom w:val="single" w:sz="4" w:space="0" w:color="auto"/>
            </w:tcBorders>
          </w:tcPr>
          <w:p w14:paraId="741176CB" w14:textId="66218BDB" w:rsidR="00E515CF" w:rsidRDefault="00E515CF" w:rsidP="00366141">
            <w:pPr>
              <w:pStyle w:val="TableNormalParagraph"/>
            </w:pPr>
            <w:r>
              <w:t>Study design</w:t>
            </w:r>
          </w:p>
        </w:tc>
        <w:tc>
          <w:tcPr>
            <w:tcW w:w="6703" w:type="dxa"/>
            <w:tcBorders>
              <w:bottom w:val="single" w:sz="4" w:space="0" w:color="auto"/>
            </w:tcBorders>
          </w:tcPr>
          <w:p w14:paraId="5D072E60" w14:textId="58B8D3C8" w:rsidR="00E515CF" w:rsidRDefault="00DF1156" w:rsidP="00366141">
            <w:pPr>
              <w:pStyle w:val="TableNormalParagraph"/>
            </w:pPr>
            <w:r>
              <w:t>Randomised controlled trials were included in the review.</w:t>
            </w:r>
          </w:p>
        </w:tc>
        <w:tc>
          <w:tcPr>
            <w:tcW w:w="5996" w:type="dxa"/>
            <w:tcBorders>
              <w:bottom w:val="single" w:sz="4" w:space="0" w:color="auto"/>
            </w:tcBorders>
          </w:tcPr>
          <w:p w14:paraId="778AF09D" w14:textId="48380D04" w:rsidR="00E515CF" w:rsidRDefault="00DF1156" w:rsidP="00366141">
            <w:pPr>
              <w:pStyle w:val="TableNormalParagraph"/>
            </w:pPr>
            <w:r>
              <w:t xml:space="preserve">All other study designs, apart from </w:t>
            </w:r>
            <w:r w:rsidR="00BA32F6">
              <w:t>randomised controlled trials</w:t>
            </w:r>
            <w:r>
              <w:t xml:space="preserve">, such as </w:t>
            </w:r>
            <w:r w:rsidR="00DD0959">
              <w:t xml:space="preserve">prospective or retrospective comparative and non-comparative cohort studies, </w:t>
            </w:r>
            <w:r>
              <w:t>observational studies</w:t>
            </w:r>
            <w:r w:rsidR="00DD0959">
              <w:t xml:space="preserve"> (case-control, cross-sectional, and longitudinal studies), and case reports and case series. </w:t>
            </w:r>
          </w:p>
        </w:tc>
      </w:tr>
    </w:tbl>
    <w:p w14:paraId="6A86C6B8" w14:textId="579993A9" w:rsidR="00E515CF" w:rsidDel="002044E0" w:rsidRDefault="00E515CF">
      <w:pPr>
        <w:pStyle w:val="Heading2"/>
        <w:spacing w:before="120" w:after="120"/>
        <w:rPr>
          <w:del w:id="300" w:author="Danny" w:date="2026-09-30T13:53:00Z"/>
        </w:rPr>
      </w:pPr>
    </w:p>
    <w:p w14:paraId="173F0959" w14:textId="77777777" w:rsidR="006D03BD" w:rsidRDefault="006D03BD" w:rsidP="006D03BD"/>
    <w:p w14:paraId="1D4C9BA7" w14:textId="354E4879" w:rsidR="001760FB" w:rsidRPr="002044E0" w:rsidRDefault="002044E0">
      <w:pPr>
        <w:pStyle w:val="Heading2"/>
        <w:spacing w:before="120" w:after="120"/>
        <w:pPrChange w:id="301" w:author="Danny" w:date="2026-10-02T16:29:00Z">
          <w:pPr/>
        </w:pPrChange>
      </w:pPr>
      <w:ins w:id="302" w:author="Danny" w:date="2026-10-02T16:27:00Z">
        <w:r w:rsidRPr="002044E0">
          <w:rPr>
            <w:sz w:val="22"/>
            <w:rPrChange w:id="303" w:author="Danny" w:date="2026-10-02T16:28:00Z">
              <w:rPr>
                <w:rFonts w:ascii="Segoe UI Symbol" w:hAnsi="Segoe UI Symbol" w:cs="Segoe UI Symbol"/>
                <w:sz w:val="24"/>
              </w:rPr>
            </w:rPrChange>
          </w:rPr>
          <w:t>Info</w:t>
        </w:r>
      </w:ins>
      <w:ins w:id="304" w:author="Danny" w:date="2026-10-02T16:28:00Z">
        <w:r w:rsidRPr="002044E0">
          <w:rPr>
            <w:sz w:val="22"/>
            <w:rPrChange w:id="305" w:author="Danny" w:date="2026-10-02T16:28:00Z">
              <w:rPr>
                <w:rFonts w:ascii="Segoe UI Symbol" w:hAnsi="Segoe UI Symbol" w:cs="Segoe UI Symbol"/>
                <w:sz w:val="24"/>
              </w:rPr>
            </w:rPrChange>
          </w:rPr>
          <w:t>rmation sources</w:t>
        </w:r>
      </w:ins>
      <w:del w:id="306" w:author="Danny" w:date="2026-10-02T16:27:00Z">
        <w:r w:rsidR="00E9052A" w:rsidRPr="002044E0" w:rsidDel="002044E0">
          <w:rPr>
            <w:rFonts w:ascii="Segoe UI Symbol" w:hAnsi="Segoe UI Symbol" w:cs="Segoe UI Symbol"/>
          </w:rPr>
          <w:delText>☑</w:delText>
        </w:r>
        <w:r w:rsidR="00E9052A" w:rsidRPr="002044E0" w:rsidDel="002044E0">
          <w:delText xml:space="preserve"> </w:delText>
        </w:r>
        <w:r w:rsidR="00CD0514" w:rsidRPr="002044E0" w:rsidDel="002044E0">
          <w:delText xml:space="preserve">Specify all databases, registers, websites, organisations, reference lists and other sources searched or consulted to identify studies. </w:delText>
        </w:r>
      </w:del>
    </w:p>
    <w:p w14:paraId="66E87B23" w14:textId="53380426" w:rsidR="00CD0514" w:rsidRPr="007632B3" w:rsidRDefault="006E5F97" w:rsidP="006E5F97">
      <w:pPr>
        <w:rPr>
          <w:vanish/>
        </w:rPr>
      </w:pPr>
      <w:r w:rsidRPr="007632B3">
        <w:rPr>
          <w:rFonts w:ascii="Segoe UI Symbol" w:hAnsi="Segoe UI Symbol" w:cs="Segoe UI Symbol"/>
          <w:vanish/>
        </w:rPr>
        <w:t>☑</w:t>
      </w:r>
      <w:r w:rsidRPr="007632B3">
        <w:rPr>
          <w:vanish/>
        </w:rPr>
        <w:t xml:space="preserve"> </w:t>
      </w:r>
      <w:r w:rsidR="00CD0514" w:rsidRPr="007632B3">
        <w:rPr>
          <w:vanish/>
        </w:rPr>
        <w:t>Specify the date when each source was last searched or consulted.</w:t>
      </w:r>
    </w:p>
    <w:p w14:paraId="04EFDD7C" w14:textId="2AAA685B" w:rsidR="00C00B7E" w:rsidRDefault="00A35DD3" w:rsidP="00D35F06">
      <w:r>
        <w:t>Three databases and one register were used to identify studies for inclusion in the review. The PubMed/MEDLINE, Embase, and Web of Science Core Collection databases were searched on July 23, 2026</w:t>
      </w:r>
      <w:r w:rsidR="00D35F06">
        <w:t xml:space="preserve"> </w:t>
      </w:r>
      <w:r w:rsidR="00BA42E3">
        <w:t xml:space="preserve">from the time of database inception </w:t>
      </w:r>
      <w:r w:rsidR="00D35F06">
        <w:t xml:space="preserve">with no restrictions placed on </w:t>
      </w:r>
      <w:r w:rsidR="00BA42E3">
        <w:t xml:space="preserve">the upper limit in date of </w:t>
      </w:r>
      <w:r w:rsidR="00D35F06">
        <w:t xml:space="preserve">publication. Studies which were published in peer-reviewed journals </w:t>
      </w:r>
      <w:r w:rsidR="00027CAD">
        <w:t xml:space="preserve">and written in English language were considered. Filters for study design were used to search for randomised controlled trials and clinical trials. Citation search was peformed by searching the reference lists of included studies of previously published </w:t>
      </w:r>
      <w:r w:rsidR="00BA42E3">
        <w:t xml:space="preserve">systematic review and meta-analysis papers. </w:t>
      </w:r>
    </w:p>
    <w:p w14:paraId="4BD11689" w14:textId="77777777" w:rsidR="00027CAD" w:rsidRPr="00CD0514" w:rsidRDefault="00027CAD" w:rsidP="00D35F06"/>
    <w:p w14:paraId="27A1BAEE" w14:textId="19B6167B" w:rsidR="00CD0514" w:rsidRPr="007632B3" w:rsidRDefault="00CD0514">
      <w:pPr>
        <w:pStyle w:val="Heading2"/>
        <w:spacing w:before="120" w:after="120"/>
        <w:rPr>
          <w:b w:val="0"/>
        </w:rPr>
        <w:pPrChange w:id="307" w:author="Danny" w:date="2026-10-02T16:29:00Z">
          <w:pPr>
            <w:pStyle w:val="Heading3"/>
          </w:pPr>
        </w:pPrChange>
      </w:pPr>
      <w:r w:rsidRPr="00CD0514">
        <w:t>Search strategy</w:t>
      </w:r>
      <w:r w:rsidR="007632B3" w:rsidRPr="007632B3">
        <w:rPr>
          <w:vanish/>
        </w:rPr>
        <w:t xml:space="preserve"> (item #7)</w:t>
      </w:r>
    </w:p>
    <w:p w14:paraId="5E33D29E" w14:textId="2F0CB9C2" w:rsidR="00995AC8" w:rsidRPr="007632B3" w:rsidRDefault="00B3244B" w:rsidP="009E701A">
      <w:pPr>
        <w:rPr>
          <w:vanish/>
        </w:rPr>
      </w:pPr>
      <w:r>
        <w:t xml:space="preserve">The search strategy was developed structurally, by breaking it down into the PICOS format. During </w:t>
      </w:r>
      <w:r w:rsidR="006E1956" w:rsidRPr="007632B3">
        <w:rPr>
          <w:rFonts w:ascii="Segoe UI Symbol" w:hAnsi="Segoe UI Symbol" w:cs="Segoe UI Symbol"/>
          <w:vanish/>
        </w:rPr>
        <w:t xml:space="preserve">☑ </w:t>
      </w:r>
      <w:r w:rsidR="00CD0514" w:rsidRPr="007632B3">
        <w:rPr>
          <w:vanish/>
        </w:rPr>
        <w:t>Present the full search strategies for all databases, registers and websites, including any filters and limits used.</w:t>
      </w:r>
    </w:p>
    <w:p w14:paraId="49D9E5EF" w14:textId="127F9B7A" w:rsidR="00995AC8" w:rsidRDefault="00995AC8" w:rsidP="009E701A">
      <w:r>
        <w:t xml:space="preserve">The search strategies were written in PubMed/MEDLINE syntax and translated into </w:t>
      </w:r>
      <w:r w:rsidR="006E1956">
        <w:t xml:space="preserve">syntax compatible with </w:t>
      </w:r>
      <w:r>
        <w:t>Embase, Web of Science Core Collection and Cochrane Central Register of Controlled Trials (CENTRAL).</w:t>
      </w:r>
      <w:r w:rsidR="006E1956">
        <w:t xml:space="preserve"> The full search strategies are shown in Table 2.</w:t>
      </w:r>
    </w:p>
    <w:p w14:paraId="61B4AF3F" w14:textId="77777777" w:rsidR="00EA01FC" w:rsidRDefault="00EA01FC" w:rsidP="009E701A"/>
    <w:p w14:paraId="72B4C78B" w14:textId="3A62FC7A" w:rsidR="00EA01FC" w:rsidRPr="00930A31" w:rsidRDefault="00EA01FC" w:rsidP="00EA01FC">
      <w:pPr>
        <w:pStyle w:val="TableCaption"/>
        <w:spacing w:before="120" w:after="120"/>
      </w:pPr>
      <w:r>
        <w:lastRenderedPageBreak/>
        <w:t>Full search strategies for all databases, registers and websites</w:t>
      </w:r>
    </w:p>
    <w:tbl>
      <w:tblPr>
        <w:tblW w:w="0" w:type="auto"/>
        <w:tblLook w:val="04A0" w:firstRow="1" w:lastRow="0" w:firstColumn="1" w:lastColumn="0" w:noHBand="0" w:noVBand="1"/>
      </w:tblPr>
      <w:tblGrid>
        <w:gridCol w:w="3519"/>
        <w:gridCol w:w="3429"/>
        <w:gridCol w:w="3513"/>
        <w:gridCol w:w="3497"/>
      </w:tblGrid>
      <w:tr w:rsidR="00451FE3" w:rsidRPr="00451FE3" w14:paraId="2E422E81" w14:textId="77777777" w:rsidTr="00D052F1">
        <w:trPr>
          <w:trHeight w:val="420"/>
        </w:trPr>
        <w:tc>
          <w:tcPr>
            <w:tcW w:w="0" w:type="auto"/>
            <w:tcBorders>
              <w:top w:val="single" w:sz="4" w:space="0" w:color="auto"/>
              <w:left w:val="nil"/>
              <w:bottom w:val="single" w:sz="4" w:space="0" w:color="auto"/>
              <w:right w:val="nil"/>
            </w:tcBorders>
            <w:shd w:val="clear" w:color="auto" w:fill="auto"/>
            <w:vAlign w:val="center"/>
            <w:hideMark/>
          </w:tcPr>
          <w:p w14:paraId="377D22DD" w14:textId="77777777" w:rsidR="00451FE3" w:rsidRPr="00451FE3" w:rsidRDefault="00451FE3" w:rsidP="00451FE3">
            <w:pPr>
              <w:jc w:val="center"/>
              <w:rPr>
                <w:color w:val="000000"/>
                <w:sz w:val="16"/>
                <w:szCs w:val="16"/>
              </w:rPr>
            </w:pPr>
            <w:r w:rsidRPr="00451FE3">
              <w:rPr>
                <w:color w:val="000000"/>
                <w:sz w:val="16"/>
                <w:szCs w:val="16"/>
              </w:rPr>
              <w:t>PubMed/MEDLINE</w:t>
            </w:r>
          </w:p>
        </w:tc>
        <w:tc>
          <w:tcPr>
            <w:tcW w:w="0" w:type="auto"/>
            <w:tcBorders>
              <w:top w:val="single" w:sz="4" w:space="0" w:color="auto"/>
              <w:left w:val="nil"/>
              <w:bottom w:val="single" w:sz="4" w:space="0" w:color="auto"/>
              <w:right w:val="nil"/>
            </w:tcBorders>
            <w:shd w:val="clear" w:color="auto" w:fill="auto"/>
            <w:vAlign w:val="center"/>
            <w:hideMark/>
          </w:tcPr>
          <w:p w14:paraId="56AF495B" w14:textId="77777777" w:rsidR="00451FE3" w:rsidRPr="00451FE3" w:rsidRDefault="00451FE3" w:rsidP="00451FE3">
            <w:pPr>
              <w:jc w:val="center"/>
              <w:rPr>
                <w:color w:val="000000"/>
                <w:sz w:val="16"/>
                <w:szCs w:val="16"/>
              </w:rPr>
            </w:pPr>
            <w:r w:rsidRPr="00451FE3">
              <w:rPr>
                <w:color w:val="000000"/>
                <w:sz w:val="16"/>
                <w:szCs w:val="16"/>
              </w:rPr>
              <w:t>Embase</w:t>
            </w:r>
          </w:p>
        </w:tc>
        <w:tc>
          <w:tcPr>
            <w:tcW w:w="0" w:type="auto"/>
            <w:tcBorders>
              <w:top w:val="single" w:sz="4" w:space="0" w:color="auto"/>
              <w:left w:val="nil"/>
              <w:bottom w:val="single" w:sz="4" w:space="0" w:color="auto"/>
              <w:right w:val="nil"/>
            </w:tcBorders>
            <w:shd w:val="clear" w:color="auto" w:fill="auto"/>
            <w:vAlign w:val="center"/>
            <w:hideMark/>
          </w:tcPr>
          <w:p w14:paraId="1D9E166E" w14:textId="77777777" w:rsidR="00451FE3" w:rsidRPr="00451FE3" w:rsidRDefault="00451FE3" w:rsidP="00451FE3">
            <w:pPr>
              <w:jc w:val="center"/>
              <w:rPr>
                <w:color w:val="000000"/>
                <w:sz w:val="16"/>
                <w:szCs w:val="16"/>
              </w:rPr>
            </w:pPr>
            <w:r w:rsidRPr="00451FE3">
              <w:rPr>
                <w:color w:val="000000"/>
                <w:sz w:val="16"/>
                <w:szCs w:val="16"/>
              </w:rPr>
              <w:t>Web of Science Core Collection</w:t>
            </w:r>
          </w:p>
        </w:tc>
        <w:tc>
          <w:tcPr>
            <w:tcW w:w="0" w:type="auto"/>
            <w:tcBorders>
              <w:top w:val="single" w:sz="4" w:space="0" w:color="auto"/>
              <w:left w:val="nil"/>
              <w:bottom w:val="single" w:sz="4" w:space="0" w:color="auto"/>
              <w:right w:val="nil"/>
            </w:tcBorders>
            <w:shd w:val="clear" w:color="auto" w:fill="auto"/>
            <w:vAlign w:val="center"/>
            <w:hideMark/>
          </w:tcPr>
          <w:p w14:paraId="54CF42CA" w14:textId="77777777" w:rsidR="00451FE3" w:rsidRPr="00451FE3" w:rsidRDefault="00451FE3" w:rsidP="00451FE3">
            <w:pPr>
              <w:jc w:val="center"/>
              <w:rPr>
                <w:color w:val="000000"/>
                <w:sz w:val="16"/>
                <w:szCs w:val="16"/>
              </w:rPr>
            </w:pPr>
            <w:r w:rsidRPr="00451FE3">
              <w:rPr>
                <w:color w:val="000000"/>
                <w:sz w:val="16"/>
                <w:szCs w:val="16"/>
              </w:rPr>
              <w:t>Cochrane Central Register of Controlled Trials (CENTRAL)</w:t>
            </w:r>
          </w:p>
        </w:tc>
      </w:tr>
      <w:tr w:rsidR="00451FE3" w:rsidRPr="00451FE3" w14:paraId="2A436448" w14:textId="77777777" w:rsidTr="00D052F1">
        <w:trPr>
          <w:trHeight w:val="6227"/>
        </w:trPr>
        <w:tc>
          <w:tcPr>
            <w:tcW w:w="0" w:type="auto"/>
            <w:tcBorders>
              <w:top w:val="single" w:sz="4" w:space="0" w:color="auto"/>
              <w:left w:val="nil"/>
              <w:bottom w:val="single" w:sz="4" w:space="0" w:color="auto"/>
              <w:right w:val="nil"/>
            </w:tcBorders>
            <w:shd w:val="clear" w:color="auto" w:fill="auto"/>
            <w:hideMark/>
          </w:tcPr>
          <w:p w14:paraId="3BFECCA7" w14:textId="77777777" w:rsidR="00451FE3" w:rsidRPr="00451FE3" w:rsidRDefault="00451FE3" w:rsidP="00451FE3">
            <w:pPr>
              <w:rPr>
                <w:color w:val="000000"/>
                <w:sz w:val="16"/>
                <w:szCs w:val="16"/>
              </w:rPr>
            </w:pPr>
            <w:r w:rsidRPr="00451FE3">
              <w:rPr>
                <w:color w:val="000000"/>
                <w:sz w:val="16"/>
                <w:szCs w:val="16"/>
              </w:rPr>
              <w:t>(("anterior cruciate ligament"[mh]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tc>
        <w:tc>
          <w:tcPr>
            <w:tcW w:w="0" w:type="auto"/>
            <w:tcBorders>
              <w:top w:val="single" w:sz="4" w:space="0" w:color="auto"/>
              <w:left w:val="nil"/>
              <w:bottom w:val="single" w:sz="4" w:space="0" w:color="auto"/>
              <w:right w:val="nil"/>
            </w:tcBorders>
            <w:shd w:val="clear" w:color="auto" w:fill="auto"/>
            <w:hideMark/>
          </w:tcPr>
          <w:p w14:paraId="38FDE894" w14:textId="77777777" w:rsidR="00451FE3" w:rsidRPr="00451FE3" w:rsidRDefault="00451FE3" w:rsidP="00451FE3">
            <w:pPr>
              <w:rPr>
                <w:color w:val="000000"/>
                <w:sz w:val="16"/>
                <w:szCs w:val="16"/>
              </w:rPr>
            </w:pPr>
            <w:r w:rsidRPr="00451FE3">
              <w:rPr>
                <w:color w:val="000000"/>
                <w:sz w:val="16"/>
                <w:szCs w:val="16"/>
              </w:rPr>
              <w:t>(('anterior cruciate ligament'/exp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trial':it,ti,ab OR 'randomized controlled trial':ti,ab OR 'randomised controlled trial':ti,ab) NOT ('review':it,ti,ab OR 'review':ti,ab OR 'systematic review':it,ti,ab OR 'systematic review':ti,ab OR 'meta-analysis':it,ti,ab OR 'meta-analysis':ti,ab))</w:t>
            </w:r>
          </w:p>
        </w:tc>
        <w:tc>
          <w:tcPr>
            <w:tcW w:w="0" w:type="auto"/>
            <w:tcBorders>
              <w:top w:val="single" w:sz="4" w:space="0" w:color="auto"/>
              <w:left w:val="nil"/>
              <w:bottom w:val="single" w:sz="4" w:space="0" w:color="auto"/>
              <w:right w:val="nil"/>
            </w:tcBorders>
            <w:shd w:val="clear" w:color="auto" w:fill="auto"/>
            <w:hideMark/>
          </w:tcPr>
          <w:p w14:paraId="7FD03B4C" w14:textId="77777777" w:rsidR="00451FE3" w:rsidRPr="00451FE3" w:rsidRDefault="00451FE3" w:rsidP="00451FE3">
            <w:pPr>
              <w:rPr>
                <w:color w:val="000000"/>
                <w:sz w:val="16"/>
                <w:szCs w:val="16"/>
              </w:rPr>
            </w:pPr>
            <w:r w:rsidRPr="00451FE3">
              <w:rPr>
                <w:color w:val="000000"/>
                <w:sz w:val="16"/>
                <w:szCs w:val="16"/>
              </w:rPr>
              <w:t>(((TMIC=(anterior cruciate ligament)) OR (TI=(anterior cruciate ligament) OR AB=(anterior cruciate ligament)) OR (TI=(anterior cruciate ligament reconstruction) OR AB=(anterior cruciate ligament reconstruction)) OR (TI=(acl) OR AB=(acl)))) AND (((TI=(bone-patellar tendon-bone) OR AB=(bone-patellar tendon-bone)) OR (TI=(bone patellar tendon bone) OR AB=(bone patellar tendon bone)) OR (TI=(patellar tendon) OR AB=(patellar tendon)) OR (TI=(bptb) OR AB=(bptb))) OR ((TI=(hamstring) OR AB=(hamstring)) OR (TI=(hamstring tendon) OR AB=(hamstring tendon)) OR (TI=(semitendinosus) OR AB=(semitendinosus)) OR (TI=(gracilis) OR AB=(gracilis))) OR ((TI=(quadriceps) OR AB=(quadriceps)) OR (TI=(quadriceps tendon) OR AB=(quadriceps tendon)) OR (TI=(qt) OR AB=(qt))) OR ((TI=(peroneus) OR AB=(peroneus)) OR (TI=(peroneus longus) OR AB=(peroneus longus)) OR (TI=(fibularis longus) OR AB=(fibularis longus))) OR ((TI=(achilles) OR AB=(achilles)) OR (TI=(achilles tendon) OR AB=(achilles tendon))) OR ((TI=(tibialis) OR AB=(tibialis)) OR (TI=(tibialis anterior) OR AB=(tibialis anterior)) OR (TI=(tibialis posterior) OR AB=(tibialis posterior)))) AND (((TS=(randomized controlled trial)) OR (TI=(randomized controlled trial) OR AB=(randomized controlled trial)) OR (TI=(randomised controlled trial) OR AB=(randomised controlled trial))) NOT ((TS=(review)) OR (TI=(review) OR AB=(review)) OR (TS=(systematic review)) OR (TI=(systematic review) OR AB=(systematic review)) OR (TS=(meta-analysis)) OR (TI=(meta-analysis) OR AB=(meta-analysis))))</w:t>
            </w:r>
          </w:p>
        </w:tc>
        <w:tc>
          <w:tcPr>
            <w:tcW w:w="0" w:type="auto"/>
            <w:tcBorders>
              <w:top w:val="nil"/>
              <w:left w:val="nil"/>
              <w:bottom w:val="single" w:sz="4" w:space="0" w:color="auto"/>
              <w:right w:val="nil"/>
            </w:tcBorders>
            <w:shd w:val="clear" w:color="auto" w:fill="auto"/>
            <w:hideMark/>
          </w:tcPr>
          <w:p w14:paraId="727FC206" w14:textId="77777777" w:rsidR="00451FE3" w:rsidRPr="00451FE3" w:rsidRDefault="00451FE3" w:rsidP="00451FE3">
            <w:pPr>
              <w:rPr>
                <w:color w:val="000000"/>
                <w:sz w:val="16"/>
                <w:szCs w:val="16"/>
              </w:rPr>
            </w:pPr>
            <w:r w:rsidRPr="00451FE3">
              <w:rPr>
                <w:color w:val="000000"/>
                <w:sz w:val="16"/>
                <w:szCs w:val="16"/>
              </w:rPr>
              <w:t>([mh ("anterior cruciate ligament"]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tc>
      </w:tr>
    </w:tbl>
    <w:p w14:paraId="6E97F26A" w14:textId="77777777" w:rsidR="00CD0514" w:rsidRPr="00451FE3" w:rsidRDefault="00CD0514" w:rsidP="009E701A">
      <w:pPr>
        <w:pStyle w:val="BodyText"/>
        <w:rPr>
          <w:lang w:val="en-US"/>
        </w:rPr>
      </w:pPr>
    </w:p>
    <w:p w14:paraId="028D0226" w14:textId="66824985" w:rsidR="00CD0514" w:rsidRPr="007632B3" w:rsidRDefault="00CD0514">
      <w:pPr>
        <w:pStyle w:val="Heading2"/>
        <w:spacing w:before="120" w:after="120"/>
        <w:rPr>
          <w:b w:val="0"/>
        </w:rPr>
        <w:pPrChange w:id="308" w:author="Danny" w:date="2026-10-02T16:29:00Z">
          <w:pPr>
            <w:pStyle w:val="Heading3"/>
          </w:pPr>
        </w:pPrChange>
      </w:pPr>
      <w:r w:rsidRPr="00CD0514">
        <w:t>Selection process</w:t>
      </w:r>
      <w:r w:rsidR="007632B3">
        <w:t xml:space="preserve"> </w:t>
      </w:r>
      <w:r w:rsidR="007632B3" w:rsidRPr="007632B3">
        <w:rPr>
          <w:vanish/>
        </w:rPr>
        <w:t>(item #8)</w:t>
      </w:r>
    </w:p>
    <w:p w14:paraId="35D28145" w14:textId="06BAAFE8" w:rsidR="00CD0514" w:rsidRPr="007632B3" w:rsidRDefault="00D052F1" w:rsidP="009E701A">
      <w:pPr>
        <w:rPr>
          <w:vanish/>
        </w:rPr>
      </w:pPr>
      <w:r w:rsidRPr="007632B3">
        <w:rPr>
          <w:rFonts w:ascii="Segoe UI Symbol" w:hAnsi="Segoe UI Symbol" w:cs="Segoe UI Symbol"/>
          <w:vanish/>
        </w:rPr>
        <w:t xml:space="preserve">☑ </w:t>
      </w:r>
      <w:r w:rsidR="00E9052A" w:rsidRPr="007632B3">
        <w:rPr>
          <w:vanish/>
        </w:rPr>
        <w:t xml:space="preserve"> </w:t>
      </w:r>
      <w:r w:rsidR="00CD0514" w:rsidRPr="007632B3">
        <w:rPr>
          <w:vanish/>
        </w:rPr>
        <w:t xml:space="preserve">Specify the methods used to decide whether a study met the inclusion criteria of the review, including how many reviewers screened each record and each report retrieved, </w:t>
      </w:r>
      <w:r w:rsidRPr="007632B3">
        <w:rPr>
          <w:rFonts w:ascii="Segoe UI Symbol" w:hAnsi="Segoe UI Symbol" w:cs="Segoe UI Symbol"/>
          <w:vanish/>
        </w:rPr>
        <w:t xml:space="preserve">☑  </w:t>
      </w:r>
      <w:r w:rsidR="007C3AAE" w:rsidRPr="007632B3">
        <w:rPr>
          <w:vanish/>
        </w:rPr>
        <w:t>Specify wh</w:t>
      </w:r>
      <w:r w:rsidR="00CD0514" w:rsidRPr="007632B3">
        <w:rPr>
          <w:vanish/>
        </w:rPr>
        <w:t>ether they worked independently, and if applicable, details of automation tools used in the process.</w:t>
      </w:r>
    </w:p>
    <w:p w14:paraId="1D0187E6" w14:textId="6BC4BBD2" w:rsidR="00B3244B" w:rsidRDefault="00B3244B" w:rsidP="00B3244B">
      <w:pPr>
        <w:pStyle w:val="BodyText"/>
      </w:pPr>
      <w:r>
        <w:t xml:space="preserve">During </w:t>
      </w:r>
      <w:r w:rsidR="00E64ECF">
        <w:t xml:space="preserve">the initial search, the query included the intervention, comparators, and study designs as filters. </w:t>
      </w:r>
      <w:r w:rsidR="00742AA5">
        <w:t>After the initial search of the databases and register, duplicate records were removed by automation methods</w:t>
      </w:r>
      <w:r w:rsidR="00742AA5" w:rsidRPr="002044E0">
        <w:rPr>
          <w:rStyle w:val="FootnoteReference"/>
        </w:rPr>
        <w:footnoteReference w:id="1"/>
      </w:r>
      <w:r w:rsidR="003675B5">
        <w:t xml:space="preserve">. </w:t>
      </w:r>
      <w:r>
        <w:t>D</w:t>
      </w:r>
      <w:r w:rsidR="00E64ECF">
        <w:t xml:space="preserve">uring title and abstract screening, specific key words or phrases served as a signal for whether a particular study may or may not </w:t>
      </w:r>
      <w:r w:rsidR="004B3C4C">
        <w:t xml:space="preserve">meet the eligibility criteria for inclusion in the review. For example, the words pediatric, paediatric, and revision were highlighted in order to provide an effective signal for excluding these studies on the basis of the study not being conducted on the population of interest. </w:t>
      </w:r>
    </w:p>
    <w:p w14:paraId="292A1E5D" w14:textId="77777777" w:rsidR="00B3244B" w:rsidRDefault="00B3244B" w:rsidP="00B3244B">
      <w:pPr>
        <w:pStyle w:val="BodyText"/>
      </w:pPr>
    </w:p>
    <w:p w14:paraId="54D98495" w14:textId="0157B684" w:rsidR="00AD6BB2" w:rsidRDefault="00B3244B" w:rsidP="00B3244B">
      <w:pPr>
        <w:pStyle w:val="Heading2"/>
        <w:spacing w:before="120" w:after="120"/>
      </w:pPr>
      <w:r>
        <w:t>Data collection process</w:t>
      </w:r>
    </w:p>
    <w:p w14:paraId="7ADE9106" w14:textId="41F00527" w:rsidR="00AD6BB2" w:rsidRPr="00851E54" w:rsidRDefault="00EC0FD3" w:rsidP="00AD6BB2">
      <w:pPr>
        <w:pStyle w:val="BodyText"/>
        <w:rPr>
          <w:vanish/>
        </w:rPr>
      </w:pPr>
      <w:commentRangeStart w:id="309"/>
      <w:r w:rsidRPr="00851E54">
        <w:rPr>
          <w:rFonts w:ascii="Segoe UI Symbol" w:hAnsi="Segoe UI Symbol" w:cs="Segoe UI Symbol"/>
          <w:vanish/>
        </w:rPr>
        <w:t>☐</w:t>
      </w:r>
      <w:r w:rsidRPr="00851E54">
        <w:rPr>
          <w:vanish/>
        </w:rPr>
        <w:t xml:space="preserve"> 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p w14:paraId="16C19F45" w14:textId="4F1782E9" w:rsidR="00851E54" w:rsidRDefault="00851E54" w:rsidP="00851E54">
      <w:pPr>
        <w:pStyle w:val="BodyText"/>
      </w:pPr>
      <w:r>
        <w:t xml:space="preserve">The data was collected twice by one independent reviewer (D.K.). </w:t>
      </w:r>
      <w:commentRangeEnd w:id="309"/>
      <w:r w:rsidR="00B3244B">
        <w:rPr>
          <w:rStyle w:val="CommentReference"/>
          <w:rFonts w:eastAsiaTheme="minorEastAsia"/>
          <w:kern w:val="0"/>
          <w14:ligatures w14:val="none"/>
        </w:rPr>
        <w:commentReference w:id="309"/>
      </w:r>
      <w:r>
        <w:t>Data entry forms were created using Microsoft Excel</w:t>
      </w:r>
      <w:r w:rsidRPr="00851E54">
        <w:rPr>
          <w:vertAlign w:val="superscript"/>
        </w:rPr>
        <w:t>®</w:t>
      </w:r>
      <w:r>
        <w:t xml:space="preserve">. If a study report did not report at least one of the specified outcomes outlined in the protocol of this study, it was excluded from the quantitative portion of the review.  </w:t>
      </w:r>
    </w:p>
    <w:p w14:paraId="043D3584" w14:textId="77777777" w:rsidR="00851E54" w:rsidRPr="00851E54" w:rsidRDefault="00851E54" w:rsidP="00851E54">
      <w:pPr>
        <w:pStyle w:val="BodyText"/>
      </w:pPr>
    </w:p>
    <w:p w14:paraId="6267BA97" w14:textId="43BEFAD0" w:rsidR="00CD0514" w:rsidRDefault="00CD0514">
      <w:pPr>
        <w:pStyle w:val="Heading2"/>
        <w:spacing w:before="120" w:after="120"/>
        <w:pPrChange w:id="310" w:author="Danny" w:date="2026-10-02T16:29:00Z">
          <w:pPr>
            <w:pStyle w:val="Heading3"/>
          </w:pPr>
        </w:pPrChange>
      </w:pPr>
      <w:r w:rsidRPr="002044E0">
        <w:t>Data</w:t>
      </w:r>
      <w:r w:rsidRPr="00CD0514">
        <w:t xml:space="preserve"> items </w:t>
      </w:r>
      <w:r w:rsidR="007632B3" w:rsidRPr="007632B3">
        <w:rPr>
          <w:vanish/>
        </w:rPr>
        <w:t>(item #10)</w:t>
      </w:r>
    </w:p>
    <w:p w14:paraId="532C7FA6" w14:textId="0DA9C6CE" w:rsidR="0020613A" w:rsidRPr="007632B3" w:rsidRDefault="000915C9" w:rsidP="009E701A">
      <w:pPr>
        <w:rPr>
          <w:vanish/>
        </w:rPr>
      </w:pPr>
      <w:r w:rsidRPr="007632B3">
        <w:rPr>
          <w:rFonts w:ascii="Segoe UI Symbol" w:hAnsi="Segoe UI Symbol" w:cs="Segoe UI Symbol"/>
          <w:vanish/>
        </w:rPr>
        <w:t xml:space="preserve">☑ </w:t>
      </w:r>
      <w:r w:rsidR="00CD0514" w:rsidRPr="007632B3">
        <w:rPr>
          <w:vanish/>
        </w:rPr>
        <w:t xml:space="preserve">List and define all outcomes for which data were sought. </w:t>
      </w:r>
    </w:p>
    <w:p w14:paraId="5AB38D75" w14:textId="6B288CAD" w:rsidR="00CD0514" w:rsidRPr="007632B3" w:rsidRDefault="00E912BF" w:rsidP="009E701A">
      <w:pPr>
        <w:rPr>
          <w:vanish/>
        </w:rPr>
      </w:pPr>
      <w:r w:rsidRPr="007632B3">
        <w:rPr>
          <w:rFonts w:ascii="Segoe UI Symbol" w:hAnsi="Segoe UI Symbol" w:cs="Segoe UI Symbol"/>
          <w:vanish/>
        </w:rPr>
        <w:t xml:space="preserve">☑ </w:t>
      </w:r>
      <w:r w:rsidR="00CD0514" w:rsidRPr="007632B3">
        <w:rPr>
          <w:vanish/>
        </w:rPr>
        <w:t>Specify whether all results that were compatible with each outcome domain in each study were sought (e.g. for all measures, time points, analyses), and if not, the methods used to decide which results to collect.</w:t>
      </w:r>
    </w:p>
    <w:p w14:paraId="6EB85F96" w14:textId="1E517352" w:rsidR="00F45515" w:rsidRPr="007632B3" w:rsidRDefault="00F45515" w:rsidP="00F45515">
      <w:pPr>
        <w:rPr>
          <w:vanish/>
        </w:rPr>
      </w:pPr>
      <w:r w:rsidRPr="007632B3">
        <w:rPr>
          <w:rFonts w:ascii="Segoe UI Symbol" w:hAnsi="Segoe UI Symbol" w:cs="Segoe UI Symbol"/>
          <w:vanish/>
        </w:rPr>
        <w:t xml:space="preserve">☑ </w:t>
      </w:r>
      <w:r w:rsidRPr="007632B3">
        <w:rPr>
          <w:vanish/>
        </w:rPr>
        <w:t xml:space="preserve">List and define all other variables for which data were sought (e.g. participant and intervention characteristics, funding sources). </w:t>
      </w:r>
    </w:p>
    <w:p w14:paraId="34ACC24D" w14:textId="51CE1C82" w:rsidR="00207695" w:rsidRPr="007632B3" w:rsidRDefault="007632B3" w:rsidP="00207695">
      <w:pPr>
        <w:rPr>
          <w:vanish/>
        </w:rPr>
      </w:pPr>
      <w:r w:rsidRPr="007632B3">
        <w:rPr>
          <w:rFonts w:ascii="Segoe UI Symbol" w:hAnsi="Segoe UI Symbol" w:cs="Segoe UI Symbol"/>
          <w:vanish/>
        </w:rPr>
        <w:t xml:space="preserve">☑ </w:t>
      </w:r>
      <w:r w:rsidR="00207695" w:rsidRPr="007632B3">
        <w:rPr>
          <w:vanish/>
        </w:rPr>
        <w:t>Describe any assumptions made about any missing or unclear information.</w:t>
      </w:r>
    </w:p>
    <w:p w14:paraId="74FED182" w14:textId="77777777" w:rsidR="00F45515" w:rsidRPr="007632B3" w:rsidRDefault="00F45515" w:rsidP="009E701A">
      <w:pPr>
        <w:rPr>
          <w:vanish/>
        </w:rPr>
      </w:pPr>
    </w:p>
    <w:p w14:paraId="176B5541" w14:textId="77777777" w:rsidR="00687D3C" w:rsidRDefault="000915C9" w:rsidP="00CE04A4">
      <w:r>
        <w:t xml:space="preserve">The data items were extracted into three tables: study information, study characteristics, and study results. Study information included the authors, year of publication, identification number (e.g., DOI, PMID), journal, title, and abstract. Study characteristics included the sample size, list of the study arms (i.e., subgroups) and outcomes, recruitment details, and the study covariates, such as age, number of male and female participants, and follow-up duration in months. The study results included seven outcomes, which were extracted in separate tables depending on the </w:t>
      </w:r>
      <w:r w:rsidR="00CE04A4">
        <w:t xml:space="preserve">most appropriate </w:t>
      </w:r>
      <w:r>
        <w:t>data type</w:t>
      </w:r>
      <w:r w:rsidR="00CE04A4">
        <w:t xml:space="preserve"> for the outcome measure</w:t>
      </w:r>
      <w:r>
        <w:t xml:space="preserve">. </w:t>
      </w:r>
      <w:r w:rsidR="00CE04A4">
        <w:t xml:space="preserve">The outcomes extracted are listed and defined in Table 3. </w:t>
      </w:r>
    </w:p>
    <w:p w14:paraId="054B88B2" w14:textId="076D92B0" w:rsidR="000915C9" w:rsidRDefault="00687D3C" w:rsidP="00CE04A4">
      <w:r>
        <w:t xml:space="preserve">The post-operative outcomes at the time of latest follow-up were extracted. </w:t>
      </w:r>
      <w:r w:rsidR="003D4928">
        <w:t xml:space="preserve">The IKDC subjective knee score, Lysholm knee scoring scale, Tegner activity scale and the side-to-side difference in instrumented laxity were extracted as continuous data, which included extraction of the following data items: </w:t>
      </w:r>
      <w:r w:rsidR="00E912BF">
        <w:t xml:space="preserve">subgroup, sample size at last follow-up, </w:t>
      </w:r>
      <w:r>
        <w:t xml:space="preserve">mean, median, range (minimum and maximum), interquartile range (first and third quartile), and the standard deviation were </w:t>
      </w:r>
      <w:r w:rsidR="003D4928">
        <w:t xml:space="preserve">extracted. </w:t>
      </w:r>
      <w:r w:rsidR="00CE04A4">
        <w:t>Pivot-shift test</w:t>
      </w:r>
      <w:r w:rsidR="00186A67">
        <w:t xml:space="preserve"> and </w:t>
      </w:r>
      <w:r w:rsidR="00CE04A4">
        <w:t>Lachman test</w:t>
      </w:r>
      <w:r w:rsidR="00186A67">
        <w:t xml:space="preserve"> were extracted as ordinal data type, with a categories corresponding to the number of participants that were graded as 0, 1+, 2+, and 3+. The sum of grades &gt;1+ and the sum of grades &gt;2+ were calculated as dichotomous data for analysis.</w:t>
      </w:r>
      <w:commentRangeStart w:id="311"/>
      <w:r w:rsidR="00186A67">
        <w:t xml:space="preserve"> </w:t>
      </w:r>
      <w:r w:rsidR="003D4928">
        <w:t>Graft failure was extracted as nominal data type, with the number of events pertaining to incidence of graft re-rupture or revision surgery rates</w:t>
      </w:r>
      <w:commentRangeEnd w:id="311"/>
      <w:r w:rsidR="003D4928">
        <w:rPr>
          <w:rStyle w:val="CommentReference"/>
          <w:rFonts w:eastAsiaTheme="minorEastAsia"/>
        </w:rPr>
        <w:commentReference w:id="311"/>
      </w:r>
      <w:r w:rsidR="003D4928">
        <w:t>.</w:t>
      </w:r>
      <w:r w:rsidR="00E912BF">
        <w:t xml:space="preserve"> Ordinal and nominal data types included extraction of the following data items: </w:t>
      </w:r>
      <w:r w:rsidR="00187C18">
        <w:t>subgroup, sample size, and number of events.</w:t>
      </w:r>
      <w:r w:rsidR="00207695">
        <w:t xml:space="preserve"> </w:t>
      </w:r>
    </w:p>
    <w:p w14:paraId="46BF22B2" w14:textId="77777777" w:rsidR="00043701" w:rsidRDefault="00043701" w:rsidP="00CE04A4"/>
    <w:p w14:paraId="2A6DF8F9" w14:textId="157F4137" w:rsidR="007C3AAE" w:rsidRPr="00F2144C" w:rsidRDefault="007C3AAE" w:rsidP="001805EE">
      <w:pPr>
        <w:pStyle w:val="TableCaption"/>
        <w:spacing w:before="120" w:after="120"/>
        <w:rPr>
          <w:lang w:val="pl-PL"/>
        </w:rPr>
      </w:pPr>
      <w:r>
        <w:rPr>
          <w:lang w:val="pl-PL"/>
        </w:rPr>
        <w:lastRenderedPageBreak/>
        <w:t xml:space="preserve">Data items </w:t>
      </w:r>
      <w:r w:rsidRPr="00F2144C">
        <w:rPr>
          <w:lang w:val="pl-P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
        <w:gridCol w:w="2744"/>
        <w:gridCol w:w="10898"/>
      </w:tblGrid>
      <w:tr w:rsidR="007C3AAE" w:rsidRPr="00F2144C" w14:paraId="61B3376F" w14:textId="77777777" w:rsidTr="00043701">
        <w:tc>
          <w:tcPr>
            <w:tcW w:w="0" w:type="auto"/>
            <w:tcBorders>
              <w:top w:val="single" w:sz="4" w:space="0" w:color="auto"/>
              <w:bottom w:val="single" w:sz="4" w:space="0" w:color="auto"/>
            </w:tcBorders>
          </w:tcPr>
          <w:p w14:paraId="57F5425F" w14:textId="77777777" w:rsidR="007C3AAE" w:rsidRPr="00F2144C" w:rsidRDefault="007C3AAE" w:rsidP="00043701"/>
        </w:tc>
        <w:tc>
          <w:tcPr>
            <w:tcW w:w="2744" w:type="dxa"/>
            <w:tcBorders>
              <w:top w:val="single" w:sz="4" w:space="0" w:color="auto"/>
              <w:bottom w:val="single" w:sz="4" w:space="0" w:color="auto"/>
            </w:tcBorders>
          </w:tcPr>
          <w:p w14:paraId="77000F26" w14:textId="6026B518" w:rsidR="007C3AAE" w:rsidRPr="00F2144C" w:rsidRDefault="007C3AAE" w:rsidP="00043701">
            <w:r>
              <w:t>Outcome</w:t>
            </w:r>
          </w:p>
        </w:tc>
        <w:tc>
          <w:tcPr>
            <w:tcW w:w="10898" w:type="dxa"/>
            <w:tcBorders>
              <w:top w:val="single" w:sz="4" w:space="0" w:color="auto"/>
              <w:bottom w:val="single" w:sz="4" w:space="0" w:color="auto"/>
            </w:tcBorders>
            <w:vAlign w:val="center"/>
          </w:tcPr>
          <w:p w14:paraId="5852206F" w14:textId="72939848" w:rsidR="007C3AAE" w:rsidRPr="00F2144C" w:rsidRDefault="007C3AAE" w:rsidP="00043701">
            <w:r>
              <w:t>Definition</w:t>
            </w:r>
          </w:p>
        </w:tc>
      </w:tr>
      <w:tr w:rsidR="007C3AAE" w:rsidRPr="00F2144C" w14:paraId="6AD56D4D" w14:textId="77777777" w:rsidTr="00043701">
        <w:tc>
          <w:tcPr>
            <w:tcW w:w="0" w:type="auto"/>
            <w:tcBorders>
              <w:top w:val="single" w:sz="4" w:space="0" w:color="auto"/>
            </w:tcBorders>
          </w:tcPr>
          <w:p w14:paraId="336299DB" w14:textId="2345F22D" w:rsidR="007C3AAE" w:rsidRPr="00F2144C" w:rsidRDefault="007C3AAE" w:rsidP="00043701">
            <w:r>
              <w:t>1</w:t>
            </w:r>
          </w:p>
        </w:tc>
        <w:tc>
          <w:tcPr>
            <w:tcW w:w="2744" w:type="dxa"/>
            <w:tcBorders>
              <w:top w:val="single" w:sz="4" w:space="0" w:color="auto"/>
            </w:tcBorders>
          </w:tcPr>
          <w:p w14:paraId="68B53C0D" w14:textId="477FBD10" w:rsidR="007C3AAE" w:rsidRPr="00F2144C" w:rsidRDefault="007C3AAE" w:rsidP="00043701">
            <w:r>
              <w:t>IKDC subjective knee form score</w:t>
            </w:r>
          </w:p>
        </w:tc>
        <w:tc>
          <w:tcPr>
            <w:tcW w:w="10898" w:type="dxa"/>
            <w:tcBorders>
              <w:top w:val="single" w:sz="4" w:space="0" w:color="auto"/>
            </w:tcBorders>
            <w:vAlign w:val="center"/>
          </w:tcPr>
          <w:p w14:paraId="0BCDA23B" w14:textId="28945998" w:rsidR="007C3AAE" w:rsidRPr="00F2144C" w:rsidRDefault="002D1846" w:rsidP="00043701">
            <w:r>
              <w:t xml:space="preserve">Patient-reported outcome measure of symptoms, subjective knee function, and sports activity level measured on a scale from 0 to 100 </w:t>
            </w:r>
            <w:r>
              <w:fldChar w:fldCharType="begin"/>
            </w:r>
            <w:r w:rsidR="00FE4480">
              <w:instrText xml:space="preserve"> ADDIN ZOTERO_ITEM CSL_CITATION {"citationID":"QPiXpTqX","properties":{"unsorted":false,"formattedCitation":"(1)","plainCitation":"(1)","noteIndex":0},"citationItems":[{"id":210,"uris":["http://zotero.org/users/21878105/items/H2I443M6"],"itemData":{"id":210,"type":"article-journal","abstract":"A committee of international knee experts created the International Knee Documentation Committee Subjective Knee Form, which is a knee-specific, rather than a disease-specific, measure of symptoms, function, and sports activity. The purpose of this study was to evaluate the reliability and validity of the new International Knee Documentation Committee Subjective Knee Form. To provide evidence for reliability and validity, we administered the final version of the form, along with the Short Form-36, to 533 patients with a variety of knee problems. Analyses were performed to determine reliability, validity, and differential item function related to age, sex, and diagnosis. Factor analysis revealed a single dominant component, making it reasonable to combine all questions into a single score. Internal consistency and test-retest reliability were 0.92 and 0.95, respectively. Based on test-retest reliability, the value for a true change in the score was 9.0 points. The International Knee Documentation Committee Subjective Knee Form score was related to concurrent measures of physical function (r = 0.47 to 0.66) but not to emotional function (r = 0.16 to 0.26). Analysis of differential item function indicated that the questions functioned similarly for men versus women, young versus old, and for those with different diagnoses. In conclusion, the International Knee Documentation Committee Subjective Knee Form is a reliable and valid knee-specific measure of symptoms, function, and sports activity that is appropriate for patients with a wide variety of knee problems. Use of this instrument will permit comparisons of outcome across groups with different knee problems.","container-title":"The American Journal of Sports Medicine","DOI":"10.1177/03635465010290051301","ISSN":"0363-5465","issue":"5","journalAbbreviation":"Am J Sports Med","language":"eng","page":"600-613","PMID":"11573919","source":"PubMed","title":"Development and validation of the international knee documentation committee subjective knee form","volume":"29","author":[{"family":"Irrgang","given":"J. J."},{"family":"Anderson","given":"A. F."},{"family":"Boland","given":"A. L."},{"family":"Harner","given":"C. D."},{"family":"Kurosaka","given":"M."},{"family":"Neyret","given":"P."},{"family":"Richmond","given":"J. C."},{"family":"Shelborne","given":"K. D."}],"issued":{"date-parts":[["2001"]]}}}],"schema":"https://github.com/citation-style-language/schema/raw/master/csl-citation.json"} </w:instrText>
            </w:r>
            <w:r>
              <w:fldChar w:fldCharType="separate"/>
            </w:r>
            <w:r w:rsidR="00FE4480" w:rsidRPr="00FE4480">
              <w:t>(1)</w:t>
            </w:r>
            <w:r>
              <w:fldChar w:fldCharType="end"/>
            </w:r>
            <w:r>
              <w:t>.</w:t>
            </w:r>
          </w:p>
        </w:tc>
      </w:tr>
      <w:tr w:rsidR="007C3AAE" w:rsidRPr="00F2144C" w14:paraId="60B07D07" w14:textId="77777777" w:rsidTr="00043701">
        <w:tc>
          <w:tcPr>
            <w:tcW w:w="0" w:type="auto"/>
          </w:tcPr>
          <w:p w14:paraId="18CF01D6" w14:textId="4D68711A" w:rsidR="007C3AAE" w:rsidRPr="00F2144C" w:rsidRDefault="007C3AAE" w:rsidP="00043701">
            <w:r>
              <w:t>2</w:t>
            </w:r>
          </w:p>
        </w:tc>
        <w:tc>
          <w:tcPr>
            <w:tcW w:w="2744" w:type="dxa"/>
          </w:tcPr>
          <w:p w14:paraId="588620B8" w14:textId="4C509A66" w:rsidR="007C3AAE" w:rsidRPr="00F2144C" w:rsidRDefault="007C3AAE" w:rsidP="00043701">
            <w:r>
              <w:t>Lysholm knee scoring scale</w:t>
            </w:r>
          </w:p>
        </w:tc>
        <w:tc>
          <w:tcPr>
            <w:tcW w:w="10898" w:type="dxa"/>
            <w:vAlign w:val="center"/>
          </w:tcPr>
          <w:p w14:paraId="2CA2129B" w14:textId="6C4CA2A4" w:rsidR="007C3AAE" w:rsidRPr="00F2144C" w:rsidRDefault="00FE0B97" w:rsidP="00043701">
            <w:r>
              <w:t>Patient-reported outcome measure</w:t>
            </w:r>
            <w:r w:rsidR="002D1846">
              <w:t xml:space="preserve"> of symptoms and subjective knee function measured on a scale from 0 to 100 </w:t>
            </w:r>
            <w:r w:rsidR="002D1846">
              <w:fldChar w:fldCharType="begin"/>
            </w:r>
            <w:r w:rsidR="00FE4480">
              <w:instrText xml:space="preserve"> ADDIN ZOTERO_ITEM CSL_CITATION {"citationID":"BMfwxuZj","properties":{"unsorted":false,"formattedCitation":"(2)","plainCitation":"(2)","noteIndex":0},"citationItems":[{"id":208,"uris":["http://zotero.org/users/21878105/items/2VVMFHYE"],"itemData":{"id":208,"type":"article-journal","abstract":"BACKGROUND: In 1982, the Lysholm score was first published as a physician-administered score in the American Journal of Sports Medicine. The Tegner activity scale was published in 1985.\nHYPOTHESIS: The Lysholm and Tegner scores are valid as patient-administered scores and responsive at early time points after treatment of anterior cruciate ligament tears.\nSTUDY DESIGN: Cohort study (Diagnosis); Level of evidence, 1.\nMETHODS: All patients were treated for an anterior cruciate ligament tear. For responsiveness, the Lysholm score (n = 1075) and Tegner activity level (n = 505) were measured preoperatively and 6, 9, 12, and 24 months postoperatively. For test-retest (n = 50), scores were measured at 2 years postoperatively and again within 4 weeks by questionnaire. For criterion validity (n = 170), patients completed the Short Form-12 and the International Knee Documentation Committee score in addition to Lysholm and Tegner instruments. For all other analyses, preoperative Lysholm score (n = 1783) or Tegner activity levels (n = 687) were collected.\nRESULTS: There was acceptable test-retest reliability for both the Lysholm (intraclass correlation coefficient = 0.9) and Tegner (intraclass correlation coefficient = 0.8) scores. The minimum detectable change for Lysholm was 8.9 and for Tegner was 1. The Lysholm demonstrated acceptable internal consistency. The Lysholm correlated with the International Knee Documentation Committee (r = .8) and the Short Form-12 (r = .4), and Tegner correlated with the Short Form-12 (r = .2). Both scores had acceptable floor and ceiling effects and all hypotheses were significant. The Lysholm and Tegner were responsive to change at each of the time points.\nCONCLUSION: After 25 years of changes in treatment of anterior cruciate ligament injuries, the Lysholm knee score and the Tegner activity scale demonstrated acceptable psychometric parameters as patient-administered scores and showed acceptable responsiveness to be used in early return to function after anterior cruciate ligament treatment.","container-title":"The American Journal of Sports Medicine","DOI":"10.1177/0363546508330143","ISSN":"1552-3365","issue":"5","journalAbbreviation":"Am J Sports Med","language":"eng","page":"890-897","PMID":"19261899","source":"PubMed","title":"The reliability, validity, and responsiveness of the Lysholm score and Tegner activity scale for anterior cruciate ligament injuries of the knee: 25 years later","title-short":"The reliability, validity, and responsiveness of the Lysholm score and Tegner activity scale for anterior cruciate ligament injuries of the knee","volume":"37","author":[{"family":"Briggs","given":"Karen K."},{"family":"Lysholm","given":"Jack"},{"family":"Tegner","given":"Yelverton"},{"family":"Rodkey","given":"William G."},{"family":"Kocher","given":"Mininder S."},{"family":"Steadman","given":"J. Richard"}],"issued":{"date-parts":[["2009",5]]}}}],"schema":"https://github.com/citation-style-language/schema/raw/master/csl-citation.json"} </w:instrText>
            </w:r>
            <w:r w:rsidR="002D1846">
              <w:fldChar w:fldCharType="separate"/>
            </w:r>
            <w:r w:rsidR="00FE4480" w:rsidRPr="00FE4480">
              <w:t>(2)</w:t>
            </w:r>
            <w:r w:rsidR="002D1846">
              <w:fldChar w:fldCharType="end"/>
            </w:r>
            <w:r w:rsidR="002D1846">
              <w:t>.</w:t>
            </w:r>
          </w:p>
        </w:tc>
      </w:tr>
      <w:tr w:rsidR="007C3AAE" w:rsidRPr="00F2144C" w14:paraId="5DA14AFA" w14:textId="77777777" w:rsidTr="00043701">
        <w:tc>
          <w:tcPr>
            <w:tcW w:w="0" w:type="auto"/>
          </w:tcPr>
          <w:p w14:paraId="5AE39D0C" w14:textId="60C14C3D" w:rsidR="007C3AAE" w:rsidRDefault="007C3AAE" w:rsidP="00043701">
            <w:r>
              <w:t>3</w:t>
            </w:r>
          </w:p>
        </w:tc>
        <w:tc>
          <w:tcPr>
            <w:tcW w:w="2744" w:type="dxa"/>
          </w:tcPr>
          <w:p w14:paraId="690CC932" w14:textId="7D637FCF" w:rsidR="007C3AAE" w:rsidRDefault="007C3AAE" w:rsidP="00043701">
            <w:r>
              <w:t>Tegner activity scale</w:t>
            </w:r>
          </w:p>
        </w:tc>
        <w:tc>
          <w:tcPr>
            <w:tcW w:w="10898" w:type="dxa"/>
            <w:vAlign w:val="center"/>
          </w:tcPr>
          <w:p w14:paraId="2A8F7C53" w14:textId="26EFD72A" w:rsidR="007C3AAE" w:rsidRPr="00F2144C" w:rsidRDefault="002D1846" w:rsidP="00043701">
            <w:r>
              <w:t>Patient-reported outcome measure of work and sport</w:t>
            </w:r>
            <w:r w:rsidR="00FE0B97">
              <w:t xml:space="preserve"> activity </w:t>
            </w:r>
            <w:r>
              <w:t xml:space="preserve">level </w:t>
            </w:r>
            <w:r w:rsidR="00FE0B97">
              <w:t>on a scale of 0 to 10</w:t>
            </w:r>
            <w:r>
              <w:t xml:space="preserve"> </w:t>
            </w:r>
            <w:r>
              <w:fldChar w:fldCharType="begin"/>
            </w:r>
            <w:r w:rsidR="00FE4480">
              <w:instrText xml:space="preserve"> ADDIN ZOTERO_ITEM CSL_CITATION {"citationID":"YpWoTAom","properties":{"unsorted":false,"formattedCitation":"(2)","plainCitation":"(2)","noteIndex":0},"citationItems":[{"id":208,"uris":["http://zotero.org/users/21878105/items/2VVMFHYE"],"itemData":{"id":208,"type":"article-journal","abstract":"BACKGROUND: In 1982, the Lysholm score was first published as a physician-administered score in the American Journal of Sports Medicine. The Tegner activity scale was published in 1985.\nHYPOTHESIS: The Lysholm and Tegner scores are valid as patient-administered scores and responsive at early time points after treatment of anterior cruciate ligament tears.\nSTUDY DESIGN: Cohort study (Diagnosis); Level of evidence, 1.\nMETHODS: All patients were treated for an anterior cruciate ligament tear. For responsiveness, the Lysholm score (n = 1075) and Tegner activity level (n = 505) were measured preoperatively and 6, 9, 12, and 24 months postoperatively. For test-retest (n = 50), scores were measured at 2 years postoperatively and again within 4 weeks by questionnaire. For criterion validity (n = 170), patients completed the Short Form-12 and the International Knee Documentation Committee score in addition to Lysholm and Tegner instruments. For all other analyses, preoperative Lysholm score (n = 1783) or Tegner activity levels (n = 687) were collected.\nRESULTS: There was acceptable test-retest reliability for both the Lysholm (intraclass correlation coefficient = 0.9) and Tegner (intraclass correlation coefficient = 0.8) scores. The minimum detectable change for Lysholm was 8.9 and for Tegner was 1. The Lysholm demonstrated acceptable internal consistency. The Lysholm correlated with the International Knee Documentation Committee (r = .8) and the Short Form-12 (r = .4), and Tegner correlated with the Short Form-12 (r = .2). Both scores had acceptable floor and ceiling effects and all hypotheses were significant. The Lysholm and Tegner were responsive to change at each of the time points.\nCONCLUSION: After 25 years of changes in treatment of anterior cruciate ligament injuries, the Lysholm knee score and the Tegner activity scale demonstrated acceptable psychometric parameters as patient-administered scores and showed acceptable responsiveness to be used in early return to function after anterior cruciate ligament treatment.","container-title":"The American Journal of Sports Medicine","DOI":"10.1177/0363546508330143","ISSN":"1552-3365","issue":"5","journalAbbreviation":"Am J Sports Med","language":"eng","page":"890-897","PMID":"19261899","source":"PubMed","title":"The reliability, validity, and responsiveness of the Lysholm score and Tegner activity scale for anterior cruciate ligament injuries of the knee: 25 years later","title-short":"The reliability, validity, and responsiveness of the Lysholm score and Tegner activity scale for anterior cruciate ligament injuries of the knee","volume":"37","author":[{"family":"Briggs","given":"Karen K."},{"family":"Lysholm","given":"Jack"},{"family":"Tegner","given":"Yelverton"},{"family":"Rodkey","given":"William G."},{"family":"Kocher","given":"Mininder S."},{"family":"Steadman","given":"J. Richard"}],"issued":{"date-parts":[["2009",5]]}}}],"schema":"https://github.com/citation-style-language/schema/raw/master/csl-citation.json"} </w:instrText>
            </w:r>
            <w:r>
              <w:fldChar w:fldCharType="separate"/>
            </w:r>
            <w:r w:rsidR="00FE4480" w:rsidRPr="00FE4480">
              <w:t>(2)</w:t>
            </w:r>
            <w:r>
              <w:fldChar w:fldCharType="end"/>
            </w:r>
            <w:r w:rsidR="00FE0B97">
              <w:t>.</w:t>
            </w:r>
          </w:p>
        </w:tc>
      </w:tr>
      <w:tr w:rsidR="007C3AAE" w:rsidRPr="00F2144C" w14:paraId="64B5518B" w14:textId="77777777" w:rsidTr="00043701">
        <w:tc>
          <w:tcPr>
            <w:tcW w:w="0" w:type="auto"/>
          </w:tcPr>
          <w:p w14:paraId="3B0909D3" w14:textId="6D2B36A3" w:rsidR="007C3AAE" w:rsidRDefault="007C3AAE" w:rsidP="00043701">
            <w:r>
              <w:t>4</w:t>
            </w:r>
          </w:p>
        </w:tc>
        <w:tc>
          <w:tcPr>
            <w:tcW w:w="2744" w:type="dxa"/>
          </w:tcPr>
          <w:p w14:paraId="64CAADE8" w14:textId="3F67E93F" w:rsidR="007C3AAE" w:rsidRDefault="007C3AAE" w:rsidP="00043701">
            <w:r>
              <w:t>Instrumented laxity</w:t>
            </w:r>
          </w:p>
        </w:tc>
        <w:tc>
          <w:tcPr>
            <w:tcW w:w="10898" w:type="dxa"/>
            <w:vAlign w:val="center"/>
          </w:tcPr>
          <w:p w14:paraId="4E7E7758" w14:textId="106BE11E" w:rsidR="007C3AAE" w:rsidRPr="00116250" w:rsidRDefault="00116250" w:rsidP="00043701">
            <w:r>
              <w:t>Side-to-side difference in antero-posterior tibial translation measured by an arthometer, such as KT-1000, KT-2000, or Rolimeter</w:t>
            </w:r>
            <w:r w:rsidRPr="00116250">
              <w:rPr>
                <w:vertAlign w:val="superscript"/>
              </w:rPr>
              <w:t>®</w:t>
            </w:r>
            <w:r>
              <w:t>.</w:t>
            </w:r>
          </w:p>
        </w:tc>
      </w:tr>
      <w:tr w:rsidR="008453B7" w:rsidRPr="00F2144C" w14:paraId="73F38850" w14:textId="77777777" w:rsidTr="00043701">
        <w:tc>
          <w:tcPr>
            <w:tcW w:w="0" w:type="auto"/>
          </w:tcPr>
          <w:p w14:paraId="172FC96D" w14:textId="5E37B733" w:rsidR="008453B7" w:rsidRDefault="008453B7" w:rsidP="00043701">
            <w:r>
              <w:t>5</w:t>
            </w:r>
          </w:p>
        </w:tc>
        <w:tc>
          <w:tcPr>
            <w:tcW w:w="2744" w:type="dxa"/>
          </w:tcPr>
          <w:p w14:paraId="1F4F1ABD" w14:textId="065EEBE8" w:rsidR="008453B7" w:rsidRDefault="008453B7" w:rsidP="00043701">
            <w:r>
              <w:t>Pivot-shift test</w:t>
            </w:r>
          </w:p>
        </w:tc>
        <w:tc>
          <w:tcPr>
            <w:tcW w:w="10898" w:type="dxa"/>
            <w:vAlign w:val="center"/>
          </w:tcPr>
          <w:p w14:paraId="38C18AB8" w14:textId="3365B43B" w:rsidR="008453B7" w:rsidRPr="00F2144C" w:rsidRDefault="008453B7" w:rsidP="00043701">
            <w:r>
              <w:t xml:space="preserve">Measurement of </w:t>
            </w:r>
            <w:r w:rsidR="009B4FC2">
              <w:t>postero-lateral rotational stability</w:t>
            </w:r>
            <w:r>
              <w:t xml:space="preserve"> graded</w:t>
            </w:r>
            <w:r w:rsidR="009B4FC2">
              <w:t xml:space="preserve"> as 0 (Normal), 1+ (Glide), 2+ (Clunk), or 3+ (Gross)</w:t>
            </w:r>
            <w:r>
              <w:t xml:space="preserve">. A positive </w:t>
            </w:r>
            <w:r w:rsidR="009B4FC2">
              <w:t>pivot-shift</w:t>
            </w:r>
            <w:r>
              <w:t xml:space="preserve"> test was defined as the sum of the events of either &gt;1+ or &gt;2+.</w:t>
            </w:r>
          </w:p>
        </w:tc>
      </w:tr>
      <w:tr w:rsidR="008453B7" w:rsidRPr="00F2144C" w14:paraId="47DCC4F0" w14:textId="77777777" w:rsidTr="00043701">
        <w:tc>
          <w:tcPr>
            <w:tcW w:w="0" w:type="auto"/>
          </w:tcPr>
          <w:p w14:paraId="2455C69B" w14:textId="17115B7C" w:rsidR="008453B7" w:rsidRDefault="008453B7" w:rsidP="00043701">
            <w:r>
              <w:t>6</w:t>
            </w:r>
          </w:p>
        </w:tc>
        <w:tc>
          <w:tcPr>
            <w:tcW w:w="2744" w:type="dxa"/>
          </w:tcPr>
          <w:p w14:paraId="09B0F44A" w14:textId="05B4D4B3" w:rsidR="008453B7" w:rsidRDefault="008453B7" w:rsidP="00043701">
            <w:r>
              <w:t>Lachman test</w:t>
            </w:r>
          </w:p>
        </w:tc>
        <w:tc>
          <w:tcPr>
            <w:tcW w:w="10898" w:type="dxa"/>
            <w:vAlign w:val="center"/>
          </w:tcPr>
          <w:p w14:paraId="64987566" w14:textId="644E1E6C" w:rsidR="008453B7" w:rsidRPr="00F2144C" w:rsidRDefault="008453B7" w:rsidP="00043701">
            <w:r>
              <w:t>Measurement of antero-posterior tibial translation graded as 0 (Normal, 0–2 mm), 1+ (Mild, 3–5 mm), 2+ (Moderate, 6–10 mm) or 3+ (Severe, &gt; 10 mm). A positive Lachman test was defined as the sum of the events of either &gt;1+ or &gt;2+.</w:t>
            </w:r>
          </w:p>
        </w:tc>
      </w:tr>
      <w:tr w:rsidR="008453B7" w:rsidRPr="00F2144C" w14:paraId="505FDC04" w14:textId="77777777" w:rsidTr="00043701">
        <w:tc>
          <w:tcPr>
            <w:tcW w:w="0" w:type="auto"/>
            <w:tcBorders>
              <w:bottom w:val="single" w:sz="4" w:space="0" w:color="auto"/>
            </w:tcBorders>
          </w:tcPr>
          <w:p w14:paraId="63A0011F" w14:textId="0FEF6DEE" w:rsidR="008453B7" w:rsidRDefault="008453B7" w:rsidP="00043701">
            <w:r>
              <w:t>7</w:t>
            </w:r>
          </w:p>
        </w:tc>
        <w:tc>
          <w:tcPr>
            <w:tcW w:w="2744" w:type="dxa"/>
            <w:tcBorders>
              <w:bottom w:val="single" w:sz="4" w:space="0" w:color="auto"/>
            </w:tcBorders>
          </w:tcPr>
          <w:p w14:paraId="0C57F189" w14:textId="74D05A55" w:rsidR="008453B7" w:rsidRDefault="008453B7" w:rsidP="00043701">
            <w:r>
              <w:t>Graft failure</w:t>
            </w:r>
          </w:p>
        </w:tc>
        <w:tc>
          <w:tcPr>
            <w:tcW w:w="10898" w:type="dxa"/>
            <w:tcBorders>
              <w:bottom w:val="single" w:sz="4" w:space="0" w:color="auto"/>
            </w:tcBorders>
            <w:vAlign w:val="center"/>
          </w:tcPr>
          <w:p w14:paraId="24D9BE22" w14:textId="15A7FD77" w:rsidR="008453B7" w:rsidRPr="00F2144C" w:rsidRDefault="008453B7" w:rsidP="00043701">
            <w:commentRangeStart w:id="312"/>
            <w:r>
              <w:t xml:space="preserve">Defined as graft re-rupture, clinical graft failure, or revision surgery. Clinical failure was defined as a positive post-operative pivot-shift test grade 1+ (glide), 2+ (clunk) or 3+ (gross), and a post-operative Lachman test grade of 2+ (5–10 mm) or 3+ (≥ 10 mm), or side-to-side difference in instrumented laxity measured ≥ 5 mm. </w:t>
            </w:r>
            <w:commentRangeEnd w:id="312"/>
            <w:r>
              <w:rPr>
                <w:rStyle w:val="CommentReference"/>
                <w:rFonts w:eastAsiaTheme="minorEastAsia"/>
              </w:rPr>
              <w:commentReference w:id="312"/>
            </w:r>
          </w:p>
        </w:tc>
      </w:tr>
    </w:tbl>
    <w:p w14:paraId="5BC9B93A" w14:textId="0EBAAC3A" w:rsidR="00CD0514" w:rsidRPr="00CD0514" w:rsidRDefault="007C3AAE" w:rsidP="007C3AAE">
      <w:r>
        <w:t xml:space="preserve"> </w:t>
      </w:r>
    </w:p>
    <w:p w14:paraId="58646FA6" w14:textId="77777777" w:rsidR="0020613A" w:rsidRDefault="0020613A" w:rsidP="007C3AAE"/>
    <w:p w14:paraId="2E0F8878" w14:textId="53BEC3A5" w:rsidR="00CD0514" w:rsidRDefault="00CD0514" w:rsidP="00B3244B">
      <w:pPr>
        <w:pStyle w:val="Heading2"/>
        <w:spacing w:before="120" w:after="120"/>
      </w:pPr>
      <w:r w:rsidRPr="00CD0514">
        <w:t>Study risk of bias assessment</w:t>
      </w:r>
    </w:p>
    <w:p w14:paraId="0D234C26" w14:textId="341F5D32" w:rsidR="006D03BD" w:rsidRDefault="006D03BD" w:rsidP="00207695">
      <w:r>
        <w:t xml:space="preserve">The study risk of bias assessment was performed using Cochrane’s Revised Risk of Bias Assessment Tool (R.o.B. 2). </w:t>
      </w:r>
    </w:p>
    <w:p w14:paraId="666EE637" w14:textId="77777777" w:rsidR="006D03BD" w:rsidRPr="006D03BD" w:rsidRDefault="006D03BD" w:rsidP="00207695">
      <w:pPr>
        <w:rPr>
          <w:vanish/>
        </w:rPr>
      </w:pPr>
    </w:p>
    <w:p w14:paraId="2EF0F147" w14:textId="77777777" w:rsidR="00E81E9B" w:rsidRDefault="00E81E9B" w:rsidP="009E701A">
      <w:pPr>
        <w:pStyle w:val="BodyText"/>
        <w:rPr>
          <w:ins w:id="313" w:author="Danny" w:date="2026-10-02T14:54:00Z"/>
        </w:rPr>
      </w:pPr>
    </w:p>
    <w:p w14:paraId="25F372AF" w14:textId="6BFD7AE3" w:rsidR="002A4041" w:rsidRDefault="002A4041" w:rsidP="002044E0">
      <w:pPr>
        <w:pStyle w:val="Heading2"/>
        <w:spacing w:before="120" w:after="120"/>
      </w:pPr>
      <w:commentRangeStart w:id="314"/>
      <w:ins w:id="315" w:author="Danny" w:date="2026-10-02T14:54:00Z">
        <w:r>
          <w:t>Statistical analyses</w:t>
        </w:r>
        <w:commentRangeEnd w:id="314"/>
        <w:r>
          <w:rPr>
            <w:rStyle w:val="CommentReference"/>
            <w:rFonts w:eastAsiaTheme="minorEastAsia"/>
            <w:kern w:val="0"/>
            <w14:ligatures w14:val="none"/>
          </w:rPr>
          <w:commentReference w:id="314"/>
        </w:r>
      </w:ins>
    </w:p>
    <w:p w14:paraId="29D4FE0E" w14:textId="45F028B4" w:rsidR="00B3244B" w:rsidRPr="00B3244B" w:rsidRDefault="00B3244B" w:rsidP="00B3244B">
      <w:pPr>
        <w:pStyle w:val="Heading3"/>
        <w:spacing w:before="120" w:after="120"/>
        <w:rPr>
          <w:ins w:id="316" w:author="Danny" w:date="2026-10-02T16:30:00Z"/>
        </w:rPr>
      </w:pPr>
      <w:r>
        <w:t>Effect sizes</w:t>
      </w:r>
    </w:p>
    <w:p w14:paraId="2A6C7EB1" w14:textId="4330C1E2" w:rsidR="002044E0" w:rsidRPr="002044E0" w:rsidRDefault="002044E0">
      <w:pPr>
        <w:pStyle w:val="Heading3"/>
        <w:spacing w:before="120" w:after="120"/>
        <w:rPr>
          <w:vanish/>
          <w:rPrChange w:id="317" w:author="Danny" w:date="2026-10-02T16:30:00Z">
            <w:rPr/>
          </w:rPrChange>
        </w:rPr>
        <w:pPrChange w:id="318" w:author="Danny" w:date="2026-10-02T16:30:00Z">
          <w:pPr>
            <w:pStyle w:val="BodyText"/>
          </w:pPr>
        </w:pPrChange>
      </w:pPr>
      <w:ins w:id="319" w:author="Danny" w:date="2026-10-02T16:30:00Z">
        <w:r w:rsidRPr="002044E0">
          <w:rPr>
            <w:vanish/>
            <w:rPrChange w:id="320" w:author="Danny" w:date="2026-10-02T16:30:00Z">
              <w:rPr>
                <w:bCs/>
              </w:rPr>
            </w:rPrChange>
          </w:rPr>
          <w:t>Effect sizes</w:t>
        </w:r>
      </w:ins>
    </w:p>
    <w:p w14:paraId="24F33EC9" w14:textId="537AA06E" w:rsidR="00CD0514" w:rsidDel="002A4041" w:rsidRDefault="00CD0514" w:rsidP="002A4041">
      <w:pPr>
        <w:pStyle w:val="Heading3"/>
        <w:spacing w:before="120" w:after="120"/>
        <w:rPr>
          <w:del w:id="321" w:author="Danny" w:date="2026-10-02T14:54:00Z"/>
        </w:rPr>
      </w:pPr>
      <w:del w:id="322" w:author="Danny" w:date="2026-10-02T14:54:00Z">
        <w:r w:rsidRPr="00CD0514" w:rsidDel="002A4041">
          <w:delText xml:space="preserve">Effect measures </w:delText>
        </w:r>
      </w:del>
    </w:p>
    <w:p w14:paraId="049F16E5" w14:textId="73A1FE18" w:rsidR="00CD0514" w:rsidRPr="00043701" w:rsidRDefault="00E81E9B" w:rsidP="009E701A">
      <w:pPr>
        <w:rPr>
          <w:vanish/>
        </w:rPr>
      </w:pPr>
      <w:r w:rsidRPr="00043701">
        <w:rPr>
          <w:rFonts w:ascii="Segoe UI Symbol" w:hAnsi="Segoe UI Symbol" w:cs="Segoe UI Symbol"/>
          <w:vanish/>
        </w:rPr>
        <w:t>☑</w:t>
      </w:r>
      <w:r w:rsidRPr="00043701">
        <w:rPr>
          <w:vanish/>
        </w:rPr>
        <w:t xml:space="preserve"> </w:t>
      </w:r>
      <w:r w:rsidR="00CD0514" w:rsidRPr="00043701">
        <w:rPr>
          <w:vanish/>
        </w:rPr>
        <w:t>Specify for each outcome the effect measure(s) (e.g. risk ratio, mean difference) used in the synthesis or presentation of results.</w:t>
      </w:r>
    </w:p>
    <w:p w14:paraId="7D5AA0F9" w14:textId="6BAE0512" w:rsidR="001D455F" w:rsidDel="002A4041" w:rsidRDefault="00E81E9B" w:rsidP="001D455F">
      <w:pPr>
        <w:rPr>
          <w:del w:id="323" w:author="Danny" w:date="2026-10-02T14:54:00Z"/>
          <w:szCs w:val="20"/>
        </w:rPr>
      </w:pPr>
      <w:r>
        <w:t xml:space="preserve">For individual studies, the effect sizes between the comparison arms (i.e., subgroups) were calculated (1) for continuous data, the standardised mean difference (SMD) and the standard error of the standardised mean difference (seSMD) for outcomes extracted as continuous data and (2) for dichotomous date, the odds ratio (OR) and the standard error of the odds ratio (seOR), which were calculated into the log of the odds ratio and standard error of the log of the odds ratio, which then after synthesis, were back-transformed into odds ratio and standard error of the odds ratio. </w:t>
      </w:r>
      <w:r w:rsidR="000B3753">
        <w:t xml:space="preserve">For the presentation of the results, specifically for visualisation of the confidence intervals in forest or lattice plots, the effect sizes were scaled into consistent minimum and maximum values in order for the effect size estimates for the outcomes for each subgroup to be juxtaposed in a clinically useful manner. </w:t>
      </w:r>
    </w:p>
    <w:p w14:paraId="01D0220D" w14:textId="77777777" w:rsidR="001D455F" w:rsidRPr="00CD0514" w:rsidDel="002A4041" w:rsidRDefault="001D455F" w:rsidP="001D455F">
      <w:pPr>
        <w:rPr>
          <w:del w:id="324" w:author="Danny" w:date="2026-10-02T14:54:00Z"/>
        </w:rPr>
      </w:pPr>
    </w:p>
    <w:p w14:paraId="6F9EBADD" w14:textId="3A81A0D9" w:rsidR="00CD0514" w:rsidRPr="007632B3" w:rsidDel="002A4041" w:rsidRDefault="00CD0514" w:rsidP="0061149E">
      <w:pPr>
        <w:pStyle w:val="Heading3"/>
        <w:spacing w:before="120" w:after="120"/>
        <w:rPr>
          <w:del w:id="325" w:author="Danny" w:date="2026-10-02T14:54:00Z"/>
          <w:b w:val="0"/>
        </w:rPr>
      </w:pPr>
      <w:del w:id="326" w:author="Danny" w:date="2026-10-02T14:54:00Z">
        <w:r w:rsidRPr="00CD0514" w:rsidDel="002A4041">
          <w:delText>Synthesis methods</w:delText>
        </w:r>
        <w:r w:rsidR="007632B3" w:rsidDel="002A4041">
          <w:delText xml:space="preserve"> </w:delText>
        </w:r>
      </w:del>
    </w:p>
    <w:p w14:paraId="76F61301" w14:textId="5C660172" w:rsidR="00E81E9B" w:rsidDel="002A4041" w:rsidRDefault="003121E5" w:rsidP="0026141D">
      <w:pPr>
        <w:rPr>
          <w:del w:id="327" w:author="Danny" w:date="2026-10-02T14:54:00Z"/>
        </w:rPr>
      </w:pPr>
      <w:del w:id="328" w:author="Danny" w:date="2026-10-02T14:49:00Z">
        <w:r w:rsidDel="002A4041">
          <w:rPr>
            <w:rFonts w:ascii="Segoe UI Symbol" w:hAnsi="Segoe UI Symbol" w:cs="Segoe UI Symbol"/>
          </w:rPr>
          <w:delText>☐</w:delText>
        </w:r>
        <w:r w:rsidDel="002A4041">
          <w:delText xml:space="preserve"> </w:delText>
        </w:r>
      </w:del>
      <w:del w:id="329" w:author="Danny" w:date="2026-10-02T14:54:00Z">
        <w:r w:rsidR="00CD0514" w:rsidDel="002A4041">
          <w:delText>Describe the processes used to decide which studies were eligible for each synthesis (e.g. tabulating the study intervention characteristics and comparing against the planned groups for each synthesis.</w:delText>
        </w:r>
      </w:del>
    </w:p>
    <w:p w14:paraId="6BFAF32C" w14:textId="51A00C3A" w:rsidR="00CD0514" w:rsidDel="002A4041" w:rsidRDefault="0026141D" w:rsidP="0026141D">
      <w:pPr>
        <w:rPr>
          <w:del w:id="330" w:author="Danny" w:date="2026-10-02T14:54:00Z"/>
        </w:rPr>
      </w:pPr>
      <w:del w:id="331" w:author="Danny" w:date="2026-10-02T14:50:00Z">
        <w:r w:rsidDel="002A4041">
          <w:rPr>
            <w:rFonts w:ascii="Segoe UI Symbol" w:hAnsi="Segoe UI Symbol" w:cs="Segoe UI Symbol"/>
          </w:rPr>
          <w:delText>☐</w:delText>
        </w:r>
      </w:del>
      <w:del w:id="332" w:author="Danny" w:date="2026-10-02T14:54:00Z">
        <w:r w:rsidDel="002A4041">
          <w:delText xml:space="preserve"> </w:delText>
        </w:r>
        <w:r w:rsidR="00CD0514" w:rsidDel="002A4041">
          <w:delText>Describe any methods required to prepare the data for presentation or synthesis, such as handling of missing summary statistics, or data conversions.</w:delText>
        </w:r>
      </w:del>
    </w:p>
    <w:p w14:paraId="12A56C56" w14:textId="755C6BAB" w:rsidR="002A4041" w:rsidDel="002A4041" w:rsidRDefault="0026141D" w:rsidP="002A4041">
      <w:pPr>
        <w:rPr>
          <w:del w:id="333" w:author="Danny" w:date="2026-10-02T14:54:00Z"/>
          <w:moveTo w:id="334" w:author="Danny" w:date="2026-10-02T14:50:00Z"/>
        </w:rPr>
      </w:pPr>
      <w:del w:id="335" w:author="Danny" w:date="2026-10-02T14:54:00Z">
        <w:r w:rsidDel="002A4041">
          <w:rPr>
            <w:rFonts w:ascii="Segoe UI Symbol" w:hAnsi="Segoe UI Symbol" w:cs="Segoe UI Symbol"/>
          </w:rPr>
          <w:delText>☐</w:delText>
        </w:r>
        <w:r w:rsidDel="002A4041">
          <w:delText xml:space="preserve"> </w:delText>
        </w:r>
        <w:r w:rsidR="00CD0514" w:rsidDel="002A4041">
          <w:delText>Describe any methods used to tabulate or visually display results of individual studies and syntheses.</w:delText>
        </w:r>
      </w:del>
      <w:moveToRangeStart w:id="336" w:author="Danny" w:date="2026-10-02T14:50:00Z" w:name="move241845054"/>
      <w:moveTo w:id="337" w:author="Danny" w:date="2026-10-02T14:50:00Z">
        <w:del w:id="338" w:author="Danny" w:date="2026-10-02T14:54:00Z">
          <w:r w:rsidR="002A4041" w:rsidDel="002A4041">
            <w:rPr>
              <w:rFonts w:ascii="Segoe UI Symbol" w:hAnsi="Segoe UI Symbol" w:cs="Segoe UI Symbol"/>
            </w:rPr>
            <w:delText>☐</w:delText>
          </w:r>
          <w:r w:rsidR="002A4041" w:rsidDel="002A4041">
            <w:delText xml:space="preserve"> Describe any methods used to synthesize results and provide a rationale for the choice(s). </w:delText>
          </w:r>
        </w:del>
      </w:moveTo>
    </w:p>
    <w:p w14:paraId="6F39DA0F" w14:textId="78030C27" w:rsidR="002A4041" w:rsidDel="002A4041" w:rsidRDefault="002A4041" w:rsidP="002A4041">
      <w:pPr>
        <w:rPr>
          <w:del w:id="339" w:author="Danny" w:date="2026-10-02T14:54:00Z"/>
          <w:moveTo w:id="340" w:author="Danny" w:date="2026-10-02T14:50:00Z"/>
        </w:rPr>
      </w:pPr>
      <w:moveTo w:id="341" w:author="Danny" w:date="2026-10-02T14:50:00Z">
        <w:del w:id="342" w:author="Danny" w:date="2026-10-02T14:54:00Z">
          <w:r w:rsidDel="002A4041">
            <w:rPr>
              <w:rFonts w:ascii="Segoe UI Symbol" w:hAnsi="Segoe UI Symbol" w:cs="Segoe UI Symbol"/>
            </w:rPr>
            <w:delText>☐</w:delText>
          </w:r>
          <w:r w:rsidDel="002A4041">
            <w:delText xml:space="preserve"> If meta-analysis was performed, describe the model(s), method(s) to identify the presence and extent of statistical heterogeneity, and software package(s) used.</w:delText>
          </w:r>
        </w:del>
      </w:moveTo>
    </w:p>
    <w:p w14:paraId="196F61D8" w14:textId="5E67008B" w:rsidR="002A4041" w:rsidDel="002A4041" w:rsidRDefault="002A4041" w:rsidP="002A4041">
      <w:pPr>
        <w:rPr>
          <w:del w:id="343" w:author="Danny" w:date="2026-10-02T14:54:00Z"/>
          <w:moveTo w:id="344" w:author="Danny" w:date="2026-10-02T14:50:00Z"/>
        </w:rPr>
      </w:pPr>
      <w:moveTo w:id="345" w:author="Danny" w:date="2026-10-02T14:50:00Z">
        <w:del w:id="346" w:author="Danny" w:date="2026-10-02T14:54:00Z">
          <w:r w:rsidDel="002A4041">
            <w:rPr>
              <w:rFonts w:ascii="Segoe UI Symbol" w:hAnsi="Segoe UI Symbol" w:cs="Segoe UI Symbol"/>
            </w:rPr>
            <w:delText>☐</w:delText>
          </w:r>
          <w:r w:rsidDel="002A4041">
            <w:delText xml:space="preserve"> Describe any methods used to explore possible causes of heterogeneity among study results (e.g. subgroup analysis, meta-regression).</w:delText>
          </w:r>
        </w:del>
      </w:moveTo>
    </w:p>
    <w:p w14:paraId="610960A0" w14:textId="38FE1F7C" w:rsidR="002A4041" w:rsidDel="002A4041" w:rsidRDefault="002A4041" w:rsidP="002A4041">
      <w:pPr>
        <w:rPr>
          <w:del w:id="347" w:author="Danny" w:date="2026-10-02T14:54:00Z"/>
          <w:moveTo w:id="348" w:author="Danny" w:date="2026-10-02T14:50:00Z"/>
        </w:rPr>
      </w:pPr>
      <w:moveTo w:id="349" w:author="Danny" w:date="2026-10-02T14:50:00Z">
        <w:del w:id="350" w:author="Danny" w:date="2026-10-02T14:54:00Z">
          <w:r w:rsidDel="002A4041">
            <w:rPr>
              <w:rFonts w:ascii="Segoe UI Symbol" w:hAnsi="Segoe UI Symbol" w:cs="Segoe UI Symbol"/>
            </w:rPr>
            <w:delText>☐</w:delText>
          </w:r>
          <w:r w:rsidDel="002A4041">
            <w:delText xml:space="preserve"> Describe any sensitivity analyses conducted to assess robustness of the synthesized results.</w:delText>
          </w:r>
        </w:del>
      </w:moveTo>
    </w:p>
    <w:moveToRangeEnd w:id="336"/>
    <w:p w14:paraId="12895941" w14:textId="519780C7" w:rsidR="002A4041" w:rsidRDefault="002A4041" w:rsidP="002A4041">
      <w:ins w:id="351" w:author="Danny" w:date="2026-10-02T14:54:00Z">
        <w:r>
          <w:t>To present the results of</w:t>
        </w:r>
      </w:ins>
      <w:ins w:id="352" w:author="Danny" w:date="2026-10-02T14:55:00Z">
        <w:r>
          <w:t xml:space="preserve"> individual studies, each study was grouped by the direct comparisons made between the treatment groups. Then the calculated SMDs and ORs, with their standar</w:t>
        </w:r>
      </w:ins>
      <w:ins w:id="353" w:author="Danny" w:date="2026-10-02T14:56:00Z">
        <w:r>
          <w:t xml:space="preserve">d errors were presented in a table. </w:t>
        </w:r>
      </w:ins>
    </w:p>
    <w:p w14:paraId="17652375" w14:textId="77777777" w:rsidR="00B3244B" w:rsidRDefault="00B3244B" w:rsidP="002A4041"/>
    <w:p w14:paraId="05319B7F" w14:textId="3BC9472D" w:rsidR="002044E0" w:rsidRDefault="00B3244B" w:rsidP="00B3244B">
      <w:pPr>
        <w:pStyle w:val="Heading3"/>
        <w:spacing w:before="120" w:after="120"/>
        <w:rPr>
          <w:ins w:id="354" w:author="Danny" w:date="2026-10-02T16:30:00Z"/>
        </w:rPr>
      </w:pPr>
      <w:r>
        <w:t>Synthesis methods</w:t>
      </w:r>
    </w:p>
    <w:p w14:paraId="174AF9F7" w14:textId="30922F81" w:rsidR="002044E0" w:rsidRPr="002044E0" w:rsidRDefault="002044E0" w:rsidP="002A4041">
      <w:pPr>
        <w:rPr>
          <w:ins w:id="355" w:author="Danny" w:date="2026-10-02T14:54:00Z"/>
          <w:vanish/>
          <w:rPrChange w:id="356" w:author="Danny" w:date="2026-10-02T16:30:00Z">
            <w:rPr>
              <w:ins w:id="357" w:author="Danny" w:date="2026-10-02T14:54:00Z"/>
            </w:rPr>
          </w:rPrChange>
        </w:rPr>
      </w:pPr>
      <w:ins w:id="358" w:author="Danny" w:date="2026-10-02T16:30:00Z">
        <w:r w:rsidRPr="002044E0">
          <w:rPr>
            <w:vanish/>
            <w:rPrChange w:id="359" w:author="Danny" w:date="2026-10-02T16:30:00Z">
              <w:rPr/>
            </w:rPrChange>
          </w:rPr>
          <w:t>Synthesis methods</w:t>
        </w:r>
      </w:ins>
    </w:p>
    <w:p w14:paraId="30B0FCED" w14:textId="77777777" w:rsidR="002A4041" w:rsidDel="002044E0" w:rsidRDefault="002A4041" w:rsidP="0026141D">
      <w:pPr>
        <w:rPr>
          <w:del w:id="360" w:author="Danny" w:date="2026-10-02T16:30:00Z"/>
        </w:rPr>
      </w:pPr>
    </w:p>
    <w:p w14:paraId="62A2201A" w14:textId="294669C4" w:rsidR="003121E5" w:rsidDel="002A4041" w:rsidRDefault="0026141D" w:rsidP="0026141D">
      <w:pPr>
        <w:rPr>
          <w:moveFrom w:id="361" w:author="Danny" w:date="2026-10-02T14:50:00Z"/>
        </w:rPr>
      </w:pPr>
      <w:moveFromRangeStart w:id="362" w:author="Danny" w:date="2026-10-02T14:50:00Z" w:name="move241845054"/>
      <w:moveFrom w:id="363" w:author="Danny" w:date="2026-10-02T14:50:00Z">
        <w:r w:rsidDel="002A4041">
          <w:rPr>
            <w:rFonts w:ascii="Segoe UI Symbol" w:hAnsi="Segoe UI Symbol" w:cs="Segoe UI Symbol"/>
          </w:rPr>
          <w:t>☐</w:t>
        </w:r>
        <w:r w:rsidDel="002A4041">
          <w:t xml:space="preserve"> </w:t>
        </w:r>
        <w:r w:rsidR="00CD0514" w:rsidDel="002A4041">
          <w:t xml:space="preserve">Describe any methods used to synthesize results and provide a rationale for the choice(s). </w:t>
        </w:r>
      </w:moveFrom>
    </w:p>
    <w:p w14:paraId="5554F6FB" w14:textId="2981503C" w:rsidR="0060717E" w:rsidRDefault="002A4041">
      <w:pPr>
        <w:rPr>
          <w:ins w:id="364" w:author="Danny" w:date="2026-10-02T14:59:00Z"/>
        </w:rPr>
      </w:pPr>
      <w:ins w:id="365" w:author="Danny" w:date="2026-10-02T14:50:00Z">
        <w:r>
          <w:t>All statistical analyses were performed in R</w:t>
        </w:r>
        <w:r w:rsidRPr="002A4041">
          <w:rPr>
            <w:vertAlign w:val="superscript"/>
            <w:rPrChange w:id="366" w:author="Danny" w:date="2026-10-02T14:39:00Z">
              <w:rPr/>
            </w:rPrChange>
          </w:rPr>
          <w:t>®</w:t>
        </w:r>
        <w:r>
          <w:rPr>
            <w:vertAlign w:val="superscript"/>
          </w:rPr>
          <w:t xml:space="preserve"> </w:t>
        </w:r>
        <w:r>
          <w:t xml:space="preserve">using RStudio. The netmeta package was used to perform network meta-analysis, and its netleague, netgraph and forest packages were used for data presentation in tables and plots. For each individual study, the calculated SMDs and ORs for each treatment comparison arm were used to synthesise a pooled effect size using random-effects network meta-analysis for continuous outcomes and dichotomous outcomes. For continuous outcomes, the DerSimonian-Laird method was used to calculate the results, while for dichotomous outcomes, the Restricted Maximum Likelihood (REML) method was used. </w:t>
        </w:r>
      </w:ins>
      <w:ins w:id="367" w:author="Danny" w:date="2026-10-02T14:57:00Z">
        <w:r w:rsidR="00A94478">
          <w:t>To present t</w:t>
        </w:r>
      </w:ins>
      <w:ins w:id="368" w:author="Danny" w:date="2026-10-02T14:51:00Z">
        <w:r>
          <w:t xml:space="preserve">he results of the network meta-analysis </w:t>
        </w:r>
      </w:ins>
      <w:ins w:id="369" w:author="Danny" w:date="2026-10-02T14:57:00Z">
        <w:r w:rsidR="00A94478">
          <w:t>in tabulated format, they were</w:t>
        </w:r>
      </w:ins>
      <w:ins w:id="370" w:author="Danny" w:date="2026-10-02T14:51:00Z">
        <w:r>
          <w:t xml:space="preserve"> presented in league tables, for each outcome measure. For pivot-shift and Lachman tests, two separate analyses and results were presented, as s</w:t>
        </w:r>
      </w:ins>
      <w:ins w:id="371" w:author="Danny" w:date="2026-10-02T14:52:00Z">
        <w:r>
          <w:t>tudies varied in the definition of what constitutes a positive result for the respective tests. A positive test was defined as the sum of the events for grades greater than or equal to 1+</w:t>
        </w:r>
      </w:ins>
      <w:ins w:id="372" w:author="Danny" w:date="2026-10-02T14:53:00Z">
        <w:r>
          <w:t xml:space="preserve">, and also for grades greater than 2+. In total, nine analyses were run for the seven included outcome measures. </w:t>
        </w:r>
      </w:ins>
      <w:ins w:id="373" w:author="Danny" w:date="2026-10-02T14:56:00Z">
        <w:r w:rsidR="00A94478">
          <w:t>To present the results of network meta-analysis</w:t>
        </w:r>
      </w:ins>
      <w:ins w:id="374" w:author="Danny" w:date="2026-10-02T14:57:00Z">
        <w:r w:rsidR="00A94478">
          <w:t xml:space="preserve"> visually</w:t>
        </w:r>
      </w:ins>
      <w:ins w:id="375" w:author="Danny" w:date="2026-10-02T14:58:00Z">
        <w:r w:rsidR="0060717E">
          <w:t>, forest plots and network geometry figures were created using the aforementioned packages available in netmeta.</w:t>
        </w:r>
      </w:ins>
      <w:moveFrom w:id="376" w:author="Danny" w:date="2026-10-02T14:50:00Z">
        <w:r w:rsidR="0026141D" w:rsidDel="002A4041">
          <w:rPr>
            <w:rFonts w:ascii="Segoe UI Symbol" w:hAnsi="Segoe UI Symbol" w:cs="Segoe UI Symbol"/>
          </w:rPr>
          <w:t>☐</w:t>
        </w:r>
        <w:r w:rsidR="0026141D" w:rsidDel="002A4041">
          <w:t xml:space="preserve"> </w:t>
        </w:r>
        <w:r w:rsidR="00CD0514" w:rsidDel="002A4041">
          <w:t>If meta-analysis was performed, describe the model(s), method(s) to identify the presence and extent of statistical heterogeneity, and software package(s) used.</w:t>
        </w:r>
      </w:moveFrom>
    </w:p>
    <w:p w14:paraId="71FBA5F7" w14:textId="6001543D" w:rsidR="0060717E" w:rsidRDefault="002044E0">
      <w:ins w:id="377" w:author="Danny" w:date="2026-10-02T16:30:00Z">
        <w:r w:rsidRPr="002044E0">
          <w:rPr>
            <w:vanish/>
            <w:rPrChange w:id="378" w:author="Danny" w:date="2026-10-02T16:31:00Z">
              <w:rPr/>
            </w:rPrChange>
          </w:rPr>
          <w:t>Reporting bias assessment</w:t>
        </w:r>
      </w:ins>
    </w:p>
    <w:p w14:paraId="4948A6E1" w14:textId="0EE9C4E2" w:rsidR="00B3244B" w:rsidRDefault="00B3244B" w:rsidP="00B3244B">
      <w:pPr>
        <w:pStyle w:val="Heading3"/>
        <w:spacing w:before="120" w:after="120"/>
      </w:pPr>
      <w:r>
        <w:t>Reporting bias assessment</w:t>
      </w:r>
    </w:p>
    <w:p w14:paraId="01FF86A7" w14:textId="77777777" w:rsidR="00B3244B" w:rsidRPr="002044E0" w:rsidRDefault="00B3244B">
      <w:pPr>
        <w:rPr>
          <w:ins w:id="379" w:author="Danny" w:date="2026-10-02T16:30:00Z"/>
          <w:vanish/>
          <w:rPrChange w:id="380" w:author="Danny" w:date="2026-10-02T16:31:00Z">
            <w:rPr>
              <w:ins w:id="381" w:author="Danny" w:date="2026-10-02T16:30:00Z"/>
            </w:rPr>
          </w:rPrChange>
        </w:rPr>
      </w:pPr>
    </w:p>
    <w:p w14:paraId="4F8D0163" w14:textId="77777777" w:rsidR="002044E0" w:rsidDel="002A4041" w:rsidRDefault="002044E0">
      <w:pPr>
        <w:ind w:firstLine="720"/>
        <w:rPr>
          <w:moveFrom w:id="382" w:author="Danny" w:date="2026-10-02T14:50:00Z"/>
        </w:rPr>
        <w:pPrChange w:id="383" w:author="Danny" w:date="2026-10-02T14:58:00Z">
          <w:pPr/>
        </w:pPrChange>
      </w:pPr>
    </w:p>
    <w:p w14:paraId="29ED848D" w14:textId="44687752" w:rsidR="00CD0514" w:rsidDel="002A4041" w:rsidRDefault="0026141D" w:rsidP="0026141D">
      <w:pPr>
        <w:rPr>
          <w:moveFrom w:id="384" w:author="Danny" w:date="2026-10-02T14:50:00Z"/>
        </w:rPr>
      </w:pPr>
      <w:moveFrom w:id="385" w:author="Danny" w:date="2026-10-02T14:50:00Z">
        <w:r w:rsidDel="002A4041">
          <w:rPr>
            <w:rFonts w:ascii="Segoe UI Symbol" w:hAnsi="Segoe UI Symbol" w:cs="Segoe UI Symbol"/>
          </w:rPr>
          <w:t>☐</w:t>
        </w:r>
        <w:r w:rsidDel="002A4041">
          <w:t xml:space="preserve"> </w:t>
        </w:r>
        <w:r w:rsidR="00CD0514" w:rsidDel="002A4041">
          <w:t>Describe any methods used to explore possible causes of heterogeneity among study results (e.g. subgroup analysis, meta-regression).</w:t>
        </w:r>
      </w:moveFrom>
    </w:p>
    <w:p w14:paraId="664C20F8" w14:textId="30502499" w:rsidR="00043701" w:rsidDel="002A4041" w:rsidRDefault="0026141D" w:rsidP="001D455F">
      <w:pPr>
        <w:rPr>
          <w:del w:id="386" w:author="Danny" w:date="2026-10-02T14:50:00Z"/>
          <w:moveFrom w:id="387" w:author="Danny" w:date="2026-10-02T14:50:00Z"/>
        </w:rPr>
      </w:pPr>
      <w:moveFrom w:id="388" w:author="Danny" w:date="2026-10-02T14:50:00Z">
        <w:r w:rsidDel="002A4041">
          <w:rPr>
            <w:rFonts w:ascii="Segoe UI Symbol" w:hAnsi="Segoe UI Symbol" w:cs="Segoe UI Symbol"/>
          </w:rPr>
          <w:t>☐</w:t>
        </w:r>
        <w:r w:rsidDel="002A4041">
          <w:t xml:space="preserve"> </w:t>
        </w:r>
        <w:r w:rsidR="00CD0514" w:rsidDel="002A4041">
          <w:t>Describe any sensitivity analyses conducted to assess robustness of the synthesized results.</w:t>
        </w:r>
      </w:moveFrom>
    </w:p>
    <w:moveFromRangeEnd w:id="362"/>
    <w:p w14:paraId="129BA625" w14:textId="14F16D79" w:rsidR="002A4041" w:rsidRPr="00CD0514" w:rsidDel="002A4041" w:rsidRDefault="002A4041">
      <w:pPr>
        <w:rPr>
          <w:del w:id="389" w:author="Danny" w:date="2026-10-02T14:49:00Z"/>
        </w:rPr>
      </w:pPr>
    </w:p>
    <w:p w14:paraId="4D76419C" w14:textId="76174BE4" w:rsidR="002A4041" w:rsidRPr="002A4041" w:rsidDel="002A4041" w:rsidRDefault="00CD0514">
      <w:pPr>
        <w:rPr>
          <w:del w:id="390" w:author="Danny" w:date="2026-10-02T14:49:00Z"/>
        </w:rPr>
        <w:pPrChange w:id="391" w:author="Danny" w:date="2026-10-02T14:49:00Z">
          <w:pPr>
            <w:pStyle w:val="Heading3"/>
            <w:spacing w:before="120" w:after="120"/>
          </w:pPr>
        </w:pPrChange>
      </w:pPr>
      <w:del w:id="392" w:author="Danny" w:date="2026-10-02T14:49:00Z">
        <w:r w:rsidRPr="00AD6BB2" w:rsidDel="002A4041">
          <w:delText>Reporting bias assessment</w:delText>
        </w:r>
      </w:del>
      <w:commentRangeStart w:id="393"/>
      <w:ins w:id="394" w:author="Danny" w:date="2026-10-02T14:47:00Z">
        <w:r w:rsidR="002A4041">
          <w:t>Reporting bias assessment was performed as part of sensitivity analysis, using funnel plots and Egger’s test for publication bias assessment.</w:t>
        </w:r>
      </w:ins>
      <w:commentRangeEnd w:id="393"/>
      <w:ins w:id="395" w:author="Danny" w:date="2026-10-02T14:48:00Z">
        <w:r w:rsidR="002A4041">
          <w:rPr>
            <w:rStyle w:val="CommentReference"/>
            <w:rFonts w:eastAsiaTheme="minorEastAsia"/>
          </w:rPr>
          <w:commentReference w:id="393"/>
        </w:r>
      </w:ins>
      <w:ins w:id="396" w:author="Danny" w:date="2026-10-02T14:49:00Z">
        <w:r w:rsidR="002A4041">
          <w:t xml:space="preserve"> </w:t>
        </w:r>
      </w:ins>
    </w:p>
    <w:p w14:paraId="51B66EF4" w14:textId="72BD4830" w:rsidR="00CD0514" w:rsidRPr="00AD6BB2" w:rsidDel="002A4041" w:rsidRDefault="00043701">
      <w:pPr>
        <w:rPr>
          <w:del w:id="397" w:author="Danny" w:date="2026-10-02T14:49:00Z"/>
          <w:vanish/>
        </w:rPr>
        <w:pPrChange w:id="398" w:author="Danny" w:date="2026-10-02T14:49:00Z">
          <w:pPr>
            <w:pStyle w:val="BodyText"/>
          </w:pPr>
        </w:pPrChange>
      </w:pPr>
      <w:del w:id="399" w:author="Danny" w:date="2026-10-02T14:49:00Z">
        <w:r w:rsidRPr="00AD6BB2" w:rsidDel="002A4041">
          <w:rPr>
            <w:rFonts w:ascii="Segoe UI Symbol" w:hAnsi="Segoe UI Symbol" w:cs="Segoe UI Symbol"/>
            <w:vanish/>
          </w:rPr>
          <w:delText>☐</w:delText>
        </w:r>
        <w:r w:rsidRPr="00AD6BB2" w:rsidDel="002A4041">
          <w:rPr>
            <w:vanish/>
          </w:rPr>
          <w:delText xml:space="preserve"> </w:delText>
        </w:r>
        <w:r w:rsidR="00CD0514" w:rsidRPr="00AD6BB2" w:rsidDel="002A4041">
          <w:rPr>
            <w:vanish/>
          </w:rPr>
          <w:delText>Describe any methods used to assess risk of bias due to missing results in a synthesis (arising from reporting biases).</w:delText>
        </w:r>
      </w:del>
    </w:p>
    <w:p w14:paraId="2EE5ED3F" w14:textId="62873E37" w:rsidR="00FB1AF4" w:rsidRPr="00AD6BB2" w:rsidDel="002A4041" w:rsidRDefault="00FB1AF4">
      <w:pPr>
        <w:rPr>
          <w:del w:id="400" w:author="Danny" w:date="2026-10-02T14:49:00Z"/>
          <w:vanish/>
        </w:rPr>
        <w:pPrChange w:id="401" w:author="Danny" w:date="2026-10-02T14:49:00Z">
          <w:pPr>
            <w:pStyle w:val="BodyText"/>
          </w:pPr>
        </w:pPrChange>
      </w:pPr>
    </w:p>
    <w:p w14:paraId="0261AD69" w14:textId="0BFB7E88" w:rsidR="002A4041" w:rsidRPr="002A4041" w:rsidRDefault="00CD0514">
      <w:pPr>
        <w:pPrChange w:id="402" w:author="Danny" w:date="2026-10-02T14:49:00Z">
          <w:pPr>
            <w:pStyle w:val="Heading3"/>
          </w:pPr>
        </w:pPrChange>
      </w:pPr>
      <w:del w:id="403" w:author="Danny" w:date="2026-10-02T14:49:00Z">
        <w:r w:rsidRPr="00AD6BB2" w:rsidDel="002A4041">
          <w:delText>Certainty assessment</w:delText>
        </w:r>
      </w:del>
      <w:commentRangeStart w:id="404"/>
      <w:ins w:id="405" w:author="Danny" w:date="2026-10-02T14:45:00Z">
        <w:r w:rsidR="002A4041">
          <w:t xml:space="preserve">The results of the analyses were presented with 95% confidence intervals, with </w:t>
        </w:r>
        <w:r w:rsidR="002A4041">
          <w:rPr>
            <w:i/>
            <w:iCs/>
          </w:rPr>
          <w:t>p</w:t>
        </w:r>
        <w:r w:rsidR="002A4041">
          <w:t xml:space="preserve">-values calculated to determine the statistical significance in pooled effect size difference </w:t>
        </w:r>
      </w:ins>
      <w:ins w:id="406" w:author="Danny" w:date="2026-10-02T14:46:00Z">
        <w:r w:rsidR="002A4041">
          <w:t xml:space="preserve">between the treatment groups. If a </w:t>
        </w:r>
        <w:r w:rsidR="002A4041">
          <w:rPr>
            <w:i/>
            <w:iCs/>
          </w:rPr>
          <w:t>p</w:t>
        </w:r>
        <w:r w:rsidR="002A4041">
          <w:rPr>
            <w:i/>
            <w:iCs/>
          </w:rPr>
          <w:softHyphen/>
        </w:r>
        <w:r w:rsidR="002A4041">
          <w:rPr>
            <w:i/>
            <w:iCs/>
          </w:rPr>
          <w:softHyphen/>
          <w:t>-</w:t>
        </w:r>
        <w:r w:rsidR="002A4041">
          <w:t xml:space="preserve">value for a pooled effect size estimate was less than 0.05, the result was considered statistically significant. </w:t>
        </w:r>
      </w:ins>
      <w:commentRangeEnd w:id="404"/>
      <w:ins w:id="407" w:author="Danny" w:date="2026-10-02T14:48:00Z">
        <w:r w:rsidR="002A4041">
          <w:rPr>
            <w:rStyle w:val="CommentReference"/>
            <w:rFonts w:eastAsiaTheme="minorEastAsia"/>
          </w:rPr>
          <w:commentReference w:id="404"/>
        </w:r>
      </w:ins>
    </w:p>
    <w:p w14:paraId="3149035A" w14:textId="7D5779F0" w:rsidR="002A4041" w:rsidRPr="002A4041" w:rsidDel="002044E0" w:rsidRDefault="00043701" w:rsidP="009E701A">
      <w:pPr>
        <w:pStyle w:val="BodyText"/>
        <w:rPr>
          <w:del w:id="408" w:author="Danny" w:date="2026-10-02T16:31:00Z"/>
          <w:rFonts w:ascii="Segoe UI Symbol" w:hAnsi="Segoe UI Symbol" w:cs="Segoe UI Symbol"/>
          <w:rPrChange w:id="409" w:author="Danny" w:date="2026-10-02T14:44:00Z">
            <w:rPr>
              <w:del w:id="410" w:author="Danny" w:date="2026-10-02T16:31:00Z"/>
              <w:vanish/>
            </w:rPr>
          </w:rPrChange>
        </w:rPr>
      </w:pPr>
      <w:r w:rsidRPr="00AD6BB2">
        <w:rPr>
          <w:rFonts w:ascii="Segoe UI Symbol" w:hAnsi="Segoe UI Symbol" w:cs="Segoe UI Symbol"/>
          <w:vanish/>
        </w:rPr>
        <w:t>☐</w:t>
      </w:r>
      <w:r w:rsidRPr="00AD6BB2">
        <w:rPr>
          <w:vanish/>
        </w:rPr>
        <w:t xml:space="preserve"> </w:t>
      </w:r>
      <w:r w:rsidR="00CD0514" w:rsidRPr="00AD6BB2">
        <w:rPr>
          <w:vanish/>
        </w:rPr>
        <w:t>Describe any methods used to assess certainty (or confidence) in the body of evidence for an outcome.</w:t>
      </w:r>
    </w:p>
    <w:p w14:paraId="406A57E7" w14:textId="5D71AB57" w:rsidR="00CD0514" w:rsidDel="0060717E" w:rsidRDefault="00CD0514" w:rsidP="009E701A">
      <w:pPr>
        <w:rPr>
          <w:del w:id="411" w:author="Danny" w:date="2026-10-02T14:59:00Z"/>
        </w:rPr>
      </w:pPr>
    </w:p>
    <w:p w14:paraId="7FC939E7" w14:textId="487CF9A0" w:rsidR="0060717E" w:rsidRDefault="0060717E">
      <w:pPr>
        <w:pStyle w:val="BodyText"/>
        <w:rPr>
          <w:ins w:id="412" w:author="Danny" w:date="2026-10-02T14:59:00Z"/>
          <w:rFonts w:eastAsiaTheme="majorEastAsia"/>
          <w:sz w:val="22"/>
          <w:szCs w:val="22"/>
        </w:rPr>
        <w:pPrChange w:id="413" w:author="Danny" w:date="2026-10-02T16:31:00Z">
          <w:pPr>
            <w:spacing w:after="160" w:line="278" w:lineRule="auto"/>
          </w:pPr>
        </w:pPrChange>
      </w:pPr>
    </w:p>
    <w:p w14:paraId="64F3359F" w14:textId="77777777" w:rsidR="002044E0" w:rsidRDefault="002044E0">
      <w:pPr>
        <w:spacing w:after="160" w:line="278" w:lineRule="auto"/>
        <w:rPr>
          <w:ins w:id="414" w:author="Danny" w:date="2026-10-02T16:31:00Z"/>
          <w:rFonts w:eastAsiaTheme="majorEastAsia"/>
          <w:b/>
          <w:sz w:val="22"/>
          <w:szCs w:val="22"/>
        </w:rPr>
      </w:pPr>
      <w:ins w:id="415" w:author="Danny" w:date="2026-10-02T16:31:00Z">
        <w:r>
          <w:br w:type="page"/>
        </w:r>
      </w:ins>
    </w:p>
    <w:p w14:paraId="1C520C77" w14:textId="7A1A7B25" w:rsidR="00CD0514" w:rsidRPr="00CD0514" w:rsidRDefault="00CD0514">
      <w:pPr>
        <w:pStyle w:val="Heading1"/>
        <w:spacing w:before="120" w:after="120"/>
        <w:pPrChange w:id="416" w:author="Danny" w:date="2026-10-02T14:59:00Z">
          <w:pPr>
            <w:pStyle w:val="Heading2"/>
          </w:pPr>
        </w:pPrChange>
      </w:pPr>
      <w:r>
        <w:lastRenderedPageBreak/>
        <w:t>Results</w:t>
      </w:r>
    </w:p>
    <w:p w14:paraId="7BC955D6" w14:textId="3A8745F6" w:rsidR="00CD0514" w:rsidRDefault="00CD0514" w:rsidP="00B3244B">
      <w:pPr>
        <w:pStyle w:val="Heading2"/>
        <w:spacing w:before="120" w:after="120"/>
      </w:pPr>
      <w:r w:rsidRPr="00CD0514">
        <w:t xml:space="preserve">Study selection </w:t>
      </w:r>
    </w:p>
    <w:p w14:paraId="2B5A5716" w14:textId="43CBBAB0" w:rsidR="001D455F" w:rsidRPr="001D455F" w:rsidRDefault="00043701" w:rsidP="00043701">
      <w:pPr>
        <w:rPr>
          <w:vanish/>
        </w:rPr>
      </w:pPr>
      <w:r w:rsidRPr="001D455F">
        <w:rPr>
          <w:rFonts w:ascii="Segoe UI Symbol" w:hAnsi="Segoe UI Symbol" w:cs="Segoe UI Symbol"/>
          <w:vanish/>
        </w:rPr>
        <w:t>☐</w:t>
      </w:r>
      <w:r w:rsidRPr="001D455F">
        <w:rPr>
          <w:vanish/>
        </w:rPr>
        <w:t xml:space="preserve"> </w:t>
      </w:r>
      <w:r w:rsidR="00B949B1" w:rsidRPr="001D455F">
        <w:rPr>
          <w:vanish/>
        </w:rPr>
        <w:t xml:space="preserve">Describe the results of the search and selection process, from the number of records identified in the search to the number of studies included in the review, ideally using a flow diagram. </w:t>
      </w:r>
    </w:p>
    <w:p w14:paraId="1595129F" w14:textId="15BEBD4C" w:rsidR="00B949B1" w:rsidRPr="001D455F" w:rsidRDefault="00043701" w:rsidP="00043701">
      <w:pPr>
        <w:rPr>
          <w:vanish/>
        </w:rPr>
      </w:pPr>
      <w:r w:rsidRPr="001D455F">
        <w:rPr>
          <w:rFonts w:ascii="Segoe UI Symbol" w:hAnsi="Segoe UI Symbol" w:cs="Segoe UI Symbol"/>
          <w:vanish/>
        </w:rPr>
        <w:t>☐</w:t>
      </w:r>
      <w:r w:rsidRPr="001D455F">
        <w:rPr>
          <w:vanish/>
        </w:rPr>
        <w:t xml:space="preserve"> </w:t>
      </w:r>
      <w:r w:rsidR="00B949B1" w:rsidRPr="001D455F">
        <w:rPr>
          <w:vanish/>
        </w:rPr>
        <w:t>Cite studies that might appear to meet the inclusion criteria, but which were excluded, and explain why they were excluded.</w:t>
      </w:r>
    </w:p>
    <w:p w14:paraId="537C6C70" w14:textId="1AAC3DF5" w:rsidR="00911BD9" w:rsidRDefault="001D455F" w:rsidP="00911BD9">
      <w:pPr>
        <w:rPr>
          <w:ins w:id="417" w:author="Danny" w:date="2026-10-02T15:03:00Z"/>
        </w:rPr>
      </w:pPr>
      <w:r>
        <w:t xml:space="preserve">The database and register search resulted in </w:t>
      </w:r>
      <w:r w:rsidR="00911BD9">
        <w:t>a total of 1,704 records. Six hundred and twenty-two (</w:t>
      </w:r>
      <w:r w:rsidR="00911BD9" w:rsidRPr="00911BD9">
        <w:rPr>
          <w:i/>
          <w:iCs/>
        </w:rPr>
        <w:t>n</w:t>
      </w:r>
      <w:r w:rsidR="00911BD9">
        <w:t xml:space="preserve"> = 622),</w:t>
      </w:r>
      <w:r>
        <w:t xml:space="preserve"> 317, 531, and 234 records for PubMed/MEDLINE, Embase, Web of Science Core Collection, and Cochrane Central Register of Controlled Trials (CENTRAL), respectively. </w:t>
      </w:r>
      <w:r w:rsidR="00911BD9">
        <w:t>Nine hundred and ninety-seven duplicate records (</w:t>
      </w:r>
      <w:r w:rsidR="00911BD9" w:rsidRPr="00911BD9">
        <w:rPr>
          <w:i/>
          <w:iCs/>
        </w:rPr>
        <w:t>n</w:t>
      </w:r>
      <w:r w:rsidR="00911BD9">
        <w:t xml:space="preserve"> = 997) were removed prior to screening. The titles and abstracts of 707 records were screened, of which 604 were did not meet the inclusion criteria. The full-text reports of all 103 records were sought and retrieved.</w:t>
      </w:r>
      <w:r w:rsidR="00911BD9" w:rsidRPr="00911BD9">
        <w:t xml:space="preserve"> Thirty-four reports </w:t>
      </w:r>
      <w:r w:rsidR="00911BD9">
        <w:t>(</w:t>
      </w:r>
      <w:r w:rsidR="00911BD9" w:rsidRPr="00911BD9">
        <w:rPr>
          <w:i/>
          <w:iCs/>
        </w:rPr>
        <w:t>n</w:t>
      </w:r>
      <w:r w:rsidR="00911BD9">
        <w:t xml:space="preserve"> = 34) </w:t>
      </w:r>
      <w:r w:rsidR="00911BD9" w:rsidRPr="00911BD9">
        <w:t>were excluded from the review for the following reasons: two reports were not randomised controlled trials</w:t>
      </w:r>
      <w:r w:rsidR="00911BD9">
        <w:t xml:space="preserve"> (</w:t>
      </w:r>
      <w:r w:rsidR="00911BD9" w:rsidRPr="00911BD9">
        <w:rPr>
          <w:i/>
          <w:iCs/>
        </w:rPr>
        <w:t>n</w:t>
      </w:r>
      <w:r w:rsidR="00911BD9">
        <w:t xml:space="preserve"> = 2)</w:t>
      </w:r>
      <w:r w:rsidR="00911BD9" w:rsidRPr="00911BD9">
        <w:t>, 17 studies did not report on at least one of the specified outcomes, two did not compare at least two of the specified graft types</w:t>
      </w:r>
      <w:r w:rsidR="00911BD9">
        <w:t xml:space="preserve"> (</w:t>
      </w:r>
      <w:r w:rsidR="00911BD9" w:rsidRPr="00911BD9">
        <w:rPr>
          <w:i/>
          <w:iCs/>
        </w:rPr>
        <w:t>n</w:t>
      </w:r>
      <w:r w:rsidR="00911BD9">
        <w:t xml:space="preserve"> = 2</w:t>
      </w:r>
      <w:del w:id="418" w:author="Danny" w:date="2026-10-02T15:01:00Z">
        <w:r w:rsidR="00911BD9" w:rsidDel="00312AB2">
          <w:delText>)</w:delText>
        </w:r>
        <w:r w:rsidR="00911BD9" w:rsidRPr="00911BD9" w:rsidDel="00312AB2">
          <w:delText>, nine were duplicates of the same study</w:delText>
        </w:r>
        <w:r w:rsidR="00911BD9" w:rsidDel="00312AB2">
          <w:delText xml:space="preserve"> (</w:delText>
        </w:r>
        <w:r w:rsidR="00911BD9" w:rsidRPr="00911BD9" w:rsidDel="00312AB2">
          <w:rPr>
            <w:i/>
            <w:iCs/>
          </w:rPr>
          <w:delText>n</w:delText>
        </w:r>
        <w:r w:rsidR="00911BD9" w:rsidDel="00312AB2">
          <w:delText xml:space="preserve"> = 9)</w:delText>
        </w:r>
      </w:del>
      <w:ins w:id="419" w:author="Danny" w:date="2026-10-02T15:01:00Z">
        <w:r w:rsidR="00312AB2">
          <w:t>)</w:t>
        </w:r>
      </w:ins>
      <w:r w:rsidR="00911BD9" w:rsidRPr="00911BD9">
        <w:t>, and four reports were written in a language other than English</w:t>
      </w:r>
      <w:r w:rsidR="00911BD9">
        <w:t xml:space="preserve"> (</w:t>
      </w:r>
      <w:r w:rsidR="00911BD9" w:rsidRPr="00911BD9">
        <w:rPr>
          <w:i/>
          <w:iCs/>
        </w:rPr>
        <w:t>n</w:t>
      </w:r>
      <w:r w:rsidR="00911BD9">
        <w:t xml:space="preserve"> = 4)</w:t>
      </w:r>
      <w:r w:rsidR="00911BD9" w:rsidRPr="00911BD9">
        <w:t>.</w:t>
      </w:r>
      <w:ins w:id="420" w:author="Danny" w:date="2026-10-02T15:01:00Z">
        <w:r w:rsidR="00312AB2">
          <w:t xml:space="preserve"> </w:t>
        </w:r>
      </w:ins>
      <w:ins w:id="421" w:author="Danny" w:date="2026-10-02T15:02:00Z">
        <w:r w:rsidR="00312AB2">
          <w:t xml:space="preserve">Seventy-eight reports were included in the review, </w:t>
        </w:r>
      </w:ins>
      <w:del w:id="422" w:author="Danny" w:date="2026-10-02T15:01:00Z">
        <w:r w:rsidR="00911BD9" w:rsidRPr="00911BD9" w:rsidDel="00312AB2">
          <w:delText xml:space="preserve"> </w:delText>
        </w:r>
      </w:del>
      <w:ins w:id="423" w:author="Danny" w:date="2026-10-02T15:02:00Z">
        <w:r w:rsidR="00312AB2">
          <w:t>and nine of these</w:t>
        </w:r>
      </w:ins>
      <w:ins w:id="424" w:author="Danny" w:date="2026-10-02T15:01:00Z">
        <w:r w:rsidR="00312AB2" w:rsidRPr="00911BD9">
          <w:t xml:space="preserve"> were </w:t>
        </w:r>
      </w:ins>
      <w:ins w:id="425" w:author="Danny" w:date="2026-10-02T15:02:00Z">
        <w:r w:rsidR="00312AB2">
          <w:t xml:space="preserve">found to be </w:t>
        </w:r>
      </w:ins>
      <w:ins w:id="426" w:author="Danny" w:date="2026-10-02T15:01:00Z">
        <w:r w:rsidR="00312AB2" w:rsidRPr="00911BD9">
          <w:t>duplicate</w:t>
        </w:r>
      </w:ins>
      <w:ins w:id="427" w:author="Danny" w:date="2026-10-02T15:03:00Z">
        <w:r w:rsidR="00312AB2">
          <w:t xml:space="preserve"> reports </w:t>
        </w:r>
      </w:ins>
      <w:ins w:id="428" w:author="Danny" w:date="2026-10-02T15:01:00Z">
        <w:r w:rsidR="00312AB2" w:rsidRPr="00911BD9">
          <w:t>of the same study</w:t>
        </w:r>
        <w:r w:rsidR="00312AB2">
          <w:t xml:space="preserve"> (</w:t>
        </w:r>
        <w:r w:rsidR="00312AB2" w:rsidRPr="00911BD9">
          <w:rPr>
            <w:i/>
            <w:iCs/>
          </w:rPr>
          <w:t>n</w:t>
        </w:r>
        <w:r w:rsidR="00312AB2">
          <w:t xml:space="preserve"> = 9)</w:t>
        </w:r>
      </w:ins>
      <w:ins w:id="429" w:author="Danny" w:date="2026-10-02T15:02:00Z">
        <w:r w:rsidR="00312AB2">
          <w:t>.</w:t>
        </w:r>
      </w:ins>
      <w:ins w:id="430" w:author="Danny" w:date="2026-10-02T15:01:00Z">
        <w:r w:rsidR="00312AB2">
          <w:t xml:space="preserve"> </w:t>
        </w:r>
      </w:ins>
      <w:del w:id="431" w:author="Danny" w:date="2026-10-02T15:00:00Z">
        <w:r w:rsidR="00911BD9" w:rsidRPr="00911BD9" w:rsidDel="00312AB2">
          <w:delText>Fifty</w:delText>
        </w:r>
      </w:del>
      <w:ins w:id="432" w:author="Danny" w:date="2026-10-02T15:00:00Z">
        <w:r w:rsidR="00312AB2">
          <w:t>Sixty</w:t>
        </w:r>
      </w:ins>
      <w:r w:rsidR="00911BD9" w:rsidRPr="00911BD9">
        <w:t xml:space="preserve">-nine studies </w:t>
      </w:r>
      <w:r w:rsidR="00911BD9">
        <w:t>(</w:t>
      </w:r>
      <w:r w:rsidR="00911BD9" w:rsidRPr="00911BD9">
        <w:rPr>
          <w:i/>
          <w:iCs/>
        </w:rPr>
        <w:t>n</w:t>
      </w:r>
      <w:r w:rsidR="00911BD9">
        <w:t xml:space="preserve"> = </w:t>
      </w:r>
      <w:r w:rsidR="00AD6BB2">
        <w:t>6</w:t>
      </w:r>
      <w:r w:rsidR="00911BD9">
        <w:t>9)</w:t>
      </w:r>
      <w:r w:rsidR="00AD6BB2">
        <w:t xml:space="preserve"> </w:t>
      </w:r>
      <w:r w:rsidR="00911BD9" w:rsidRPr="00911BD9">
        <w:t xml:space="preserve">were included in the qualitative review and </w:t>
      </w:r>
      <w:del w:id="433" w:author="Danny" w:date="2026-10-02T15:00:00Z">
        <w:r w:rsidR="00911BD9" w:rsidRPr="00911BD9" w:rsidDel="00312AB2">
          <w:delText xml:space="preserve">45 </w:delText>
        </w:r>
      </w:del>
      <w:ins w:id="434" w:author="Danny" w:date="2026-10-02T15:00:00Z">
        <w:r w:rsidR="00312AB2">
          <w:t>5</w:t>
        </w:r>
      </w:ins>
      <w:ins w:id="435" w:author="Danny" w:date="2026-10-02T15:01:00Z">
        <w:r w:rsidR="00312AB2">
          <w:t>8</w:t>
        </w:r>
      </w:ins>
      <w:ins w:id="436" w:author="Danny" w:date="2026-10-02T15:00:00Z">
        <w:r w:rsidR="00312AB2" w:rsidRPr="00911BD9">
          <w:t xml:space="preserve"> </w:t>
        </w:r>
      </w:ins>
      <w:r w:rsidR="00911BD9" w:rsidRPr="00911BD9">
        <w:t xml:space="preserve">studies were included in the quantitative review. The study selection process is depicted in Figure </w:t>
      </w:r>
      <w:r w:rsidR="004C3A8A">
        <w:t>1</w:t>
      </w:r>
      <w:r w:rsidR="00911BD9" w:rsidRPr="00911BD9">
        <w:t>.</w:t>
      </w:r>
    </w:p>
    <w:p w14:paraId="0CDB6F91" w14:textId="77777777" w:rsidR="00CD55EF" w:rsidRDefault="00CD55EF" w:rsidP="00911BD9"/>
    <w:p w14:paraId="2714B29D" w14:textId="38F4B223" w:rsidR="00AD6BB2" w:rsidRPr="00AD6BB2" w:rsidRDefault="004C3A8A" w:rsidP="00AD6BB2">
      <w:pPr>
        <w:pStyle w:val="FigCaption"/>
        <w:spacing w:before="120" w:after="120"/>
      </w:pPr>
      <w:r>
        <w:t>PRISMA Flowchart depicting the study search and selection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7"/>
      </w:tblGrid>
      <w:tr w:rsidR="00AD6BB2" w:rsidRPr="00F2144C" w14:paraId="7AD92A43" w14:textId="77777777" w:rsidTr="00AD6BB2">
        <w:trPr>
          <w:trHeight w:val="1009"/>
        </w:trPr>
        <w:tc>
          <w:tcPr>
            <w:tcW w:w="12697" w:type="dxa"/>
            <w:vAlign w:val="center"/>
          </w:tcPr>
          <w:p w14:paraId="04B04F26" w14:textId="66987936" w:rsidR="00AD6BB2" w:rsidRPr="00F2144C" w:rsidRDefault="00AD6BB2" w:rsidP="00AD6BB2">
            <w:pPr>
              <w:jc w:val="center"/>
            </w:pPr>
            <w:r>
              <w:rPr>
                <w:noProof/>
              </w:rPr>
              <w:drawing>
                <wp:inline distT="0" distB="0" distL="0" distR="0" wp14:anchorId="026EE869" wp14:editId="53AEAA04">
                  <wp:extent cx="3527926" cy="48848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0">
                            <a:extLst>
                              <a:ext uri="{28A0092B-C50C-407E-A947-70E740481C1C}">
                                <a14:useLocalDpi xmlns:a14="http://schemas.microsoft.com/office/drawing/2010/main" val="0"/>
                              </a:ext>
                            </a:extLst>
                          </a:blip>
                          <a:stretch>
                            <a:fillRect/>
                          </a:stretch>
                        </pic:blipFill>
                        <pic:spPr>
                          <a:xfrm>
                            <a:off x="0" y="0"/>
                            <a:ext cx="3530828" cy="4888840"/>
                          </a:xfrm>
                          <a:prstGeom prst="rect">
                            <a:avLst/>
                          </a:prstGeom>
                        </pic:spPr>
                      </pic:pic>
                    </a:graphicData>
                  </a:graphic>
                </wp:inline>
              </w:drawing>
            </w:r>
          </w:p>
        </w:tc>
      </w:tr>
    </w:tbl>
    <w:p w14:paraId="5B94EF25" w14:textId="7BF953E7" w:rsidR="004C3A8A" w:rsidRDefault="004C3A8A" w:rsidP="00911BD9"/>
    <w:p w14:paraId="3F069E72" w14:textId="77777777" w:rsidR="00AD6BB2" w:rsidRDefault="00AD6BB2" w:rsidP="00911BD9"/>
    <w:p w14:paraId="75EEF2F1" w14:textId="66A14261" w:rsidR="00CD0514" w:rsidRPr="00911BD9" w:rsidRDefault="00CD0514" w:rsidP="00B3244B">
      <w:pPr>
        <w:pStyle w:val="Heading2"/>
        <w:spacing w:before="120" w:after="120"/>
      </w:pPr>
      <w:r w:rsidRPr="00911BD9">
        <w:t xml:space="preserve">Study characteristics </w:t>
      </w:r>
    </w:p>
    <w:p w14:paraId="1FE49A58" w14:textId="77777777" w:rsidR="00792088" w:rsidRDefault="00792088" w:rsidP="009E701A">
      <w:pPr>
        <w:pStyle w:val="BodyText"/>
        <w:rPr>
          <w:ins w:id="437" w:author="Danny" w:date="2026-10-02T15:03:00Z"/>
        </w:rPr>
      </w:pPr>
      <w:r>
        <w:t>Cite each included study and present its characteristics.</w:t>
      </w:r>
    </w:p>
    <w:p w14:paraId="40587493" w14:textId="45B2E3A1" w:rsidR="009A42D0" w:rsidRPr="0086322C" w:rsidRDefault="0006628D" w:rsidP="009E701A">
      <w:pPr>
        <w:pStyle w:val="BodyText"/>
        <w:rPr>
          <w:ins w:id="438" w:author="Danny" w:date="2026-10-02T14:18:00Z"/>
        </w:rPr>
        <w:sectPr w:rsidR="009A42D0" w:rsidRPr="0086322C" w:rsidSect="00C25E3A">
          <w:pgSz w:w="16838" w:h="23811" w:code="8"/>
          <w:pgMar w:top="1440" w:right="1440" w:bottom="540" w:left="1440" w:header="0" w:footer="0" w:gutter="0"/>
          <w:lnNumType w:countBy="1" w:restart="continuous"/>
          <w:pgNumType w:start="1"/>
          <w:cols w:space="720"/>
          <w:docGrid w:linePitch="360"/>
        </w:sectPr>
      </w:pPr>
      <w:ins w:id="439" w:author="Danny" w:date="2026-10-02T15:19:00Z">
        <w:r>
          <w:t>The characteristi</w:t>
        </w:r>
      </w:ins>
      <w:ins w:id="440" w:author="Danny" w:date="2026-10-02T15:20:00Z">
        <w:r>
          <w:t xml:space="preserve">cs of the 58 </w:t>
        </w:r>
      </w:ins>
      <w:ins w:id="441" w:author="Danny" w:date="2026-10-02T15:05:00Z">
        <w:r w:rsidR="00FE4480">
          <w:t>included studies</w:t>
        </w:r>
      </w:ins>
      <w:ins w:id="442" w:author="Danny" w:date="2026-10-02T15:19:00Z">
        <w:r>
          <w:t xml:space="preserve"> </w:t>
        </w:r>
      </w:ins>
      <w:ins w:id="443" w:author="Danny" w:date="2026-10-02T15:20:00Z">
        <w:r>
          <w:t>are presented in Table 6</w:t>
        </w:r>
      </w:ins>
      <w:ins w:id="444" w:author="Danny" w:date="2026-10-02T15:19:00Z">
        <w:r>
          <w:t xml:space="preserve"> </w:t>
        </w:r>
      </w:ins>
      <w:r w:rsidR="00FE4480">
        <w:fldChar w:fldCharType="begin"/>
      </w:r>
      <w:r w:rsidR="0086322C">
        <w:instrText xml:space="preserve"> ADDIN ZOTERO_ITEM CSL_CITATION {"citationID":"Qwa0HQvF","properties":{"unsorted":false,"formattedCitation":"(3\\uc0\\u8211{}61)","plainCitation":"(3–61)","noteIndex":0},"citationItems":[{"id":101,"uris":["http://zotero.org/users/21878105/items/MBN28SGZ"],"itemData":{"id":101,"type":"article-journal","abstract":"Abstract\n            \n              Hamstring muscles play a major role in knee‐joint stabilization after anterior cruciate ligament (ACL) injury. Weakness of the knee extensors after ACL reconstruction with patellar tendon (PT) graft, and in the knee flexors after reconstruction with hamstring tendons (HT) graft has been observed up to 2 years post surgery, but not later. In these studies, isokinetic muscle torque was used. However, muscle power has been suggested to be a more sensitive and sport‐specific measures of strength. The aim was to study quadriceps and hamstring muscle power in patients with ACL injury treated with surgical reconstruction with PT or HT grafts at a mean of 3 years after surgery. Twenty subjects with PT and 16 subjects with HT grafts (mean age at follow up 30 years, range 20–39, 25% women), who were all included in a prospective study and followed the same goal‐based rehabilitation protocol for at least 4 months, were assessed with reliable, valid, and responsive tests of quadriceps and hamstring muscle power at 3 years (SD 0.9, range 2–5) after surgery. The mean difference between legs (injured minus uninjured), the hamstring to quadriceps (H:Q, hamstring divided by quadriceps) ratio, and the limb symmetry index (LSI, injured leg divided by uninjured and multiplied by 100) value, were used for comparisons between the groups (analysis of variance). The mean difference between the injured and uninjured legs was greater in the HT than in the PT group for knee flexion power (–21.3 vs. 7.7 W,\n              p\n              = 0.001). Patients with HT graft had lower H:Q ratio in the injured leg than the patients with PT graft (0.63 vs. 0.77,\n              p\n              = 0.012). They also had lower LSI for knee flexion power than those in the PT group (88 vs. 106%,\n              p\n              &lt; 0.001). No differences were found between the groups for knee extension power. The lower hamstring muscle power, and the lower hamstring to quadriceps ratio in the HT graft group than in the PT graft group 3 years (range 2–5) after ACL reconstruction, reflect imbalance of knee muscles after reconstruction with HT graft that may have a negative effect on dynamic knee‐joint stabilization.","container-title":"Knee Surgery, Sports Traumatology, Arthroscopy","DOI":"10.1007/s00167-008-0645-4","ISSN":"0942-2056, 1433-7347","issue":"2","journalAbbreviation":"Knee surg. sports traumatol. arthrosc.","language":"en","license":"http://onlinelibrary.wiley.com/termsAndConditions#vor","page":"162-169","source":"DOI.org (Crossref)","title":"Knee extension and flexion muscle power after anterior cruciate ligament reconstruction with patellar tendon graft or hamstring tendons graft: a cross‐sectional comparison 3 years post surgery","title-short":"Knee extension and flexion muscle power after anterior cruciate ligament reconstruction with patellar tendon graft or hamstring tendons graft","volume":"17","author":[{"family":"Ageberg","given":"Eva"},{"family":"Roos","given":"Harald P."},{"family":"Silbernagel","given":"Karin Grävare"},{"family":"Thomeé","given":"Roland"},{"family":"Roos","given":"Ewa M."}],"issued":{"date-parts":[["2009",2]]}}},{"id":"uZEfmPwR/OC8taatV","uris":["http://zotero.org/users/local/JAPDy0ht/items/6W2CTKDU"],"itemData":{"id":"uZEfmPwR/OC8taatV","type":"article-journal","abstract":"BACKGROUND: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F"}],"issued":{"date-parts":[["2004"]]}}},{"id":"uZEfmPwR/Ak5wXyWK","uris":["http://zotero.org/users/local/JAPDy0ht/items/HRWMAN6N"],"itemData":{"id":"uZEfmPwR/Ak5wXyWK","type":"article-journal","abstract":"The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N"}],"issued":{"date-parts":[["2009"]]}}},{"id":"uZEfmPwR/qQXo2LrW","uris":["http://zotero.org/users/local/JAPDy0ht/items/UZ3Q4M8R"],"itemData":{"id":"uZEfmPwR/qQXo2LrW","type":"article-journal","abstract":"A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Jr"}],"issued":{"date-parts":[["2001"]]}}},{"id":106,"uris":["http://zotero.org/users/21878105/items/F7J92T9R"],"itemData":{"id":106,"type":"article-journal","abstract":"Background: It is theorized that the lack of a synovial lining after anterior cruciate ligament (ACL) injury and ACL reconstruction (ACLR) contributes to slow ligamentization and possible graft failure. Whether graft maturation and incorporation can be improved with the use of a scaffold requires investigation.\nPurpose: To evaluate the safety and efficacy of wrapping an ACL autograft with an amnion collagen matrix and injecting bone marrow aspirate concentrate (BMAC), quantify the cellular content of the BMAC samples, and assess 2-year postoperative patient-reported outcomes. Study Design: Randomized controlled trial; Level of evidence, 2.\nMethods: A total of 40 patients aged 18 to 35 years who were scheduled to undergo ACLR were enrolled in a prospective singleblinded randomized controlled trial with 2 arms based on graft type: bone–patellar tendon–bone (BTB; n = 20) or hamstring (HS; n = 20). Participants in each arm were randomized into a control group who underwent standard ACLR or an intervention group who had their grafts wrapped with an amnion collagen matrix during graft preparation, after which BMAC was injected under the wrap layers after implantation. Postoperative magnetic resonance imaging (MRI) mapping/processing yielded mean T2* relaxation time and graft volume values at 3, 6, 9, and 12 months. Participants completed the Single Assessment Numeric Evaluation Score, Knee injury and Osteoarthritis Outcome Score, and pain visual analog scale. Statistical linear mixed-effects models were used to quantify the effects over time and the differences between the control and intervention groups. Adverse events were also recorded.\nResults: No significant differences were found at any time point between the intervention and control groups for BTB T2* (95% CI, –1.89 to 0.63; P = .31), BTB graft volume (95% CI, –606 to 876.1; P = .71), HS T2* (95% CI, –2.17 to 0.39; P = .162), or HS graft volume (95% CI, –11,141.1 to 351.5; P = .28). No significant differences were observed between the intervention and control groups of either graft type on any patient-reported outcome measure. No adverse events were reported after a 2-year follow-up.\nConclusion: In this pilot study, wrapping a graft with an amnion collagen matrix and injecting BMAC appeared safe. MRI T2* values and graft volume of the augmented ACL graft were not significantly different from that of controls, suggesting that the intervention did not result in improved graft maturation.","container-title":"Orthopaedic Journal of Sports Medicine","DOI":"10.1177/23259671231210035","ISSN":"2325-9671, 2325-9671","issue":"11","journalAbbreviation":"Orthopaedic Journal of Sports Medicine","language":"en","page":"23259671231210035","source":"DOI.org (Crossref)","title":"Augmentation of ACL Autograft Reconstruction With an Amnion Collagen Matrix Wrap and Bone Marrow Aspirate Concentrate: A Pilot Randomized Controlled Trial With 2-Year Follow-up","title-short":"Augmentation of ACL Autograft Reconstruction With an Amnion Collagen Matrix Wrap and Bone Marrow Aspirate Concentrate","volume":"11","author":[{"family":"Anz","given":"Adam W."},{"family":"Jordan","given":"Steve E."},{"family":"Ostrander","given":"Roger V."},{"family":"Branch","given":"Eric A."},{"family":"Denney","given":"Thomas S."},{"family":"Cohen","given":"Achraf"},{"family":"Andrews","given":"James R."}],"issued":{"date-parts":[["2023",11]]}}},{"id":107,"uris":["http://zotero.org/users/21878105/items/IGJSL3H2"],"itemData":{"id":107,"type":"article-journal","abstract":"Seventy-two patients with subacute or chronic rupture of the anterior cruciate ligament were randomly assigned to autograft reconstruction with four-strand gracilis and semitendinosus tendon (N = 37) or with patellar tendon-bone (N = 35) from the ipsilateral side. The groups were similar in terms of age, sex, level of activity, degree of laxity, meniscal lesions found surgically, and rehabilitation program. The follow-up was performed at another hospital by independent observers after 6, 12, and 24 months. Sixty-one patients (32 with hamstring tendon grafts and 29 with patellar tendon grafts) complied with the follow-up routine for the full 24 months. No differences were found between the groups with respect to Cincinnati functional score, KT-1000 arthrometer measurements, or stairs hopple test results. The subjective result and the single-legged hop test result were better for the hamstring tendon group after 6 and 12 months, but no differences were found after 24 months. The hamstring tendon group showed better isokinetic knee extension strength than did the patellar tendon group after 6 months, but not after 12 and 24 months. There was a significant weakness in isokinetic knee flexion strength among the hamstring tendon group. Anterior knee pain was not significantly different between the groups, but kneeling pain was significantly less common in the hamstring tendon group after 24 months.","container-title":"The American Journal of Sports Medicine","DOI":"10.1177/03635465010290060901","ISSN":"0363-5465, 1552-3365","issue":"6","journalAbbreviation":"Am J Sports Med","language":"en","license":"https://journals.sagepub.com/page/policies/text-and-data-mining-license","page":"722-728","source":"DOI.org (Crossref)","title":"Four-Strand Hamstring Tendon Autograft Compared with Patellar Tendon-Bone Autograft for Anterior Cruciate Ligament Reconstruction: A Randomized Study with Two-Year Follow-Up","title-short":"Four-Strand Hamstring Tendon Autograft Compared with Patellar Tendon-Bone Autograft for Anterior Cruciate Ligament Reconstruction","volume":"29","author":[{"family":"Aune","given":"Arne K."},{"family":"Holm","given":"Inger"},{"family":"Risberg","given":"May Arna"},{"family":"Jensen","given":"Hanne Krogstad"},{"family":"Steen","given":"Harald"}],"issued":{"date-parts":[["2001",11]]}}},{"id":108,"uris":["http://zotero.org/users/21878105/items/BQF8GJB6"],"itemData":{"id":108,"type":"article-journal","abstract":"Background: Randomized controlled trials after anterior cruciate ligament reconstructions with long-term follow-up including assessment of health-related quality of life are rare.\nPurpose: To compare clinical outcome and health-related quality of life 8 years after anterior cruciate ligament reconstruction using 2 types of graft. Study Design: Randomized controlled trial; Level of evidence, 1.\nMethods: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Form–36.\nResults: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 .001). Patients with early reconstructions (\\5 months) had a lower risk for meniscal injuries (37%) than did later reconstructed (62%, P 5 .008). Health-related quality of life regarding physical functioning in Short Form–36 was better for the early-reconstructed patients than for the later reconstructed (92 vs 85; P 5 .014). Patients without medial meniscal surgery had higher Knee Osteoarthritis Outcome Scores for all subscales than did patients with medial meniscal surgery, with most significant difference for sport and recreation (63 vs 75, P 5 .008).\nConclusion: In the long term, the semitendinosus graft provided similar stability, knee function, and health-related quality of life but with less kneeling morbidity than did the bone–patellar tendon–bone graft.","container-title":"The American Journal of Sports Medicine","DOI":"10.1177/0363546510369549","ISSN":"0363-5465, 1552-3365","issue":"8","journalAbbreviation":"Am J Sports Med","language":"en","license":"https://journals.sagepub.com/page/policies/text-and-data-mining-license","page":"1533-1541","source":"DOI.org (Crossref)","title":"Quality of Life and Clinical Outcome After Anterior Cruciate Ligament Reconstruction Using Patellar Tendon Graft or Quadrupled Semitendinosus Graft: An 8-Year Follow-up of a Randomized Controlled Trial","title-short":"Quality of Life and Clinical Outcome After Anterior Cruciate Ligament Reconstruction Using Patellar Tendon Graft or Quadrupled Semitendinosus Graft","volume":"38","author":[{"family":"Barenius","given":"Björn"},{"family":"Nordlander","given":"Martin"},{"family":"Ponzer","given":"Sari"},{"family":"Tidermark","given":"Jan"},{"family":"Eriksson","given":"Karl"}],"issued":{"date-parts":[["2010",8]]}}},{"id":110,"uris":["http://zotero.org/users/21878105/items/RT35YDK6"],"itemData":{"id":110,"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10–11).\nResults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0.046).\nConclusions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techniques.","container-title":"Archives of Orthopaedic and Trauma Surgery","DOI":"10.1007/s00402-020-03508-1","ISSN":"0936-8051, 1434-3916","issue":"10","journalAbbreviation":"Arch Orthop Trauma Surg","language":"en","page":"1465-1474","source":"DOI.org (Crossref)","title":"Quadriceps tendon vs. patellar tendon autograft for ACL reconstruction using a hardware-free press-fit fixation technique: comparable stability, function and return-to-sport level but less donor site morbidity in athletes after 10 years","title-short":"Quadriceps tendon vs. patellar tendon autograft for ACL reconstruction using a hardware-free press-fit fixation technique","volume":"140","author":[{"family":"Barié","given":"Alexander"},{"family":"Sprinckstub","given":"Thomas"},{"family":"Huber","given":"Jürgen"},{"family":"Jaber","given":"Ayham"}],"issued":{"date-parts":[["2020",10]]}}},{"id":111,"uris":["http://zotero.org/users/21878105/items/UCH3EBK9"],"itemData":{"id":111,"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strength.\nMethods: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strength.\nResults: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duckwalk).\nConclusions: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function.","container-title":"The Journal of Bone and Joint Surgery-American Volume","DOI":"10.2106/00004623-200209000-00001","ISSN":"0021-9355","issue":"9","journalAbbreviation":"The Journal of Bone and Joint Surgery-American Volume","language":"en","page":"1503-1513","source":"DOI.org (Crossref)","title":"ANTERIOR CRUCIATE LIGAMENT REPLACEMENT: COMPARISON OF BONE-PATELLAR TENDON-BONE GRAFTS WITH TWO-STRAND HAMSTRING GRAFTS: A PROSPECTIVE, RANDOMIZED STUDY","title-short":"ANTERIOR CRUCIATE LIGAMENT REPLACEMENT","volume":"84","author":[{"family":"Beynnon","given":"Bruce D."},{"family":"Johnson","given":"Robert J."},{"family":"Fleming","given":"Braden C."},{"family":"Kannus","given":"Pekka"},{"family":"Kaplan","given":"Michael"},{"family":"Samani","given":"John"},{"family":"Renström","given":"Per"}],"issued":{"date-parts":[["2002",9]]}}},{"id":112,"uris":["http://zotero.org/users/21878105/items/4C34KE7G"],"itemData":{"id":112,"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conﬁrmed with 3D CT, were in the anatomical positions. At the ﬁnal follow-up, there were no signiﬁcant differences between the semitendinosus group and the AHPLT group in the IKDC score (90.4 7.1 vs. 89.3. 8.4), KT 1000 measurements (1.71 0.57 vs. 1.85 0.77), pivot shift test, and Visual Analogue Scale (VAS) (0.15 0.36 vs. 0.10 0.30). No obvious ankle site complications were found at 24 months. The average AOFAS score of the AHPLT group was comparable to that of the semitendinosus tendon group (99.1 1.40 vs. 99.5 1.21). There was no signiﬁcant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morbidity.","container-title":"The Journal of Knee Surgery","DOI":"10.1055/s-0038-1627466","ISSN":"1538-8506, 1938-2480","issue":"10","journalAbbreviation":"J Knee Surg","language":"en","page":"1022-1030","source":"DOI.org (Crossref)","title":"All-Inside Single-Bundle Reconstruction of the Anterior Cruciate Ligament with the Anterior Half of the Peroneus Longus Tendon Compared to the Semitendinosus Tendon: A Two-Year Follow-Up Study","title-short":"All-Inside Single-Bundle Reconstruction of the Anterior Cruciate Ligament with the Anterior Half of the Peroneus Longus Tendon Compared to the Semitendinosus Tendon","volume":"31","author":[{"family":"Bi","given":"Mingguang"},{"family":"Zhao","given":"Chen"},{"family":"Zhang","given":"Shuijun"},{"family":"Yao","given":"Bin"},{"family":"Hong","given":"Zheping"},{"family":"Bi","given":"Qing"}],"issued":{"date-parts":[["2018",11]]}}},{"id":113,"uris":["http://zotero.org/users/21878105/items/ZT93DSNV"],"itemData":{"id":113,"type":"article-journal","abstract":"Background: There is no consensus in the current literature on which surgical options render the best long-term results after anterior cruciate ligament (ACL) reconstruction in terms of clinical outcomes and the development of radiographic osteoarthritis (OA).\nPurpose: To investigate the long-term clinical and radiographic results after ACL reconstruction using either a patellar tendon (PT) autograft or a hamstring tendon (HT) autograft. Study Design: Randomized controlled trial; Level of evidence, 2.\nMethods: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examination.\nResults: At the long-term follow-up, 147 (76%) patients were examined: 61 in the PT group and 86 in the HT group. The mean (6SD) follow-up time was 191.9 615.1 months for the HT group and 202.6 6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OA.\nConclusion: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knee.","container-title":"The American Journal of Sports Medicine","DOI":"10.1177/0363546516646378","ISSN":"0363-5465, 1552-3365","issue":"9","journalAbbreviation":"Am J Sports Med","language":"en","page":"2304-2313","source":"DOI.org (Crossref)","title":"A Randomized Controlled Trial With Mean 16-Year Follow-up Comparing Hamstring and Patellar Tendon Autografts in Anterior Cruciate Ligament Reconstruction","volume":"44","author":[{"family":"Björnsson","given":"Haukur"},{"family":"Samuelsson","given":"Kristian"},{"family":"Sundemo","given":"David"},{"family":"Desai","given":"Neel"},{"family":"Sernert","given":"Ninni"},{"family":"Rostgård-Christensen","given":"Lars"},{"family":"Karlsson","given":"Jón"},{"family":"Kartus","given":"Jüri"}],"issued":{"date-parts":[["2016",9]]}}},{"id":114,"uris":["http://zotero.org/users/21878105/items/SRG2QD2P"],"itemData":{"id":114,"type":"article-journal","abstract":"Background: The use of allografts for anterior cruciate ligament (ACL) reconstruction in young athletes is controversial. No longterm results have been published comparing tibialis posterior allografts to hamstring autografts.\nPurpose: To evaluate the long-term results of primary ACL reconstruction using either an allograft or autograft. Study Design: Randomized controlled trial; Level of evidence, 1.\nMethods: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status.\nResults: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scores.\nConclusion: At a minimum of 10 years after ACL reconstruction in a young athletic population, over 80% of all grafts were intact and had maintained stability. However, those patients who had an allograft failed at a rate over 3 times higher than those with an autograft.","container-title":"The American Journal of Sports Medicine","DOI":"10.1177/0363546515596406","ISSN":"0363-5465, 1552-3365","issue":"10","journalAbbreviation":"Am J Sports Med","language":"en","page":"2501-2509","source":"DOI.org (Crossref)","title":"Autograft Versus Allograft Anterior Cruciate Ligament Reconstruction: A Prospective, Randomized Clinical Study With a Minimum 10-Year Follow-up","title-short":"Autograft Versus Allograft Anterior Cruciate Ligament Reconstruction","volume":"43","author":[{"family":"Bottoni","given":"Craig R."},{"family":"Smith","given":"Eric L."},{"family":"Shaha","given":"James"},{"family":"Shaha","given":"Steven S."},{"family":"Raybin","given":"Sarah G."},{"family":"Tokish","given":"John M."},{"family":"Rowles","given":"Douglas J."}],"issued":{"date-parts":[["2015",10]]}}},{"id":118,"uris":["http://zotero.org/users/21878105/items/IRFYU3XD"],"itemData":{"id":118,"type":"article-journal","abstract":"Aims This study presents clinical outcomes, functional results, and return to sports after anterior cruciate ligament (ACL) reconstruction using quadruple hamstring tendon autograft or peroneus longus tendon autograft in a randomized controlled trial.","container-title":"Archives of Orthopaedic and Trauma Surgery","DOI":"10.1007/s00402-024-05639-1","ISSN":"1434-3916","issue":"1","journalAbbreviation":"Arch Orthop Trauma Surg","language":"en","page":"85","source":"DOI.org (Crossref)","title":"5-years outcomes following arthroscopic anterior cruciate ligament reconstruction comparing quadruple hamstring and peroneus longus tendon autografts: a randomized control trial","title-short":"5-years outcomes following arthroscopic anterior cruciate ligament reconstruction comparing quadruple hamstring and peroneus longus tendon autografts","volume":"145","author":[{"family":"Butt","given":"Umer"},{"family":"Vuletic","given":"Filip"},{"family":"Shaikh","given":"M Ali Ahmed"},{"literal":"Amanullah"},{"family":"Rehman","given":"Ghufran Ur"},{"family":"Shah","given":"Imran Ali"},{"family":"Stålman","given":"Anders"},{"family":"Khan","given":"Zainab Aqeel"}],"issued":{"date-parts":[["2024",12,23]]}}},{"id":119,"uris":["http://zotero.org/users/21878105/items/8SGVKZDH"],"itemData":{"id":119,"type":"article-journal","abstract":"Purpose: To investigate kneeling tolerance in patients undergoing hamstring (HT) versus quadriceps (QT) anterior cruciate ligament reconstruction (ACLR) and investigate correlation with patient‐reported outcome measures (PROMs).\nMethods: After recruitment and randomisation, 112 patients (HT = 55; QT = 57) underwent ACLR. Patients were assessed at 6, 12 and 24 months using the Kneeling Tolerance Test, which evaluates patient‐reported pain in a position of both 90 (KT90) and 110 (KT110) degrees of knee ﬂexion. PROMs collected included the International Knee Documentation Committee (IKDC) questionnaire and the ACL Return to Sport after Injury (ACLRSI) questionnaire.\nResults: Kneeling tolerance at KT90 and KT110 improved (p &lt; 0.05) for both graft types across all time points. There was no diﬀerence in KT90 scores between groups at 6 or 12 months. At 24 months, kneeling tolerance was superior in the QT group (mean HT 93 ± 9 vs. QT 98 ± 5; p = 0.003). For KT110 scores, a statistically signiﬁcant diﬀerence was noted at 6 (mean HT 80 ± 25 vs. QT 89 ± 12; p = 0.027), 12 (mean HT 90 ± 13 vs. QT 95 ± 10; p = 0.040) and 24 months (mean HT 92 ± 10 vs. QT 97 ± 5; p = 0.003). The ACL‐RSI was signiﬁcantly correlated with KT90 and KT110 at 24 months (r = 0.40, p &lt; 0.001; r = 0.40, p &lt; 0.001). Other PROMs demonstrated signiﬁcant weak‐to‐moderate correlations with kneeling tolerance.\nConclusion: Patients undergoing ACLR with a QT versus HT autograft report superior kneeling tolerance up to 2 years postsurgery, more prominent in deeper (110°) knee ﬂexion. A strong correlation with ACL‐RSI was demonstrated at 2 years.","container-title":"Knee Surgery, Sports Traumatology, Arthroscopy","DOI":"10.1002/ksa.12583","ISSN":"0942-2056, 1433-7347","issue":"7","journalAbbreviation":"Knee surg. sports traumatol. arthrosc.","language":"en","page":"2390-2396","source":"DOI.org (Crossref)","title":"Kneeling tolerance when using quadriceps tendon autograft for anterior cruciate ligament reconstruction is superior to hamstring tendon autograft","volume":"33","author":[{"family":"Calvert","given":"Nicholas D."},{"family":"Ebert","given":"Jay R."},{"family":"Radic","given":"Ross"}],"issued":{"date-parts":[["2025",7]]}}},{"id":123,"uris":["http://zotero.org/users/21878105/items/9KKVV9S4"],"itemData":{"id":123,"type":"article-journal","abstract":"Background: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trial.\nMethods: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care.\nResults: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difference.\nConclusions: The semitendinosus tendon graft is at least an equivalent option to the bone-patellar tendon-bone graft for anterior cruciate ligament reconstruction, and we recommend its use. © 2003 American Orthopaedic Society for Sports Medicine","language":"en","source":"Zotero","title":"Patellar Tendon or Semitendinosus Tendon Autografts for Anterior Cruciate Ligament Reconstruction?","author":[{"family":"Ejerhed","given":"Lars"},{"family":"Karlsson","given":"Jon"}]}},{"id":125,"uris":["http://zotero.org/users/21878105/items/W8GPTVBT"],"itemData":{"id":125,"type":"article-journal","abstract":"The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group,\n              P\n              &lt;0.05. Lachman test grade 1+ was more common in the ST group,\n              P\n              &lt;0.05, but there was no significant difference in instrumented Lachman side‐to‐side comparison. The ST group scored better in the one‐leg hop test than the BTB group,\n              P\n              &lt;0.05. No correlations between these clinical and functional findings and subjective knee function scores were found. In conclusion, ACL reconstruction with ST tendon graft presented fewer short‐term postoperative problems as compared to reconstruction with BTB.","container-title":"Scandinavian Journal of Medicine &amp; Science in Sports","DOI":"10.1046/j.1524-4725.2001.110307.x","ISSN":"0905-7188, 1600-0838","issue":"3","journalAbbreviation":"Scandinavian Med Sci Sports","language":"en","license":"http://onlinelibrary.wiley.com/termsAndConditions#vor","page":"170-177","source":"DOI.org (Crossref)","title":"There are differences in early morbidity after ACL reconstruction when comparing patellar tendon and semitendinosus tendon graft: A prospective randomized study of 107 patients","title-short":"There are differences in early morbidity after ACL reconstruction when comparing patellar tendon and semitendinosus tendon graft","volume":"11","author":[{"family":"Eriksson","given":"K."},{"family":"Anderberg","given":"P."},{"family":"Hamberg","given":"P."},{"family":"Olerud","given":"P."},{"family":"Wredmark","given":"T."}],"issued":{"date-parts":[["2001",6]]}}},{"id":126,"uris":["http://zotero.org/users/21878105/items/CF2PWLE4"],"itemData":{"id":126,"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trial.\nMethods: After isolated anterior cruciate ligament rupture, 65 patients were randomized to receive either a patellar tendon or a four-strand hamstring tendon graft reconstruction, and results were reviewed at 4, 8, 12, 24, and 36 months.\nResults: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groups.\nConclusions: Both grafts resulted in satisfactory functional outcomes but with increased morbidity in the patellar tendon group and increased knee laxity and radiographic femoral tunnel widening in the hamstring tendon group. © 2003 American Orthopaedic Society for Sports Medicine","container-title":"The American Journal of Sports Medicine","DOI":"10.1177/03635465030310041501","ISSN":"0363-5465, 1552-3365","issue":"4","journalAbbreviation":"Am J Sports Med","language":"en","license":"https://journals.sagepub.com/page/policies/text-and-data-mining-license","page":"564-573","source":"DOI.org (Crossref)","title":"A Randomized Comparison of Patellar Tendon and Hamstring Tendon Anterior Cruciate Ligament Reconstruction","volume":"31","author":[{"family":"Feller","given":"Julian A."},{"family":"Webster","given":"Kate E."}],"issued":{"date-parts":[["2003",7]]}}},{"id":130,"uris":["http://zotero.org/users/21878105/items/A2Q4Y3XQ"],"itemData":{"id":130,"type":"article-journal","abstract":"Purpose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ﬁxed with metal interference screws and DLSG grafts ﬁxed with the Bone Mulch Screw and the Washer Loc. This prospective randomized multicentre study has the null hypothesis that there is no difference in long-term outcome between the two procedures.","container-title":"Knee Surgery, Sports Traumatology, Arthroscopy","DOI":"10.1007/s00167-012-1947-0","ISSN":"0942-2056, 1433-7347","issue":"3","journalAbbreviation":"Knee surg. sports traumatol. arthrosc.","language":"en","license":"http://onlinelibrary.wiley.com/termsAndConditions#vor","page":"576-583","source":"DOI.org (Crossref)","title":"Long‐term follow‐up of patellar tendon grafts or hamstring tendon grafts in endoscopic ACL reconstructions","volume":"21","author":[{"family":"Gifstad","given":"Tone"},{"family":"Sole","given":"Anita"},{"family":"Strand","given":"Torbjørn"},{"family":"Uppheim","given":"Gisle"},{"family":"Grøntvedt","given":"Torbjørn"},{"family":"Drogset","given":"Jon Olav"}],"issued":{"date-parts":[["2013",3]]}}},{"id":132,"uris":["http://zotero.org/users/21878105/items/VSY9MRE6"],"itemData":{"id":132,"type":"article-journal","abstract":"Background: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outcomes.\nPurpose: To compare the results of ACL reconstruction with PT versus HT autograft in soccer players and to evaluate objective and subjective outcomes. Study Design: Randomized controlled trial; Level of evidence, 1.\nMethods: A total of 62 professional or semiprofessional soccer players (mean age, 25.1 years) with ACL injury were randomized to undergo reconstruction with PT or HT autograft by a single orthopaedic surgeon (n ¼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power.\nResults: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¼ .03). Two patients from each group (2/31; 6.5%) sustained rerupture.\nConclusion: There were no differences between soccer players who underwent different types of ACL reconstruction with the exception of anterior knee pain, which was more frequent in players who underwent reconstruction with PT graft. Registration: NCT02642692 (ClinicalTrials.gov).","container-title":"Orthopaedic Journal of Sports Medicine","DOI":"10.1177/23259671211028168","ISSN":"2325-9671, 2325-9671","issue":"9","journalAbbreviation":"Orthopaedic Journal of Sports Medicine","language":"en","page":"23259671211028168","source":"DOI.org (Crossref)","title":"Prospective and Randomized Clinical Evaluation of Hamstring Versus Patellar Tendon Autograft for Anterior Cruciate Ligament Reconstruction in Soccer Players","volume":"9","author":[{"family":"Guglielmetti","given":"Luiz Gabriel Betoni"},{"family":"Salas","given":"Victor Eduardo Roman"},{"family":"Jorge","given":"Pedro Baches"},{"family":"Severino","given":"Fabrício Roberto"},{"family":"Duarte","given":"Aires"},{"family":"De Oliveira","given":"Victor Marques"},{"family":"Cury","given":"Ricardo De Paula Leite"}],"issued":{"date-parts":[["2021",9,1]]}}},{"id":133,"uris":["http://zotero.org/users/21878105/items/TX5VPCBG"],"itemData":{"id":133,"type":"article-journal","abstract":"Abstract\n            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Surgery, Sports Traumatology, Arthroscopy","DOI":"10.1007/s00167-006-0059-0","ISSN":"0942-2056, 1433-7347","issue":"6","journalAbbreviation":"Knee surg. sports traumatol. arthrosc.","language":"en","license":"http://onlinelibrary.wiley.com/termsAndConditions#vor","page":"517-528","source":"DOI.org (Crossref)","title":"Randomized prospective study of ACL reconstruction with interference screw fixation in patellar tendon autografts versus femoral metal plate suspension and tibial post fixation in hamstring tendon autografts: 5‐year clinical and radiological follow‐up results","title-short":"Randomized prospective study of ACL reconstruction with interference screw fixation in patellar tendon autografts versus femoral metal plate suspension and tibial post fixation in hamstring tendon autografts","volume":"14","author":[{"family":"Harilainen","given":"Arsi"},{"family":"Linko","given":"Eric"},{"family":"Sandelin","given":"Jerker"}],"issued":{"date-parts":[["2006",6]]}}},{"id":134,"uris":["http://zotero.org/users/21878105/items/HZC2HT2S"],"itemData":{"id":134,"type":"article-journal","abstract":"Abstract\n            \n              Sixty‐eight patients were clinically evaluated preoperatively, 3, 5, 7, 9 months, 1 and 2 years after ACL reconstruction, 34 with patellar tendon graft, 34 with hamstring graft. Outcome regarding graft choice and anterior knee laxity (\n              P\n              = 0.04) was in favour of patellar tendon graft. Hamstring graft led to a larger laxity, 2.4 mm compared with patellar tendon graft, 1.3 mm at 1 year and 2.5 mm and 1.5 mm, respectively, at 2 years (\n              P\n              = 0.05). There was a significant difference in rotational knee stability in favour of the patellar tendon graft at all test occasions but 9 months. A general effect regarding graft choice and muscle torque was found at 90°/s for quadriceps (\n              P\n              = 0.03) and hamstrings (\n              P\n              ≤ 0.0001) and at 230°/s for hamstrings (\n              P\n              ≤ 0.0001). No treatment effect regarding graft choice and one‐leg hop test, postural sway or knee function was found. No group differences in anterior knee pain were found at any of the test occasions but 2 years in favour of hamstring graft compared to patellar tendon graft (\n              P\n              = 0.04). Patellar tendon graft resulted in higher activity level than hamstring graft at all test occasions but 1 year (\n              P\n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Surgery, Sports Traumatology, Arthroscopy","DOI":"10.1007/s00167-009-0961-3","ISSN":"0942-2056, 1433-7347","issue":"6","journalAbbreviation":"Knee surg. sports traumatol. arthrosc.","language":"en","license":"http://onlinelibrary.wiley.com/termsAndConditions#vor","page":"805-813","source":"DOI.org (Crossref)","title":"A 2‐year follow‐up of rehabilitation after ACL reconstruction using patellar tendon or hamstring tendon grafts: a prospective randomised outcome study","title-short":"A 2‐year follow‐up of rehabilitation after ACL reconstruction using patellar tendon or hamstring tendon grafts","volume":"18","author":[{"family":"Heijne","given":"Annette"},{"family":"Werner","given":"Suzanne"}],"issued":{"date-parts":[["2010",6]]}}},{"id":135,"uris":["http://zotero.org/users/21878105/items/IVECMHPJ"],"itemData":{"id":135,"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1.\nMethods: Seventy-two patients with subacute or chronic rupture of the anterior cruciate ligament were randomly assigned to autograft reconstruction with 4-strand gracilis and semitendinosus tendon (HAM) (N 5 37) or with patellar tendon–bone (PTB) (N 5 35) from the ipsilateral side. Outcome measurements were the Cincinnati knee score, single-legged hop tests, isokinetic muscle strength tests, pain, knee joint laxity test (KT-1000 arthrometer), and a radiologic evaluation (Kellgren and Lawrence) at 10-year follow-up.\nResults: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5 .27). For the uninvolved knee, the corresponding numbers were 28% and 22% (P 5 .62).\nConclusion: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surgery.","container-title":"The American Journal of Sports Medicine","DOI":"10.1177/0363546509350301","ISSN":"0363-5465, 1552-3365","issue":"3","journalAbbreviation":"Am J Sports Med","language":"en","license":"https://journals.sagepub.com/page/policies/text-and-data-mining-license","page":"448-454","source":"DOI.org (Crossref)","title":"No Difference in Knee Function or Prevalence of Osteoarthritis after Reconstruction of the Anterior Cruciate Ligament with 4-Strand Hamstring Autograft versus Patellar Tendon—Bone Autograft: A Randomized Study with 10-Year Follow-up","title-short":"No Difference in Knee Function or Prevalence of Osteoarthritis after Reconstruction of the Anterior Cruciate Ligament with 4-Strand Hamstring Autograft versus Patellar Tendon—Bone Autograft","volume":"38","author":[{"family":"Holm","given":"Inger"},{"family":"Øiestad","given":"Britt Elin"},{"family":"Risberg","given":"May Arna"},{"family":"Aune","given":"Arne Kristian"}],"issued":{"date-parts":[["2010",3]]}}},{"id":136,"uris":["http://zotero.org/users/21878105/items/NHYBERYR"],"itemData":{"id":136,"type":"article-journal","abstract":"Introduction Comparable data of functional outcomes of anterior cruciate ligament reconstruction using either hamstringor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flexion.\nResults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days.\nConclusion Quadriceps and hamstring tendon autografts yield comparably good results in primary anterior cruciate ligament reconstruction.","container-title":"Archives of Orthopaedic and Trauma Surgery","DOI":"10.1007/s00402-021-03862-8","ISSN":"0936-8051, 1434-3916","issue":"2","journalAbbreviation":"Arch Orthop Trauma Surg","language":"en","page":"281-289","source":"DOI.org (Crossref)","title":"Quadriceps and hamstring tendon autografts in ACL reconstruction yield comparably good results in a prospective, randomized controlled trial","volume":"142","author":[{"family":"Horstmann","given":"Hauke"},{"family":"Petri","given":"Maximilian"},{"family":"Tegtbur","given":"Uwe"},{"family":"Felmet","given":"Gernot"},{"family":"Krettek","given":"Christian"},{"family":"Jagodzinski","given":"Michael"}],"issued":{"date-parts":[["2022",2]]}}},{"id":137,"uris":["http://zotero.org/users/21878105/items/6IFJFK9P"],"itemData":{"id":137,"type":"article-journal","abstract":"Purpose\n              To evaluate the clinical results of anterior cruciate ligament (ACL) reconstruction in patients with ACL‐deficient knee in 2 similar groups of patients.\n            \n            \n              Type of study\n              A prospective randomized comparison of patellar tendon (PT) versus semitendinosus and gracilis tendon (STG) autografts for ACL reconstruction.\n            \n            \n              Methods\n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(χ‐square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examination.\n            \n            \n              Results\n              \n                At a mean follow‐up of 81 months, there was no significant difference between the 2 groups with respect to subjective complaints (recurrent giving way, functional level) or objective laxity evaluation, including KT‐1000 measurement or return to sports. Loss of extension of ≤5° was greater in the PT group (12 patients, 30\n                %\n                ) than in the STG group (8 patients, 17\n                %\n                ). There was loss of flexion of ≤15° in 5 patients (12\n                %\n                ) in the PT group and 1 patient (2.2\n                %\n                ) in the STG group. Anterior knee pain was recorded in 10 patients (24\n                %\n                ) in the PT group and 3 patients (5\n                %\n                ) in the STG group. The Lysholm knee score was 91.6 and 92.7 for the PT and STG groups, respectively, and the Tegner activity score decreased from 8.9 preoperatively for both groups to 7.9 for the PT group and 7.8 for the STG group.\n              \n            \n            \n              Conclusion\n              In this study, the 2 groups had comparable results in terms of patient satisfaction, activity level, and knee function. Our study showed that patellofemoral problems and loss of knee motion are more frequent in patients with PT grafts than in those with STG grafts.\n            \n            \n              Level of evidence\n              Level I, Randomized Controlled Trial.","container-title":"Arthroscopy","DOI":"10.1016/j.arthro.2004.12.002","ISSN":"0749-8063, 1526-3231","issue":"4","journalAbbreviation":"Arthroscopy","language":"en","license":"http://onlinelibrary.wiley.com/termsAndConditions#vor","page":"412-417","source":"DOI.org (Crossref)","title":"Clinical evaluation of arthroscopically assisted anterior cruciate ligament reconstruction: Patellar tendon versus gracilis and semitendinosus autograft","title-short":"Clinical evaluation of arthroscopically assisted anterior cruciate ligament reconstruction","volume":"21","author":[{"family":"Ibrahim","given":"Samir Abdul‐Razik"},{"family":"Al‐Kussary","given":"Ibrahim Mohamed"},{"family":"Al‐Misfer","given":"Abdul Rahman Khalid"},{"family":"Al‐Mutairi","given":"Hussein Quwaian"},{"family":"Ghafar","given":"Sami Abdul"},{"family":"Noor","given":"Tarkek Abo El"}],"issued":{"date-parts":[["2005",4]]}}},{"id":138,"uris":["http://zotero.org/users/21878105/items/QTKP5MEP"],"itemData":{"id":138,"type":"article-journal","abstract":"Purpose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walking.","container-title":"Knee Surgery, Sports Traumatology, Arthroscopy","DOI":"10.1007/s00167-016-4229-4","ISSN":"0942-2056, 1433-7347","issue":"10","journalAbbreviation":"Knee Surg Sports Traumatol Arthrosc","language":"en","page":"3155-3162","source":"DOI.org (Crossref)","title":"Anatomic single-bundle anterior cruciate ligament reconstruction improves walking economy: hamstrings tendon versus patellar tendon grafts","title-short":"Anatomic single-bundle anterior cruciate ligament reconstruction improves walking economy","volume":"25","author":[{"family":"Iliopoulos","given":"Efthymios"},{"family":"Galanis","given":"Nikiforos"},{"family":"Zafeiridis","given":"Andreas"},{"family":"Iosifidis","given":"Michael"},{"family":"Papadopoulos","given":"Pericles"},{"family":"Potoupnis","given":"Michael"},{"family":"Geladas","given":"Nikolaos"},{"family":"Vrabas","given":"Ioannis S."},{"family":"Kirkos","given":"John"}],"issued":{"date-parts":[["2017",10]]}}},{"id":141,"uris":["http://zotero.org/users/21878105/items/5C4ZDZJA"],"itemData":{"id":141,"type":"article-journal","abstract":"Background: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trial.\nMethods: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months.\nResults: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scores.\nConclusion: Equal results were seen for patellar and hamstring tendon autograft anterior cruciate ligament reconstructions at 2 years after surgery. Both techniques seem to improve patients’ performance. © 2003 American Orthopaedic Society for Sports Medicine","container-title":"The American Journal of Sports Medicine","DOI":"10.1177/03635465030310010501","ISSN":"0363-5465, 1552-3365","issue":"1","journalAbbreviation":"Am J Sports Med","language":"en","license":"https://journals.sagepub.com/page/policies/text-and-data-mining-license","page":"12-18","source":"DOI.org (Crossref)","title":"A Prospective Randomized Study of Patellar versus Hamstring Tendon Autografts for Anterior Cruciate Ligament Reconstruction","volume":"31","author":[{"family":"Jansson","given":"Kim A."},{"family":"Linko","given":"Eric"},{"family":"Sandelin","given":"Jerker"},{"family":"Harilainen","given":"Arsi"}],"issued":{"date-parts":[["2003",1]]}}},{"id":143,"uris":["http://zotero.org/users/21878105/items/4MWK6XPB"],"itemData":{"id":143,"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patients.\nMethods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test.\nResults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postoperatively.\nConclusion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results.","container-title":"International Orthopaedics","DOI":"10.1007/s00264-014-2495-7","ISSN":"0341-2695, 1432-5195","issue":"1","journalAbbreviation":"International Orthopaedics (SICOT)","language":"en","page":"125-130","source":"DOI.org (Crossref)","title":"A comparison of ACL reconstruction using patellar tendon versus hamstring autograft in female patients: a prospective randomised study","title-short":"A comparison of ACL reconstruction using patellar tendon versus hamstring autograft in female patients","volume":"39","author":[{"family":"Kautzner","given":"Jakub"},{"family":"Kos","given":"Petr"},{"family":"Hanus","given":"Martin"},{"family":"Trc","given":"Tomas"},{"family":"Havlas","given":"Vojtech"}],"issued":{"date-parts":[["2015",1]]}}},{"id":144,"uris":["http://zotero.org/users/21878105/items/6ZC4US87"],"itemData":{"id":144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analysis.\nResults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reconstruction.\nConclusions The BT reconstruction of the ACL provides similar clinical results, less pain, better flexion and the same rotational stability of the knee in comparison with the BTB reconstruction.","container-title":"Archives of Orthopaedic and Trauma Surgery","DOI":"10.1007/s00402-021-04195-2","ISSN":"1434-3916","issue":"8","journalAbbreviation":"Arch Orthop Trauma Surg","language":"en","page":"1995-1999","source":"DOI.org (Crossref)","title":"In vivo knee rotational stability 2 years after the ACL reconstruction using a quadriceps tendon graft with bone block and bone–patellar tendon–bone graft","volume":"142","author":[{"family":"Komzák","given":"Martin"},{"family":"Hart","given":"Radek"},{"family":"Náhlík","given":"David"},{"family":"Vysoký","given":"Robert"}],"issued":{"date-parts":[["2022",8]]}}},{"id":145,"uris":["http://zotero.org/users/21878105/items/SW8WKXFS"],"itemData":{"id":145,"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signiﬁcant differences in clinical outcome and knee stability between both groups.","container-title":"Archives of Orthopaedic and Trauma Surgery","DOI":"10.1007/s00402-015-2386-4","ISSN":"0936-8051, 1434-3916","issue":"4","journalAbbreviation":"Arch Orthop Trauma Surg","language":"en","page":"521-525","source":"DOI.org (Crossref)","title":"No significant difference in clinical outcome and knee stability between patellar tendon and semitendinosus tendon in anterior cruciate ligament reconstruction","volume":"136","author":[{"family":"Konrads","given":"Christian"},{"family":"Reppenhagen","given":"Stephan"},{"family":"Plumhoff","given":"Piet"},{"family":"Hoberg","given":"Maik"},{"family":"Rudert","given":"Maximilian"},{"family":"Barthel","given":"Thomas"}],"issued":{"date-parts":[["2016",4]]}}},{"id":146,"uris":["http://zotero.org/users/21878105/items/73FRGBMT"],"itemData":{"id":146,"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stability.\nResults: Fifteen patients in bone-patellar tendon-bone graft (two lost to follow-up) and thirteen patients used 6-strand hamstring tendons(four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kneeling.\nConclusion: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life-style.","language":"en","source":"Zotero","title":"Clinical Comparison between Six-Strand Hamstring Tendon and Patellar Tendon Autograft in Arthroscopic Anterior Cruciate Ligament Reconstruction: A Prospective, Randomized Clinical Trial","author":[{"family":"Laoruengthana","given":"Artit"},{"family":"Pattayakorn","given":"Somsak"},{"family":"Chotanaputhi","given":"Thanainit"},{"family":"Kosiyatrakul","given":"Arkaphat"}]}},{"id":147,"uris":["http://zotero.org/users/21878105/items/86L43UAQ"],"itemData":{"id":147,"type":"article-journal","abstract":"Purpose\n              To compare the results and outcome of anterior cruciate ligament (ACL) reconstruction using autogenous hamstring tendon versus fresh‐frozen allograft anterior tibialis tendon.\n            \n            \n              Methods\n              A prospective randomized study was conducted from September 2002 to October 2006. We randomized 147 patients to undergo ACL reconstruction with either autogenous hamstring or fresh‐frozen allograft anterior tibialis tendon. Of these patients, 102 (69%) completed a minimum of 2 years' follow‐up. There were 54 patients in the hamstring group (73% of those originally enrolled in the group) and 48 patients in the allograft group (66%). All patients underwent standardized subjective and objective evaluation with functional outcome assessments (International Knee Documentation Committee [IKDC]), and standardized radiographs were also obtained.\n            \n            \n              Results\n              \n                The mean age was 32.0 years for the autograft group and 33.3 years for the allograft group. There was no difference in stability between the 2 groups (\n                P\n                &gt; .05). The mean IKDC subjective score was 91.0 for the autograft group and 90.9 for the allograft group (\n                P\n                &gt; .05). The functional IKDC scores for the autograft group were normal in 46 patients (85%), nearly normal in 7 patients (13%), and severely abnormal in 1 patient. For the allograft group, the functional IKDC scores were normal in 43 patients (90%) and nearly normal in 5 (10%) (\n                P\n                &gt; .05). There were 4 reoperations in the allograft group and 3 reoperations in the autograft group. No patient underwent revision ACL surgery or planned to undergo revision surgery because of instability in either group during the study period despite the 1 patient in the autograft group with a pivot shift and a maximum manual KT measurement (MEDmetric, San Diego, CA) of 5 mm.\n              \n            \n            \n              Conclusions\n              The use of fresh‐frozen anterior tibialis allograft (non‐treated) for ACL reconstruction produced similar subjective and functional outcomes at 24 months' minimal follow‐up compared with patients undergoing ACL reconstruction with autograft hamstring tendon.\n            \n            \n              Level of Evidence\n              Level II, prospective comparative study.","container-title":"Arthroscopy","DOI":"10.1016/j.arthro.2012.05.010","ISSN":"0749-8063, 1526-3231","issue":"8","journalAbbreviation":"Arthroscopy","language":"en","license":"http://onlinelibrary.wiley.com/termsAndConditions#vor","page":"1079-1086","source":"DOI.org (Crossref)","title":"The Effect of Graft Tissue on Anterior Cruciate Ligament Outcomes: A Multicenter, Prospective, Randomized Controlled Trial Comparing Autograft Hamstrings With Fresh‐Frozen Anterior Tibialis Allograft","title-short":"The Effect of Graft Tissue on Anterior Cruciate Ligament Outcomes","volume":"28","author":[{"family":"Lawhorn","given":"Keith W."},{"family":"Howell","given":"Stephen M."},{"family":"Traina","given":"Steve M."},{"family":"Gottlieb","given":"John E."},{"family":"Meade","given":"Thomas D."},{"family":"Freedberg","given":"Howard I."}],"issued":{"date-parts":[["2012",8]]}}},{"id":148,"uris":["http://zotero.org/users/21878105/items/SMPSCMS6"],"itemData":{"id":148,"type":"article-journal","abstract":"Purpose\n              The aim of this study was to compare the results after arthroscopic anterior cruciate ligament (ACL) reconstruction using central‐third, bone‐patellar tendon‐bone (BPTB group), 3‐strand semitendinosus (ST group), or 4‐strand semitendinosus/gracilis (ST/G group) autografts.\n            \n            \n              Type of study\n              Prospective randomized trial.\n            \n            \n              Methods\n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test.\n            \n            \n              Results\n              \n                At follow‐up, the knee‐walking test was significantly worse in the BPTB group than in the ST group (\n                P\n                = .0004) and ST/G group (\n                P\n                &lt; .0001). Furthermore, the knee‐walking test was significantly worse at follow‐up than preoperatively in the BPTB group (\n                P\n                &lt; .0001). The corresponding findings were not made in the other 2 groups. A significant reduction in knee laxity and an increase in activity level compared with the preoperative assessments were found in all 3 groups, without any significant differences between the groups.\n              \n            \n            \n              Conclusions\n              Two years after ACL reconstruction, the use of ST and ST/G autografts rendered significantly less discomfort during the knee‐walking test than the use of BPTB autografts. However, in terms of functional outcome and knee laxity, the groups displayed no significant differences.\n            \n            \n              Level of evidence\n              Level I.","container-title":"Arthroscopy","DOI":"10.1016/j.arthro.2004.09.014","ISSN":"0749-8063, 1526-3231","issue":"1","journalAbbreviation":"Arthroscopy","language":"en","license":"http://onlinelibrary.wiley.com/termsAndConditions#vor","page":"34-42","source":"DOI.org (Crossref)","title":"A prospective randomized comparison of bone‐patellar tendon‐bone and hamstring grafts for anterior cruciate ligament reconstruction","volume":"21","author":[{"family":"Laxdal","given":"Gauti"},{"family":"Kartus","given":"Jüri"},{"family":"Hansson","given":"Leif"},{"family":"Heidvall","given":"Mats"},{"family":"Ejerhed","given":"Lars"},{"family":"Karlsson","given":"Jon"}],"issued":{"date-parts":[["2005",1]]}}},{"id":151,"uris":["http://zotero.org/users/21878105/items/268VRCHY"],"itemData":{"id":151,"type":"article-journal","abstract":"Purpose\n              To compare the results of patients who underwent anterior cruciate ligament (ACL) reconstruction with autograft, γ‐irradiated allograft, or hybrid graft in a prospective randomized study with a minimum clinical follow‐up period of 5 years.\n            \n            \n              Methods\n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subjective).\n            \n            \n              Results\n              \n                There were 32 patients in the autograft group, 31 in the hybrid graft group, and 32 in the γ‐irradiated allograft group at last follow‐up. No differences were found among the 3 groups regarding patient demographic data and the duration from injury to operation (\n                P\n                &gt; .05). The C‐reaction protein and erythrocyte sedimentation rate values were statistically higher in the γ‐irradiated allograft group than in the other 2 groups on the third, seventh, and fourteenth days (\n                P\n                &lt; .05). No significant differences were found between the autograft and hybrid graft groups (\n                P\n                &gt; .05). The KT‐1000 examination showed more anterior laxity in the γ‐irradiated allograft group than in the other 2 groups (\n                P\n                &lt; .05). No significant differences in the Lachman test and pivot‐shift test findings were found among the 3 groups (\n                P\n                &gt; .05). The Lysholm score, Tegner activity score, and International Knee Documentation Committee evaluation (subjective and objective) showed no differences among the 3 groups (\n                P\n                &gt; .05).\n              \n            \n            \n              Conclusions\n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group.\n            \n            \n              Level of Evidence\n              Level II, prospective comparative study.","container-title":"Arthroscopy","DOI":"10.1016/j.arthro.2015.02.033","ISSN":"0749-8063, 1526-3231","issue":"7","journalAbbreviation":"Arthroscopy","language":"en","license":"http://onlinelibrary.wiley.com/termsAndConditions#vor","page":"1296-1302","source":"DOI.org (Crossref)","title":"A Prospective Randomized Study of Anterior Cruciate Ligament Reconstruction With Autograft, γ‐Irradiated Allograft, and Hybrid Graft","volume":"31","author":[{"family":"Li","given":"Jia"},{"family":"Wang","given":"Jianzhao"},{"family":"Li","given":"Yongqian"},{"family":"Shao","given":"Decheng"},{"family":"You","given":"Xiaona"},{"family":"Shen","given":"Yong"}],"issued":{"date-parts":[["2015",7]]}}},{"id":152,"uris":["http://zotero.org/users/21878105/items/8TRHPNS2"],"itemData":{"id":152,"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1.\nMethods: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reconstruction.\nResults: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groups.\nConclusion: Seven years after ACL reconstruction, the subjective and objective outcomes were similar after using the centralthird BTB autograft and triple/quadruple ST autograft. Furthermore, no difference in terms of donor-site morbidity was found between the 2 groups.","container-title":"The American Journal of Sports Medicine","DOI":"10.1177/0363546506298275","ISSN":"0363-5465, 1552-3365","issue":"5","journalAbbreviation":"Am J Sports Med","language":"en","license":"https://journals.sagepub.com/page/policies/text-and-data-mining-license","page":"740-748","source":"DOI.org (Crossref)","title":"Patellar Tendon or Semitendinosus Tendon Autografts for Anterior Cruciate Ligament Reconstruction","volume":"35","author":[{"family":"Liden","given":"Mattias"},{"family":"Ejerhed","given":"Lars"},{"family":"Sernert","given":"Ninni"},{"family":"Laxdal","given":"Gauti"},{"family":"Kartus","given":"Jüri"}],"issued":{"date-parts":[["2007",5]]}}},{"id":153,"uris":["http://zotero.org/users/21878105/items/ICWHQ6EG"],"itemData":{"id":153,"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outcomes).\nMethods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respectively.\nConclusion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NCT02173483.","container-title":"British Journal of Sports Medicine","DOI":"10.1136/bjsports-2019-101000","ISSN":"0306-3674, 1473-0480","issue":"3","journalAbbreviation":"Br J Sports Med","language":"en","page":"183-187","source":"DOI.org (Crossref)","title":"Quadriceps tendon grafts does not cause patients to have inferior subjective outcome after anterior cruciate ligament (ACL) reconstruction than do hamstring grafts: a 2-year prospective randomised controlled trial","title-short":"Quadriceps tendon grafts does not cause patients to have inferior subjective outcome after anterior cruciate ligament (ACL) reconstruction than do hamstring grafts","volume":"54","author":[{"family":"Lind","given":"Martin"},{"family":"Nielsen","given":"Torsten Grønbech"},{"family":"Soerensen","given":"Ole Gade"},{"family":"Mygind-Klavsen","given":"Bjarne"},{"family":"Faunø","given":"Peter"}],"issued":{"date-parts":[["2020",2]]}}},{"id":154,"uris":["http://zotero.org/users/21878105/items/6LH84PGG"],"itemData":{"id":154,"type":"article-journal","abstract":"Background:\n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reconstruction.\n            \n            \n              Purpose/Hypothesis:\n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follow-up.\n            \n            \n              Study Design:\n              Randomized controlled trial; Level of evidence, 1.\n            \n            \n              Methods:\n              \n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mm/s\n                2\n                . At the last follow-up, patients also underwent a radiographic evaluation to assess the incidence of tibiofemoral and patellofemoral OA.\n              \n            \n            \n              Results:\n              \n                PROM scores were collected from 61 patients (81%) at a mean follow-up of 23.0 ± 1.1 years. Of the 75 patients, 37 (49%) completed the clinical evaluation, and 35 (47%) had radiographs obtained. Regarding the PROMs, the HT + LET group showed a slightly higher Tegner score than the BPTB group (\n                P\n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(\n                P\n                = .049). The BPTB group showed a higher patellofemoral OA rate than the HT + LET group (\n                P\n                = .029). There was no difference in the incidence of lateral OA between the 3 techniques.\n              \n            \n            \n              Conclusion:\n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group.","container-title":"Orthopaedic Journal of Sports Medicine","DOI":"10.1177/23259671241302348","ISSN":"2325-9671, 2325-9671","issue":"1","journalAbbreviation":"Orthopaedic Journal of Sports Medicine","language":"en","page":"23259671241302348","source":"DOI.org (Crossref)","title":"Long-term Outcomes After Anterior Cruciate Ligament Reconstruction With 3 Different Surgical Techniques: A Prospective Randomized Clinical and Radiographic Evaluation at a Minimum of 20 Years’ Follow-up","title-short":"Long-term Outcomes After Anterior Cruciate Ligament Reconstruction With 3 Different Surgical Techniques","volume":"13","author":[{"family":"Lucidi","given":"Gian Andrea"},{"family":"Agostinone","given":"Piero"},{"family":"Di Paolo","given":"Stefano"},{"family":"Dal Fabbro","given":"Giacomo"},{"family":"Serra","given":"Margherita"},{"family":"Viotto","given":"Marianna"},{"family":"Grassi","given":"Alberto"},{"family":"Zaffagnini","given":"Stefano"}],"issued":{"date-parts":[["2025",1]]}}},{"id":155,"uris":["http://zotero.org/users/21878105/items/MQPLQABR"],"itemData":{"id":155,"type":"article-journal","abstract":"Introduction: This study aimed to compare the changes in bone mineral density (BMD) of three different ACL reconstruction (ACLR) techniques and its association with early clinical and functional outcomes.\nMethods: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post-reconstruction.\nResults: There was a signiﬁcant bone loss at the injured knee and hip at 3 and 5 months which was reversible at the knee, but not at the hip, at 1 year post-operation. There was a signiﬁcant improvement of early clinical and functional outcomes at 1 year. No signiﬁcant differences in bone loss was detected among different surgical techniques, except BMD loss at the femoral neck, though a trend of greater BMD loss in the HT-SB group at 5 months after reconstruction was observed. There was a signiﬁcant positive correlation between BMD at the distal femur and the single-leg hop distance at 1 year.\nConclusion: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 © 2012 Elsevier B.V. All rights reserved.","container-title":"The Knee","DOI":"10.1016/j.knee.2012.02.005","ISSN":"09680160","issue":"6","journalAbbreviation":"The Knee","language":"en","license":"https://www.elsevier.com/tdm/userlicense/1.0/","page":"779-785","source":"DOI.org (Crossref)","title":"A randomized controlled trial comparing bone mineral density changes of three different ACL reconstruction techniques","volume":"19","author":[{"family":"Lui","given":"Pauline Po Yee"},{"family":"Cheng","given":"Ying Ying"},{"family":"Yung","given":"Shu Hang"},{"family":"Hung","given":"Aaron See Long"},{"family":"Chan","given":"Kai Ming"}],"issued":{"date-parts":[["2012",12]]}}},{"id":156,"uris":["http://zotero.org/users/21878105/items/IYF9BSIT"],"itemData":{"id":156,"type":"article-journal","abstract":"Purpose\n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design.\n            \n            \n              Methods\n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outcome.\n            \n            \n              Results\n              \n                Anterior knee laxity was equal between the 2 groups with KT‐1000 values of 1.1 ± 1.4 mm and 0.8 ± 1.7 mm standard deviation (SD) at follow‐up in QTB and BPTB groups, respectively (\n                P\n                 = .65), whereas positive pivot shift test results were seen less frequently (14% compared with 38%, respectively;\n                P\n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(\n                P\n                 = .78). At 2 years, 12 patients were lost to follow‐up, resulting in 18 in the BPTB group and 21 in the QTB group.\n              \n            \n            \n              Conclusions\n              The use of the QTB graft results in less kneeling pain, graft site pain, and sensitivity loss than seen with BPTB grafts; however, similar anterior knee stability and subjective outcomes are seen. The results of this study show that QTB is a viable option for ACL reconstruction.\n            \n            \n              Level of Evidence\n              Level II, randomized controlled clinical trial.","container-title":"Arthroscopy","DOI":"10.1016/j.arthro.2014.01.012","ISSN":"0749-8063, 1526-3231","issue":"5","journalAbbreviation":"Arthroscopy","language":"en","license":"http://onlinelibrary.wiley.com/termsAndConditions#vor","page":"593-598","source":"DOI.org (Crossref)","title":"Is Quadriceps Tendon a Better Graft Choice Than Patellar Tendon? A Prospective Randomized Study","title-short":"Is Quadriceps Tendon a Better Graft Choice Than Patellar Tendon?","volume":"30","author":[{"family":"Lund","given":"Bent"},{"family":"Nielsen","given":"Torsten"},{"family":"Faunø","given":"Peter"},{"family":"Christiansen","given":"Svend Erik"},{"family":"Lind","given":"Martin"}],"issued":{"date-parts":[["2014",5]]}}},{"id":158,"uris":["http://zotero.org/users/21878105/items/4X6I3P33"],"itemData":{"id":158,"type":"article-journal","abstract":"Introduction: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significant.\nResults: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groups.\nConclusion: PLT autograft demonstrated larger graft diameter, reduced post-operative pain, better early functional outcomes, and lower donor-site morbidity compared with the traditional hamstring autograft while maintaining equivalent knee stability. PLT appears to be a reliable Abstract","container-title":"Journal of Orthopaedic Case Reports","DOI":"10.13107/jocr.2026.v16.i05.7294","ISSN":"23213817","issue":"5","journalAbbreviation":"Jocr","language":"en","page":"320-328","source":"DOI.org (Crossref)","title":"Comparative Evaluation of Peroneus Longus Tendon and Hamstring Tendon Autografts in Primary Anterior Cruciate Ligament Reconstruction: A Randomized Controlled Trial","title-short":"Comparative Evaluation of Peroneus Longus Tendon and Hamstring Tendon Autografts in Primary Anterior Cruciate Ligament Reconstruction","volume":"16","author":[{"family":"Malik","given":"Siddharth"},{"family":"Biswas","given":"Gourab"},{"family":"Singh","given":"Sujit Kumar"},{"family":"Sundaresan","given":"Nithin"},{"family":"Bera","given":"Akash Pradip"},{"family":"Kyada","given":"Mrudul"}],"issued":{"date-parts":[["2026"]]}}},{"id":162,"uris":["http://zotero.org/users/21878105/items/9K9FQD3B"],"itemData":{"id":162,"type":"article-journal","abstract":"Background: Most of the previous comparative studies between patellar tendon and hamstring tendon anterior cruciate ligament grafts compared grafts of different constructs fixed with different methods.\nPurpose: To compare patellar tendon and hamstring tendon grafts with the same fixation method used to reconstruct the anterior cruciate ligament. Study Design: Randomized controlled trial; Level of evidence, 1.\nMethods: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forms.\nResults: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.0045).\nConclusion: Bone-hamstring-bone grafts were shown to reduce the risk of problems at the graft harvest site compared to bone–patellar tendon–bone grafts, with comparable results in the remaining clinical parameters tested.","container-title":"The American Journal of Sports Medicine","DOI":"10.1177/0363546505279919","ISSN":"0363-5465, 1552-3365","issue":"2","journalAbbreviation":"Am J Sports Med","language":"en","license":"https://journals.sagepub.com/page/policies/text-and-data-mining-license","page":"213-219","source":"DOI.org (Crossref)","title":"A Comparison of Bone-Patellar Tendon-Bone and Bone-Hamstring Tendon-Bone Autografts for Anterior Cruciate Ligament Reconstruction","volume":"34","author":[{"family":"Matsumoto","given":"Akio"},{"family":"Yoshiya","given":"Shinichi"},{"family":"Muratsu","given":"Hirotsugu"},{"family":"Yagi","given":"Masayoshi"},{"family":"Iwasaki","given":"Yasunobu"},{"family":"Kurosaka","given":"Masahiro"},{"family":"Kuroda","given":"Ryosuke"}],"issued":{"date-parts":[["2006",2]]}}},{"id":166,"uris":["http://zotero.org/users/21878105/items/WNFQC9LF"],"itemData":{"id":166,"type":"article-journal","abstract":"Clinical Relevance: This article reports on the complications/ adverse events that were prospectively identiﬁed up to 2 years postoperatively, in a deﬁned patient population participating in a large double-blind randomized clinical trial comparing PT, singlebundle hamstring, and DB hamstring reconstructions for ACL rupture.","container-title":"Clinical Journal of Sport Medicine","DOI":"10.1097/JSM.0000000000000202","ISSN":"1050-642X","issue":"3","language":"en","page":"182-189","source":"DOI.org (Crossref)","title":"Complications and Adverse Events of a Randomized Clinical Trial Comparing 3 Graft Types for ACL Reconstruction","volume":"26","author":[{"family":"Mohtadi","given":"Nicholas"},{"family":"Barber","given":"Rhamona"},{"family":"Chan","given":"Denise"},{"family":"Paolucci","given":"Elizabeth Oddone"}],"issued":{"date-parts":[["2016",5]]}}},{"id":168,"uris":["http://zotero.org/users/21878105/items/FUF4QFJ3"],"itemData":{"id":168,"type":"article-journal","abstract":"Introduction: The temporal structure of gait variability has shown that healthy human gait exhibits longrange correlations and deterministic properties which allow the neuromuscular system to be ﬂexible and adaptable to stresses. Pathology results in deterioration of these properties. We examined structure of gait variability after ACL reconstruction with either BPTB or quadrupled ST/G tendon autografts.","container-title":"Gait &amp; Posture","DOI":"10.1016/j.gaitpost.2010.04.008","ISSN":"09666362","issue":"2","journalAbbreviation":"Gait &amp; Posture","language":"en","license":"https://www.elsevier.com/tdm/userlicense/1.0/","page":"169-175","source":"DOI.org (Crossref)","title":"Anterior cruciate ligament reconstruction results in alterations in gait variability","volume":"32","author":[{"family":"Moraiti","given":"Constantina O."},{"family":"Stergiou","given":"Nicholas"},{"family":"Vasiliadis","given":"Haris S."},{"family":"Motsis","given":"Eustathios"},{"family":"Georgoulis","given":"Anastasios"}],"issued":{"date-parts":[["2010",6]]}}},{"id":170,"uris":["http://zotero.org/users/21878105/items/ADWI4RIE"],"itemData":{"id":170,"type":"article-journal","abstract":"Purpose This study is to compare the clinical and radiographic results of anterior cruciate ligament (ACL) reconstruction with four-stranded autogenous hamstring tendon and two-stranded free tendon Achilles allograft ﬁxed with EndoButton in the femoral tunnel and Intraﬁx in the tibial tunnel.","container-title":"Knee Surgery, Sports Traumatology, Arthroscopy","DOI":"10.1007/s00167-010-1388-6","ISSN":"0942-2056, 1433-7347","issue":"5","journalAbbreviation":"Knee surg. sports traumatol. arthrosc.","language":"en","license":"http://onlinelibrary.wiley.com/termsAndConditions#vor","page":"816-822","source":"DOI.org (Crossref)","title":"Comparison between hamstring autograft and free tendon Achilles allograft: minimum 2‐year follow‐up after anterior cruciate ligament reconstruction using EndoButton and Intrafix","title-short":"Comparison between hamstring autograft and free tendon Achilles allograft","volume":"19","author":[{"family":"Noh","given":"Jung Ho"},{"family":"Yi","given":"Seung Rim"},{"family":"Song","given":"Sang Jun"},{"family":"Kim","given":"Seong Wan"},{"family":"Kim","given":"Woo"}],"issued":{"date-parts":[["2011",5]]}}},{"id":173,"uris":["http://zotero.org/users/21878105/items/W7EA3YBX"],"itemData":{"id":173,"type":"article-journal","abstract":"Purpose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stabilisation.","container-title":"International Orthopaedics","DOI":"10.1007/s00264-014-2513-9","ISSN":"0341-2695, 1432-5195","issue":"3","journalAbbreviation":"International Orthopaedics (SICOT)","language":"en","page":"527-534","source":"DOI.org (Crossref)","title":"Anterior cruciate ligament reconstruction and return to sport activity: postural control as the key to success","title-short":"Anterior cruciate ligament reconstruction and return to sport activity","volume":"39","author":[{"family":"Papalia","given":"Rocco"},{"family":"Franceschi","given":"Francesco"},{"family":"Tecame","given":"Andrea"},{"family":"D’Adamio","given":"Stefano"},{"family":"Maffulli","given":"Nicola"},{"family":"Denaro","given":"Vincenzo"}],"issued":{"date-parts":[["2015",3]]}}},{"id":175,"uris":["http://zotero.org/users/21878105/items/V26FCAQD"],"itemData":{"id":175,"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2.\nMethods: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intervals.\nResults: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grafts.\nConclusions: It is possible to obtain excellent results with both HT and PT autografts. We recommend HT reconstructions to our patients because of decreased harvest-site symptoms and radiographic osteoarthritis.","container-title":"The American Journal of Sports Medicine","DOI":"10.1177/0363546506296042","ISSN":"0363-5465, 1552-3365","issue":"4","journalAbbreviation":"Am J Sports Med","language":"en","license":"https://journals.sagepub.com/page/policies/text-and-data-mining-license","page":"564-574","source":"DOI.org (Crossref)","title":"A 10-Year Comparison of Anterior Cruciate Ligament Reconstructions with Hamstring Tendon and Patellar Tendon Autograft: A Controlled, Prospective Trial","title-short":"A 10-Year Comparison of Anterior Cruciate Ligament Reconstructions with Hamstring Tendon and Patellar Tendon Autograft","volume":"35","author":[{"family":"Pinczewski","given":"Leo A."},{"family":"Lyman","given":"Jeffrey"},{"family":"Salmon","given":"Lucy J."},{"family":"Russell","given":"Vivianne J."},{"family":"Roe","given":"Justin"},{"family":"Linklater","given":"James"}],"issued":{"date-parts":[["2007",4]]}}},{"id":176,"uris":["http://zotero.org/users/21878105/items/A68Y8K8K"],"itemData":{"id":176,"type":"article-journal","abstract":"Background: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grafts.\nPurpose: To compare the results after using either BPTB grafts or hamstring tendon grafts 18 years after ACL reconstruction. Study Design: Randomized controlled trial; Level of evidence 2.\nMethods: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outcomes.\nResults: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.002).\nConclusion: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osteoarthritis.","container-title":"The American Journal of Sports Medicine","DOI":"10.1177/03635465241271524","ISSN":"0363-5465, 1552-3365","issue":"11","journalAbbreviation":"Am J Sports Med","language":"en","page":"2750-2757","source":"DOI.org (Crossref)","title":"Reduced Knee Flexion Strength 18 Years After ACL Reconstruction With Hamstring Tendon Versus Patellar Tendon","volume":"52","author":[{"family":"Popovic","given":"Marko"},{"family":"Myhre","given":"Julie Rike"},{"family":"Holen","given":"Julie Iren Haugseth"},{"family":"Gifstad","given":"Tone"},{"family":"Strand","given":"Ingebjorg Lokensgard"},{"family":"Strand","given":"Torbjorn"},{"family":"Mo","given":"Ingunn Fleten"},{"family":"Fischer-Bredenbeck","given":"Cornelia"},{"family":"Drogset","given":"Jon Olav"}],"issued":{"date-parts":[["2024",9]]}}},{"id":181,"uris":["http://zotero.org/users/21878105/items/XKSBF2VN"],"itemData":{"id":181,"type":"article-journal","abstract":"Background: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2.\nMethods: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patients.\nResults: At the 17-year follow-up, no statistically significant differences were seen with respect to graft failure (2 reruptures in the semitendinosus and gracilis tendon [STG] group [6.3%] and 3 reruptures in the PT group [9.4%]) and functional outcome. Increased instrumented laxity (.3 mm) measured with KT-1000 arthrometer was seen in significantly more patients in the STG group (8 in the STG group compared with 2 in the PT group; P = .03) with a mean side-to-side difference of 2.17 6 1.86 mm in the STG group compared with 1.33 6 1.93 mm in the PT group. A significant difference was found in frequency of knee osteoarthritis (OA)—100% in the PT group compared with 71% in the STG group (P = .004). Patients in the PT group tended to have higher grade OA according to the IKDC grading system, with an average grade of 1.46 in the PT group compared with 1 in the STG group (P = .055). The degenerative changes in the PT group were more common in the medial and patellofemoral compartments (P = .003 and P = .04, respectively).\nConclusion: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group.","container-title":"The American Journal of Sports Medicine","DOI":"10.1177/0363546518768768","ISSN":"0363-5465, 1552-3365","issue":"8","journalAbbreviation":"Am J Sports Med","language":"en","page":"1800-1808","source":"DOI.org (Crossref)","title":"Long-term Comparison of Semitendinosus and Gracilis Tendon Versus Patellar Tendon Autografts for Anterior Cruciate Ligament Reconstruction: A 17-Year Follow-up of a Randomized Controlled Trial","title-short":"Long-term Comparison of Semitendinosus and Gracilis Tendon Versus Patellar Tendon Autografts for Anterior Cruciate Ligament Reconstruction","volume":"46","author":[{"family":"Sajovic","given":"Matjaz"},{"family":"Stropnik","given":"Domen"},{"family":"Skaza","given":"Katja"}],"issued":{"date-parts":[["2018",7]]}}},{"id":183,"uris":["http://zotero.org/users/21878105/items/AC8CRSD8"],"itemData":{"id":183,"type":"article-journal","abstract":"Background The effects of different autograft types for anterior cruciate ligament reconstruction (ACL-R) on muscle function are sparsely investigated in randomized controlled trials. Our aim was to investigate the effects of quadriceps tendon autograft (QTB) vs. semitendinosus-gracilis autograft (StG) on thigh muscle strength and functional capacity, and a patient-reported outcome 1 year after ACL-R, and to compare the results to healthy controls.\nMethods ACL-R patients (n = 100) and matched controls (CON, n = 50) were recruited, with patients being randomly assigned to QTB (n = 50) or StG (n = 50) ACL-R. One year after ACL-R, bilateral knee extensor (KE) and flexor (KF) muscle strength (isometric, dynamic, explosive, limb symmetry index [LSI], hamstring:quadriceps ratio [HQ ratio]) were assessed by isokinetic dynamometry, along with functional capacity (single leg hop distance [SHD]) and a patient-reported outcome (International Knee Documentation Committee [IKDC] score).\nResults KE muscle strength of the operated leg was lower (9–11%) in QTB vs. StG as was KE LSI, while KF muscle strength was lower (12–17%) in StG vs. QTB as was KF LSI. HQ ratios were lower in StG vs. QTB. Compared with the controls, KE and KF muscle strength were lower in StG (10–22%), while KE muscle strength only was lower in QTB (16–25%). Muscle strength in the StG, QTB, and CON groups was identical in the non-operated leg. While SHD and IKDC did not differ between StG and QTB, SHD in both StG and QTB was lower than CON. The IKDC scores improved significantly 1 year following ACL-R for both graft types.\nConclusion One year after ACL-R, muscle strength is affected by autograft type, with StG leading to impairments of KE and KF muscle strength, while QTB results in more pronounced impairments of KE only. Functional capacity and patientreported outcome were unaffected by autograft type, with the former showing impairment compared to healthy controls.","container-title":"Sports Medicine","DOI":"10.1007/s40279-020-01276-x","ISSN":"0112-1642, 1179-2035","issue":"7","journalAbbreviation":"Sports Med","language":"en","page":"1393-1403","source":"DOI.org (Crossref)","title":"Effects of Autograft Types on Muscle Strength and Functional Capacity in Patients Having Anterior Cruciate Ligament Reconstruction: A Randomized Controlled Trial","title-short":"Effects of Autograft Types on Muscle Strength and Functional Capacity in Patients Having Anterior Cruciate Ligament Reconstruction","volume":"50","author":[{"family":"Sinding","given":"Kasper Staghøj"},{"family":"Nielsen","given":"Torsten Grønbech"},{"family":"Hvid","given":"Lars Grøndahl"},{"family":"Lind","given":"Martin"},{"family":"Dalgas","given":"Ulrik"}],"issued":{"date-parts":[["2020",7]]}}},{"id":184,"uris":["http://zotero.org/users/21878105/items/CUVGWLTN"],"itemData":{"id":184,"type":"article-journal","abstract":"Purpose\n              To compare clinical outcomes of knee anterior cruciate ligament (ACL) autograft reconstruction using all‐inside quadrupled semitendinosus (AIST) versus bone–patellar tendon–bone (BPTB) in a high‐risk athletic population 24 years or younger.\n            \n            \n              Methods\n              \n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(\n                P\n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(\n                P\n                 = .049), 3 (\n                P\n                 = .004), and 7 (\n                P\n                 = .015) and had significantly greater kneeling pain at 2 years (\n                P\n                &lt; .019). A return to sport questionnaire at 2 years revealed no significant difference between the groups for returning to preoperative level of sport activity (83% AIST, 74% BPTB;\n                P\n                 = .415). Two graft retears (7%;\n                P\n                 = .222) occurred in the AIST group. Three patients in the BPTB group experienced ACL tears in the contralateral knee (9%;\n                P\n                 = .239).\n              \n            \n            \n              Conclusions\n              ACL reconstruction with an all‐inside quadrupled semitendinosus autograft construct is equivalent to patellar BPTB autograft based on KT‐1000 stability testing in athletes 24 years or younger.\n            \n            \n              Level of Evidence\n              randomized controlled trial with 92% 2‐year follow‐up, Level I.","container-title":"Arthroscopy","DOI":"10.1016/j.arthro.2020.01.048","ISSN":"0749-8063, 1526-3231","issue":"6","journalAbbreviation":"Arthroscopy","language":"en","license":"http://onlinelibrary.wiley.com/termsAndConditions#vor","page":"1629-1646","source":"DOI.org (Crossref)","title":"All‐Inside Quadrupled Semitendinosus Autograft Shows Stability Equivalent to Patellar Tendon Autograft Anterior Cruciate Ligament Reconstruction: Randomized Controlled Trial in Athletes 24 Years or Younger","title-short":"All‐Inside Quadrupled Semitendinosus Autograft Shows Stability Equivalent to Patellar Tendon Autograft Anterior Cruciate Ligament Reconstruction","volume":"36","author":[{"family":"Smith","given":"Patrick A."},{"family":"Cook","given":"Corey S."},{"family":"Bley","given":"Jordan A."}],"issued":{"date-parts":[["2020",6]]}}},{"id":186,"uris":["http://zotero.org/users/21878105/items/9Z8DYELS"],"itemData":{"id":186,"type":"article-journal","abstract":"Background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ACLR.","container-title":"The Lancet Regional Health - Europe","DOI":"10.1016/j.lanepe.2025.101561","ISSN":"26667762","journalAbbreviation":"The Lancet Regional Health - Europe","language":"en","page":"101561","source":"DOI.org (Crossref)","title":"Anterior cruciate ligament reconstruction combined with anterolateral ligament reconstruction using hamstring autograft versus anterior cruciate ligament reconstruction using bone–patellar tendon–bone autograft: a randomised controlled trial with 5-year follow-up","title-short":"Anterior cruciate ligament reconstruction combined with anterolateral ligament reconstruction using hamstring autograft versus anterior cruciate ligament reconstruction using bone–patellar tendon–bone autograft","volume":"62","author":[{"family":"Sonnery-Cottet","given":"Bertrand"},{"family":"Carrozzo","given":"Alessandro"},{"family":"Poilvache","given":"Hervé"},{"family":"Fayard","given":"Jean-Marie"},{"family":"Freychet","given":"Benjamin"},{"family":"Thaunat","given":"Mathieu"},{"family":"Vieira","given":"Thais Dutra"},{"family":"Saithna","given":"Adnan"},{"family":"Hager","given":"Jean Philippe"},{"family":"Fournier","given":"Yann"},{"family":"Bondoux","given":"Louka"},{"family":"Loursac","given":"Romain"},{"family":"Capel","given":"Olivier"},{"family":"Lucidi","given":"Ambre"},{"family":"Chamoux","given":"Julien"},{"family":"Kajetanek","given":"Charles"},{"family":"Pioger","given":"Charles"},{"family":"Vigne","given":"Gregory"},{"family":"De Paulis","given":"Damien"}],"issued":{"date-parts":[["2026",3]]}}},{"id":188,"uris":["http://zotero.org/users/21878105/items/UW4UK3NC"],"itemData":{"id":188,"type":"article-journal","abstract":"Introduction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outcomes.\nMethods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levels.\nResults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(12%).\nConclusion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ligament.","container-title":"European Journal of Orthopaedic Surgery &amp; Traumatology","DOI":"10.1007/s00590-023-03636-5","ISSN":"1432-1068","issue":"1","journalAbbreviation":"Eur J Orthop Surg Traumatol","language":"en","page":"293-301","source":"DOI.org (Crossref)","title":"A prospective randomized controlled study of hamstring and bone-free quadriceps tendons autografts in arthroscopic ACL reconstruction","volume":"34","author":[{"family":"Tang","given":"Neset"},{"family":"Eren","given":"Murat"},{"family":"Gurpinar","given":"Tahsin"},{"family":"Ozturkmen","given":"Yusuf"}],"issued":{"date-parts":[["2023",7,19]]}}},{"id":189,"uris":["http://zotero.org/users/21878105/items/XAP3NCPA"],"itemData":{"id":189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1.\nMethods: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orientation.\nResults: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orientation.\nConclusion: Hamstring and patellar tendon autografts provide similar objective, subjective, and functional outcomes when assessed at least 2 years after anterior cruciate ligament reconstruction.","container-title":"The American Journal of Sports Medicine","DOI":"10.1177/0363546509339577","ISSN":"0363-5465, 1552-3365","issue":"10","journalAbbreviation":"Am J Sports Med","language":"en","license":"https://journals.sagepub.com/page/policies/text-and-data-mining-license","page":"1946-1957","source":"DOI.org (Crossref)","title":"Patellar Tendon Versus Hamstring Tendon Autografts for Anterior Cruciate Ligament Reconstruction: A Randomized Controlled Trial Using Similar Femoral and Tibial Fixation Methods","title-short":"Patellar Tendon Versus Hamstring Tendon Autografts for Anterior Cruciate Ligament Reconstruction","volume":"37","author":[{"family":"Taylor","given":"Dean C."},{"family":"DeBerardino","given":"Thomas M."},{"family":"Nelson","given":"Bradley J."},{"family":"Duffey","given":"Michele"},{"family":"Tenuta","given":"Joachim"},{"family":"Stoneman","given":"Paul D."},{"family":"Sturdivant","given":"Rodney X."},{"family":"Mountcastle","given":"Sally"}],"issued":{"date-parts":[["2009",10]]}}},{"id":"uZEfmPwR/sMvm4fn3","uris":["http://zotero.org/users/local/JAPDy0ht/items/KZCLBQT7"],"itemData":{"id":"uZEfmPwR/sMvm4fn3","type":"article-journal","abstract":"BACKGROUND: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C"}],"issued":{"date-parts":[["2020"]]}}},{"id":194,"uris":["http://zotero.org/users/21878105/items/GG5WAD6Y"],"itemData":{"id":194,"type":"article-journal","abstract":"Abstract\n            \n              Radiographic tibial and femoral bone tunnel enlargement has been demonstrated following anterior cruciate ligament (ACL) reconstruction. This study investigated whether bone tunnel enlargement differs between four‐strand hamstring (HS) and patellar tendon (PT) ACL reconstructions over the course of a 2‐year follow‐up. Patients undergoing primary ACL reconstruction (\n              n\n              =65) were randomised to receive either a PT or HS autograft. Femoral fixation in both groups was by means of an Endobutton. On the tibial side the PT grafts were fixed using a metallic interference screw, and the HS tendons by sutures tied to a fixation post. The PT grafts were inserted such that the proximal end of the distal bone block was within 10 mm of the tibial articular surface, resulting in a portion of free patellar tendon in the femoral tunnel immediately proximal to the articular surface. Patients were reviewed after 4 months and 1 and 2 years. Tunnel enlargement was determined by measuring the widths of the femoral and tibial tunnels with a digital caliper in both lateral and anteroposterior radiographs. Because of the presence of the interference screw and the proximity of the bone block to the tibial articular surface, the tibial tunnel could not be reliably measured in the PT group. Measurements were corrected for magnification, and changes in tunnel width were recorded relative to the diameters drilled at surgery. Standard clinical measures were also noted. In 32% of patients in the PT group there was femoral tunnel obliteration from 4 months onwards. For the other patients there was a significantly greater increase in femoral tunnel width in the HS group than in the PT group at each follow‐up, but no significant change with time. There was also a marked increase in tibial tunnel width in the HS group at 4 months but not thereafter. There was no relationship between tunnel enlargement and clinical measurements. Although tunnel enlargement is more common and greater with HS grafts, it does not appear to affect the clinical outcome in the first 2 postoperative years. Femoral suspensory fixation does not in itself appear to be the principal cause of femoral tunnel enlargement, at least for PT grafts.","container-title":"Knee Surgery, Sports Traumatology, Arthroscopy","DOI":"10.1007/s001670100191","ISSN":"0942-2056, 1433-7347","issue":"2","journalAbbreviation":"Knee surg. sports traumatol. arthrosc.","language":"en","license":"http://onlinelibrary.wiley.com/termsAndConditions#vor","page":"86-91","source":"DOI.org (Crossref)","title":"Bone tunnel enlargement following anterior cruciate ligament reconstruction: a randomised comparison of hamstring and patellar tendon grafts with 2‐year follow‐up","title-short":"Bone tunnel enlargement following anterior cruciate ligament reconstruction","volume":"9","author":[{"family":"Webster","given":"K.E."},{"family":"Feller","given":"J.A."},{"family":"Hameister","given":"K.A."}],"issued":{"date-parts":[["2001",3]]}}},{"id":195,"uris":["http://zotero.org/users/21878105/items/VQIVW9WB"],"itemData":{"id":195,"type":"article-journal","abstract":"Purpose\n              To analyze the long‐term evaluation of clinical, functional, and magnetic resonance imaging (MRI) results after implant‐free press‐fit anterior cruciate ligament (ACL) reconstruction with bone–patella tendon (BPT) versus quadrupled hamstring tendon (HT) grafts.\n            \n            \n              Methods\n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radiologist.\n            \n            \n              Results\n              \n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(1.5/1.1,\n                P\n                = .002), knee walking (1.72/1.14,\n                P\n                = .002), and single‐leg hop test (95.8%/99.1%,\n                P\n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similar.\n              \n            \n            \n              Conclusions\n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walking.\n            \n            \n              Level of Evidence\n              Level II, prospective comparative study.","container-title":"Arthroscopy","DOI":"10.1016/j.arthro.2011.01.015","ISSN":"0749-8063, 1526-3231","issue":"5","journalAbbreviation":"Arthroscopy","language":"en","license":"http://onlinelibrary.wiley.com/termsAndConditions#vor","page":"653-665","source":"DOI.org (Crossref)","title":"Anterior Cruciate Ligament Reconstruction Using Patellar Tendon Versus Hamstring Tendon: A Prospective Comparative Study With 9‐Year Follow‐Up","title-short":"Anterior Cruciate Ligament Reconstruction Using Patellar Tendon Versus Hamstring Tendon","volume":"27","author":[{"family":"Wipfler","given":"Benjamin"},{"family":"Donner","given":"Stefanie"},{"family":"Zechmann","given":"Christian M."},{"family":"Springer","given":"Jan"},{"family":"Siebold","given":"Rainer"},{"family":"Paessler","given":"Hans Heinrich"}],"issued":{"date-parts":[["2011",5]]}}},{"id":196,"uris":["http://zotero.org/users/21878105/items/HXLNZ85L"],"itemData":{"id":196,"type":"article-journal","abstract":"Purpose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(HT).\nMethods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failure.\nResults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arthrolysis.\nConclusion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Study.","container-title":"European Journal of Orthopaedic Surgery &amp; Traumatology","DOI":"10.1007/s00590-025-04510-2","ISSN":"1432-1068","issue":"1","journalAbbreviation":"Eur J Orthop Surg Traumatol","language":"en","page":"395","source":"DOI.org (Crossref)","title":"Quadriceps versus hamstrings autograft in anterior cruciate ligament reconstruction: a randomized control trial","title-short":"Quadriceps versus hamstrings autograft in anterior cruciate ligament reconstruction","volume":"35","author":[{"family":"Yadav","given":"Arvind Kumar"},{"family":"Sharma","given":"Ajay"},{"family":"Paul","given":"Nirvin"},{"family":"Bhakhar","given":"Anurag"},{"family":"Sarkar","given":"Bhaskar"},{"family":"Azam","given":"Md Quamar"}],"issued":{"date-parts":[["2025",9,13]]}}},{"id":197,"uris":["http://zotero.org/users/21878105/items/RSSB2IP7"],"itemData":{"id":197,"type":"article-journal","abstract":"Purpose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arthroscopy.","container-title":"Knee Surgery, Sports Traumatology, Arthroscopy","DOI":"10.1007/s00167-015-3955-3","ISSN":"0942-2056, 1433-7347","issue":"4","journalAbbreviation":"Knee Surg Sports Traumatol Arthrosc","language":"en","page":"1290-1297","source":"DOI.org (Crossref)","title":"Comparison of clinical outcomes and second-look arthroscopic findings after ACL reconstruction using a hamstring autograft or a tibialis allograft","volume":"25","author":[{"family":"Yoo","given":"Seung-Hyun"},{"family":"Song","given":"Eun-Kyoo"},{"family":"Shin","given":"Young-Rok"},{"family":"Kim","given":"Sung-Kyu"},{"family":"Seon","given":"Jong-Keun"}],"issued":{"date-parts":[["2017",4]]}}},{"id":199,"uris":["http://zotero.org/users/21878105/items/7668W4IU"],"itemData":{"id":199,"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follow-up.","container-title":"Knee Surgery, Sports Traumatology, Arthroscopy","DOI":"10.1007/s00167-010-1225-y","ISSN":"0942-2056, 1433-7347","issue":"3","journalAbbreviation":"Knee surg. sports traumatol. arthrosc.","language":"en","license":"http://onlinelibrary.wiley.com/termsAndConditions#vor","page":"390-397","source":"DOI.org (Crossref)","title":"Single‐bundle patellar tendon versus non‐anatomical double‐bundle hamstrings ACL reconstruction: a prospective randomized study at 8‐year minimum follow‐up","title-short":"Single‐bundle patellar tendon versus non‐anatomical double‐bundle hamstrings ACL reconstruction","volume":"19","author":[{"family":"Zaffagnini","given":"Stefano"},{"family":"Bruni","given":"Danilo"},{"family":"Marcheggiani Muccioli","given":"Giulio Maria"},{"family":"Bonanzinga","given":"Tommaso"},{"family":"Lopomo","given":"Nicola"},{"family":"Bignozzi","given":"Simone"},{"family":"Marcacci","given":"Maurilio"}],"issued":{"date-parts":[["2011",3]]}}},{"id":124,"uris":["http://zotero.org/users/21878105/items/XI8C958Y"],"itemData":{"id":124,"type":"article-journal","container-title":"THE JOURNAL OF BONE AND JOINT SURGERY","issue":"3","language":"en","source":"Zotero","title":"A comparison of quadruple semitendinosus and patellar tendon grafts in reconstruction of the anterior cruciate ligament","volume":"83","author":[{"family":"Eriksson","given":"K"},{"family":"Anderberg","given":"P"},{"family":"Hamberg","given":"P"},{"family":"Löfgren","given":"A C"},{"family":"Bredenberg","given":"M"},{"family":"Westman","given":"I"},{"family":"Wredmark","given":"T"}],"issued":{"date-parts":[["2001"]]}}}],"schema":"https://github.com/citation-style-language/schema/raw/master/csl-citation.json"} </w:instrText>
      </w:r>
      <w:r w:rsidR="00FE4480">
        <w:fldChar w:fldCharType="separate"/>
      </w:r>
      <w:r w:rsidR="0086322C" w:rsidRPr="0086322C">
        <w:rPr>
          <w:kern w:val="0"/>
        </w:rPr>
        <w:t>(3–61)</w:t>
      </w:r>
      <w:r w:rsidR="00FE4480">
        <w:fldChar w:fldCharType="end"/>
      </w:r>
      <w:ins w:id="445" w:author="Danny" w:date="2026-10-02T16:33:00Z">
        <w:r w:rsidR="002044E0">
          <w:t>. There were</w:t>
        </w:r>
      </w:ins>
      <w:ins w:id="446" w:author="Danny" w:date="2026-10-02T16:41:00Z">
        <w:r w:rsidR="0086322C">
          <w:t xml:space="preserve"> 40 studies that directly compared outcomes between bone-patellar tendon-bone</w:t>
        </w:r>
      </w:ins>
      <w:ins w:id="447" w:author="Danny" w:date="2026-10-02T16:33:00Z">
        <w:r w:rsidR="002044E0">
          <w:t xml:space="preserve"> </w:t>
        </w:r>
      </w:ins>
      <w:ins w:id="448" w:author="Danny" w:date="2026-10-02T16:41:00Z">
        <w:r w:rsidR="0086322C">
          <w:t>and hamstring tendon autografts</w:t>
        </w:r>
      </w:ins>
      <w:ins w:id="449" w:author="Danny" w:date="2026-10-02T16:50:00Z">
        <w:r w:rsidR="0086322C">
          <w:t xml:space="preserve"> </w:t>
        </w:r>
      </w:ins>
      <w:r w:rsidR="0086322C">
        <w:fldChar w:fldCharType="begin"/>
      </w:r>
      <w:r w:rsidR="0086322C">
        <w:instrText xml:space="preserve"> ADDIN ZOTERO_ITEM CSL_CITATION {"citationID":"a7NVD9TS","properties":{"unsorted":false,"formattedCitation":"(7\\uc0\\u8211{}9,11,13,17\\uc0\\u8211{}24,26\\uc0\\u8211{}29,31,32,34,36,38,39,42\\uc0\\u8211{}44,46\\uc0\\u8211{}49,51,52,54,56,57,60,61)","plainCitation":"(7–9,11,13,17–24,26–29,31,32,34,36,38,39,42–44,46–49,51,52,54,56,57,60,61)","noteIndex":0},"citationItems":[{"id":106,"uris":["http://zotero.org/users/21878105/items/F7J92T9R"],"itemData":{"id":106,"type":"article-journal","abstract":"Background: It is theorized that the lack of a synovial lining after anterior cruciate ligament (ACL) injury and ACL reconstruction (ACLR) contributes to slow ligamentization and possible graft failure. Whether graft maturation and incorporation can be improved with the use of a scaffold requires investigation.\nPurpose: To evaluate the safety and efficacy of wrapping an ACL autograft with an amnion collagen matrix and injecting bone marrow aspirate concentrate (BMAC), quantify the cellular content of the BMAC samples, and assess 2-year postoperative patient-reported outcomes. Study Design: Randomized controlled trial; Level of evidence, 2.\nMethods: A total of 40 patients aged 18 to 35 years who were scheduled to undergo ACLR were enrolled in a prospective singleblinded randomized controlled trial with 2 arms based on graft type: bone–patellar tendon–bone (BTB; n = 20) or hamstring (HS; n = 20). Participants in each arm were randomized into a control group who underwent standard ACLR or an intervention group who had their grafts wrapped with an amnion collagen matrix during graft preparation, after which BMAC was injected under the wrap layers after implantation. Postoperative magnetic resonance imaging (MRI) mapping/processing yielded mean T2* relaxation time and graft volume values at 3, 6, 9, and 12 months. Participants completed the Single Assessment Numeric Evaluation Score, Knee injury and Osteoarthritis Outcome Score, and pain visual analog scale. Statistical linear mixed-effects models were used to quantify the effects over time and the differences between the control and intervention groups. Adverse events were also recorded.\nResults: No significant differences were found at any time point between the intervention and control groups for BTB T2* (95% CI, –1.89 to 0.63; P = .31), BTB graft volume (95% CI, –606 to 876.1; P = .71), HS T2* (95% CI, –2.17 to 0.39; P = .162), or HS graft volume (95% CI, –11,141.1 to 351.5; P = .28). No significant differences were observed between the intervention and control groups of either graft type on any patient-reported outcome measure. No adverse events were reported after a 2-year follow-up.\nConclusion: In this pilot study, wrapping a graft with an amnion collagen matrix and injecting BMAC appeared safe. MRI T2* values and graft volume of the augmented ACL graft were not significantly different from that of controls, suggesting that the intervention did not result in improved graft maturation.","container-title":"Orthopaedic Journal of Sports Medicine","DOI":"10.1177/23259671231210035","ISSN":"2325-9671, 2325-9671","issue":"11","journalAbbreviation":"Orthopaedic Journal of Sports Medicine","language":"en","page":"23259671231210035","source":"DOI.org (Crossref)","title":"Augmentation of ACL Autograft Reconstruction With an Amnion Collagen Matrix Wrap and Bone Marrow Aspirate Concentrate: A Pilot Randomized Controlled Trial With 2-Year Follow-up","title-short":"Augmentation of ACL Autograft Reconstruction With an Amnion Collagen Matrix Wrap and Bone Marrow Aspirate Concentrate","volume":"11","author":[{"family":"Anz","given":"Adam W."},{"family":"Jordan","given":"Steve E."},{"family":"Ostrander","given":"Roger V."},{"family":"Branch","given":"Eric A."},{"family":"Denney","given":"Thomas S."},{"family":"Cohen","given":"Achraf"},{"family":"Andrews","given":"James R."}],"issued":{"date-parts":[["2023",11]]}}},{"id":107,"uris":["http://zotero.org/users/21878105/items/IGJSL3H2"],"itemData":{"id":107,"type":"article-journal","abstract":"Seventy-two patients with subacute or chronic rupture of the anterior cruciate ligament were randomly assigned to autograft reconstruction with four-strand gracilis and semitendinosus tendon (N = 37) or with patellar tendon-bone (N = 35) from the ipsilateral side. The groups were similar in terms of age, sex, level of activity, degree of laxity, meniscal lesions found surgically, and rehabilitation program. The follow-up was performed at another hospital by independent observers after 6, 12, and 24 months. Sixty-one patients (32 with hamstring tendon grafts and 29 with patellar tendon grafts) complied with the follow-up routine for the full 24 months. No differences were found between the groups with respect to Cincinnati functional score, KT-1000 arthrometer measurements, or stairs hopple test results. The subjective result and the single-legged hop test result were better for the hamstring tendon group after 6 and 12 months, but no differences were found after 24 months. The hamstring tendon group showed better isokinetic knee extension strength than did the patellar tendon group after 6 months, but not after 12 and 24 months. There was a significant weakness in isokinetic knee flexion strength among the hamstring tendon group. Anterior knee pain was not significantly different between the groups, but kneeling pain was significantly less common in the hamstring tendon group after 24 months.","container-title":"The American Journal of Sports Medicine","DOI":"10.1177/03635465010290060901","ISSN":"0363-5465, 1552-3365","issue":"6","journalAbbreviation":"Am J Sports Med","language":"en","license":"https://journals.sagepub.com/page/policies/text-and-data-mining-license","page":"722-728","source":"DOI.org (Crossref)","title":"Four-Strand Hamstring Tendon Autograft Compared with Patellar Tendon-Bone Autograft for Anterior Cruciate Ligament Reconstruction: A Randomized Study with Two-Year Follow-Up","title-short":"Four-Strand Hamstring Tendon Autograft Compared with Patellar Tendon-Bone Autograft for Anterior Cruciate Ligament Reconstruction","volume":"29","author":[{"family":"Aune","given":"Arne K."},{"family":"Holm","given":"Inger"},{"family":"Risberg","given":"May Arna"},{"family":"Jensen","given":"Hanne Krogstad"},{"family":"Steen","given":"Harald"}],"issued":{"date-parts":[["2001",11]]}}},{"id":108,"uris":["http://zotero.org/users/21878105/items/BQF8GJB6"],"itemData":{"id":108,"type":"article-journal","abstract":"Background: Randomized controlled trials after anterior cruciate ligament reconstructions with long-term follow-up including assessment of health-related quality of life are rare.\nPurpose: To compare clinical outcome and health-related quality of life 8 years after anterior cruciate ligament reconstruction using 2 types of graft. Study Design: Randomized controlled trial; Level of evidence, 1.\nMethods: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Form–36.\nResults: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 .001). Patients with early reconstructions (\\5 months) had a lower risk for meniscal injuries (37%) than did later reconstructed (62%, P 5 .008). Health-related quality of life regarding physical functioning in Short Form–36 was better for the early-reconstructed patients than for the later reconstructed (92 vs 85; P 5 .014). Patients without medial meniscal surgery had higher Knee Osteoarthritis Outcome Scores for all subscales than did patients with medial meniscal surgery, with most significant difference for sport and recreation (63 vs 75, P 5 .008).\nConclusion: In the long term, the semitendinosus graft provided similar stability, knee function, and health-related quality of life but with less kneeling morbidity than did the bone–patellar tendon–bone graft.","container-title":"The American Journal of Sports Medicine","DOI":"10.1177/0363546510369549","ISSN":"0363-5465, 1552-3365","issue":"8","journalAbbreviation":"Am J Sports Med","language":"en","license":"https://journals.sagepub.com/page/policies/text-and-data-mining-license","page":"1533-1541","source":"DOI.org (Crossref)","title":"Quality of Life and Clinical Outcome After Anterior Cruciate Ligament Reconstruction Using Patellar Tendon Graft or Quadrupled Semitendinosus Graft: An 8-Year Follow-up of a Randomized Controlled Trial","title-short":"Quality of Life and Clinical Outcome After Anterior Cruciate Ligament Reconstruction Using Patellar Tendon Graft or Quadrupled Semitendinosus Graft","volume":"38","author":[{"family":"Barenius","given":"Björn"},{"family":"Nordlander","given":"Martin"},{"family":"Ponzer","given":"Sari"},{"family":"Tidermark","given":"Jan"},{"family":"Eriksson","given":"Karl"}],"issued":{"date-parts":[["2010",8]]}}},{"id":111,"uris":["http://zotero.org/users/21878105/items/UCH3EBK9"],"itemData":{"id":111,"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strength.\nMethods: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strength.\nResults: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duckwalk).\nConclusions: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function.","container-title":"The Journal of Bone and Joint Surgery-American Volume","DOI":"10.2106/00004623-200209000-00001","ISSN":"0021-9355","issue":"9","journalAbbreviation":"The Journal of Bone and Joint Surgery-American Volume","language":"en","page":"1503-1513","source":"DOI.org (Crossref)","title":"ANTERIOR CRUCIATE LIGAMENT REPLACEMENT: COMPARISON OF BONE-PATELLAR TENDON-BONE GRAFTS WITH TWO-STRAND HAMSTRING GRAFTS: A PROSPECTIVE, RANDOMIZED STUDY","title-short":"ANTERIOR CRUCIATE LIGAMENT REPLACEMENT","volume":"84","author":[{"family":"Beynnon","given":"Bruce D."},{"family":"Johnson","given":"Robert J."},{"family":"Fleming","given":"Braden C."},{"family":"Kannus","given":"Pekka"},{"family":"Kaplan","given":"Michael"},{"family":"Samani","given":"John"},{"family":"Renström","given":"Per"}],"issued":{"date-parts":[["2002",9]]}}},{"id":113,"uris":["http://zotero.org/users/21878105/items/ZT93DSNV"],"itemData":{"id":113,"type":"article-journal","abstract":"Background: There is no consensus in the current literature on which surgical options render the best long-term results after anterior cruciate ligament (ACL) reconstruction in terms of clinical outcomes and the development of radiographic osteoarthritis (OA).\nPurpose: To investigate the long-term clinical and radiographic results after ACL reconstruction using either a patellar tendon (PT) autograft or a hamstring tendon (HT) autograft. Study Design: Randomized controlled trial; Level of evidence, 2.\nMethods: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examination.\nResults: At the long-term follow-up, 147 (76%) patients were examined: 61 in the PT group and 86 in the HT group. The mean (6SD) follow-up time was 191.9 615.1 months for the HT group and 202.6 6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OA.\nConclusion: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knee.","container-title":"The American Journal of Sports Medicine","DOI":"10.1177/0363546516646378","ISSN":"0363-5465, 1552-3365","issue":"9","journalAbbreviation":"Am J Sports Med","language":"en","page":"2304-2313","source":"DOI.org (Crossref)","title":"A Randomized Controlled Trial With Mean 16-Year Follow-up Comparing Hamstring and Patellar Tendon Autografts in Anterior Cruciate Ligament Reconstruction","volume":"44","author":[{"family":"Björnsson","given":"Haukur"},{"family":"Samuelsson","given":"Kristian"},{"family":"Sundemo","given":"David"},{"family":"Desai","given":"Neel"},{"family":"Sernert","given":"Ninni"},{"family":"Rostgård-Christensen","given":"Lars"},{"family":"Karlsson","given":"Jón"},{"family":"Kartus","given":"Jüri"}],"issued":{"date-parts":[["2016",9]]}}},{"id":123,"uris":["http://zotero.org/users/21878105/items/9KKVV9S4"],"itemData":{"id":123,"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trial.\nMethods: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care.\nResults: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difference.\nConclusions: The semitendinosus tendon graft is at least an equivalent option to the bone-patellar tendon-bone graft for anterior cruciate ligament reconstruction, and we recommend its use. © 2003 American Orthopaedic Society for Sports Medicine","language":"en","source":"Zotero","title":"Patellar Tendon or Semitendinosus Tendon Autografts for Anterior Cruciate Ligament Reconstruction?","author":[{"family":"Ejerhed","given":"Lars"},{"family":"Karlsson","given":"Jon"}]}},{"id":125,"uris":["http://zotero.org/users/21878105/items/W8GPTVBT"],"itemData":{"id":125,"type":"article-journal","abstract":"The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group,\n              P\n              &lt;0.05. Lachman test grade 1+ was more common in the ST group,\n              P\n              &lt;0.05, but there was no significant difference in instrumented Lachman side‐to‐side comparison. The ST group scored better in the one‐leg hop test than the BTB group,\n              P\n              &lt;0.05. No correlations between these clinical and functional findings and subjective knee function scores were found. In conclusion, ACL reconstruction with ST tendon graft presented fewer short‐term postoperative problems as compared to reconstruction with BTB.","container-title":"Scandinavian Journal of Medicine &amp; Science in Sports","DOI":"10.1046/j.1524-4725.2001.110307.x","ISSN":"0905-7188, 1600-0838","issue":"3","journalAbbreviation":"Scandinavian Med Sci Sports","language":"en","license":"http://onlinelibrary.wiley.com/termsAndConditions#vor","page":"170-177","source":"DOI.org (Crossref)","title":"There are differences in early morbidity after ACL reconstruction when comparing patellar tendon and semitendinosus tendon graft: A prospective randomized study of 107 patients","title-short":"There are differences in early morbidity after ACL reconstruction when comparing patellar tendon and semitendinosus tendon graft","volume":"11","author":[{"family":"Eriksson","given":"K."},{"family":"Anderberg","given":"P."},{"family":"Hamberg","given":"P."},{"family":"Olerud","given":"P."},{"family":"Wredmark","given":"T."}],"issued":{"date-parts":[["2001",6]]}}},{"id":124,"uris":["http://zotero.org/users/21878105/items/XI8C958Y"],"itemData":{"id":124,"type":"article-journal","container-title":"THE JOURNAL OF BONE AND JOINT SURGERY","issue":"3","language":"en","source":"Zotero","title":"A comparison of quadruple semitendinosus and patellar tendon grafts in reconstruction of the anterior cruciate ligament","volume":"83","author":[{"family":"Eriksson","given":"K"},{"family":"Anderberg","given":"P"},{"family":"Hamberg","given":"P"},{"family":"Löfgren","given":"A C"},{"family":"Bredenberg","given":"M"},{"family":"Westman","given":"I"},{"family":"Wredmark","given":"T"}],"issued":{"date-parts":[["2001"]]}}},{"id":126,"uris":["http://zotero.org/users/21878105/items/CF2PWLE4"],"itemData":{"id":126,"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trial.\nMethods: After isolated anterior cruciate ligament rupture, 65 patients were randomized to receive either a patellar tendon or a four-strand hamstring tendon graft reconstruction, and results were reviewed at 4, 8, 12, 24, and 36 months.\nResults: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groups.\nConclusions: Both grafts resulted in satisfactory functional outcomes but with increased morbidity in the patellar tendon group and increased knee laxity and radiographic femoral tunnel widening in the hamstring tendon group. © 2003 American Orthopaedic Society for Sports Medicine","container-title":"The American Journal of Sports Medicine","DOI":"10.1177/03635465030310041501","ISSN":"0363-5465, 1552-3365","issue":"4","journalAbbreviation":"Am J Sports Med","language":"en","license":"https://journals.sagepub.com/page/policies/text-and-data-mining-license","page":"564-573","source":"DOI.org (Crossref)","title":"A Randomized Comparison of Patellar Tendon and Hamstring Tendon Anterior Cruciate Ligament Reconstruction","volume":"31","author":[{"family":"Feller","given":"Julian A."},{"family":"Webster","given":"Kate E."}],"issued":{"date-parts":[["2003",7]]}}},{"id":130,"uris":["http://zotero.org/users/21878105/items/A2Q4Y3XQ"],"itemData":{"id":130,"type":"article-journal","abstract":"Purpose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ﬁxed with metal interference screws and DLSG grafts ﬁxed with the Bone Mulch Screw and the Washer Loc. This prospective randomized multicentre study has the null hypothesis that there is no difference in long-term outcome between the two procedures.","container-title":"Knee Surgery, Sports Traumatology, Arthroscopy","DOI":"10.1007/s00167-012-1947-0","ISSN":"0942-2056, 1433-7347","issue":"3","journalAbbreviation":"Knee surg. sports traumatol. arthrosc.","language":"en","license":"http://onlinelibrary.wiley.com/termsAndConditions#vor","page":"576-583","source":"DOI.org (Crossref)","title":"Long‐term follow‐up of patellar tendon grafts or hamstring tendon grafts in endoscopic ACL reconstructions","volume":"21","author":[{"family":"Gifstad","given":"Tone"},{"family":"Sole","given":"Anita"},{"family":"Strand","given":"Torbjørn"},{"family":"Uppheim","given":"Gisle"},{"family":"Grøntvedt","given":"Torbjørn"},{"family":"Drogset","given":"Jon Olav"}],"issued":{"date-parts":[["2013",3]]}}},{"id":132,"uris":["http://zotero.org/users/21878105/items/VSY9MRE6"],"itemData":{"id":132,"type":"article-journal","abstract":"Background: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outcomes.\nPurpose: To compare the results of ACL reconstruction with PT versus HT autograft in soccer players and to evaluate objective and subjective outcomes. Study Design: Randomized controlled trial; Level of evidence, 1.\nMethods: A total of 62 professional or semiprofessional soccer players (mean age, 25.1 years) with ACL injury were randomized to undergo reconstruction with PT or HT autograft by a single orthopaedic surgeon (n ¼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power.\nResults: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¼ .03). Two patients from each group (2/31; 6.5%) sustained rerupture.\nConclusion: There were no differences between soccer players who underwent different types of ACL reconstruction with the exception of anterior knee pain, which was more frequent in players who underwent reconstruction with PT graft. Registration: NCT02642692 (ClinicalTrials.gov).","container-title":"Orthopaedic Journal of Sports Medicine","DOI":"10.1177/23259671211028168","ISSN":"2325-9671, 2325-9671","issue":"9","journalAbbreviation":"Orthopaedic Journal of Sports Medicine","language":"en","page":"23259671211028168","source":"DOI.org (Crossref)","title":"Prospective and Randomized Clinical Evaluation of Hamstring Versus Patellar Tendon Autograft for Anterior Cruciate Ligament Reconstruction in Soccer Players","volume":"9","author":[{"family":"Guglielmetti","given":"Luiz Gabriel Betoni"},{"family":"Salas","given":"Victor Eduardo Roman"},{"family":"Jorge","given":"Pedro Baches"},{"family":"Severino","given":"Fabrício Roberto"},{"family":"Duarte","given":"Aires"},{"family":"De Oliveira","given":"Victor Marques"},{"family":"Cury","given":"Ricardo De Paula Leite"}],"issued":{"date-parts":[["2021",9,1]]}}},{"id":133,"uris":["http://zotero.org/users/21878105/items/TX5VPCBG"],"itemData":{"id":133,"type":"article-journal","abstract":"Abstract\n            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Surgery, Sports Traumatology, Arthroscopy","DOI":"10.1007/s00167-006-0059-0","ISSN":"0942-2056, 1433-7347","issue":"6","journalAbbreviation":"Knee surg. sports traumatol. arthrosc.","language":"en","license":"http://onlinelibrary.wiley.com/termsAndConditions#vor","page":"517-528","source":"DOI.org (Crossref)","title":"Randomized prospective study of ACL reconstruction with interference screw fixation in patellar tendon autografts versus femoral metal plate suspension and tibial post fixation in hamstring tendon autografts: 5‐year clinical and radiological follow‐up results","title-short":"Randomized prospective study of ACL reconstruction with interference screw fixation in patellar tendon autografts versus femoral metal plate suspension and tibial post fixation in hamstring tendon autografts","volume":"14","author":[{"family":"Harilainen","given":"Arsi"},{"family":"Linko","given":"Eric"},{"family":"Sandelin","given":"Jerker"}],"issued":{"date-parts":[["2006",6]]}}},{"id":134,"uris":["http://zotero.org/users/21878105/items/HZC2HT2S"],"itemData":{"id":134,"type":"article-journal","abstract":"Abstract\n            \n              Sixty‐eight patients were clinically evaluated preoperatively, 3, 5, 7, 9 months, 1 and 2 years after ACL reconstruction, 34 with patellar tendon graft, 34 with hamstring graft. Outcome regarding graft choice and anterior knee laxity (\n              P\n              = 0.04) was in favour of patellar tendon graft. Hamstring graft led to a larger laxity, 2.4 mm compared with patellar tendon graft, 1.3 mm at 1 year and 2.5 mm and 1.5 mm, respectively, at 2 years (\n              P\n              = 0.05). There was a significant difference in rotational knee stability in favour of the patellar tendon graft at all test occasions but 9 months. A general effect regarding graft choice and muscle torque was found at 90°/s for quadriceps (\n              P\n              = 0.03) and hamstrings (\n              P\n              ≤ 0.0001) and at 230°/s for hamstrings (\n              P\n              ≤ 0.0001). No treatment effect regarding graft choice and one‐leg hop test, postural sway or knee function was found. No group differences in anterior knee pain were found at any of the test occasions but 2 years in favour of hamstring graft compared to patellar tendon graft (\n              P\n              = 0.04). Patellar tendon graft resulted in higher activity level than hamstring graft at all test occasions but 1 year (\n              P\n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Surgery, Sports Traumatology, Arthroscopy","DOI":"10.1007/s00167-009-0961-3","ISSN":"0942-2056, 1433-7347","issue":"6","journalAbbreviation":"Knee surg. sports traumatol. arthrosc.","language":"en","license":"http://onlinelibrary.wiley.com/termsAndConditions#vor","page":"805-813","source":"DOI.org (Crossref)","title":"A 2‐year follow‐up of rehabilitation after ACL reconstruction using patellar tendon or hamstring tendon grafts: a prospective randomised outcome study","title-short":"A 2‐year follow‐up of rehabilitation after ACL reconstruction using patellar tendon or hamstring tendon grafts","volume":"18","author":[{"family":"Heijne","given":"Annette"},{"family":"Werner","given":"Suzanne"}],"issued":{"date-parts":[["2010",6]]}}},{"id":135,"uris":["http://zotero.org/users/21878105/items/IVECMHPJ"],"itemData":{"id":135,"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1.\nMethods: Seventy-two patients with subacute or chronic rupture of the anterior cruciate ligament were randomly assigned to autograft reconstruction with 4-strand gracilis and semitendinosus tendon (HAM) (N 5 37) or with patellar tendon–bone (PTB) (N 5 35) from the ipsilateral side. Outcome measurements were the Cincinnati knee score, single-legged hop tests, isokinetic muscle strength tests, pain, knee joint laxity test (KT-1000 arthrometer), and a radiologic evaluation (Kellgren and Lawrence) at 10-year follow-up.\nResults: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5 .27). For the uninvolved knee, the corresponding numbers were 28% and 22% (P 5 .62).\nConclusion: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surgery.","container-title":"The American Journal of Sports Medicine","DOI":"10.1177/0363546509350301","ISSN":"0363-5465, 1552-3365","issue":"3","journalAbbreviation":"Am J Sports Med","language":"en","license":"https://journals.sagepub.com/page/policies/text-and-data-mining-license","page":"448-454","source":"DOI.org (Crossref)","title":"No Difference in Knee Function or Prevalence of Osteoarthritis after Reconstruction of the Anterior Cruciate Ligament with 4-Strand Hamstring Autograft versus Patellar Tendon—Bone Autograft: A Randomized Study with 10-Year Follow-up","title-short":"No Difference in Knee Function or Prevalence of Osteoarthritis after Reconstruction of the Anterior Cruciate Ligament with 4-Strand Hamstring Autograft versus Patellar Tendon—Bone Autograft","volume":"38","author":[{"family":"Holm","given":"Inger"},{"family":"Øiestad","given":"Britt Elin"},{"family":"Risberg","given":"May Arna"},{"family":"Aune","given":"Arne Kristian"}],"issued":{"date-parts":[["2010",3]]}}},{"id":137,"uris":["http://zotero.org/users/21878105/items/6IFJFK9P"],"itemData":{"id":137,"type":"article-journal","abstract":"Purpose\n              To evaluate the clinical results of anterior cruciate ligament (ACL) reconstruction in patients with ACL‐deficient knee in 2 similar groups of patients.\n            \n            \n              Type of study\n              A prospective randomized comparison of patellar tendon (PT) versus semitendinosus and gracilis tendon (STG) autografts for ACL reconstruction.\n            \n            \n              Methods\n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(χ‐square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examination.\n            \n            \n              Results\n              \n                At a mean follow‐up of 81 months, there was no significant difference between the 2 groups with respect to subjective complaints (recurrent giving way, functional level) or objective laxity evaluation, including KT‐1000 measurement or return to sports. Loss of extension of ≤5° was greater in the PT group (12 patients, 30\n                %\n                ) than in the STG group (8 patients, 17\n                %\n                ). There was loss of flexion of ≤15° in 5 patients (12\n                %\n                ) in the PT group and 1 patient (2.2\n                %\n                ) in the STG group. Anterior knee pain was recorded in 10 patients (24\n                %\n                ) in the PT group and 3 patients (5\n                %\n                ) in the STG group. The Lysholm knee score was 91.6 and 92.7 for the PT and STG groups, respectively, and the Tegner activity score decreased from 8.9 preoperatively for both groups to 7.9 for the PT group and 7.8 for the STG group.\n              \n            \n            \n              Conclusion\n              In this study, the 2 groups had comparable results in terms of patient satisfaction, activity level, and knee function. Our study showed that patellofemoral problems and loss of knee motion are more frequent in patients with PT grafts than in those with STG grafts.\n            \n            \n              Level of evidence\n              Level I, Randomized Controlled Trial.","container-title":"Arthroscopy","DOI":"10.1016/j.arthro.2004.12.002","ISSN":"0749-8063, 1526-3231","issue":"4","journalAbbreviation":"Arthroscopy","language":"en","license":"http://onlinelibrary.wiley.com/termsAndConditions#vor","page":"412-417","source":"DOI.org (Crossref)","title":"Clinical evaluation of arthroscopically assisted anterior cruciate ligament reconstruction: Patellar tendon versus gracilis and semitendinosus autograft","title-short":"Clinical evaluation of arthroscopically assisted anterior cruciate ligament reconstruction","volume":"21","author":[{"family":"Ibrahim","given":"Samir Abdul‐Razik"},{"family":"Al‐Kussary","given":"Ibrahim Mohamed"},{"family":"Al‐Misfer","given":"Abdul Rahman Khalid"},{"family":"Al‐Mutairi","given":"Hussein Quwaian"},{"family":"Ghafar","given":"Sami Abdul"},{"family":"Noor","given":"Tarkek Abo El"}],"issued":{"date-parts":[["2005",4]]}}},{"id":138,"uris":["http://zotero.org/users/21878105/items/QTKP5MEP"],"itemData":{"id":138,"type":"article-journal","abstract":"Purpose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walking.","container-title":"Knee Surgery, Sports Traumatology, Arthroscopy","DOI":"10.1007/s00167-016-4229-4","ISSN":"0942-2056, 1433-7347","issue":"10","journalAbbreviation":"Knee Surg Sports Traumatol Arthrosc","language":"en","page":"3155-3162","source":"DOI.org (Crossref)","title":"Anatomic single-bundle anterior cruciate ligament reconstruction improves walking economy: hamstrings tendon versus patellar tendon grafts","title-short":"Anatomic single-bundle anterior cruciate ligament reconstruction improves walking economy","volume":"25","author":[{"family":"Iliopoulos","given":"Efthymios"},{"family":"Galanis","given":"Nikiforos"},{"family":"Zafeiridis","given":"Andreas"},{"family":"Iosifidis","given":"Michael"},{"family":"Papadopoulos","given":"Pericles"},{"family":"Potoupnis","given":"Michael"},{"family":"Geladas","given":"Nikolaos"},{"family":"Vrabas","given":"Ioannis S."},{"family":"Kirkos","given":"John"}],"issued":{"date-parts":[["2017",10]]}}},{"id":141,"uris":["http://zotero.org/users/21878105/items/5C4ZDZJA"],"itemData":{"id":141,"type":"article-journal","abstract":"Background: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trial.\nMethods: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months.\nResults: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scores.\nConclusion: Equal results were seen for patellar and hamstring tendon autograft anterior cruciate ligament reconstructions at 2 years after surgery. Both techniques seem to improve patients’ performance. © 2003 American Orthopaedic Society for Sports Medicine","container-title":"The American Journal of Sports Medicine","DOI":"10.1177/03635465030310010501","ISSN":"0363-5465, 1552-3365","issue":"1","journalAbbreviation":"Am J Sports Med","language":"en","license":"https://journals.sagepub.com/page/policies/text-and-data-mining-license","page":"12-18","source":"DOI.org (Crossref)","title":"A Prospective Randomized Study of Patellar versus Hamstring Tendon Autografts for Anterior Cruciate Ligament Reconstruction","volume":"31","author":[{"family":"Jansson","given":"Kim A."},{"family":"Linko","given":"Eric"},{"family":"Sandelin","given":"Jerker"},{"family":"Harilainen","given":"Arsi"}],"issued":{"date-parts":[["2003",1]]}}},{"id":143,"uris":["http://zotero.org/users/21878105/items/4MWK6XPB"],"itemData":{"id":143,"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patients.\nMethods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test.\nResults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postoperatively.\nConclusion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results.","container-title":"International Orthopaedics","DOI":"10.1007/s00264-014-2495-7","ISSN":"0341-2695, 1432-5195","issue":"1","journalAbbreviation":"International Orthopaedics (SICOT)","language":"en","page":"125-130","source":"DOI.org (Crossref)","title":"A comparison of ACL reconstruction using patellar tendon versus hamstring autograft in female patients: a prospective randomised study","title-short":"A comparison of ACL reconstruction using patellar tendon versus hamstring autograft in female patients","volume":"39","author":[{"family":"Kautzner","given":"Jakub"},{"family":"Kos","given":"Petr"},{"family":"Hanus","given":"Martin"},{"family":"Trc","given":"Tomas"},{"family":"Havlas","given":"Vojtech"}],"issued":{"date-parts":[["2015",1]]}}},{"id":145,"uris":["http://zotero.org/users/21878105/items/SW8WKXFS"],"itemData":{"id":145,"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signiﬁcant differences in clinical outcome and knee stability between both groups.","container-title":"Archives of Orthopaedic and Trauma Surgery","DOI":"10.1007/s00402-015-2386-4","ISSN":"0936-8051, 1434-3916","issue":"4","journalAbbreviation":"Arch Orthop Trauma Surg","language":"en","page":"521-525","source":"DOI.org (Crossref)","title":"No significant difference in clinical outcome and knee stability between patellar tendon and semitendinosus tendon in anterior cruciate ligament reconstruction","volume":"136","author":[{"family":"Konrads","given":"Christian"},{"family":"Reppenhagen","given":"Stephan"},{"family":"Plumhoff","given":"Piet"},{"family":"Hoberg","given":"Maik"},{"family":"Rudert","given":"Maximilian"},{"family":"Barthel","given":"Thomas"}],"issued":{"date-parts":[["2016",4]]}}},{"id":146,"uris":["http://zotero.org/users/21878105/items/73FRGBMT"],"itemData":{"id":146,"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stability.\nResults: Fifteen patients in bone-patellar tendon-bone graft (two lost to follow-up) and thirteen patients used 6-strand hamstring tendons(four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kneeling.\nConclusion: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life-style.","language":"en","source":"Zotero","title":"Clinical Comparison between Six-Strand Hamstring Tendon and Patellar Tendon Autograft in Arthroscopic Anterior Cruciate Ligament Reconstruction: A Prospective, Randomized Clinical Trial","author":[{"family":"Laoruengthana","given":"Artit"},{"family":"Pattayakorn","given":"Somsak"},{"family":"Chotanaputhi","given":"Thanainit"},{"family":"Kosiyatrakul","given":"Arkaphat"}]}},{"id":148,"uris":["http://zotero.org/users/21878105/items/SMPSCMS6"],"itemData":{"id":148,"type":"article-journal","abstract":"Purpose\n              The aim of this study was to compare the results after arthroscopic anterior cruciate ligament (ACL) reconstruction using central‐third, bone‐patellar tendon‐bone (BPTB group), 3‐strand semitendinosus (ST group), or 4‐strand semitendinosus/gracilis (ST/G group) autografts.\n            \n            \n              Type of study\n              Prospective randomized trial.\n            \n            \n              Methods\n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test.\n            \n            \n              Results\n              \n                At follow‐up, the knee‐walking test was significantly worse in the BPTB group than in the ST group (\n                P\n                = .0004) and ST/G group (\n                P\n                &lt; .0001). Furthermore, the knee‐walking test was significantly worse at follow‐up than preoperatively in the BPTB group (\n                P\n                &lt; .0001). The corresponding findings were not made in the other 2 groups. A significant reduction in knee laxity and an increase in activity level compared with the preoperative assessments were found in all 3 groups, without any significant differences between the groups.\n              \n            \n            \n              Conclusions\n              Two years after ACL reconstruction, the use of ST and ST/G autografts rendered significantly less discomfort during the knee‐walking test than the use of BPTB autografts. However, in terms of functional outcome and knee laxity, the groups displayed no significant differences.\n            \n            \n              Level of evidence\n              Level I.","container-title":"Arthroscopy","DOI":"10.1016/j.arthro.2004.09.014","ISSN":"0749-8063, 1526-3231","issue":"1","journalAbbreviation":"Arthroscopy","language":"en","license":"http://onlinelibrary.wiley.com/termsAndConditions#vor","page":"34-42","source":"DOI.org (Crossref)","title":"A prospective randomized comparison of bone‐patellar tendon‐bone and hamstring grafts for anterior cruciate ligament reconstruction","volume":"21","author":[{"family":"Laxdal","given":"Gauti"},{"family":"Kartus","given":"Jüri"},{"family":"Hansson","given":"Leif"},{"family":"Heidvall","given":"Mats"},{"family":"Ejerhed","given":"Lars"},{"family":"Karlsson","given":"Jon"}],"issued":{"date-parts":[["2005",1]]}}},{"id":152,"uris":["http://zotero.org/users/21878105/items/8TRHPNS2"],"itemData":{"id":152,"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1.\nMethods: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reconstruction.\nResults: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groups.\nConclusion: Seven years after ACL reconstruction, the subjective and objective outcomes were similar after using the centralthird BTB autograft and triple/quadruple ST autograft. Furthermore, no difference in terms of donor-site morbidity was found between the 2 groups.","container-title":"The American Journal of Sports Medicine","DOI":"10.1177/0363546506298275","ISSN":"0363-5465, 1552-3365","issue":"5","journalAbbreviation":"Am J Sports Med","language":"en","license":"https://journals.sagepub.com/page/policies/text-and-data-mining-license","page":"740-748","source":"DOI.org (Crossref)","title":"Patellar Tendon or Semitendinosus Tendon Autografts for Anterior Cruciate Ligament Reconstruction","volume":"35","author":[{"family":"Liden","given":"Mattias"},{"family":"Ejerhed","given":"Lars"},{"family":"Sernert","given":"Ninni"},{"family":"Laxdal","given":"Gauti"},{"family":"Kartus","given":"Jüri"}],"issued":{"date-parts":[["2007",5]]}}},{"id":154,"uris":["http://zotero.org/users/21878105/items/6LH84PGG"],"itemData":{"id":154,"type":"article-journal","abstract":"Background:\n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reconstruction.\n            \n            \n              Purpose/Hypothesis:\n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follow-up.\n            \n            \n              Study Design:\n              Randomized controlled trial; Level of evidence, 1.\n            \n            \n              Methods:\n              \n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mm/s\n                2\n                . At the last follow-up, patients also underwent a radiographic evaluation to assess the incidence of tibiofemoral and patellofemoral OA.\n              \n            \n            \n              Results:\n              \n                PROM scores were collected from 61 patients (81%) at a mean follow-up of 23.0 ± 1.1 years. Of the 75 patients, 37 (49%) completed the clinical evaluation, and 35 (47%) had radiographs obtained. Regarding the PROMs, the HT + LET group showed a slightly higher Tegner score than the BPTB group (\n                P\n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(\n                P\n                = .049). The BPTB group showed a higher patellofemoral OA rate than the HT + LET group (\n                P\n                = .029). There was no difference in the incidence of lateral OA between the 3 techniques.\n              \n            \n            \n              Conclusion:\n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group.","container-title":"Orthopaedic Journal of Sports Medicine","DOI":"10.1177/23259671241302348","ISSN":"2325-9671, 2325-9671","issue":"1","journalAbbreviation":"Orthopaedic Journal of Sports Medicine","language":"en","page":"23259671241302348","source":"DOI.org (Crossref)","title":"Long-term Outcomes After Anterior Cruciate Ligament Reconstruction With 3 Different Surgical Techniques: A Prospective Randomized Clinical and Radiographic Evaluation at a Minimum of 20 Years’ Follow-up","title-short":"Long-term Outcomes After Anterior Cruciate Ligament Reconstruction With 3 Different Surgical Techniques","volume":"13","author":[{"family":"Lucidi","given":"Gian Andrea"},{"family":"Agostinone","given":"Piero"},{"family":"Di Paolo","given":"Stefano"},{"family":"Dal Fabbro","given":"Giacomo"},{"family":"Serra","given":"Margherita"},{"family":"Viotto","given":"Marianna"},{"family":"Grassi","given":"Alberto"},{"family":"Zaffagnini","given":"Stefano"}],"issued":{"date-parts":[["2025",1]]}}},{"id":155,"uris":["http://zotero.org/users/21878105/items/MQPLQABR"],"itemData":{"id":155,"type":"article-journal","abstract":"Introduction: This study aimed to compare the changes in bone mineral density (BMD) of three different ACL reconstruction (ACLR) techniques and its association with early clinical and functional outcomes.\nMethods: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post-reconstruction.\nResults: There was a signiﬁcant bone loss at the injured knee and hip at 3 and 5 months which was reversible at the knee, but not at the hip, at 1 year post-operation. There was a signiﬁcant improvement of early clinical and functional outcomes at 1 year. No signiﬁcant differences in bone loss was detected among different surgical techniques, except BMD loss at the femoral neck, though a trend of greater BMD loss in the HT-SB group at 5 months after reconstruction was observed. There was a signiﬁcant positive correlation between BMD at the distal femur and the single-leg hop distance at 1 year.\nConclusion: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 © 2012 Elsevier B.V. All rights reserved.","container-title":"The Knee","DOI":"10.1016/j.knee.2012.02.005","ISSN":"09680160","issue":"6","journalAbbreviation":"The Knee","language":"en","license":"https://www.elsevier.com/tdm/userlicense/1.0/","page":"779-785","source":"DOI.org (Crossref)","title":"A randomized controlled trial comparing bone mineral density changes of three different ACL reconstruction techniques","volume":"19","author":[{"family":"Lui","given":"Pauline Po Yee"},{"family":"Cheng","given":"Ying Ying"},{"family":"Yung","given":"Shu Hang"},{"family":"Hung","given":"Aaron See Long"},{"family":"Chan","given":"Kai Ming"}],"issued":{"date-parts":[["2012",12]]}}},{"id":162,"uris":["http://zotero.org/users/21878105/items/9K9FQD3B"],"itemData":{"id":162,"type":"article-journal","abstract":"Background: Most of the previous comparative studies between patellar tendon and hamstring tendon anterior cruciate ligament grafts compared grafts of different constructs fixed with different methods.\nPurpose: To compare patellar tendon and hamstring tendon grafts with the same fixation method used to reconstruct the anterior cruciate ligament. Study Design: Randomized controlled trial; Level of evidence, 1.\nMethods: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forms.\nResults: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.0045).\nConclusion: Bone-hamstring-bone grafts were shown to reduce the risk of problems at the graft harvest site compared to bone–patellar tendon–bone grafts, with comparable results in the remaining clinical parameters tested.","container-title":"The American Journal of Sports Medicine","DOI":"10.1177/0363546505279919","ISSN":"0363-5465, 1552-3365","issue":"2","journalAbbreviation":"Am J Sports Med","language":"en","license":"https://journals.sagepub.com/page/policies/text-and-data-mining-license","page":"213-219","source":"DOI.org (Crossref)","title":"A Comparison of Bone-Patellar Tendon-Bone and Bone-Hamstring Tendon-Bone Autografts for Anterior Cruciate Ligament Reconstruction","volume":"34","author":[{"family":"Matsumoto","given":"Akio"},{"family":"Yoshiya","given":"Shinichi"},{"family":"Muratsu","given":"Hirotsugu"},{"family":"Yagi","given":"Masayoshi"},{"family":"Iwasaki","given":"Yasunobu"},{"family":"Kurosaka","given":"Masahiro"},{"family":"Kuroda","given":"Ryosuke"}],"issued":{"date-parts":[["2006",2]]}}},{"id":166,"uris":["http://zotero.org/users/21878105/items/WNFQC9LF"],"itemData":{"id":166,"type":"article-journal","abstract":"Clinical Relevance: This article reports on the complications/ adverse events that were prospectively identiﬁed up to 2 years postoperatively, in a deﬁned patient population participating in a large double-blind randomized clinical trial comparing PT, singlebundle hamstring, and DB hamstring reconstructions for ACL rupture.","container-title":"Clinical Journal of Sport Medicine","DOI":"10.1097/JSM.0000000000000202","ISSN":"1050-642X","issue":"3","language":"en","page":"182-189","source":"DOI.org (Crossref)","title":"Complications and Adverse Events of a Randomized Clinical Trial Comparing 3 Graft Types for ACL Reconstruction","volume":"26","author":[{"family":"Mohtadi","given":"Nicholas"},{"family":"Barber","given":"Rhamona"},{"family":"Chan","given":"Denise"},{"family":"Paolucci","given":"Elizabeth Oddone"}],"issued":{"date-parts":[["2016",5]]}}},{"id":168,"uris":["http://zotero.org/users/21878105/items/FUF4QFJ3"],"itemData":{"id":168,"type":"article-journal","abstract":"Introduction: The temporal structure of gait variability has shown that healthy human gait exhibits longrange correlations and deterministic properties which allow the neuromuscular system to be ﬂexible and adaptable to stresses. Pathology results in deterioration of these properties. We examined structure of gait variability after ACL reconstruction with either BPTB or quadrupled ST/G tendon autografts.","container-title":"Gait &amp; Posture","DOI":"10.1016/j.gaitpost.2010.04.008","ISSN":"09666362","issue":"2","journalAbbreviation":"Gait &amp; Posture","language":"en","license":"https://www.elsevier.com/tdm/userlicense/1.0/","page":"169-175","source":"DOI.org (Crossref)","title":"Anterior cruciate ligament reconstruction results in alterations in gait variability","volume":"32","author":[{"family":"Moraiti","given":"Constantina O."},{"family":"Stergiou","given":"Nicholas"},{"family":"Vasiliadis","given":"Haris S."},{"family":"Motsis","given":"Eustathios"},{"family":"Georgoulis","given":"Anastasios"}],"issued":{"date-parts":[["2010",6]]}}},{"id":173,"uris":["http://zotero.org/users/21878105/items/W7EA3YBX"],"itemData":{"id":173,"type":"article-journal","abstract":"Purpose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stabilisation.","container-title":"International Orthopaedics","DOI":"10.1007/s00264-014-2513-9","ISSN":"0341-2695, 1432-5195","issue":"3","journalAbbreviation":"International Orthopaedics (SICOT)","language":"en","page":"527-534","source":"DOI.org (Crossref)","title":"Anterior cruciate ligament reconstruction and return to sport activity: postural control as the key to success","title-short":"Anterior cruciate ligament reconstruction and return to sport activity","volume":"39","author":[{"family":"Papalia","given":"Rocco"},{"family":"Franceschi","given":"Francesco"},{"family":"Tecame","given":"Andrea"},{"family":"D’Adamio","given":"Stefano"},{"family":"Maffulli","given":"Nicola"},{"family":"Denaro","given":"Vincenzo"}],"issued":{"date-parts":[["2015",3]]}}},{"id":175,"uris":["http://zotero.org/users/21878105/items/V26FCAQD"],"itemData":{"id":175,"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2.\nMethods: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intervals.\nResults: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grafts.\nConclusions: It is possible to obtain excellent results with both HT and PT autografts. We recommend HT reconstructions to our patients because of decreased harvest-site symptoms and radiographic osteoarthritis.","container-title":"The American Journal of Sports Medicine","DOI":"10.1177/0363546506296042","ISSN":"0363-5465, 1552-3365","issue":"4","journalAbbreviation":"Am J Sports Med","language":"en","license":"https://journals.sagepub.com/page/policies/text-and-data-mining-license","page":"564-574","source":"DOI.org (Crossref)","title":"A 10-Year Comparison of Anterior Cruciate Ligament Reconstructions with Hamstring Tendon and Patellar Tendon Autograft: A Controlled, Prospective Trial","title-short":"A 10-Year Comparison of Anterior Cruciate Ligament Reconstructions with Hamstring Tendon and Patellar Tendon Autograft","volume":"35","author":[{"family":"Pinczewski","given":"Leo A."},{"family":"Lyman","given":"Jeffrey"},{"family":"Salmon","given":"Lucy J."},{"family":"Russell","given":"Vivianne J."},{"family":"Roe","given":"Justin"},{"family":"Linklater","given":"James"}],"issued":{"date-parts":[["2007",4]]}}},{"id":176,"uris":["http://zotero.org/users/21878105/items/A68Y8K8K"],"itemData":{"id":176,"type":"article-journal","abstract":"Background: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grafts.\nPurpose: To compare the results after using either BPTB grafts or hamstring tendon grafts 18 years after ACL reconstruction. Study Design: Randomized controlled trial; Level of evidence 2.\nMethods: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outcomes.\nResults: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.002).\nConclusion: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osteoarthritis.","container-title":"The American Journal of Sports Medicine","DOI":"10.1177/03635465241271524","ISSN":"0363-5465, 1552-3365","issue":"11","journalAbbreviation":"Am J Sports Med","language":"en","page":"2750-2757","source":"DOI.org (Crossref)","title":"Reduced Knee Flexion Strength 18 Years After ACL Reconstruction With Hamstring Tendon Versus Patellar Tendon","volume":"52","author":[{"family":"Popovic","given":"Marko"},{"family":"Myhre","given":"Julie Rike"},{"family":"Holen","given":"Julie Iren Haugseth"},{"family":"Gifstad","given":"Tone"},{"family":"Strand","given":"Ingebjorg Lokensgard"},{"family":"Strand","given":"Torbjorn"},{"family":"Mo","given":"Ingunn Fleten"},{"family":"Fischer-Bredenbeck","given":"Cornelia"},{"family":"Drogset","given":"Jon Olav"}],"issued":{"date-parts":[["2024",9]]}}},{"id":181,"uris":["http://zotero.org/users/21878105/items/XKSBF2VN"],"itemData":{"id":181,"type":"article-journal","abstract":"Background: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2.\nMethods: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patients.\nResults: At the 17-year follow-up, no statistically significant differences were seen with respect to graft failure (2 reruptures in the semitendinosus and gracilis tendon [STG] group [6.3%] and 3 reruptures in the PT group [9.4%]) and functional outcome. Increased instrumented laxity (.3 mm) measured with KT-1000 arthrometer was seen in significantly more patients in the STG group (8 in the STG group compared with 2 in the PT group; P = .03) with a mean side-to-side difference of 2.17 6 1.86 mm in the STG group compared with 1.33 6 1.93 mm in the PT group. A significant difference was found in frequency of knee osteoarthritis (OA)—100% in the PT group compared with 71% in the STG group (P = .004). Patients in the PT group tended to have higher grade OA according to the IKDC grading system, with an average grade of 1.46 in the PT group compared with 1 in the STG group (P = .055). The degenerative changes in the PT group were more common in the medial and patellofemoral compartments (P = .003 and P = .04, respectively).\nConclusion: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group.","container-title":"The American Journal of Sports Medicine","DOI":"10.1177/0363546518768768","ISSN":"0363-5465, 1552-3365","issue":"8","journalAbbreviation":"Am J Sports Med","language":"en","page":"1800-1808","source":"DOI.org (Crossref)","title":"Long-term Comparison of Semitendinosus and Gracilis Tendon Versus Patellar Tendon Autografts for Anterior Cruciate Ligament Reconstruction: A 17-Year Follow-up of a Randomized Controlled Trial","title-short":"Long-term Comparison of Semitendinosus and Gracilis Tendon Versus Patellar Tendon Autografts for Anterior Cruciate Ligament Reconstruction","volume":"46","author":[{"family":"Sajovic","given":"Matjaz"},{"family":"Stropnik","given":"Domen"},{"family":"Skaza","given":"Katja"}],"issued":{"date-parts":[["2018",7]]}}},{"id":184,"uris":["http://zotero.org/users/21878105/items/CUVGWLTN"],"itemData":{"id":184,"type":"article-journal","abstract":"Purpose\n              To compare clinical outcomes of knee anterior cruciate ligament (ACL) autograft reconstruction using all‐inside quadrupled semitendinosus (AIST) versus bone–patellar tendon–bone (BPTB) in a high‐risk athletic population 24 years or younger.\n            \n            \n              Methods\n              \n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(\n                P\n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(\n                P\n                 = .049), 3 (\n                P\n                 = .004), and 7 (\n                P\n                 = .015) and had significantly greater kneeling pain at 2 years (\n                P\n                &lt; .019). A return to sport questionnaire at 2 years revealed no significant difference between the groups for returning to preoperative level of sport activity (83% AIST, 74% BPTB;\n                P\n                 = .415). Two graft retears (7%;\n                P\n                 = .222) occurred in the AIST group. Three patients in the BPTB group experienced ACL tears in the contralateral knee (9%;\n                P\n                 = .239).\n              \n            \n            \n              Conclusions\n              ACL reconstruction with an all‐inside quadrupled semitendinosus autograft construct is equivalent to patellar BPTB autograft based on KT‐1000 stability testing in athletes 24 years or younger.\n            \n            \n              Level of Evidence\n              randomized controlled trial with 92% 2‐year follow‐up, Level I.","container-title":"Arthroscopy","DOI":"10.1016/j.arthro.2020.01.048","ISSN":"0749-8063, 1526-3231","issue":"6","journalAbbreviation":"Arthroscopy","language":"en","license":"http://onlinelibrary.wiley.com/termsAndConditions#vor","page":"1629-1646","source":"DOI.org (Crossref)","title":"All‐Inside Quadrupled Semitendinosus Autograft Shows Stability Equivalent to Patellar Tendon Autograft Anterior Cruciate Ligament Reconstruction: Randomized Controlled Trial in Athletes 24 Years or Younger","title-short":"All‐Inside Quadrupled Semitendinosus Autograft Shows Stability Equivalent to Patellar Tendon Autograft Anterior Cruciate Ligament Reconstruction","volume":"36","author":[{"family":"Smith","given":"Patrick A."},{"family":"Cook","given":"Corey S."},{"family":"Bley","given":"Jordan A."}],"issued":{"date-parts":[["2020",6]]}}},{"id":186,"uris":["http://zotero.org/users/21878105/items/9Z8DYELS"],"itemData":{"id":186,"type":"article-journal","abstract":"Background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ACLR.","container-title":"The Lancet Regional Health - Europe","DOI":"10.1016/j.lanepe.2025.101561","ISSN":"26667762","journalAbbreviation":"The Lancet Regional Health - Europe","language":"en","page":"101561","source":"DOI.org (Crossref)","title":"Anterior cruciate ligament reconstruction combined with anterolateral ligament reconstruction using hamstring autograft versus anterior cruciate ligament reconstruction using bone–patellar tendon–bone autograft: a randomised controlled trial with 5-year follow-up","title-short":"Anterior cruciate ligament reconstruction combined with anterolateral ligament reconstruction using hamstring autograft versus anterior cruciate ligament reconstruction using bone–patellar tendon–bone autograft","volume":"62","author":[{"family":"Sonnery-Cottet","given":"Bertrand"},{"family":"Carrozzo","given":"Alessandro"},{"family":"Poilvache","given":"Hervé"},{"family":"Fayard","given":"Jean-Marie"},{"family":"Freychet","given":"Benjamin"},{"family":"Thaunat","given":"Mathieu"},{"family":"Vieira","given":"Thais Dutra"},{"family":"Saithna","given":"Adnan"},{"family":"Hager","given":"Jean Philippe"},{"family":"Fournier","given":"Yann"},{"family":"Bondoux","given":"Louka"},{"family":"Loursac","given":"Romain"},{"family":"Capel","given":"Olivier"},{"family":"Lucidi","given":"Ambre"},{"family":"Chamoux","given":"Julien"},{"family":"Kajetanek","given":"Charles"},{"family":"Pioger","given":"Charles"},{"family":"Vigne","given":"Gregory"},{"family":"De Paulis","given":"Damien"}],"issued":{"date-parts":[["2026",3]]}}},{"id":189,"uris":["http://zotero.org/users/21878105/items/XAP3NCPA"],"itemData":{"id":189,"type":"article-journal","abstract":"Background: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1.\nMethods: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orientation.\nResults: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orientation.\nConclusion: Hamstring and patellar tendon autografts provide similar objective, subjective, and functional outcomes when assessed at least 2 years after anterior cruciate ligament reconstruction.","container-title":"The American Journal of Sports Medicine","DOI":"10.1177/0363546509339577","ISSN":"0363-5465, 1552-3365","issue":"10","journalAbbreviation":"Am J Sports Med","language":"en","license":"https://journals.sagepub.com/page/policies/text-and-data-mining-license","page":"1946-1957","source":"DOI.org (Crossref)","title":"Patellar Tendon Versus Hamstring Tendon Autografts for Anterior Cruciate Ligament Reconstruction: A Randomized Controlled Trial Using Similar Femoral and Tibial Fixation Methods","title-short":"Patellar Tendon Versus Hamstring Tendon Autografts for Anterior Cruciate Ligament Reconstruction","volume":"37","author":[{"family":"Taylor","given":"Dean C."},{"family":"DeBerardino","given":"Thomas M."},{"family":"Nelson","given":"Bradley J."},{"family":"Duffey","given":"Michele"},{"family":"Tenuta","given":"Joachim"},{"family":"Stoneman","given":"Paul D."},{"family":"Sturdivant","given":"Rodney X."},{"family":"Mountcastle","given":"Sally"}],"issued":{"date-parts":[["2009",10]]}}},{"id":194,"uris":["http://zotero.org/users/21878105/items/GG5WAD6Y"],"itemData":{"id":194,"type":"article-journal","abstract":"Abstract\n            \n              Radiographic tibial and femoral bone tunnel enlargement has been demonstrated following anterior cruciate ligament (ACL) reconstruction. This study investigated whether bone tunnel enlargement differs between four‐strand hamstring (HS) and patellar tendon (PT) ACL reconstructions over the course of a 2‐year follow‐up. Patients undergoing primary ACL reconstruction (\n              n\n              =65) were randomised to receive either a PT or HS autograft. Femoral fixation in both groups was by means of an Endobutton. On the tibial side the PT grafts were fixed using a metallic interference screw, and the HS tendons by sutures tied to a fixation post. The PT grafts were inserted such that the proximal end of the distal bone block was within 10 mm of the tibial articular surface, resulting in a portion of free patellar tendon in the femoral tunnel immediately proximal to the articular surface. Patients were reviewed after 4 months and 1 and 2 years. Tunnel enlargement was determined by measuring the widths of the femoral and tibial tunnels with a digital caliper in both lateral and anteroposterior radiographs. Because of the presence of the interference screw and the proximity of the bone block to the tibial articular surface, the tibial tunnel could not be reliably measured in the PT group. Measurements were corrected for magnification, and changes in tunnel width were recorded relative to the diameters drilled at surgery. Standard clinical measures were also noted. In 32% of patients in the PT group there was femoral tunnel obliteration from 4 months onwards. For the other patients there was a significantly greater increase in femoral tunnel width in the HS group than in the PT group at each follow‐up, but no significant change with time. There was also a marked increase in tibial tunnel width in the HS group at 4 months but not thereafter. There was no relationship between tunnel enlargement and clinical measurements. Although tunnel enlargement is more common and greater with HS grafts, it does not appear to affect the clinical outcome in the first 2 postoperative years. Femoral suspensory fixation does not in itself appear to be the principal cause of femoral tunnel enlargement, at least for PT grafts.","container-title":"Knee Surgery, Sports Traumatology, Arthroscopy","DOI":"10.1007/s001670100191","ISSN":"0942-2056, 1433-7347","issue":"2","journalAbbreviation":"Knee surg. sports traumatol. arthrosc.","language":"en","license":"http://onlinelibrary.wiley.com/termsAndConditions#vor","page":"86-91","source":"DOI.org (Crossref)","title":"Bone tunnel enlargement following anterior cruciate ligament reconstruction: a randomised comparison of hamstring and patellar tendon grafts with 2‐year follow‐up","title-short":"Bone tunnel enlargement following anterior cruciate ligament reconstruction","volume":"9","author":[{"family":"Webster","given":"K.E."},{"family":"Feller","given":"J.A."},{"family":"Hameister","given":"K.A."}],"issued":{"date-parts":[["2001",3]]}}},{"id":195,"uris":["http://zotero.org/users/21878105/items/VQIVW9WB"],"itemData":{"id":195,"type":"article-journal","abstract":"Purpose\n              To analyze the long‐term evaluation of clinical, functional, and magnetic resonance imaging (MRI) results after implant‐free press‐fit anterior cruciate ligament (ACL) reconstruction with bone–patella tendon (BPT) versus quadrupled hamstring tendon (HT) grafts.\n            \n            \n              Methods\n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radiologist.\n            \n            \n              Results\n              \n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(1.5/1.1,\n                P\n                = .002), knee walking (1.72/1.14,\n                P\n                = .002), and single‐leg hop test (95.8%/99.1%,\n                P\n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similar.\n              \n            \n            \n              Conclusions\n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walking.\n            \n            \n              Level of Evidence\n              Level II, prospective comparative study.","container-title":"Arthroscopy","DOI":"10.1016/j.arthro.2011.01.015","ISSN":"0749-8063, 1526-3231","issue":"5","journalAbbreviation":"Arthroscopy","language":"en","license":"http://onlinelibrary.wiley.com/termsAndConditions#vor","page":"653-665","source":"DOI.org (Crossref)","title":"Anterior Cruciate Ligament Reconstruction Using Patellar Tendon Versus Hamstring Tendon: A Prospective Comparative Study With 9‐Year Follow‐Up","title-short":"Anterior Cruciate Ligament Reconstruction Using Patellar Tendon Versus Hamstring Tendon","volume":"27","author":[{"family":"Wipfler","given":"Benjamin"},{"family":"Donner","given":"Stefanie"},{"family":"Zechmann","given":"Christian M."},{"family":"Springer","given":"Jan"},{"family":"Siebold","given":"Rainer"},{"family":"Paessler","given":"Hans Heinrich"}],"issued":{"date-parts":[["2011",5]]}}},{"id":199,"uris":["http://zotero.org/users/21878105/items/7668W4IU"],"itemData":{"id":199,"type":"article-journal","abstract":"Purpose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follow-up.","container-title":"Knee Surgery, Sports Traumatology, Arthroscopy","DOI":"10.1007/s00167-010-1225-y","ISSN":"0942-2056, 1433-7347","issue":"3","journalAbbreviation":"Knee surg. sports traumatol. arthrosc.","language":"en","license":"http://onlinelibrary.wiley.com/termsAndConditions#vor","page":"390-397","source":"DOI.org (Crossref)","title":"Single‐bundle patellar tendon versus non‐anatomical double‐bundle hamstrings ACL reconstruction: a prospective randomized study at 8‐year minimum follow‐up","title-short":"Single‐bundle patellar tendon versus non‐anatomical double‐bundle hamstrings ACL reconstruction","volume":"19","author":[{"family":"Zaffagnini","given":"Stefano"},{"family":"Bruni","given":"Danilo"},{"family":"Marcheggiani Muccioli","given":"Giulio Maria"},{"family":"Bonanzinga","given":"Tommaso"},{"family":"Lopomo","given":"Nicola"},{"family":"Bignozzi","given":"Simone"},{"family":"Marcacci","given":"Maurilio"}],"issued":{"date-parts":[["2011",3]]}}}],"schema":"https://github.com/citation-style-language/schema/raw/master/csl-citation.json"} </w:instrText>
      </w:r>
      <w:r w:rsidR="0086322C">
        <w:fldChar w:fldCharType="separate"/>
      </w:r>
      <w:r w:rsidR="0086322C" w:rsidRPr="0086322C">
        <w:rPr>
          <w:kern w:val="0"/>
        </w:rPr>
        <w:t>(7–9,11,13,17–24,26–29,31,32,34,36,38,39,42–44,46–49,51,52,54,56,57,60,61)</w:t>
      </w:r>
      <w:r w:rsidR="0086322C">
        <w:fldChar w:fldCharType="end"/>
      </w:r>
      <w:ins w:id="450" w:author="Danny" w:date="2026-10-02T16:42:00Z">
        <w:r w:rsidR="0086322C">
          <w:t>, four studies that directly compared outcomes between bone-patellar tendon-bone and quadriceps tendon autografts</w:t>
        </w:r>
      </w:ins>
      <w:ins w:id="451" w:author="Danny" w:date="2026-10-02T16:54:00Z">
        <w:r w:rsidR="0086322C">
          <w:t xml:space="preserve"> </w:t>
        </w:r>
      </w:ins>
      <w:r w:rsidR="0086322C">
        <w:fldChar w:fldCharType="begin"/>
      </w:r>
      <w:r w:rsidR="0086322C">
        <w:instrText xml:space="preserve"> ADDIN ZOTERO_TEMP </w:instrText>
      </w:r>
      <w:r w:rsidR="0086322C">
        <w:fldChar w:fldCharType="separate"/>
      </w:r>
      <w:r w:rsidR="0086322C">
        <w:t>{Citation}</w:t>
      </w:r>
      <w:r w:rsidR="0086322C">
        <w:fldChar w:fldCharType="end"/>
      </w:r>
      <w:ins w:id="452" w:author="Danny" w:date="2026-10-02T16:42:00Z">
        <w:r w:rsidR="0086322C">
          <w:t xml:space="preserve">, seven studies that directly compared hamstring tendon and quadriceps tendon autografts, </w:t>
        </w:r>
      </w:ins>
      <w:ins w:id="453" w:author="Danny" w:date="2026-10-02T16:43:00Z">
        <w:r w:rsidR="0086322C">
          <w:t xml:space="preserve">three studies that directly compared hamstring tendon and peroneus longus tendon autografts, one study that directly compared hamstring tendon autograft with Achilles tendon allograft </w:t>
        </w:r>
      </w:ins>
    </w:p>
    <w:p w14:paraId="5F458123" w14:textId="2245DE08" w:rsidR="000D0736" w:rsidRPr="009A42D0" w:rsidRDefault="009A42D0">
      <w:pPr>
        <w:pStyle w:val="TableCaption"/>
        <w:spacing w:before="120" w:after="120"/>
        <w:pPrChange w:id="454" w:author="Danny" w:date="2026-10-02T14:19:00Z">
          <w:pPr>
            <w:pStyle w:val="BodyText"/>
          </w:pPr>
        </w:pPrChange>
      </w:pPr>
      <w:commentRangeStart w:id="455"/>
      <w:ins w:id="456" w:author="Danny" w:date="2026-10-02T14:19:00Z">
        <w:r>
          <w:lastRenderedPageBreak/>
          <w:t xml:space="preserve">Characteristics of included studies </w:t>
        </w:r>
      </w:ins>
      <w:commentRangeEnd w:id="455"/>
      <w:ins w:id="457" w:author="Danny" w:date="2026-10-02T15:04:00Z">
        <w:r w:rsidR="00FE4480">
          <w:rPr>
            <w:rStyle w:val="CommentReference"/>
            <w:bCs w:val="0"/>
          </w:rPr>
          <w:commentReference w:id="455"/>
        </w:r>
      </w:ins>
    </w:p>
    <w:tbl>
      <w:tblPr>
        <w:tblW w:w="0" w:type="auto"/>
        <w:tblLook w:val="04A0" w:firstRow="1" w:lastRow="0" w:firstColumn="1" w:lastColumn="0" w:noHBand="0" w:noVBand="1"/>
        <w:tblPrChange w:id="458" w:author="Danny" w:date="2026-10-02T14:23:00Z">
          <w:tblPr>
            <w:tblW w:w="5000" w:type="pct"/>
            <w:tblLook w:val="04A0" w:firstRow="1" w:lastRow="0" w:firstColumn="1" w:lastColumn="0" w:noHBand="0" w:noVBand="1"/>
          </w:tblPr>
        </w:tblPrChange>
      </w:tblPr>
      <w:tblGrid>
        <w:gridCol w:w="426"/>
        <w:gridCol w:w="1821"/>
        <w:gridCol w:w="251"/>
        <w:gridCol w:w="567"/>
        <w:gridCol w:w="453"/>
        <w:gridCol w:w="222"/>
        <w:gridCol w:w="908"/>
        <w:gridCol w:w="222"/>
        <w:gridCol w:w="666"/>
        <w:gridCol w:w="644"/>
        <w:gridCol w:w="769"/>
        <w:gridCol w:w="222"/>
        <w:gridCol w:w="644"/>
        <w:gridCol w:w="529"/>
        <w:gridCol w:w="691"/>
        <w:gridCol w:w="251"/>
        <w:gridCol w:w="1161"/>
        <w:gridCol w:w="707"/>
        <w:gridCol w:w="603"/>
        <w:gridCol w:w="1356"/>
        <w:gridCol w:w="222"/>
        <w:gridCol w:w="808"/>
        <w:gridCol w:w="737"/>
        <w:gridCol w:w="912"/>
        <w:tblGridChange w:id="459">
          <w:tblGrid>
            <w:gridCol w:w="426"/>
            <w:gridCol w:w="195"/>
            <w:gridCol w:w="1626"/>
            <w:gridCol w:w="251"/>
            <w:gridCol w:w="428"/>
            <w:gridCol w:w="139"/>
            <w:gridCol w:w="245"/>
            <w:gridCol w:w="208"/>
            <w:gridCol w:w="222"/>
            <w:gridCol w:w="908"/>
            <w:gridCol w:w="124"/>
            <w:gridCol w:w="98"/>
            <w:gridCol w:w="286"/>
            <w:gridCol w:w="380"/>
            <w:gridCol w:w="644"/>
            <w:gridCol w:w="769"/>
            <w:gridCol w:w="222"/>
            <w:gridCol w:w="644"/>
            <w:gridCol w:w="529"/>
            <w:gridCol w:w="691"/>
            <w:gridCol w:w="251"/>
            <w:gridCol w:w="1161"/>
            <w:gridCol w:w="707"/>
            <w:gridCol w:w="603"/>
            <w:gridCol w:w="862"/>
            <w:gridCol w:w="384"/>
            <w:gridCol w:w="110"/>
            <w:gridCol w:w="222"/>
            <w:gridCol w:w="808"/>
            <w:gridCol w:w="737"/>
            <w:gridCol w:w="912"/>
            <w:gridCol w:w="6032"/>
          </w:tblGrid>
        </w:tblGridChange>
      </w:tblGrid>
      <w:tr w:rsidR="000D0736" w:rsidRPr="000D0736" w14:paraId="6CCAF496" w14:textId="77777777" w:rsidTr="00107337">
        <w:trPr>
          <w:trHeight w:val="20"/>
          <w:ins w:id="460" w:author="Danny" w:date="2026-10-02T14:15:00Z"/>
          <w:trPrChange w:id="461" w:author="Danny" w:date="2026-10-02T14:23:00Z">
            <w:trPr>
              <w:trHeight w:val="20"/>
            </w:trPr>
          </w:trPrChange>
        </w:trPr>
        <w:tc>
          <w:tcPr>
            <w:tcW w:w="0" w:type="auto"/>
            <w:vMerge w:val="restart"/>
            <w:tcBorders>
              <w:top w:val="single" w:sz="8" w:space="0" w:color="auto"/>
              <w:left w:val="nil"/>
              <w:bottom w:val="single" w:sz="4" w:space="0" w:color="auto"/>
              <w:right w:val="nil"/>
            </w:tcBorders>
            <w:shd w:val="clear" w:color="auto" w:fill="auto"/>
            <w:vAlign w:val="center"/>
            <w:hideMark/>
            <w:tcPrChange w:id="462" w:author="Danny" w:date="2026-10-02T14:23:00Z">
              <w:tcPr>
                <w:tcW w:w="142" w:type="pct"/>
                <w:gridSpan w:val="2"/>
                <w:vMerge w:val="restart"/>
                <w:tcBorders>
                  <w:top w:val="nil"/>
                  <w:left w:val="nil"/>
                  <w:bottom w:val="single" w:sz="4" w:space="0" w:color="auto"/>
                  <w:right w:val="nil"/>
                </w:tcBorders>
                <w:shd w:val="clear" w:color="auto" w:fill="auto"/>
                <w:vAlign w:val="center"/>
                <w:hideMark/>
              </w:tcPr>
            </w:tcPrChange>
          </w:tcPr>
          <w:p w14:paraId="1041614B" w14:textId="77777777" w:rsidR="000D0736" w:rsidRPr="000D0736" w:rsidRDefault="000D0736">
            <w:pPr>
              <w:spacing w:line="276" w:lineRule="auto"/>
              <w:jc w:val="center"/>
              <w:rPr>
                <w:ins w:id="463" w:author="Danny" w:date="2026-10-02T14:15:00Z"/>
                <w:rFonts w:eastAsiaTheme="minorHAnsi" w:cstheme="minorBidi"/>
                <w:kern w:val="2"/>
                <w:sz w:val="14"/>
                <w:szCs w:val="18"/>
                <w14:ligatures w14:val="standardContextual"/>
                <w:rPrChange w:id="464" w:author="Danny" w:date="2026-10-02T14:18:00Z">
                  <w:rPr>
                    <w:ins w:id="465" w:author="Danny" w:date="2026-10-02T14:15:00Z"/>
                    <w:color w:val="000000"/>
                    <w:sz w:val="18"/>
                    <w:szCs w:val="18"/>
                  </w:rPr>
                </w:rPrChange>
              </w:rPr>
              <w:pPrChange w:id="466" w:author="Danny" w:date="2026-10-02T14:16:00Z">
                <w:pPr/>
              </w:pPrChange>
            </w:pPr>
            <w:ins w:id="467" w:author="Danny" w:date="2026-10-02T14:15:00Z">
              <w:r w:rsidRPr="000D0736">
                <w:rPr>
                  <w:rFonts w:eastAsiaTheme="minorHAnsi" w:cstheme="minorBidi"/>
                  <w:kern w:val="2"/>
                  <w:sz w:val="14"/>
                  <w:szCs w:val="18"/>
                  <w14:ligatures w14:val="standardContextual"/>
                  <w:rPrChange w:id="468" w:author="Danny" w:date="2026-10-02T14:18:00Z">
                    <w:rPr>
                      <w:color w:val="000000"/>
                      <w:sz w:val="18"/>
                      <w:szCs w:val="18"/>
                    </w:rPr>
                  </w:rPrChange>
                </w:rPr>
                <w:t>ID</w:t>
              </w:r>
            </w:ins>
          </w:p>
        </w:tc>
        <w:tc>
          <w:tcPr>
            <w:tcW w:w="0" w:type="auto"/>
            <w:vMerge w:val="restart"/>
            <w:tcBorders>
              <w:top w:val="single" w:sz="8" w:space="0" w:color="auto"/>
              <w:left w:val="nil"/>
              <w:bottom w:val="single" w:sz="4" w:space="0" w:color="auto"/>
              <w:right w:val="nil"/>
            </w:tcBorders>
            <w:shd w:val="clear" w:color="auto" w:fill="auto"/>
            <w:vAlign w:val="center"/>
            <w:hideMark/>
            <w:tcPrChange w:id="469" w:author="Danny" w:date="2026-10-02T14:23:00Z">
              <w:tcPr>
                <w:tcW w:w="528" w:type="pct"/>
                <w:gridSpan w:val="3"/>
                <w:vMerge w:val="restart"/>
                <w:tcBorders>
                  <w:top w:val="nil"/>
                  <w:left w:val="nil"/>
                  <w:bottom w:val="single" w:sz="4" w:space="0" w:color="auto"/>
                  <w:right w:val="nil"/>
                </w:tcBorders>
                <w:shd w:val="clear" w:color="auto" w:fill="auto"/>
                <w:vAlign w:val="center"/>
                <w:hideMark/>
              </w:tcPr>
            </w:tcPrChange>
          </w:tcPr>
          <w:p w14:paraId="373E3B5C" w14:textId="77777777" w:rsidR="000D0736" w:rsidRPr="000D0736" w:rsidRDefault="000D0736">
            <w:pPr>
              <w:spacing w:line="276" w:lineRule="auto"/>
              <w:rPr>
                <w:ins w:id="470" w:author="Danny" w:date="2026-10-02T14:15:00Z"/>
                <w:rFonts w:eastAsiaTheme="minorHAnsi" w:cstheme="minorBidi"/>
                <w:kern w:val="2"/>
                <w:sz w:val="14"/>
                <w:szCs w:val="18"/>
                <w14:ligatures w14:val="standardContextual"/>
                <w:rPrChange w:id="471" w:author="Danny" w:date="2026-10-02T14:18:00Z">
                  <w:rPr>
                    <w:ins w:id="472" w:author="Danny" w:date="2026-10-02T14:15:00Z"/>
                    <w:color w:val="000000"/>
                    <w:sz w:val="18"/>
                    <w:szCs w:val="18"/>
                  </w:rPr>
                </w:rPrChange>
              </w:rPr>
              <w:pPrChange w:id="473" w:author="Danny" w:date="2026-10-02T14:16:00Z">
                <w:pPr/>
              </w:pPrChange>
            </w:pPr>
            <w:ins w:id="474" w:author="Danny" w:date="2026-10-02T14:15:00Z">
              <w:r w:rsidRPr="000D0736">
                <w:rPr>
                  <w:rFonts w:eastAsiaTheme="minorHAnsi" w:cstheme="minorBidi"/>
                  <w:kern w:val="2"/>
                  <w:sz w:val="14"/>
                  <w:szCs w:val="18"/>
                  <w14:ligatures w14:val="standardContextual"/>
                  <w:rPrChange w:id="475" w:author="Danny" w:date="2026-10-02T14:18:00Z">
                    <w:rPr>
                      <w:color w:val="000000"/>
                      <w:sz w:val="18"/>
                      <w:szCs w:val="18"/>
                    </w:rPr>
                  </w:rPrChange>
                </w:rPr>
                <w:t xml:space="preserve">Study, </w:t>
              </w:r>
              <w:r w:rsidRPr="000D0736">
                <w:rPr>
                  <w:rFonts w:eastAsiaTheme="minorHAnsi" w:cstheme="minorBidi"/>
                  <w:i/>
                  <w:iCs/>
                  <w:kern w:val="2"/>
                  <w:sz w:val="14"/>
                  <w:szCs w:val="18"/>
                  <w14:ligatures w14:val="standardContextual"/>
                  <w:rPrChange w:id="476" w:author="Danny" w:date="2026-10-02T14:18:00Z">
                    <w:rPr>
                      <w:i/>
                      <w:iCs/>
                      <w:color w:val="000000"/>
                      <w:sz w:val="18"/>
                      <w:szCs w:val="18"/>
                    </w:rPr>
                  </w:rPrChange>
                </w:rPr>
                <w:t>Author and Year</w:t>
              </w:r>
            </w:ins>
          </w:p>
        </w:tc>
        <w:tc>
          <w:tcPr>
            <w:tcW w:w="0" w:type="auto"/>
            <w:vMerge w:val="restart"/>
            <w:tcBorders>
              <w:top w:val="single" w:sz="8" w:space="0" w:color="auto"/>
              <w:left w:val="nil"/>
              <w:bottom w:val="single" w:sz="4" w:space="0" w:color="auto"/>
              <w:right w:val="nil"/>
            </w:tcBorders>
            <w:shd w:val="clear" w:color="auto" w:fill="auto"/>
            <w:vAlign w:val="center"/>
            <w:hideMark/>
            <w:tcPrChange w:id="477" w:author="Danny" w:date="2026-10-02T14:23:00Z">
              <w:tcPr>
                <w:tcW w:w="88" w:type="pct"/>
                <w:gridSpan w:val="2"/>
                <w:vMerge w:val="restart"/>
                <w:tcBorders>
                  <w:top w:val="nil"/>
                  <w:left w:val="nil"/>
                  <w:bottom w:val="single" w:sz="4" w:space="0" w:color="auto"/>
                  <w:right w:val="nil"/>
                </w:tcBorders>
                <w:shd w:val="clear" w:color="auto" w:fill="auto"/>
                <w:vAlign w:val="center"/>
                <w:hideMark/>
              </w:tcPr>
            </w:tcPrChange>
          </w:tcPr>
          <w:p w14:paraId="69780C57" w14:textId="77777777" w:rsidR="000D0736" w:rsidRPr="000D0736" w:rsidRDefault="000D0736">
            <w:pPr>
              <w:spacing w:line="276" w:lineRule="auto"/>
              <w:rPr>
                <w:ins w:id="478" w:author="Danny" w:date="2026-10-02T14:15:00Z"/>
                <w:rFonts w:eastAsiaTheme="minorHAnsi" w:cstheme="minorBidi"/>
                <w:kern w:val="2"/>
                <w:sz w:val="14"/>
                <w:szCs w:val="18"/>
                <w14:ligatures w14:val="standardContextual"/>
                <w:rPrChange w:id="479" w:author="Danny" w:date="2026-10-02T14:18:00Z">
                  <w:rPr>
                    <w:ins w:id="480" w:author="Danny" w:date="2026-10-02T14:15:00Z"/>
                    <w:color w:val="000000"/>
                    <w:sz w:val="18"/>
                    <w:szCs w:val="18"/>
                  </w:rPr>
                </w:rPrChange>
              </w:rPr>
              <w:pPrChange w:id="481" w:author="Danny" w:date="2026-10-02T14:16:00Z">
                <w:pPr>
                  <w:jc w:val="center"/>
                </w:pPr>
              </w:pPrChange>
            </w:pPr>
            <w:ins w:id="482" w:author="Danny" w:date="2026-10-02T14:15:00Z">
              <w:r w:rsidRPr="000D0736">
                <w:rPr>
                  <w:rFonts w:eastAsiaTheme="minorHAnsi" w:cstheme="minorBidi"/>
                  <w:kern w:val="2"/>
                  <w:sz w:val="14"/>
                  <w:szCs w:val="18"/>
                  <w14:ligatures w14:val="standardContextual"/>
                  <w:rPrChange w:id="483" w:author="Danny" w:date="2026-10-02T14:18:00Z">
                    <w:rPr>
                      <w:color w:val="000000"/>
                      <w:sz w:val="18"/>
                      <w:szCs w:val="18"/>
                    </w:rPr>
                  </w:rPrChange>
                </w:rPr>
                <w:t> </w:t>
              </w:r>
            </w:ins>
          </w:p>
        </w:tc>
        <w:tc>
          <w:tcPr>
            <w:tcW w:w="0" w:type="auto"/>
            <w:gridSpan w:val="2"/>
            <w:tcBorders>
              <w:top w:val="single" w:sz="8" w:space="0" w:color="auto"/>
              <w:left w:val="nil"/>
              <w:bottom w:val="single" w:sz="4" w:space="0" w:color="auto"/>
              <w:right w:val="nil"/>
            </w:tcBorders>
            <w:shd w:val="clear" w:color="auto" w:fill="auto"/>
            <w:vAlign w:val="center"/>
            <w:hideMark/>
            <w:tcPrChange w:id="484" w:author="Danny" w:date="2026-10-02T14:23:00Z">
              <w:tcPr>
                <w:tcW w:w="335" w:type="pct"/>
                <w:gridSpan w:val="4"/>
                <w:tcBorders>
                  <w:top w:val="single" w:sz="4" w:space="0" w:color="auto"/>
                  <w:left w:val="nil"/>
                  <w:bottom w:val="single" w:sz="4" w:space="0" w:color="auto"/>
                  <w:right w:val="nil"/>
                </w:tcBorders>
                <w:shd w:val="clear" w:color="auto" w:fill="auto"/>
                <w:vAlign w:val="center"/>
                <w:hideMark/>
              </w:tcPr>
            </w:tcPrChange>
          </w:tcPr>
          <w:p w14:paraId="3D7E503B" w14:textId="77777777" w:rsidR="000D0736" w:rsidRPr="000D0736" w:rsidRDefault="000D0736">
            <w:pPr>
              <w:spacing w:line="276" w:lineRule="auto"/>
              <w:jc w:val="center"/>
              <w:rPr>
                <w:ins w:id="485" w:author="Danny" w:date="2026-10-02T14:15:00Z"/>
                <w:rFonts w:eastAsiaTheme="minorHAnsi" w:cstheme="minorBidi"/>
                <w:kern w:val="2"/>
                <w:sz w:val="14"/>
                <w:szCs w:val="18"/>
                <w14:ligatures w14:val="standardContextual"/>
                <w:rPrChange w:id="486" w:author="Danny" w:date="2026-10-02T14:18:00Z">
                  <w:rPr>
                    <w:ins w:id="487" w:author="Danny" w:date="2026-10-02T14:15:00Z"/>
                    <w:color w:val="000000"/>
                    <w:sz w:val="18"/>
                    <w:szCs w:val="18"/>
                  </w:rPr>
                </w:rPrChange>
              </w:rPr>
              <w:pPrChange w:id="488" w:author="Danny" w:date="2026-10-02T14:21:00Z">
                <w:pPr>
                  <w:jc w:val="center"/>
                </w:pPr>
              </w:pPrChange>
            </w:pPr>
            <w:ins w:id="489" w:author="Danny" w:date="2026-10-02T14:15:00Z">
              <w:r w:rsidRPr="000D0736">
                <w:rPr>
                  <w:rFonts w:eastAsiaTheme="minorHAnsi" w:cstheme="minorBidi"/>
                  <w:kern w:val="2"/>
                  <w:sz w:val="14"/>
                  <w:szCs w:val="18"/>
                  <w14:ligatures w14:val="standardContextual"/>
                  <w:rPrChange w:id="490" w:author="Danny" w:date="2026-10-02T14:18:00Z">
                    <w:rPr>
                      <w:color w:val="000000"/>
                      <w:sz w:val="18"/>
                      <w:szCs w:val="18"/>
                    </w:rPr>
                  </w:rPrChange>
                </w:rPr>
                <w:t>Interventions</w:t>
              </w:r>
            </w:ins>
          </w:p>
        </w:tc>
        <w:tc>
          <w:tcPr>
            <w:tcW w:w="0" w:type="auto"/>
            <w:vMerge w:val="restart"/>
            <w:tcBorders>
              <w:top w:val="single" w:sz="8" w:space="0" w:color="auto"/>
              <w:left w:val="nil"/>
              <w:bottom w:val="single" w:sz="4" w:space="0" w:color="auto"/>
              <w:right w:val="nil"/>
            </w:tcBorders>
            <w:shd w:val="clear" w:color="auto" w:fill="auto"/>
            <w:vAlign w:val="center"/>
            <w:hideMark/>
            <w:tcPrChange w:id="491" w:author="Danny" w:date="2026-10-02T14:23:00Z">
              <w:tcPr>
                <w:tcW w:w="88" w:type="pct"/>
                <w:gridSpan w:val="2"/>
                <w:vMerge w:val="restart"/>
                <w:tcBorders>
                  <w:top w:val="nil"/>
                  <w:left w:val="nil"/>
                  <w:bottom w:val="single" w:sz="4" w:space="0" w:color="auto"/>
                  <w:right w:val="nil"/>
                </w:tcBorders>
                <w:shd w:val="clear" w:color="auto" w:fill="auto"/>
                <w:vAlign w:val="center"/>
                <w:hideMark/>
              </w:tcPr>
            </w:tcPrChange>
          </w:tcPr>
          <w:p w14:paraId="31D8AD1E" w14:textId="6FB882CF" w:rsidR="000D0736" w:rsidRPr="000D0736" w:rsidRDefault="000D0736">
            <w:pPr>
              <w:spacing w:line="276" w:lineRule="auto"/>
              <w:jc w:val="center"/>
              <w:rPr>
                <w:ins w:id="492" w:author="Danny" w:date="2026-10-02T14:15:00Z"/>
                <w:rFonts w:eastAsiaTheme="minorHAnsi" w:cstheme="minorBidi"/>
                <w:kern w:val="2"/>
                <w:sz w:val="14"/>
                <w:szCs w:val="18"/>
                <w14:ligatures w14:val="standardContextual"/>
                <w:rPrChange w:id="493" w:author="Danny" w:date="2026-10-02T14:18:00Z">
                  <w:rPr>
                    <w:ins w:id="494" w:author="Danny" w:date="2026-10-02T14:15:00Z"/>
                    <w:color w:val="000000"/>
                    <w:sz w:val="18"/>
                    <w:szCs w:val="18"/>
                  </w:rPr>
                </w:rPrChange>
              </w:rPr>
              <w:pPrChange w:id="495" w:author="Danny" w:date="2026-10-02T14:21:00Z">
                <w:pPr>
                  <w:jc w:val="center"/>
                </w:pPr>
              </w:pPrChange>
            </w:pPr>
          </w:p>
        </w:tc>
        <w:tc>
          <w:tcPr>
            <w:tcW w:w="0" w:type="auto"/>
            <w:gridSpan w:val="9"/>
            <w:tcBorders>
              <w:top w:val="single" w:sz="8" w:space="0" w:color="auto"/>
              <w:left w:val="nil"/>
              <w:bottom w:val="single" w:sz="4" w:space="0" w:color="auto"/>
              <w:right w:val="nil"/>
            </w:tcBorders>
            <w:shd w:val="clear" w:color="auto" w:fill="auto"/>
            <w:vAlign w:val="center"/>
            <w:hideMark/>
            <w:tcPrChange w:id="496" w:author="Danny" w:date="2026-10-02T14:23:00Z">
              <w:tcPr>
                <w:tcW w:w="1710" w:type="pct"/>
                <w:gridSpan w:val="12"/>
                <w:tcBorders>
                  <w:top w:val="single" w:sz="4" w:space="0" w:color="auto"/>
                  <w:left w:val="nil"/>
                  <w:bottom w:val="single" w:sz="4" w:space="0" w:color="auto"/>
                  <w:right w:val="nil"/>
                </w:tcBorders>
                <w:shd w:val="clear" w:color="auto" w:fill="auto"/>
                <w:vAlign w:val="center"/>
                <w:hideMark/>
              </w:tcPr>
            </w:tcPrChange>
          </w:tcPr>
          <w:p w14:paraId="60762EE3" w14:textId="77777777" w:rsidR="000D0736" w:rsidRPr="000D0736" w:rsidRDefault="000D0736">
            <w:pPr>
              <w:spacing w:line="276" w:lineRule="auto"/>
              <w:jc w:val="center"/>
              <w:rPr>
                <w:ins w:id="497" w:author="Danny" w:date="2026-10-02T14:15:00Z"/>
                <w:rFonts w:eastAsiaTheme="minorHAnsi" w:cstheme="minorBidi"/>
                <w:kern w:val="2"/>
                <w:sz w:val="14"/>
                <w:szCs w:val="18"/>
                <w14:ligatures w14:val="standardContextual"/>
                <w:rPrChange w:id="498" w:author="Danny" w:date="2026-10-02T14:18:00Z">
                  <w:rPr>
                    <w:ins w:id="499" w:author="Danny" w:date="2026-10-02T14:15:00Z"/>
                    <w:color w:val="000000"/>
                    <w:sz w:val="18"/>
                    <w:szCs w:val="18"/>
                  </w:rPr>
                </w:rPrChange>
              </w:rPr>
              <w:pPrChange w:id="500" w:author="Danny" w:date="2026-10-02T14:21:00Z">
                <w:pPr>
                  <w:jc w:val="center"/>
                </w:pPr>
              </w:pPrChange>
            </w:pPr>
            <w:ins w:id="501" w:author="Danny" w:date="2026-10-02T14:15:00Z">
              <w:r w:rsidRPr="000D0736">
                <w:rPr>
                  <w:rFonts w:eastAsiaTheme="minorHAnsi" w:cstheme="minorBidi"/>
                  <w:kern w:val="2"/>
                  <w:sz w:val="14"/>
                  <w:szCs w:val="18"/>
                  <w14:ligatures w14:val="standardContextual"/>
                  <w:rPrChange w:id="502" w:author="Danny" w:date="2026-10-02T14:18:00Z">
                    <w:rPr>
                      <w:color w:val="000000"/>
                      <w:sz w:val="18"/>
                      <w:szCs w:val="18"/>
                    </w:rPr>
                  </w:rPrChange>
                </w:rPr>
                <w:t>Covariates</w:t>
              </w:r>
            </w:ins>
          </w:p>
        </w:tc>
        <w:tc>
          <w:tcPr>
            <w:tcW w:w="0" w:type="auto"/>
            <w:vMerge w:val="restart"/>
            <w:tcBorders>
              <w:top w:val="single" w:sz="8" w:space="0" w:color="auto"/>
              <w:left w:val="nil"/>
              <w:bottom w:val="single" w:sz="4" w:space="0" w:color="auto"/>
              <w:right w:val="nil"/>
            </w:tcBorders>
            <w:shd w:val="clear" w:color="auto" w:fill="auto"/>
            <w:vAlign w:val="center"/>
            <w:hideMark/>
            <w:tcPrChange w:id="503" w:author="Danny" w:date="2026-10-02T14:23:00Z">
              <w:tcPr>
                <w:tcW w:w="88" w:type="pct"/>
                <w:vMerge w:val="restart"/>
                <w:tcBorders>
                  <w:top w:val="nil"/>
                  <w:left w:val="nil"/>
                  <w:bottom w:val="single" w:sz="4" w:space="0" w:color="auto"/>
                  <w:right w:val="nil"/>
                </w:tcBorders>
                <w:shd w:val="clear" w:color="auto" w:fill="auto"/>
                <w:vAlign w:val="center"/>
                <w:hideMark/>
              </w:tcPr>
            </w:tcPrChange>
          </w:tcPr>
          <w:p w14:paraId="30F1B63F" w14:textId="77777777" w:rsidR="000D0736" w:rsidRPr="000D0736" w:rsidRDefault="000D0736">
            <w:pPr>
              <w:spacing w:line="276" w:lineRule="auto"/>
              <w:rPr>
                <w:ins w:id="504" w:author="Danny" w:date="2026-10-02T14:15:00Z"/>
                <w:rFonts w:eastAsiaTheme="minorHAnsi" w:cstheme="minorBidi"/>
                <w:kern w:val="2"/>
                <w:sz w:val="14"/>
                <w:szCs w:val="18"/>
                <w14:ligatures w14:val="standardContextual"/>
                <w:rPrChange w:id="505" w:author="Danny" w:date="2026-10-02T14:18:00Z">
                  <w:rPr>
                    <w:ins w:id="506" w:author="Danny" w:date="2026-10-02T14:15:00Z"/>
                    <w:color w:val="000000"/>
                    <w:sz w:val="18"/>
                    <w:szCs w:val="18"/>
                  </w:rPr>
                </w:rPrChange>
              </w:rPr>
              <w:pPrChange w:id="507" w:author="Danny" w:date="2026-10-02T14:16:00Z">
                <w:pPr>
                  <w:jc w:val="center"/>
                </w:pPr>
              </w:pPrChange>
            </w:pPr>
            <w:ins w:id="508" w:author="Danny" w:date="2026-10-02T14:15:00Z">
              <w:r w:rsidRPr="000D0736">
                <w:rPr>
                  <w:rFonts w:eastAsiaTheme="minorHAnsi" w:cstheme="minorBidi"/>
                  <w:kern w:val="2"/>
                  <w:sz w:val="14"/>
                  <w:szCs w:val="18"/>
                  <w14:ligatures w14:val="standardContextual"/>
                  <w:rPrChange w:id="509" w:author="Danny" w:date="2026-10-02T14:18:00Z">
                    <w:rPr>
                      <w:color w:val="000000"/>
                      <w:sz w:val="18"/>
                      <w:szCs w:val="18"/>
                    </w:rPr>
                  </w:rPrChange>
                </w:rPr>
                <w:t> </w:t>
              </w:r>
            </w:ins>
          </w:p>
        </w:tc>
        <w:tc>
          <w:tcPr>
            <w:tcW w:w="0" w:type="auto"/>
            <w:gridSpan w:val="8"/>
            <w:tcBorders>
              <w:top w:val="single" w:sz="8" w:space="0" w:color="auto"/>
              <w:left w:val="nil"/>
              <w:bottom w:val="single" w:sz="4" w:space="0" w:color="auto"/>
              <w:right w:val="nil"/>
            </w:tcBorders>
            <w:shd w:val="clear" w:color="auto" w:fill="auto"/>
            <w:vAlign w:val="center"/>
            <w:hideMark/>
            <w:tcPrChange w:id="510" w:author="Danny" w:date="2026-10-02T14:23:00Z">
              <w:tcPr>
                <w:tcW w:w="2021" w:type="pct"/>
                <w:gridSpan w:val="6"/>
                <w:tcBorders>
                  <w:top w:val="single" w:sz="4" w:space="0" w:color="auto"/>
                  <w:left w:val="nil"/>
                  <w:bottom w:val="single" w:sz="4" w:space="0" w:color="auto"/>
                  <w:right w:val="nil"/>
                </w:tcBorders>
                <w:shd w:val="clear" w:color="auto" w:fill="auto"/>
                <w:vAlign w:val="center"/>
                <w:hideMark/>
              </w:tcPr>
            </w:tcPrChange>
          </w:tcPr>
          <w:p w14:paraId="43E96B6C" w14:textId="77777777" w:rsidR="000D0736" w:rsidRPr="000D0736" w:rsidRDefault="000D0736">
            <w:pPr>
              <w:spacing w:line="276" w:lineRule="auto"/>
              <w:jc w:val="center"/>
              <w:rPr>
                <w:ins w:id="511" w:author="Danny" w:date="2026-10-02T14:15:00Z"/>
                <w:rFonts w:eastAsiaTheme="minorHAnsi" w:cstheme="minorBidi"/>
                <w:kern w:val="2"/>
                <w:sz w:val="14"/>
                <w:szCs w:val="18"/>
                <w14:ligatures w14:val="standardContextual"/>
                <w:rPrChange w:id="512" w:author="Danny" w:date="2026-10-02T14:18:00Z">
                  <w:rPr>
                    <w:ins w:id="513" w:author="Danny" w:date="2026-10-02T14:15:00Z"/>
                    <w:color w:val="000000"/>
                    <w:sz w:val="18"/>
                    <w:szCs w:val="18"/>
                  </w:rPr>
                </w:rPrChange>
              </w:rPr>
              <w:pPrChange w:id="514" w:author="Danny" w:date="2026-10-02T14:23:00Z">
                <w:pPr>
                  <w:jc w:val="center"/>
                </w:pPr>
              </w:pPrChange>
            </w:pPr>
            <w:ins w:id="515" w:author="Danny" w:date="2026-10-02T14:15:00Z">
              <w:r w:rsidRPr="000D0736">
                <w:rPr>
                  <w:rFonts w:eastAsiaTheme="minorHAnsi" w:cstheme="minorBidi"/>
                  <w:kern w:val="2"/>
                  <w:sz w:val="14"/>
                  <w:szCs w:val="18"/>
                  <w14:ligatures w14:val="standardContextual"/>
                  <w:rPrChange w:id="516" w:author="Danny" w:date="2026-10-02T14:18:00Z">
                    <w:rPr>
                      <w:color w:val="000000"/>
                      <w:sz w:val="18"/>
                      <w:szCs w:val="18"/>
                    </w:rPr>
                  </w:rPrChange>
                </w:rPr>
                <w:t>Outcomes</w:t>
              </w:r>
            </w:ins>
          </w:p>
        </w:tc>
      </w:tr>
      <w:tr w:rsidR="002A4041" w:rsidRPr="000D0736" w14:paraId="72F0FA2D" w14:textId="77777777" w:rsidTr="00107337">
        <w:trPr>
          <w:trHeight w:val="20"/>
          <w:ins w:id="517" w:author="Danny" w:date="2026-10-02T14:15:00Z"/>
        </w:trPr>
        <w:tc>
          <w:tcPr>
            <w:tcW w:w="0" w:type="auto"/>
            <w:vMerge/>
            <w:tcBorders>
              <w:top w:val="nil"/>
              <w:left w:val="nil"/>
              <w:bottom w:val="single" w:sz="4" w:space="0" w:color="auto"/>
              <w:right w:val="nil"/>
            </w:tcBorders>
            <w:vAlign w:val="center"/>
            <w:hideMark/>
          </w:tcPr>
          <w:p w14:paraId="4115FCFA" w14:textId="77777777" w:rsidR="000D0736" w:rsidRPr="000D0736" w:rsidRDefault="000D0736">
            <w:pPr>
              <w:spacing w:line="276" w:lineRule="auto"/>
              <w:jc w:val="center"/>
              <w:rPr>
                <w:ins w:id="518" w:author="Danny" w:date="2026-10-02T14:15:00Z"/>
                <w:rFonts w:eastAsiaTheme="minorHAnsi" w:cstheme="minorBidi"/>
                <w:kern w:val="2"/>
                <w:sz w:val="14"/>
                <w:szCs w:val="18"/>
                <w14:ligatures w14:val="standardContextual"/>
                <w:rPrChange w:id="519" w:author="Danny" w:date="2026-10-02T14:18:00Z">
                  <w:rPr>
                    <w:ins w:id="520" w:author="Danny" w:date="2026-10-02T14:15:00Z"/>
                    <w:color w:val="000000"/>
                    <w:sz w:val="18"/>
                    <w:szCs w:val="18"/>
                  </w:rPr>
                </w:rPrChange>
              </w:rPr>
              <w:pPrChange w:id="521" w:author="Danny" w:date="2026-10-02T14:16:00Z">
                <w:pPr/>
              </w:pPrChange>
            </w:pPr>
          </w:p>
        </w:tc>
        <w:tc>
          <w:tcPr>
            <w:tcW w:w="0" w:type="auto"/>
            <w:vMerge/>
            <w:tcBorders>
              <w:top w:val="nil"/>
              <w:left w:val="nil"/>
              <w:bottom w:val="single" w:sz="4" w:space="0" w:color="auto"/>
              <w:right w:val="nil"/>
            </w:tcBorders>
            <w:vAlign w:val="center"/>
            <w:hideMark/>
          </w:tcPr>
          <w:p w14:paraId="0396DE9D" w14:textId="77777777" w:rsidR="000D0736" w:rsidRPr="000D0736" w:rsidRDefault="000D0736">
            <w:pPr>
              <w:spacing w:line="276" w:lineRule="auto"/>
              <w:rPr>
                <w:ins w:id="522" w:author="Danny" w:date="2026-10-02T14:15:00Z"/>
                <w:rFonts w:eastAsiaTheme="minorHAnsi" w:cstheme="minorBidi"/>
                <w:kern w:val="2"/>
                <w:sz w:val="14"/>
                <w:szCs w:val="18"/>
                <w14:ligatures w14:val="standardContextual"/>
                <w:rPrChange w:id="523" w:author="Danny" w:date="2026-10-02T14:18:00Z">
                  <w:rPr>
                    <w:ins w:id="524" w:author="Danny" w:date="2026-10-02T14:15:00Z"/>
                    <w:color w:val="000000"/>
                    <w:sz w:val="18"/>
                    <w:szCs w:val="18"/>
                  </w:rPr>
                </w:rPrChange>
              </w:rPr>
              <w:pPrChange w:id="525" w:author="Danny" w:date="2026-10-02T14:16:00Z">
                <w:pPr/>
              </w:pPrChange>
            </w:pPr>
          </w:p>
        </w:tc>
        <w:tc>
          <w:tcPr>
            <w:tcW w:w="0" w:type="auto"/>
            <w:vMerge/>
            <w:tcBorders>
              <w:top w:val="nil"/>
              <w:left w:val="nil"/>
              <w:bottom w:val="single" w:sz="4" w:space="0" w:color="auto"/>
              <w:right w:val="nil"/>
            </w:tcBorders>
            <w:vAlign w:val="center"/>
            <w:hideMark/>
          </w:tcPr>
          <w:p w14:paraId="4DE6CDB4" w14:textId="77777777" w:rsidR="000D0736" w:rsidRPr="000D0736" w:rsidRDefault="000D0736">
            <w:pPr>
              <w:spacing w:line="276" w:lineRule="auto"/>
              <w:rPr>
                <w:ins w:id="526" w:author="Danny" w:date="2026-10-02T14:15:00Z"/>
                <w:rFonts w:eastAsiaTheme="minorHAnsi" w:cstheme="minorBidi"/>
                <w:kern w:val="2"/>
                <w:sz w:val="14"/>
                <w:szCs w:val="18"/>
                <w14:ligatures w14:val="standardContextual"/>
                <w:rPrChange w:id="527" w:author="Danny" w:date="2026-10-02T14:18:00Z">
                  <w:rPr>
                    <w:ins w:id="528" w:author="Danny" w:date="2026-10-02T14:15:00Z"/>
                    <w:color w:val="000000"/>
                    <w:sz w:val="18"/>
                    <w:szCs w:val="18"/>
                  </w:rPr>
                </w:rPrChange>
              </w:rPr>
              <w:pPrChange w:id="529" w:author="Danny" w:date="2026-10-02T14:16:00Z">
                <w:pPr/>
              </w:pPrChange>
            </w:pPr>
          </w:p>
        </w:tc>
        <w:tc>
          <w:tcPr>
            <w:tcW w:w="0" w:type="auto"/>
            <w:vMerge w:val="restart"/>
            <w:tcBorders>
              <w:top w:val="nil"/>
              <w:left w:val="nil"/>
              <w:bottom w:val="single" w:sz="4" w:space="0" w:color="auto"/>
              <w:right w:val="nil"/>
            </w:tcBorders>
            <w:shd w:val="clear" w:color="auto" w:fill="auto"/>
            <w:vAlign w:val="center"/>
            <w:hideMark/>
          </w:tcPr>
          <w:p w14:paraId="2A6E53B9" w14:textId="77777777" w:rsidR="000D0736" w:rsidRPr="000D0736" w:rsidRDefault="000D0736">
            <w:pPr>
              <w:spacing w:line="276" w:lineRule="auto"/>
              <w:jc w:val="center"/>
              <w:rPr>
                <w:ins w:id="530" w:author="Danny" w:date="2026-10-02T14:15:00Z"/>
                <w:rFonts w:eastAsiaTheme="minorHAnsi" w:cstheme="minorBidi"/>
                <w:kern w:val="2"/>
                <w:sz w:val="14"/>
                <w:szCs w:val="18"/>
                <w14:ligatures w14:val="standardContextual"/>
                <w:rPrChange w:id="531" w:author="Danny" w:date="2026-10-02T14:18:00Z">
                  <w:rPr>
                    <w:ins w:id="532" w:author="Danny" w:date="2026-10-02T14:15:00Z"/>
                    <w:color w:val="000000"/>
                    <w:sz w:val="18"/>
                    <w:szCs w:val="18"/>
                  </w:rPr>
                </w:rPrChange>
              </w:rPr>
              <w:pPrChange w:id="533" w:author="Danny" w:date="2026-10-02T14:21:00Z">
                <w:pPr>
                  <w:jc w:val="center"/>
                </w:pPr>
              </w:pPrChange>
            </w:pPr>
            <w:ins w:id="534" w:author="Danny" w:date="2026-10-02T14:15:00Z">
              <w:r w:rsidRPr="000D0736">
                <w:rPr>
                  <w:rFonts w:eastAsiaTheme="minorHAnsi" w:cstheme="minorBidi"/>
                  <w:kern w:val="2"/>
                  <w:sz w:val="14"/>
                  <w:szCs w:val="18"/>
                  <w14:ligatures w14:val="standardContextual"/>
                  <w:rPrChange w:id="535" w:author="Danny" w:date="2026-10-02T14:18:00Z">
                    <w:rPr>
                      <w:color w:val="000000"/>
                      <w:sz w:val="18"/>
                      <w:szCs w:val="18"/>
                    </w:rPr>
                  </w:rPrChange>
                </w:rPr>
                <w:t>1</w:t>
              </w:r>
            </w:ins>
          </w:p>
        </w:tc>
        <w:tc>
          <w:tcPr>
            <w:tcW w:w="0" w:type="auto"/>
            <w:vMerge w:val="restart"/>
            <w:tcBorders>
              <w:top w:val="nil"/>
              <w:left w:val="nil"/>
              <w:bottom w:val="single" w:sz="4" w:space="0" w:color="auto"/>
              <w:right w:val="nil"/>
            </w:tcBorders>
            <w:shd w:val="clear" w:color="auto" w:fill="auto"/>
            <w:vAlign w:val="center"/>
            <w:hideMark/>
          </w:tcPr>
          <w:p w14:paraId="658EB82C" w14:textId="77777777" w:rsidR="000D0736" w:rsidRPr="000D0736" w:rsidRDefault="000D0736">
            <w:pPr>
              <w:spacing w:line="276" w:lineRule="auto"/>
              <w:jc w:val="center"/>
              <w:rPr>
                <w:ins w:id="536" w:author="Danny" w:date="2026-10-02T14:15:00Z"/>
                <w:rFonts w:eastAsiaTheme="minorHAnsi" w:cstheme="minorBidi"/>
                <w:kern w:val="2"/>
                <w:sz w:val="14"/>
                <w:szCs w:val="18"/>
                <w14:ligatures w14:val="standardContextual"/>
                <w:rPrChange w:id="537" w:author="Danny" w:date="2026-10-02T14:18:00Z">
                  <w:rPr>
                    <w:ins w:id="538" w:author="Danny" w:date="2026-10-02T14:15:00Z"/>
                    <w:color w:val="000000"/>
                    <w:sz w:val="18"/>
                    <w:szCs w:val="18"/>
                  </w:rPr>
                </w:rPrChange>
              </w:rPr>
              <w:pPrChange w:id="539" w:author="Danny" w:date="2026-10-02T14:21:00Z">
                <w:pPr>
                  <w:jc w:val="center"/>
                </w:pPr>
              </w:pPrChange>
            </w:pPr>
            <w:ins w:id="540" w:author="Danny" w:date="2026-10-02T14:15:00Z">
              <w:r w:rsidRPr="000D0736">
                <w:rPr>
                  <w:rFonts w:eastAsiaTheme="minorHAnsi" w:cstheme="minorBidi"/>
                  <w:kern w:val="2"/>
                  <w:sz w:val="14"/>
                  <w:szCs w:val="18"/>
                  <w14:ligatures w14:val="standardContextual"/>
                  <w:rPrChange w:id="541" w:author="Danny" w:date="2026-10-02T14:18:00Z">
                    <w:rPr>
                      <w:color w:val="000000"/>
                      <w:sz w:val="18"/>
                      <w:szCs w:val="18"/>
                    </w:rPr>
                  </w:rPrChange>
                </w:rPr>
                <w:t>2</w:t>
              </w:r>
            </w:ins>
          </w:p>
        </w:tc>
        <w:tc>
          <w:tcPr>
            <w:tcW w:w="0" w:type="auto"/>
            <w:vMerge/>
            <w:tcBorders>
              <w:top w:val="nil"/>
              <w:left w:val="nil"/>
              <w:bottom w:val="single" w:sz="4" w:space="0" w:color="auto"/>
              <w:right w:val="nil"/>
            </w:tcBorders>
            <w:vAlign w:val="center"/>
            <w:hideMark/>
          </w:tcPr>
          <w:p w14:paraId="2F3C5344" w14:textId="77777777" w:rsidR="000D0736" w:rsidRPr="000D0736" w:rsidRDefault="000D0736">
            <w:pPr>
              <w:spacing w:line="276" w:lineRule="auto"/>
              <w:jc w:val="center"/>
              <w:rPr>
                <w:ins w:id="542" w:author="Danny" w:date="2026-10-02T14:15:00Z"/>
                <w:rFonts w:eastAsiaTheme="minorHAnsi" w:cstheme="minorBidi"/>
                <w:kern w:val="2"/>
                <w:sz w:val="14"/>
                <w:szCs w:val="18"/>
                <w14:ligatures w14:val="standardContextual"/>
                <w:rPrChange w:id="543" w:author="Danny" w:date="2026-10-02T14:18:00Z">
                  <w:rPr>
                    <w:ins w:id="544" w:author="Danny" w:date="2026-10-02T14:15:00Z"/>
                    <w:color w:val="000000"/>
                    <w:sz w:val="18"/>
                    <w:szCs w:val="18"/>
                  </w:rPr>
                </w:rPrChange>
              </w:rPr>
              <w:pPrChange w:id="545" w:author="Danny" w:date="2026-10-02T14:21:00Z">
                <w:pPr/>
              </w:pPrChange>
            </w:pPr>
          </w:p>
        </w:tc>
        <w:tc>
          <w:tcPr>
            <w:tcW w:w="0" w:type="auto"/>
            <w:tcBorders>
              <w:top w:val="nil"/>
              <w:left w:val="nil"/>
              <w:bottom w:val="single" w:sz="4" w:space="0" w:color="auto"/>
              <w:right w:val="nil"/>
            </w:tcBorders>
            <w:shd w:val="clear" w:color="auto" w:fill="auto"/>
            <w:vAlign w:val="center"/>
            <w:hideMark/>
          </w:tcPr>
          <w:p w14:paraId="38532508" w14:textId="77777777" w:rsidR="000D0736" w:rsidRPr="000D0736" w:rsidRDefault="000D0736">
            <w:pPr>
              <w:spacing w:line="276" w:lineRule="auto"/>
              <w:jc w:val="center"/>
              <w:rPr>
                <w:ins w:id="546" w:author="Danny" w:date="2026-10-02T14:15:00Z"/>
                <w:rFonts w:eastAsiaTheme="minorHAnsi" w:cstheme="minorBidi"/>
                <w:kern w:val="2"/>
                <w:sz w:val="14"/>
                <w:szCs w:val="18"/>
                <w14:ligatures w14:val="standardContextual"/>
                <w:rPrChange w:id="547" w:author="Danny" w:date="2026-10-02T14:18:00Z">
                  <w:rPr>
                    <w:ins w:id="548" w:author="Danny" w:date="2026-10-02T14:15:00Z"/>
                    <w:color w:val="000000"/>
                    <w:sz w:val="18"/>
                    <w:szCs w:val="18"/>
                  </w:rPr>
                </w:rPrChange>
              </w:rPr>
              <w:pPrChange w:id="549" w:author="Danny" w:date="2026-10-02T14:21:00Z">
                <w:pPr>
                  <w:jc w:val="center"/>
                </w:pPr>
              </w:pPrChange>
            </w:pPr>
            <w:ins w:id="550" w:author="Danny" w:date="2026-10-02T14:15:00Z">
              <w:r w:rsidRPr="000D0736">
                <w:rPr>
                  <w:rFonts w:eastAsiaTheme="minorHAnsi" w:cstheme="minorBidi"/>
                  <w:kern w:val="2"/>
                  <w:sz w:val="14"/>
                  <w:szCs w:val="18"/>
                  <w14:ligatures w14:val="standardContextual"/>
                  <w:rPrChange w:id="551" w:author="Danny" w:date="2026-10-02T14:18:00Z">
                    <w:rPr>
                      <w:color w:val="000000"/>
                      <w:sz w:val="18"/>
                      <w:szCs w:val="18"/>
                    </w:rPr>
                  </w:rPrChange>
                </w:rPr>
                <w:t>Age (years),</w:t>
              </w:r>
            </w:ins>
          </w:p>
        </w:tc>
        <w:tc>
          <w:tcPr>
            <w:tcW w:w="0" w:type="auto"/>
            <w:vMerge w:val="restart"/>
            <w:tcBorders>
              <w:top w:val="nil"/>
              <w:left w:val="nil"/>
              <w:bottom w:val="single" w:sz="4" w:space="0" w:color="auto"/>
              <w:right w:val="nil"/>
            </w:tcBorders>
            <w:shd w:val="clear" w:color="auto" w:fill="auto"/>
            <w:vAlign w:val="center"/>
            <w:hideMark/>
          </w:tcPr>
          <w:p w14:paraId="68C068C3" w14:textId="147F3DD5" w:rsidR="000D0736" w:rsidRPr="000D0736" w:rsidRDefault="000D0736">
            <w:pPr>
              <w:spacing w:line="276" w:lineRule="auto"/>
              <w:jc w:val="center"/>
              <w:rPr>
                <w:ins w:id="552" w:author="Danny" w:date="2026-10-02T14:15:00Z"/>
                <w:rFonts w:eastAsiaTheme="minorHAnsi" w:cstheme="minorBidi"/>
                <w:kern w:val="2"/>
                <w:sz w:val="14"/>
                <w:szCs w:val="18"/>
                <w14:ligatures w14:val="standardContextual"/>
                <w:rPrChange w:id="553" w:author="Danny" w:date="2026-10-02T14:18:00Z">
                  <w:rPr>
                    <w:ins w:id="554" w:author="Danny" w:date="2026-10-02T14:15:00Z"/>
                    <w:color w:val="000000"/>
                    <w:sz w:val="18"/>
                    <w:szCs w:val="18"/>
                  </w:rPr>
                </w:rPrChange>
              </w:rPr>
              <w:pPrChange w:id="555" w:author="Danny" w:date="2026-10-02T14:21:00Z">
                <w:pPr>
                  <w:jc w:val="center"/>
                </w:pPr>
              </w:pPrChange>
            </w:pPr>
          </w:p>
        </w:tc>
        <w:tc>
          <w:tcPr>
            <w:tcW w:w="0" w:type="auto"/>
            <w:gridSpan w:val="3"/>
            <w:tcBorders>
              <w:top w:val="single" w:sz="4" w:space="0" w:color="auto"/>
              <w:left w:val="nil"/>
              <w:bottom w:val="single" w:sz="4" w:space="0" w:color="auto"/>
              <w:right w:val="nil"/>
            </w:tcBorders>
            <w:shd w:val="clear" w:color="auto" w:fill="auto"/>
            <w:vAlign w:val="center"/>
            <w:hideMark/>
          </w:tcPr>
          <w:p w14:paraId="387FFE45" w14:textId="77777777" w:rsidR="000D0736" w:rsidRPr="000D0736" w:rsidRDefault="000D0736">
            <w:pPr>
              <w:spacing w:line="276" w:lineRule="auto"/>
              <w:jc w:val="center"/>
              <w:rPr>
                <w:ins w:id="556" w:author="Danny" w:date="2026-10-02T14:15:00Z"/>
                <w:rFonts w:eastAsiaTheme="minorHAnsi" w:cstheme="minorBidi"/>
                <w:kern w:val="2"/>
                <w:sz w:val="14"/>
                <w:szCs w:val="18"/>
                <w14:ligatures w14:val="standardContextual"/>
                <w:rPrChange w:id="557" w:author="Danny" w:date="2026-10-02T14:18:00Z">
                  <w:rPr>
                    <w:ins w:id="558" w:author="Danny" w:date="2026-10-02T14:15:00Z"/>
                    <w:color w:val="000000"/>
                    <w:sz w:val="18"/>
                    <w:szCs w:val="18"/>
                  </w:rPr>
                </w:rPrChange>
              </w:rPr>
              <w:pPrChange w:id="559" w:author="Danny" w:date="2026-10-02T14:21:00Z">
                <w:pPr>
                  <w:jc w:val="center"/>
                </w:pPr>
              </w:pPrChange>
            </w:pPr>
            <w:ins w:id="560" w:author="Danny" w:date="2026-10-02T14:15:00Z">
              <w:r w:rsidRPr="000D0736">
                <w:rPr>
                  <w:rFonts w:eastAsiaTheme="minorHAnsi" w:cstheme="minorBidi"/>
                  <w:kern w:val="2"/>
                  <w:sz w:val="14"/>
                  <w:szCs w:val="18"/>
                  <w14:ligatures w14:val="standardContextual"/>
                  <w:rPrChange w:id="561" w:author="Danny" w:date="2026-10-02T14:18:00Z">
                    <w:rPr>
                      <w:color w:val="000000"/>
                      <w:sz w:val="18"/>
                      <w:szCs w:val="18"/>
                    </w:rPr>
                  </w:rPrChange>
                </w:rPr>
                <w:t xml:space="preserve">Sample size, </w:t>
              </w:r>
              <w:r w:rsidRPr="000D0736">
                <w:rPr>
                  <w:rFonts w:eastAsiaTheme="minorHAnsi" w:cstheme="minorBidi"/>
                  <w:i/>
                  <w:iCs/>
                  <w:kern w:val="2"/>
                  <w:sz w:val="14"/>
                  <w:szCs w:val="18"/>
                  <w14:ligatures w14:val="standardContextual"/>
                  <w:rPrChange w:id="562" w:author="Danny" w:date="2026-10-02T14:18:00Z">
                    <w:rPr>
                      <w:i/>
                      <w:iCs/>
                      <w:color w:val="000000"/>
                      <w:sz w:val="18"/>
                      <w:szCs w:val="18"/>
                    </w:rPr>
                  </w:rPrChange>
                </w:rPr>
                <w:t>n</w:t>
              </w:r>
            </w:ins>
          </w:p>
        </w:tc>
        <w:tc>
          <w:tcPr>
            <w:tcW w:w="0" w:type="auto"/>
            <w:vMerge w:val="restart"/>
            <w:tcBorders>
              <w:top w:val="nil"/>
              <w:left w:val="nil"/>
              <w:bottom w:val="single" w:sz="4" w:space="0" w:color="auto"/>
              <w:right w:val="nil"/>
            </w:tcBorders>
            <w:shd w:val="clear" w:color="auto" w:fill="auto"/>
            <w:vAlign w:val="center"/>
            <w:hideMark/>
          </w:tcPr>
          <w:p w14:paraId="214A7975" w14:textId="7073C6F4" w:rsidR="000D0736" w:rsidRPr="000D0736" w:rsidRDefault="000D0736">
            <w:pPr>
              <w:spacing w:line="276" w:lineRule="auto"/>
              <w:jc w:val="center"/>
              <w:rPr>
                <w:ins w:id="563" w:author="Danny" w:date="2026-10-02T14:15:00Z"/>
                <w:rFonts w:eastAsiaTheme="minorHAnsi" w:cstheme="minorBidi"/>
                <w:kern w:val="2"/>
                <w:sz w:val="14"/>
                <w:szCs w:val="18"/>
                <w14:ligatures w14:val="standardContextual"/>
                <w:rPrChange w:id="564" w:author="Danny" w:date="2026-10-02T14:18:00Z">
                  <w:rPr>
                    <w:ins w:id="565" w:author="Danny" w:date="2026-10-02T14:15:00Z"/>
                    <w:color w:val="000000"/>
                    <w:sz w:val="18"/>
                    <w:szCs w:val="18"/>
                  </w:rPr>
                </w:rPrChange>
              </w:rPr>
              <w:pPrChange w:id="566" w:author="Danny" w:date="2026-10-02T14:21:00Z">
                <w:pPr>
                  <w:jc w:val="center"/>
                </w:pPr>
              </w:pPrChange>
            </w:pPr>
          </w:p>
        </w:tc>
        <w:tc>
          <w:tcPr>
            <w:tcW w:w="0" w:type="auto"/>
            <w:gridSpan w:val="3"/>
            <w:tcBorders>
              <w:top w:val="single" w:sz="4" w:space="0" w:color="auto"/>
              <w:left w:val="nil"/>
              <w:bottom w:val="single" w:sz="4" w:space="0" w:color="auto"/>
              <w:right w:val="nil"/>
            </w:tcBorders>
            <w:shd w:val="clear" w:color="auto" w:fill="auto"/>
            <w:vAlign w:val="center"/>
            <w:hideMark/>
          </w:tcPr>
          <w:p w14:paraId="41222F8E" w14:textId="77777777" w:rsidR="000D0736" w:rsidRPr="000D0736" w:rsidRDefault="000D0736">
            <w:pPr>
              <w:spacing w:line="276" w:lineRule="auto"/>
              <w:jc w:val="center"/>
              <w:rPr>
                <w:ins w:id="567" w:author="Danny" w:date="2026-10-02T14:15:00Z"/>
                <w:rFonts w:eastAsiaTheme="minorHAnsi" w:cstheme="minorBidi"/>
                <w:kern w:val="2"/>
                <w:sz w:val="14"/>
                <w:szCs w:val="18"/>
                <w14:ligatures w14:val="standardContextual"/>
                <w:rPrChange w:id="568" w:author="Danny" w:date="2026-10-02T14:18:00Z">
                  <w:rPr>
                    <w:ins w:id="569" w:author="Danny" w:date="2026-10-02T14:15:00Z"/>
                    <w:color w:val="000000"/>
                    <w:sz w:val="18"/>
                    <w:szCs w:val="18"/>
                  </w:rPr>
                </w:rPrChange>
              </w:rPr>
              <w:pPrChange w:id="570" w:author="Danny" w:date="2026-10-02T14:21:00Z">
                <w:pPr>
                  <w:jc w:val="center"/>
                </w:pPr>
              </w:pPrChange>
            </w:pPr>
            <w:ins w:id="571" w:author="Danny" w:date="2026-10-02T14:15:00Z">
              <w:r w:rsidRPr="000D0736">
                <w:rPr>
                  <w:rFonts w:eastAsiaTheme="minorHAnsi" w:cstheme="minorBidi"/>
                  <w:kern w:val="2"/>
                  <w:sz w:val="14"/>
                  <w:szCs w:val="18"/>
                  <w14:ligatures w14:val="standardContextual"/>
                  <w:rPrChange w:id="572" w:author="Danny" w:date="2026-10-02T14:18:00Z">
                    <w:rPr>
                      <w:color w:val="000000"/>
                      <w:sz w:val="18"/>
                      <w:szCs w:val="18"/>
                    </w:rPr>
                  </w:rPrChange>
                </w:rPr>
                <w:t>Follow-up duration</w:t>
              </w:r>
            </w:ins>
          </w:p>
        </w:tc>
        <w:tc>
          <w:tcPr>
            <w:tcW w:w="0" w:type="auto"/>
            <w:vMerge/>
            <w:tcBorders>
              <w:top w:val="nil"/>
              <w:left w:val="nil"/>
              <w:bottom w:val="single" w:sz="4" w:space="0" w:color="auto"/>
              <w:right w:val="nil"/>
            </w:tcBorders>
            <w:vAlign w:val="center"/>
            <w:hideMark/>
          </w:tcPr>
          <w:p w14:paraId="57874150" w14:textId="77777777" w:rsidR="000D0736" w:rsidRPr="000D0736" w:rsidRDefault="000D0736">
            <w:pPr>
              <w:spacing w:line="276" w:lineRule="auto"/>
              <w:rPr>
                <w:ins w:id="573" w:author="Danny" w:date="2026-10-02T14:15:00Z"/>
                <w:rFonts w:eastAsiaTheme="minorHAnsi" w:cstheme="minorBidi"/>
                <w:kern w:val="2"/>
                <w:sz w:val="14"/>
                <w:szCs w:val="18"/>
                <w14:ligatures w14:val="standardContextual"/>
                <w:rPrChange w:id="574" w:author="Danny" w:date="2026-10-02T14:18:00Z">
                  <w:rPr>
                    <w:ins w:id="575" w:author="Danny" w:date="2026-10-02T14:15:00Z"/>
                    <w:color w:val="000000"/>
                    <w:sz w:val="18"/>
                    <w:szCs w:val="18"/>
                  </w:rPr>
                </w:rPrChange>
              </w:rPr>
              <w:pPrChange w:id="576" w:author="Danny" w:date="2026-10-02T14:16:00Z">
                <w:pPr/>
              </w:pPrChange>
            </w:pPr>
          </w:p>
        </w:tc>
        <w:tc>
          <w:tcPr>
            <w:tcW w:w="0" w:type="auto"/>
            <w:gridSpan w:val="4"/>
            <w:tcBorders>
              <w:top w:val="single" w:sz="4" w:space="0" w:color="auto"/>
              <w:left w:val="nil"/>
              <w:right w:val="nil"/>
            </w:tcBorders>
            <w:shd w:val="clear" w:color="auto" w:fill="auto"/>
            <w:vAlign w:val="center"/>
            <w:hideMark/>
          </w:tcPr>
          <w:p w14:paraId="7AE17506" w14:textId="77777777" w:rsidR="000D0736" w:rsidRPr="000D0736" w:rsidRDefault="000D0736">
            <w:pPr>
              <w:spacing w:line="276" w:lineRule="auto"/>
              <w:jc w:val="center"/>
              <w:rPr>
                <w:ins w:id="577" w:author="Danny" w:date="2026-10-02T14:15:00Z"/>
                <w:rFonts w:eastAsiaTheme="minorHAnsi" w:cstheme="minorBidi"/>
                <w:kern w:val="2"/>
                <w:sz w:val="14"/>
                <w:szCs w:val="18"/>
                <w:vertAlign w:val="subscript"/>
                <w14:ligatures w14:val="standardContextual"/>
                <w:rPrChange w:id="578" w:author="Danny" w:date="2026-10-02T14:18:00Z">
                  <w:rPr>
                    <w:ins w:id="579" w:author="Danny" w:date="2026-10-02T14:15:00Z"/>
                    <w:color w:val="000000"/>
                    <w:sz w:val="18"/>
                    <w:szCs w:val="18"/>
                    <w:vertAlign w:val="subscript"/>
                  </w:rPr>
                </w:rPrChange>
              </w:rPr>
              <w:pPrChange w:id="580" w:author="Danny" w:date="2026-10-02T14:23:00Z">
                <w:pPr>
                  <w:jc w:val="center"/>
                </w:pPr>
              </w:pPrChange>
            </w:pPr>
            <w:ins w:id="581" w:author="Danny" w:date="2026-10-02T14:15:00Z">
              <w:r w:rsidRPr="000D0736">
                <w:rPr>
                  <w:rFonts w:eastAsiaTheme="minorHAnsi" w:cstheme="minorBidi"/>
                  <w:kern w:val="2"/>
                  <w:sz w:val="14"/>
                  <w:szCs w:val="18"/>
                  <w14:ligatures w14:val="standardContextual"/>
                  <w:rPrChange w:id="582" w:author="Danny" w:date="2026-10-02T14:18:00Z">
                    <w:rPr>
                      <w:color w:val="000000"/>
                      <w:sz w:val="18"/>
                      <w:szCs w:val="18"/>
                    </w:rPr>
                  </w:rPrChange>
                </w:rPr>
                <w:t>Continuous</w:t>
              </w:r>
              <w:r w:rsidRPr="000D0736">
                <w:rPr>
                  <w:rFonts w:eastAsiaTheme="minorHAnsi" w:cstheme="minorBidi"/>
                  <w:kern w:val="2"/>
                  <w:sz w:val="14"/>
                  <w:szCs w:val="18"/>
                  <w:vertAlign w:val="subscript"/>
                  <w14:ligatures w14:val="standardContextual"/>
                  <w:rPrChange w:id="583" w:author="Danny" w:date="2026-10-02T14:18:00Z">
                    <w:rPr>
                      <w:color w:val="000000"/>
                      <w:sz w:val="18"/>
                      <w:szCs w:val="18"/>
                      <w:vertAlign w:val="subscript"/>
                    </w:rPr>
                  </w:rPrChange>
                </w:rPr>
                <w:softHyphen/>
              </w:r>
              <w:r w:rsidRPr="000D0736">
                <w:rPr>
                  <w:rFonts w:eastAsiaTheme="minorHAnsi" w:cstheme="minorBidi"/>
                  <w:kern w:val="2"/>
                  <w:sz w:val="14"/>
                  <w:szCs w:val="18"/>
                  <w:vertAlign w:val="subscript"/>
                  <w14:ligatures w14:val="standardContextual"/>
                  <w:rPrChange w:id="584" w:author="Danny" w:date="2026-10-02T14:18:00Z">
                    <w:rPr>
                      <w:color w:val="000000"/>
                      <w:sz w:val="18"/>
                      <w:szCs w:val="18"/>
                      <w:vertAlign w:val="subscript"/>
                    </w:rPr>
                  </w:rPrChange>
                </w:rPr>
                <w:softHyphen/>
              </w:r>
            </w:ins>
          </w:p>
        </w:tc>
        <w:tc>
          <w:tcPr>
            <w:tcW w:w="0" w:type="auto"/>
            <w:vMerge w:val="restart"/>
            <w:tcBorders>
              <w:top w:val="nil"/>
              <w:left w:val="nil"/>
              <w:right w:val="nil"/>
            </w:tcBorders>
            <w:shd w:val="clear" w:color="auto" w:fill="auto"/>
            <w:vAlign w:val="center"/>
            <w:hideMark/>
          </w:tcPr>
          <w:p w14:paraId="365354A7" w14:textId="44807091" w:rsidR="000D0736" w:rsidRPr="000D0736" w:rsidRDefault="000D0736">
            <w:pPr>
              <w:spacing w:line="276" w:lineRule="auto"/>
              <w:jc w:val="center"/>
              <w:rPr>
                <w:ins w:id="585" w:author="Danny" w:date="2026-10-02T14:15:00Z"/>
                <w:rFonts w:eastAsiaTheme="minorHAnsi" w:cstheme="minorBidi"/>
                <w:kern w:val="2"/>
                <w:sz w:val="14"/>
                <w:szCs w:val="18"/>
                <w14:ligatures w14:val="standardContextual"/>
                <w:rPrChange w:id="586" w:author="Danny" w:date="2026-10-02T14:18:00Z">
                  <w:rPr>
                    <w:ins w:id="587" w:author="Danny" w:date="2026-10-02T14:15:00Z"/>
                    <w:color w:val="000000"/>
                    <w:sz w:val="18"/>
                    <w:szCs w:val="18"/>
                  </w:rPr>
                </w:rPrChange>
              </w:rPr>
              <w:pPrChange w:id="588" w:author="Danny" w:date="2026-10-02T14:23:00Z">
                <w:pPr>
                  <w:jc w:val="center"/>
                </w:pPr>
              </w:pPrChange>
            </w:pPr>
          </w:p>
        </w:tc>
        <w:tc>
          <w:tcPr>
            <w:tcW w:w="0" w:type="auto"/>
            <w:gridSpan w:val="3"/>
            <w:tcBorders>
              <w:top w:val="single" w:sz="4" w:space="0" w:color="auto"/>
              <w:left w:val="nil"/>
              <w:right w:val="nil"/>
            </w:tcBorders>
            <w:shd w:val="clear" w:color="auto" w:fill="auto"/>
            <w:noWrap/>
            <w:vAlign w:val="center"/>
            <w:hideMark/>
          </w:tcPr>
          <w:p w14:paraId="35E34CAE" w14:textId="77777777" w:rsidR="000D0736" w:rsidRPr="000D0736" w:rsidRDefault="000D0736">
            <w:pPr>
              <w:spacing w:line="276" w:lineRule="auto"/>
              <w:jc w:val="center"/>
              <w:rPr>
                <w:ins w:id="589" w:author="Danny" w:date="2026-10-02T14:15:00Z"/>
                <w:rFonts w:eastAsiaTheme="minorHAnsi" w:cstheme="minorBidi"/>
                <w:kern w:val="2"/>
                <w:sz w:val="14"/>
                <w:szCs w:val="18"/>
                <w14:ligatures w14:val="standardContextual"/>
                <w:rPrChange w:id="590" w:author="Danny" w:date="2026-10-02T14:18:00Z">
                  <w:rPr>
                    <w:ins w:id="591" w:author="Danny" w:date="2026-10-02T14:15:00Z"/>
                    <w:color w:val="000000"/>
                    <w:sz w:val="18"/>
                    <w:szCs w:val="18"/>
                  </w:rPr>
                </w:rPrChange>
              </w:rPr>
              <w:pPrChange w:id="592" w:author="Danny" w:date="2026-10-02T14:23:00Z">
                <w:pPr>
                  <w:jc w:val="center"/>
                </w:pPr>
              </w:pPrChange>
            </w:pPr>
            <w:ins w:id="593" w:author="Danny" w:date="2026-10-02T14:15:00Z">
              <w:r w:rsidRPr="000D0736">
                <w:rPr>
                  <w:rFonts w:eastAsiaTheme="minorHAnsi" w:cstheme="minorBidi"/>
                  <w:kern w:val="2"/>
                  <w:sz w:val="14"/>
                  <w:szCs w:val="18"/>
                  <w14:ligatures w14:val="standardContextual"/>
                  <w:rPrChange w:id="594" w:author="Danny" w:date="2026-10-02T14:18:00Z">
                    <w:rPr>
                      <w:color w:val="000000"/>
                      <w:sz w:val="18"/>
                      <w:szCs w:val="18"/>
                    </w:rPr>
                  </w:rPrChange>
                </w:rPr>
                <w:t>Dichotomous</w:t>
              </w:r>
            </w:ins>
          </w:p>
        </w:tc>
      </w:tr>
      <w:tr w:rsidR="00FC4927" w:rsidRPr="000718CF" w14:paraId="481E3C35" w14:textId="77777777" w:rsidTr="00107337">
        <w:trPr>
          <w:trHeight w:val="20"/>
          <w:ins w:id="595" w:author="Danny" w:date="2026-10-02T14:15:00Z"/>
        </w:trPr>
        <w:tc>
          <w:tcPr>
            <w:tcW w:w="0" w:type="auto"/>
            <w:vMerge/>
            <w:tcBorders>
              <w:top w:val="nil"/>
              <w:left w:val="nil"/>
              <w:bottom w:val="single" w:sz="4" w:space="0" w:color="auto"/>
              <w:right w:val="nil"/>
            </w:tcBorders>
            <w:vAlign w:val="center"/>
            <w:hideMark/>
          </w:tcPr>
          <w:p w14:paraId="1218E7B7" w14:textId="77777777" w:rsidR="000D0736" w:rsidRPr="000D0736" w:rsidRDefault="000D0736">
            <w:pPr>
              <w:spacing w:line="276" w:lineRule="auto"/>
              <w:jc w:val="center"/>
              <w:rPr>
                <w:ins w:id="596" w:author="Danny" w:date="2026-10-02T14:15:00Z"/>
                <w:rFonts w:eastAsiaTheme="minorHAnsi" w:cstheme="minorBidi"/>
                <w:kern w:val="2"/>
                <w:sz w:val="14"/>
                <w:szCs w:val="18"/>
                <w14:ligatures w14:val="standardContextual"/>
                <w:rPrChange w:id="597" w:author="Danny" w:date="2026-10-02T14:18:00Z">
                  <w:rPr>
                    <w:ins w:id="598" w:author="Danny" w:date="2026-10-02T14:15:00Z"/>
                    <w:color w:val="000000"/>
                    <w:sz w:val="18"/>
                    <w:szCs w:val="18"/>
                  </w:rPr>
                </w:rPrChange>
              </w:rPr>
              <w:pPrChange w:id="599" w:author="Danny" w:date="2026-10-02T14:16:00Z">
                <w:pPr/>
              </w:pPrChange>
            </w:pPr>
          </w:p>
        </w:tc>
        <w:tc>
          <w:tcPr>
            <w:tcW w:w="0" w:type="auto"/>
            <w:vMerge/>
            <w:tcBorders>
              <w:top w:val="nil"/>
              <w:left w:val="nil"/>
              <w:bottom w:val="single" w:sz="4" w:space="0" w:color="auto"/>
              <w:right w:val="nil"/>
            </w:tcBorders>
            <w:vAlign w:val="center"/>
            <w:hideMark/>
          </w:tcPr>
          <w:p w14:paraId="607E21BC" w14:textId="77777777" w:rsidR="000D0736" w:rsidRPr="000D0736" w:rsidRDefault="000D0736">
            <w:pPr>
              <w:spacing w:line="276" w:lineRule="auto"/>
              <w:rPr>
                <w:ins w:id="600" w:author="Danny" w:date="2026-10-02T14:15:00Z"/>
                <w:rFonts w:eastAsiaTheme="minorHAnsi" w:cstheme="minorBidi"/>
                <w:kern w:val="2"/>
                <w:sz w:val="14"/>
                <w:szCs w:val="18"/>
                <w14:ligatures w14:val="standardContextual"/>
                <w:rPrChange w:id="601" w:author="Danny" w:date="2026-10-02T14:18:00Z">
                  <w:rPr>
                    <w:ins w:id="602" w:author="Danny" w:date="2026-10-02T14:15:00Z"/>
                    <w:color w:val="000000"/>
                    <w:sz w:val="18"/>
                    <w:szCs w:val="18"/>
                  </w:rPr>
                </w:rPrChange>
              </w:rPr>
              <w:pPrChange w:id="603" w:author="Danny" w:date="2026-10-02T14:16:00Z">
                <w:pPr/>
              </w:pPrChange>
            </w:pPr>
          </w:p>
        </w:tc>
        <w:tc>
          <w:tcPr>
            <w:tcW w:w="0" w:type="auto"/>
            <w:vMerge/>
            <w:tcBorders>
              <w:top w:val="nil"/>
              <w:left w:val="nil"/>
              <w:bottom w:val="single" w:sz="4" w:space="0" w:color="auto"/>
              <w:right w:val="nil"/>
            </w:tcBorders>
            <w:vAlign w:val="center"/>
            <w:hideMark/>
          </w:tcPr>
          <w:p w14:paraId="61E1035C" w14:textId="77777777" w:rsidR="000D0736" w:rsidRPr="000D0736" w:rsidRDefault="000D0736">
            <w:pPr>
              <w:spacing w:line="276" w:lineRule="auto"/>
              <w:rPr>
                <w:ins w:id="604" w:author="Danny" w:date="2026-10-02T14:15:00Z"/>
                <w:rFonts w:eastAsiaTheme="minorHAnsi" w:cstheme="minorBidi"/>
                <w:kern w:val="2"/>
                <w:sz w:val="14"/>
                <w:szCs w:val="18"/>
                <w14:ligatures w14:val="standardContextual"/>
                <w:rPrChange w:id="605" w:author="Danny" w:date="2026-10-02T14:18:00Z">
                  <w:rPr>
                    <w:ins w:id="606" w:author="Danny" w:date="2026-10-02T14:15:00Z"/>
                    <w:color w:val="000000"/>
                    <w:sz w:val="18"/>
                    <w:szCs w:val="18"/>
                  </w:rPr>
                </w:rPrChange>
              </w:rPr>
              <w:pPrChange w:id="607" w:author="Danny" w:date="2026-10-02T14:16:00Z">
                <w:pPr/>
              </w:pPrChange>
            </w:pPr>
          </w:p>
        </w:tc>
        <w:tc>
          <w:tcPr>
            <w:tcW w:w="0" w:type="auto"/>
            <w:vMerge/>
            <w:tcBorders>
              <w:top w:val="nil"/>
              <w:left w:val="nil"/>
              <w:bottom w:val="single" w:sz="4" w:space="0" w:color="auto"/>
              <w:right w:val="nil"/>
            </w:tcBorders>
            <w:vAlign w:val="center"/>
            <w:hideMark/>
          </w:tcPr>
          <w:p w14:paraId="104AC700" w14:textId="77777777" w:rsidR="000D0736" w:rsidRPr="000D0736" w:rsidRDefault="000D0736">
            <w:pPr>
              <w:spacing w:line="276" w:lineRule="auto"/>
              <w:jc w:val="center"/>
              <w:rPr>
                <w:ins w:id="608" w:author="Danny" w:date="2026-10-02T14:15:00Z"/>
                <w:rFonts w:eastAsiaTheme="minorHAnsi" w:cstheme="minorBidi"/>
                <w:kern w:val="2"/>
                <w:sz w:val="14"/>
                <w:szCs w:val="18"/>
                <w14:ligatures w14:val="standardContextual"/>
                <w:rPrChange w:id="609" w:author="Danny" w:date="2026-10-02T14:18:00Z">
                  <w:rPr>
                    <w:ins w:id="610" w:author="Danny" w:date="2026-10-02T14:15:00Z"/>
                    <w:color w:val="000000"/>
                    <w:sz w:val="18"/>
                    <w:szCs w:val="18"/>
                  </w:rPr>
                </w:rPrChange>
              </w:rPr>
              <w:pPrChange w:id="611" w:author="Danny" w:date="2026-10-02T14:21:00Z">
                <w:pPr/>
              </w:pPrChange>
            </w:pPr>
          </w:p>
        </w:tc>
        <w:tc>
          <w:tcPr>
            <w:tcW w:w="0" w:type="auto"/>
            <w:vMerge/>
            <w:tcBorders>
              <w:top w:val="nil"/>
              <w:left w:val="nil"/>
              <w:bottom w:val="single" w:sz="4" w:space="0" w:color="auto"/>
              <w:right w:val="nil"/>
            </w:tcBorders>
            <w:vAlign w:val="center"/>
            <w:hideMark/>
          </w:tcPr>
          <w:p w14:paraId="1FC11807" w14:textId="77777777" w:rsidR="000D0736" w:rsidRPr="000D0736" w:rsidRDefault="000D0736">
            <w:pPr>
              <w:spacing w:line="276" w:lineRule="auto"/>
              <w:jc w:val="center"/>
              <w:rPr>
                <w:ins w:id="612" w:author="Danny" w:date="2026-10-02T14:15:00Z"/>
                <w:rFonts w:eastAsiaTheme="minorHAnsi" w:cstheme="minorBidi"/>
                <w:kern w:val="2"/>
                <w:sz w:val="14"/>
                <w:szCs w:val="18"/>
                <w14:ligatures w14:val="standardContextual"/>
                <w:rPrChange w:id="613" w:author="Danny" w:date="2026-10-02T14:18:00Z">
                  <w:rPr>
                    <w:ins w:id="614" w:author="Danny" w:date="2026-10-02T14:15:00Z"/>
                    <w:color w:val="000000"/>
                    <w:sz w:val="18"/>
                    <w:szCs w:val="18"/>
                  </w:rPr>
                </w:rPrChange>
              </w:rPr>
              <w:pPrChange w:id="615" w:author="Danny" w:date="2026-10-02T14:21:00Z">
                <w:pPr/>
              </w:pPrChange>
            </w:pPr>
          </w:p>
        </w:tc>
        <w:tc>
          <w:tcPr>
            <w:tcW w:w="0" w:type="auto"/>
            <w:vMerge/>
            <w:tcBorders>
              <w:top w:val="nil"/>
              <w:left w:val="nil"/>
              <w:bottom w:val="single" w:sz="4" w:space="0" w:color="auto"/>
              <w:right w:val="nil"/>
            </w:tcBorders>
            <w:vAlign w:val="center"/>
            <w:hideMark/>
          </w:tcPr>
          <w:p w14:paraId="4DC393E4" w14:textId="77777777" w:rsidR="000D0736" w:rsidRPr="000D0736" w:rsidRDefault="000D0736">
            <w:pPr>
              <w:spacing w:line="276" w:lineRule="auto"/>
              <w:jc w:val="center"/>
              <w:rPr>
                <w:ins w:id="616" w:author="Danny" w:date="2026-10-02T14:15:00Z"/>
                <w:rFonts w:eastAsiaTheme="minorHAnsi" w:cstheme="minorBidi"/>
                <w:kern w:val="2"/>
                <w:sz w:val="14"/>
                <w:szCs w:val="18"/>
                <w14:ligatures w14:val="standardContextual"/>
                <w:rPrChange w:id="617" w:author="Danny" w:date="2026-10-02T14:18:00Z">
                  <w:rPr>
                    <w:ins w:id="618" w:author="Danny" w:date="2026-10-02T14:15:00Z"/>
                    <w:color w:val="000000"/>
                    <w:sz w:val="18"/>
                    <w:szCs w:val="18"/>
                  </w:rPr>
                </w:rPrChange>
              </w:rPr>
              <w:pPrChange w:id="619" w:author="Danny" w:date="2026-10-02T14:21:00Z">
                <w:pPr/>
              </w:pPrChange>
            </w:pPr>
          </w:p>
        </w:tc>
        <w:tc>
          <w:tcPr>
            <w:tcW w:w="0" w:type="auto"/>
            <w:tcBorders>
              <w:top w:val="nil"/>
              <w:left w:val="nil"/>
              <w:bottom w:val="single" w:sz="4" w:space="0" w:color="auto"/>
              <w:right w:val="nil"/>
            </w:tcBorders>
            <w:shd w:val="clear" w:color="auto" w:fill="auto"/>
            <w:vAlign w:val="center"/>
            <w:hideMark/>
          </w:tcPr>
          <w:p w14:paraId="630D7961" w14:textId="77777777" w:rsidR="000D0736" w:rsidRPr="000D0736" w:rsidRDefault="000D0736">
            <w:pPr>
              <w:spacing w:line="276" w:lineRule="auto"/>
              <w:jc w:val="center"/>
              <w:rPr>
                <w:ins w:id="620" w:author="Danny" w:date="2026-10-02T14:15:00Z"/>
                <w:rFonts w:eastAsiaTheme="minorHAnsi" w:cstheme="minorBidi"/>
                <w:i/>
                <w:iCs/>
                <w:kern w:val="2"/>
                <w:sz w:val="14"/>
                <w:szCs w:val="18"/>
                <w14:ligatures w14:val="standardContextual"/>
                <w:rPrChange w:id="621" w:author="Danny" w:date="2026-10-02T14:18:00Z">
                  <w:rPr>
                    <w:ins w:id="622" w:author="Danny" w:date="2026-10-02T14:15:00Z"/>
                    <w:i/>
                    <w:iCs/>
                    <w:color w:val="000000"/>
                    <w:sz w:val="18"/>
                    <w:szCs w:val="18"/>
                  </w:rPr>
                </w:rPrChange>
              </w:rPr>
              <w:pPrChange w:id="623" w:author="Danny" w:date="2026-10-02T14:21:00Z">
                <w:pPr>
                  <w:jc w:val="center"/>
                </w:pPr>
              </w:pPrChange>
            </w:pPr>
            <w:ins w:id="624" w:author="Danny" w:date="2026-10-02T14:15:00Z">
              <w:r w:rsidRPr="000D0736">
                <w:rPr>
                  <w:rFonts w:eastAsiaTheme="minorHAnsi" w:cstheme="minorBidi"/>
                  <w:i/>
                  <w:iCs/>
                  <w:kern w:val="2"/>
                  <w:sz w:val="14"/>
                  <w:szCs w:val="18"/>
                  <w14:ligatures w14:val="standardContextual"/>
                  <w:rPrChange w:id="625" w:author="Danny" w:date="2026-10-02T14:18:00Z">
                    <w:rPr>
                      <w:i/>
                      <w:iCs/>
                      <w:color w:val="000000"/>
                      <w:sz w:val="18"/>
                      <w:szCs w:val="18"/>
                    </w:rPr>
                  </w:rPrChange>
                </w:rPr>
                <w:t>Mean ± SD</w:t>
              </w:r>
            </w:ins>
          </w:p>
        </w:tc>
        <w:tc>
          <w:tcPr>
            <w:tcW w:w="0" w:type="auto"/>
            <w:vMerge/>
            <w:tcBorders>
              <w:top w:val="nil"/>
              <w:left w:val="nil"/>
              <w:bottom w:val="single" w:sz="4" w:space="0" w:color="auto"/>
              <w:right w:val="nil"/>
            </w:tcBorders>
            <w:vAlign w:val="center"/>
            <w:hideMark/>
          </w:tcPr>
          <w:p w14:paraId="16F65921" w14:textId="77777777" w:rsidR="000D0736" w:rsidRPr="000D0736" w:rsidRDefault="000D0736">
            <w:pPr>
              <w:spacing w:line="276" w:lineRule="auto"/>
              <w:jc w:val="center"/>
              <w:rPr>
                <w:ins w:id="626" w:author="Danny" w:date="2026-10-02T14:15:00Z"/>
                <w:rFonts w:eastAsiaTheme="minorHAnsi" w:cstheme="minorBidi"/>
                <w:kern w:val="2"/>
                <w:sz w:val="14"/>
                <w:szCs w:val="18"/>
                <w14:ligatures w14:val="standardContextual"/>
                <w:rPrChange w:id="627" w:author="Danny" w:date="2026-10-02T14:18:00Z">
                  <w:rPr>
                    <w:ins w:id="628" w:author="Danny" w:date="2026-10-02T14:15:00Z"/>
                    <w:color w:val="000000"/>
                    <w:sz w:val="18"/>
                    <w:szCs w:val="18"/>
                  </w:rPr>
                </w:rPrChange>
              </w:rPr>
              <w:pPrChange w:id="629" w:author="Danny" w:date="2026-10-02T14:21:00Z">
                <w:pPr/>
              </w:pPrChange>
            </w:pPr>
          </w:p>
        </w:tc>
        <w:tc>
          <w:tcPr>
            <w:tcW w:w="0" w:type="auto"/>
            <w:tcBorders>
              <w:top w:val="nil"/>
              <w:left w:val="nil"/>
              <w:bottom w:val="single" w:sz="4" w:space="0" w:color="auto"/>
              <w:right w:val="nil"/>
            </w:tcBorders>
            <w:shd w:val="clear" w:color="auto" w:fill="auto"/>
            <w:vAlign w:val="center"/>
            <w:hideMark/>
          </w:tcPr>
          <w:p w14:paraId="03C60722" w14:textId="77777777" w:rsidR="000D0736" w:rsidRPr="000D0736" w:rsidRDefault="000D0736">
            <w:pPr>
              <w:spacing w:line="276" w:lineRule="auto"/>
              <w:jc w:val="center"/>
              <w:rPr>
                <w:ins w:id="630" w:author="Danny" w:date="2026-10-02T14:15:00Z"/>
                <w:rFonts w:eastAsiaTheme="minorHAnsi" w:cstheme="minorBidi"/>
                <w:kern w:val="2"/>
                <w:sz w:val="14"/>
                <w:szCs w:val="18"/>
                <w14:ligatures w14:val="standardContextual"/>
                <w:rPrChange w:id="631" w:author="Danny" w:date="2026-10-02T14:18:00Z">
                  <w:rPr>
                    <w:ins w:id="632" w:author="Danny" w:date="2026-10-02T14:15:00Z"/>
                    <w:color w:val="000000"/>
                    <w:sz w:val="18"/>
                    <w:szCs w:val="18"/>
                  </w:rPr>
                </w:rPrChange>
              </w:rPr>
              <w:pPrChange w:id="633" w:author="Danny" w:date="2026-10-02T14:21:00Z">
                <w:pPr>
                  <w:jc w:val="center"/>
                </w:pPr>
              </w:pPrChange>
            </w:pPr>
            <w:ins w:id="634" w:author="Danny" w:date="2026-10-02T14:15:00Z">
              <w:r w:rsidRPr="000D0736">
                <w:rPr>
                  <w:rFonts w:eastAsiaTheme="minorHAnsi" w:cstheme="minorBidi"/>
                  <w:kern w:val="2"/>
                  <w:sz w:val="14"/>
                  <w:szCs w:val="18"/>
                  <w14:ligatures w14:val="standardContextual"/>
                  <w:rPrChange w:id="635" w:author="Danny" w:date="2026-10-02T14:18:00Z">
                    <w:rPr>
                      <w:color w:val="000000"/>
                      <w:sz w:val="18"/>
                      <w:szCs w:val="18"/>
                    </w:rPr>
                  </w:rPrChange>
                </w:rPr>
                <w:t xml:space="preserve">Total, </w:t>
              </w:r>
              <w:r w:rsidRPr="000D0736">
                <w:rPr>
                  <w:rFonts w:eastAsiaTheme="minorHAnsi" w:cstheme="minorBidi"/>
                  <w:i/>
                  <w:iCs/>
                  <w:kern w:val="2"/>
                  <w:sz w:val="14"/>
                  <w:szCs w:val="18"/>
                  <w14:ligatures w14:val="standardContextual"/>
                  <w:rPrChange w:id="636" w:author="Danny" w:date="2026-10-02T14:18:00Z">
                    <w:rPr>
                      <w:i/>
                      <w:iCs/>
                      <w:color w:val="000000"/>
                      <w:sz w:val="18"/>
                      <w:szCs w:val="18"/>
                    </w:rPr>
                  </w:rPrChange>
                </w:rPr>
                <w:t>N</w:t>
              </w:r>
            </w:ins>
          </w:p>
        </w:tc>
        <w:tc>
          <w:tcPr>
            <w:tcW w:w="0" w:type="auto"/>
            <w:tcBorders>
              <w:top w:val="nil"/>
              <w:left w:val="nil"/>
              <w:bottom w:val="single" w:sz="4" w:space="0" w:color="auto"/>
              <w:right w:val="nil"/>
            </w:tcBorders>
            <w:shd w:val="clear" w:color="auto" w:fill="auto"/>
            <w:vAlign w:val="center"/>
            <w:hideMark/>
          </w:tcPr>
          <w:p w14:paraId="5F0C430B" w14:textId="77777777" w:rsidR="000D0736" w:rsidRPr="000D0736" w:rsidRDefault="000D0736">
            <w:pPr>
              <w:spacing w:line="276" w:lineRule="auto"/>
              <w:jc w:val="center"/>
              <w:rPr>
                <w:ins w:id="637" w:author="Danny" w:date="2026-10-02T14:15:00Z"/>
                <w:rFonts w:eastAsiaTheme="minorHAnsi" w:cstheme="minorBidi"/>
                <w:kern w:val="2"/>
                <w:sz w:val="14"/>
                <w:szCs w:val="18"/>
                <w14:ligatures w14:val="standardContextual"/>
                <w:rPrChange w:id="638" w:author="Danny" w:date="2026-10-02T14:18:00Z">
                  <w:rPr>
                    <w:ins w:id="639" w:author="Danny" w:date="2026-10-02T14:15:00Z"/>
                    <w:color w:val="000000"/>
                    <w:sz w:val="18"/>
                    <w:szCs w:val="18"/>
                  </w:rPr>
                </w:rPrChange>
              </w:rPr>
              <w:pPrChange w:id="640" w:author="Danny" w:date="2026-10-02T14:21:00Z">
                <w:pPr>
                  <w:jc w:val="center"/>
                </w:pPr>
              </w:pPrChange>
            </w:pPr>
            <w:ins w:id="641" w:author="Danny" w:date="2026-10-02T14:15:00Z">
              <w:r w:rsidRPr="000D0736">
                <w:rPr>
                  <w:rFonts w:eastAsiaTheme="minorHAnsi" w:cstheme="minorBidi"/>
                  <w:kern w:val="2"/>
                  <w:sz w:val="14"/>
                  <w:szCs w:val="18"/>
                  <w14:ligatures w14:val="standardContextual"/>
                  <w:rPrChange w:id="642" w:author="Danny" w:date="2026-10-02T14:18:00Z">
                    <w:rPr>
                      <w:color w:val="000000"/>
                      <w:sz w:val="18"/>
                      <w:szCs w:val="18"/>
                    </w:rPr>
                  </w:rPrChange>
                </w:rPr>
                <w:t xml:space="preserve">Male, </w:t>
              </w:r>
              <w:r w:rsidRPr="000D0736">
                <w:rPr>
                  <w:rFonts w:eastAsiaTheme="minorHAnsi" w:cstheme="minorBidi"/>
                  <w:i/>
                  <w:iCs/>
                  <w:kern w:val="2"/>
                  <w:sz w:val="14"/>
                  <w:szCs w:val="18"/>
                  <w14:ligatures w14:val="standardContextual"/>
                  <w:rPrChange w:id="643" w:author="Danny" w:date="2026-10-02T14:18:00Z">
                    <w:rPr>
                      <w:i/>
                      <w:iCs/>
                      <w:color w:val="000000"/>
                      <w:sz w:val="18"/>
                      <w:szCs w:val="18"/>
                    </w:rPr>
                  </w:rPrChange>
                </w:rPr>
                <w:t>n</w:t>
              </w:r>
            </w:ins>
          </w:p>
        </w:tc>
        <w:tc>
          <w:tcPr>
            <w:tcW w:w="0" w:type="auto"/>
            <w:tcBorders>
              <w:top w:val="nil"/>
              <w:left w:val="nil"/>
              <w:bottom w:val="single" w:sz="4" w:space="0" w:color="auto"/>
              <w:right w:val="nil"/>
            </w:tcBorders>
            <w:shd w:val="clear" w:color="auto" w:fill="auto"/>
            <w:vAlign w:val="center"/>
            <w:hideMark/>
          </w:tcPr>
          <w:p w14:paraId="7474F6D4" w14:textId="77777777" w:rsidR="000D0736" w:rsidRPr="000D0736" w:rsidRDefault="000D0736">
            <w:pPr>
              <w:spacing w:line="276" w:lineRule="auto"/>
              <w:jc w:val="center"/>
              <w:rPr>
                <w:ins w:id="644" w:author="Danny" w:date="2026-10-02T14:15:00Z"/>
                <w:rFonts w:eastAsiaTheme="minorHAnsi" w:cstheme="minorBidi"/>
                <w:kern w:val="2"/>
                <w:sz w:val="14"/>
                <w:szCs w:val="18"/>
                <w14:ligatures w14:val="standardContextual"/>
                <w:rPrChange w:id="645" w:author="Danny" w:date="2026-10-02T14:18:00Z">
                  <w:rPr>
                    <w:ins w:id="646" w:author="Danny" w:date="2026-10-02T14:15:00Z"/>
                    <w:color w:val="000000"/>
                    <w:sz w:val="18"/>
                    <w:szCs w:val="18"/>
                  </w:rPr>
                </w:rPrChange>
              </w:rPr>
              <w:pPrChange w:id="647" w:author="Danny" w:date="2026-10-02T14:21:00Z">
                <w:pPr>
                  <w:jc w:val="center"/>
                </w:pPr>
              </w:pPrChange>
            </w:pPr>
            <w:ins w:id="648" w:author="Danny" w:date="2026-10-02T14:15:00Z">
              <w:r w:rsidRPr="000D0736">
                <w:rPr>
                  <w:rFonts w:eastAsiaTheme="minorHAnsi" w:cstheme="minorBidi"/>
                  <w:kern w:val="2"/>
                  <w:sz w:val="14"/>
                  <w:szCs w:val="18"/>
                  <w14:ligatures w14:val="standardContextual"/>
                  <w:rPrChange w:id="649" w:author="Danny" w:date="2026-10-02T14:18:00Z">
                    <w:rPr>
                      <w:color w:val="000000"/>
                      <w:sz w:val="18"/>
                      <w:szCs w:val="18"/>
                    </w:rPr>
                  </w:rPrChange>
                </w:rPr>
                <w:t xml:space="preserve">Female, </w:t>
              </w:r>
              <w:r w:rsidRPr="000D0736">
                <w:rPr>
                  <w:rFonts w:eastAsiaTheme="minorHAnsi" w:cstheme="minorBidi"/>
                  <w:i/>
                  <w:iCs/>
                  <w:kern w:val="2"/>
                  <w:sz w:val="14"/>
                  <w:szCs w:val="18"/>
                  <w14:ligatures w14:val="standardContextual"/>
                  <w:rPrChange w:id="650" w:author="Danny" w:date="2026-10-02T14:18:00Z">
                    <w:rPr>
                      <w:i/>
                      <w:iCs/>
                      <w:color w:val="000000"/>
                      <w:sz w:val="18"/>
                      <w:szCs w:val="18"/>
                    </w:rPr>
                  </w:rPrChange>
                </w:rPr>
                <w:t>n</w:t>
              </w:r>
            </w:ins>
          </w:p>
        </w:tc>
        <w:tc>
          <w:tcPr>
            <w:tcW w:w="0" w:type="auto"/>
            <w:vMerge/>
            <w:tcBorders>
              <w:top w:val="nil"/>
              <w:left w:val="nil"/>
              <w:bottom w:val="single" w:sz="4" w:space="0" w:color="auto"/>
              <w:right w:val="nil"/>
            </w:tcBorders>
            <w:vAlign w:val="center"/>
            <w:hideMark/>
          </w:tcPr>
          <w:p w14:paraId="462E0A31" w14:textId="77777777" w:rsidR="000D0736" w:rsidRPr="000D0736" w:rsidRDefault="000D0736">
            <w:pPr>
              <w:spacing w:line="276" w:lineRule="auto"/>
              <w:jc w:val="center"/>
              <w:rPr>
                <w:ins w:id="651" w:author="Danny" w:date="2026-10-02T14:15:00Z"/>
                <w:rFonts w:eastAsiaTheme="minorHAnsi" w:cstheme="minorBidi"/>
                <w:kern w:val="2"/>
                <w:sz w:val="14"/>
                <w:szCs w:val="18"/>
                <w14:ligatures w14:val="standardContextual"/>
                <w:rPrChange w:id="652" w:author="Danny" w:date="2026-10-02T14:18:00Z">
                  <w:rPr>
                    <w:ins w:id="653" w:author="Danny" w:date="2026-10-02T14:15:00Z"/>
                    <w:color w:val="000000"/>
                    <w:sz w:val="18"/>
                    <w:szCs w:val="18"/>
                  </w:rPr>
                </w:rPrChange>
              </w:rPr>
              <w:pPrChange w:id="654" w:author="Danny" w:date="2026-10-02T14:21:00Z">
                <w:pPr/>
              </w:pPrChange>
            </w:pPr>
          </w:p>
        </w:tc>
        <w:tc>
          <w:tcPr>
            <w:tcW w:w="0" w:type="auto"/>
            <w:tcBorders>
              <w:top w:val="nil"/>
              <w:left w:val="nil"/>
              <w:bottom w:val="single" w:sz="4" w:space="0" w:color="auto"/>
              <w:right w:val="nil"/>
            </w:tcBorders>
            <w:shd w:val="clear" w:color="auto" w:fill="auto"/>
            <w:vAlign w:val="center"/>
            <w:hideMark/>
          </w:tcPr>
          <w:p w14:paraId="6F49D848" w14:textId="77777777" w:rsidR="000D0736" w:rsidRPr="000D0736" w:rsidRDefault="000D0736">
            <w:pPr>
              <w:spacing w:line="276" w:lineRule="auto"/>
              <w:jc w:val="center"/>
              <w:rPr>
                <w:ins w:id="655" w:author="Danny" w:date="2026-10-02T14:15:00Z"/>
                <w:rFonts w:eastAsiaTheme="minorHAnsi" w:cstheme="minorBidi"/>
                <w:kern w:val="2"/>
                <w:sz w:val="14"/>
                <w:szCs w:val="18"/>
                <w14:ligatures w14:val="standardContextual"/>
                <w:rPrChange w:id="656" w:author="Danny" w:date="2026-10-02T14:18:00Z">
                  <w:rPr>
                    <w:ins w:id="657" w:author="Danny" w:date="2026-10-02T14:15:00Z"/>
                    <w:color w:val="000000"/>
                    <w:sz w:val="18"/>
                    <w:szCs w:val="18"/>
                  </w:rPr>
                </w:rPrChange>
              </w:rPr>
              <w:pPrChange w:id="658" w:author="Danny" w:date="2026-10-02T14:21:00Z">
                <w:pPr>
                  <w:jc w:val="center"/>
                </w:pPr>
              </w:pPrChange>
            </w:pPr>
            <w:ins w:id="659" w:author="Danny" w:date="2026-10-02T14:15:00Z">
              <w:r w:rsidRPr="000D0736">
                <w:rPr>
                  <w:rFonts w:eastAsiaTheme="minorHAnsi" w:cstheme="minorBidi"/>
                  <w:kern w:val="2"/>
                  <w:sz w:val="14"/>
                  <w:szCs w:val="18"/>
                  <w14:ligatures w14:val="standardContextual"/>
                  <w:rPrChange w:id="660" w:author="Danny" w:date="2026-10-02T14:18:00Z">
                    <w:rPr>
                      <w:color w:val="000000"/>
                      <w:sz w:val="18"/>
                      <w:szCs w:val="18"/>
                    </w:rPr>
                  </w:rPrChange>
                </w:rPr>
                <w:t>Months</w:t>
              </w:r>
            </w:ins>
          </w:p>
        </w:tc>
        <w:tc>
          <w:tcPr>
            <w:tcW w:w="0" w:type="auto"/>
            <w:tcBorders>
              <w:top w:val="nil"/>
              <w:left w:val="nil"/>
              <w:bottom w:val="single" w:sz="4" w:space="0" w:color="auto"/>
              <w:right w:val="nil"/>
            </w:tcBorders>
            <w:shd w:val="clear" w:color="auto" w:fill="auto"/>
            <w:vAlign w:val="center"/>
            <w:hideMark/>
          </w:tcPr>
          <w:p w14:paraId="7EFB443A" w14:textId="77777777" w:rsidR="000D0736" w:rsidRPr="000D0736" w:rsidRDefault="000D0736">
            <w:pPr>
              <w:spacing w:line="276" w:lineRule="auto"/>
              <w:jc w:val="center"/>
              <w:rPr>
                <w:ins w:id="661" w:author="Danny" w:date="2026-10-02T14:15:00Z"/>
                <w:rFonts w:eastAsiaTheme="minorHAnsi" w:cstheme="minorBidi"/>
                <w:kern w:val="2"/>
                <w:sz w:val="14"/>
                <w:szCs w:val="18"/>
                <w14:ligatures w14:val="standardContextual"/>
                <w:rPrChange w:id="662" w:author="Danny" w:date="2026-10-02T14:18:00Z">
                  <w:rPr>
                    <w:ins w:id="663" w:author="Danny" w:date="2026-10-02T14:15:00Z"/>
                    <w:color w:val="000000"/>
                    <w:sz w:val="18"/>
                    <w:szCs w:val="18"/>
                  </w:rPr>
                </w:rPrChange>
              </w:rPr>
              <w:pPrChange w:id="664" w:author="Danny" w:date="2026-10-02T14:21:00Z">
                <w:pPr>
                  <w:jc w:val="center"/>
                </w:pPr>
              </w:pPrChange>
            </w:pPr>
            <w:ins w:id="665" w:author="Danny" w:date="2026-10-02T14:15:00Z">
              <w:r w:rsidRPr="000D0736">
                <w:rPr>
                  <w:rFonts w:eastAsiaTheme="minorHAnsi" w:cstheme="minorBidi"/>
                  <w:kern w:val="2"/>
                  <w:sz w:val="14"/>
                  <w:szCs w:val="18"/>
                  <w14:ligatures w14:val="standardContextual"/>
                  <w:rPrChange w:id="666" w:author="Danny" w:date="2026-10-02T14:18:00Z">
                    <w:rPr>
                      <w:color w:val="000000"/>
                      <w:sz w:val="18"/>
                      <w:szCs w:val="18"/>
                    </w:rPr>
                  </w:rPrChange>
                </w:rPr>
                <w:t>Years</w:t>
              </w:r>
            </w:ins>
          </w:p>
        </w:tc>
        <w:tc>
          <w:tcPr>
            <w:tcW w:w="0" w:type="auto"/>
            <w:tcBorders>
              <w:top w:val="nil"/>
              <w:left w:val="nil"/>
              <w:bottom w:val="single" w:sz="4" w:space="0" w:color="auto"/>
              <w:right w:val="nil"/>
            </w:tcBorders>
            <w:shd w:val="clear" w:color="auto" w:fill="auto"/>
            <w:vAlign w:val="center"/>
            <w:hideMark/>
          </w:tcPr>
          <w:p w14:paraId="087571DD" w14:textId="77777777" w:rsidR="000D0736" w:rsidRPr="000D0736" w:rsidRDefault="000D0736">
            <w:pPr>
              <w:spacing w:line="276" w:lineRule="auto"/>
              <w:jc w:val="center"/>
              <w:rPr>
                <w:ins w:id="667" w:author="Danny" w:date="2026-10-02T14:15:00Z"/>
                <w:rFonts w:eastAsiaTheme="minorHAnsi" w:cstheme="minorBidi"/>
                <w:kern w:val="2"/>
                <w:sz w:val="14"/>
                <w:szCs w:val="18"/>
                <w14:ligatures w14:val="standardContextual"/>
                <w:rPrChange w:id="668" w:author="Danny" w:date="2026-10-02T14:18:00Z">
                  <w:rPr>
                    <w:ins w:id="669" w:author="Danny" w:date="2026-10-02T14:15:00Z"/>
                    <w:color w:val="000000"/>
                    <w:sz w:val="18"/>
                    <w:szCs w:val="18"/>
                  </w:rPr>
                </w:rPrChange>
              </w:rPr>
              <w:pPrChange w:id="670" w:author="Danny" w:date="2026-10-02T14:21:00Z">
                <w:pPr>
                  <w:jc w:val="center"/>
                </w:pPr>
              </w:pPrChange>
            </w:pPr>
            <w:ins w:id="671" w:author="Danny" w:date="2026-10-02T14:15:00Z">
              <w:r w:rsidRPr="000D0736">
                <w:rPr>
                  <w:rFonts w:eastAsiaTheme="minorHAnsi" w:cstheme="minorBidi"/>
                  <w:kern w:val="2"/>
                  <w:sz w:val="14"/>
                  <w:szCs w:val="18"/>
                  <w14:ligatures w14:val="standardContextual"/>
                  <w:rPrChange w:id="672" w:author="Danny" w:date="2026-10-02T14:18:00Z">
                    <w:rPr>
                      <w:color w:val="000000"/>
                      <w:sz w:val="18"/>
                      <w:szCs w:val="18"/>
                    </w:rPr>
                  </w:rPrChange>
                </w:rPr>
                <w:t>Term</w:t>
              </w:r>
            </w:ins>
          </w:p>
        </w:tc>
        <w:tc>
          <w:tcPr>
            <w:tcW w:w="0" w:type="auto"/>
            <w:vMerge/>
            <w:tcBorders>
              <w:top w:val="nil"/>
              <w:left w:val="nil"/>
              <w:bottom w:val="single" w:sz="4" w:space="0" w:color="auto"/>
              <w:right w:val="nil"/>
            </w:tcBorders>
            <w:vAlign w:val="center"/>
            <w:hideMark/>
          </w:tcPr>
          <w:p w14:paraId="1C9DEA74" w14:textId="77777777" w:rsidR="000D0736" w:rsidRPr="000D0736" w:rsidRDefault="000D0736">
            <w:pPr>
              <w:spacing w:line="276" w:lineRule="auto"/>
              <w:rPr>
                <w:ins w:id="673" w:author="Danny" w:date="2026-10-02T14:15:00Z"/>
                <w:rFonts w:eastAsiaTheme="minorHAnsi" w:cstheme="minorBidi"/>
                <w:kern w:val="2"/>
                <w:sz w:val="14"/>
                <w:szCs w:val="18"/>
                <w14:ligatures w14:val="standardContextual"/>
                <w:rPrChange w:id="674" w:author="Danny" w:date="2026-10-02T14:18:00Z">
                  <w:rPr>
                    <w:ins w:id="675" w:author="Danny" w:date="2026-10-02T14:15:00Z"/>
                    <w:color w:val="000000"/>
                    <w:sz w:val="18"/>
                    <w:szCs w:val="18"/>
                  </w:rPr>
                </w:rPrChange>
              </w:rPr>
              <w:pPrChange w:id="676" w:author="Danny" w:date="2026-10-02T14:16:00Z">
                <w:pPr/>
              </w:pPrChange>
            </w:pPr>
          </w:p>
        </w:tc>
        <w:tc>
          <w:tcPr>
            <w:tcW w:w="0" w:type="auto"/>
            <w:tcBorders>
              <w:top w:val="nil"/>
              <w:left w:val="nil"/>
              <w:bottom w:val="single" w:sz="4" w:space="0" w:color="auto"/>
              <w:right w:val="nil"/>
            </w:tcBorders>
            <w:shd w:val="clear" w:color="auto" w:fill="auto"/>
            <w:vAlign w:val="center"/>
            <w:hideMark/>
          </w:tcPr>
          <w:p w14:paraId="71381C56" w14:textId="77777777" w:rsidR="000D0736" w:rsidRPr="000D0736" w:rsidRDefault="000D0736">
            <w:pPr>
              <w:spacing w:line="276" w:lineRule="auto"/>
              <w:jc w:val="center"/>
              <w:rPr>
                <w:ins w:id="677" w:author="Danny" w:date="2026-10-02T14:15:00Z"/>
                <w:rFonts w:eastAsiaTheme="minorHAnsi" w:cstheme="minorBidi"/>
                <w:kern w:val="2"/>
                <w:sz w:val="14"/>
                <w:szCs w:val="18"/>
                <w14:ligatures w14:val="standardContextual"/>
                <w:rPrChange w:id="678" w:author="Danny" w:date="2026-10-02T14:18:00Z">
                  <w:rPr>
                    <w:ins w:id="679" w:author="Danny" w:date="2026-10-02T14:15:00Z"/>
                    <w:color w:val="000000"/>
                    <w:sz w:val="18"/>
                    <w:szCs w:val="18"/>
                  </w:rPr>
                </w:rPrChange>
              </w:rPr>
              <w:pPrChange w:id="680" w:author="Danny" w:date="2026-10-02T14:23:00Z">
                <w:pPr>
                  <w:jc w:val="center"/>
                </w:pPr>
              </w:pPrChange>
            </w:pPr>
            <w:ins w:id="681" w:author="Danny" w:date="2026-10-02T14:15:00Z">
              <w:r w:rsidRPr="000D0736">
                <w:rPr>
                  <w:rFonts w:eastAsiaTheme="minorHAnsi" w:cstheme="minorBidi"/>
                  <w:kern w:val="2"/>
                  <w:sz w:val="14"/>
                  <w:szCs w:val="18"/>
                  <w14:ligatures w14:val="standardContextual"/>
                  <w:rPrChange w:id="682" w:author="Danny" w:date="2026-10-02T14:18:00Z">
                    <w:rPr>
                      <w:color w:val="000000"/>
                      <w:sz w:val="18"/>
                      <w:szCs w:val="18"/>
                    </w:rPr>
                  </w:rPrChange>
                </w:rPr>
                <w:t>IKDC subjective</w:t>
              </w:r>
            </w:ins>
          </w:p>
        </w:tc>
        <w:tc>
          <w:tcPr>
            <w:tcW w:w="0" w:type="auto"/>
            <w:tcBorders>
              <w:top w:val="nil"/>
              <w:left w:val="nil"/>
              <w:bottom w:val="single" w:sz="4" w:space="0" w:color="auto"/>
              <w:right w:val="nil"/>
            </w:tcBorders>
            <w:shd w:val="clear" w:color="auto" w:fill="auto"/>
            <w:vAlign w:val="center"/>
            <w:hideMark/>
          </w:tcPr>
          <w:p w14:paraId="10A3F1ED" w14:textId="77777777" w:rsidR="000D0736" w:rsidRPr="000D0736" w:rsidRDefault="000D0736">
            <w:pPr>
              <w:spacing w:line="276" w:lineRule="auto"/>
              <w:jc w:val="center"/>
              <w:rPr>
                <w:ins w:id="683" w:author="Danny" w:date="2026-10-02T14:15:00Z"/>
                <w:rFonts w:eastAsiaTheme="minorHAnsi" w:cstheme="minorBidi"/>
                <w:kern w:val="2"/>
                <w:sz w:val="14"/>
                <w:szCs w:val="18"/>
                <w14:ligatures w14:val="standardContextual"/>
                <w:rPrChange w:id="684" w:author="Danny" w:date="2026-10-02T14:18:00Z">
                  <w:rPr>
                    <w:ins w:id="685" w:author="Danny" w:date="2026-10-02T14:15:00Z"/>
                    <w:color w:val="000000"/>
                    <w:sz w:val="18"/>
                    <w:szCs w:val="18"/>
                  </w:rPr>
                </w:rPrChange>
              </w:rPr>
              <w:pPrChange w:id="686" w:author="Danny" w:date="2026-10-02T14:23:00Z">
                <w:pPr>
                  <w:jc w:val="center"/>
                </w:pPr>
              </w:pPrChange>
            </w:pPr>
            <w:ins w:id="687" w:author="Danny" w:date="2026-10-02T14:15:00Z">
              <w:r w:rsidRPr="000D0736">
                <w:rPr>
                  <w:rFonts w:eastAsiaTheme="minorHAnsi" w:cstheme="minorBidi"/>
                  <w:kern w:val="2"/>
                  <w:sz w:val="14"/>
                  <w:szCs w:val="18"/>
                  <w14:ligatures w14:val="standardContextual"/>
                  <w:rPrChange w:id="688" w:author="Danny" w:date="2026-10-02T14:18:00Z">
                    <w:rPr>
                      <w:color w:val="000000"/>
                      <w:sz w:val="18"/>
                      <w:szCs w:val="18"/>
                    </w:rPr>
                  </w:rPrChange>
                </w:rPr>
                <w:t>Lysholm</w:t>
              </w:r>
            </w:ins>
          </w:p>
        </w:tc>
        <w:tc>
          <w:tcPr>
            <w:tcW w:w="0" w:type="auto"/>
            <w:tcBorders>
              <w:top w:val="nil"/>
              <w:left w:val="nil"/>
              <w:bottom w:val="single" w:sz="4" w:space="0" w:color="auto"/>
              <w:right w:val="nil"/>
            </w:tcBorders>
            <w:shd w:val="clear" w:color="auto" w:fill="auto"/>
            <w:vAlign w:val="center"/>
            <w:hideMark/>
          </w:tcPr>
          <w:p w14:paraId="7C84CD1D" w14:textId="77777777" w:rsidR="000D0736" w:rsidRPr="000D0736" w:rsidRDefault="000D0736">
            <w:pPr>
              <w:spacing w:line="276" w:lineRule="auto"/>
              <w:jc w:val="center"/>
              <w:rPr>
                <w:ins w:id="689" w:author="Danny" w:date="2026-10-02T14:15:00Z"/>
                <w:rFonts w:eastAsiaTheme="minorHAnsi" w:cstheme="minorBidi"/>
                <w:kern w:val="2"/>
                <w:sz w:val="14"/>
                <w:szCs w:val="18"/>
                <w14:ligatures w14:val="standardContextual"/>
                <w:rPrChange w:id="690" w:author="Danny" w:date="2026-10-02T14:18:00Z">
                  <w:rPr>
                    <w:ins w:id="691" w:author="Danny" w:date="2026-10-02T14:15:00Z"/>
                    <w:color w:val="000000"/>
                    <w:sz w:val="18"/>
                    <w:szCs w:val="18"/>
                  </w:rPr>
                </w:rPrChange>
              </w:rPr>
              <w:pPrChange w:id="692" w:author="Danny" w:date="2026-10-02T14:23:00Z">
                <w:pPr>
                  <w:jc w:val="center"/>
                </w:pPr>
              </w:pPrChange>
            </w:pPr>
            <w:ins w:id="693" w:author="Danny" w:date="2026-10-02T14:15:00Z">
              <w:r w:rsidRPr="000D0736">
                <w:rPr>
                  <w:rFonts w:eastAsiaTheme="minorHAnsi" w:cstheme="minorBidi"/>
                  <w:kern w:val="2"/>
                  <w:sz w:val="14"/>
                  <w:szCs w:val="18"/>
                  <w14:ligatures w14:val="standardContextual"/>
                  <w:rPrChange w:id="694" w:author="Danny" w:date="2026-10-02T14:18:00Z">
                    <w:rPr>
                      <w:color w:val="000000"/>
                      <w:sz w:val="18"/>
                      <w:szCs w:val="18"/>
                    </w:rPr>
                  </w:rPrChange>
                </w:rPr>
                <w:t>Tegner</w:t>
              </w:r>
            </w:ins>
          </w:p>
        </w:tc>
        <w:tc>
          <w:tcPr>
            <w:tcW w:w="0" w:type="auto"/>
            <w:tcBorders>
              <w:top w:val="nil"/>
              <w:left w:val="nil"/>
              <w:bottom w:val="single" w:sz="4" w:space="0" w:color="auto"/>
              <w:right w:val="nil"/>
            </w:tcBorders>
            <w:shd w:val="clear" w:color="auto" w:fill="auto"/>
            <w:vAlign w:val="center"/>
            <w:hideMark/>
          </w:tcPr>
          <w:p w14:paraId="0DBDBE56" w14:textId="77777777" w:rsidR="000D0736" w:rsidRPr="000D0736" w:rsidRDefault="000D0736">
            <w:pPr>
              <w:spacing w:line="276" w:lineRule="auto"/>
              <w:jc w:val="center"/>
              <w:rPr>
                <w:ins w:id="695" w:author="Danny" w:date="2026-10-02T14:15:00Z"/>
                <w:rFonts w:eastAsiaTheme="minorHAnsi" w:cstheme="minorBidi"/>
                <w:kern w:val="2"/>
                <w:sz w:val="14"/>
                <w:szCs w:val="18"/>
                <w14:ligatures w14:val="standardContextual"/>
                <w:rPrChange w:id="696" w:author="Danny" w:date="2026-10-02T14:18:00Z">
                  <w:rPr>
                    <w:ins w:id="697" w:author="Danny" w:date="2026-10-02T14:15:00Z"/>
                    <w:color w:val="000000"/>
                    <w:sz w:val="18"/>
                    <w:szCs w:val="18"/>
                  </w:rPr>
                </w:rPrChange>
              </w:rPr>
              <w:pPrChange w:id="698" w:author="Danny" w:date="2026-10-02T14:23:00Z">
                <w:pPr>
                  <w:jc w:val="center"/>
                </w:pPr>
              </w:pPrChange>
            </w:pPr>
            <w:ins w:id="699" w:author="Danny" w:date="2026-10-02T14:15:00Z">
              <w:r w:rsidRPr="000D0736">
                <w:rPr>
                  <w:rFonts w:eastAsiaTheme="minorHAnsi" w:cstheme="minorBidi"/>
                  <w:kern w:val="2"/>
                  <w:sz w:val="14"/>
                  <w:szCs w:val="18"/>
                  <w14:ligatures w14:val="standardContextual"/>
                  <w:rPrChange w:id="700" w:author="Danny" w:date="2026-10-02T14:18:00Z">
                    <w:rPr>
                      <w:color w:val="000000"/>
                      <w:sz w:val="18"/>
                      <w:szCs w:val="18"/>
                    </w:rPr>
                  </w:rPrChange>
                </w:rPr>
                <w:t>Instrumented Laxity</w:t>
              </w:r>
            </w:ins>
          </w:p>
        </w:tc>
        <w:tc>
          <w:tcPr>
            <w:tcW w:w="0" w:type="auto"/>
            <w:vMerge/>
            <w:tcBorders>
              <w:top w:val="nil"/>
              <w:left w:val="nil"/>
              <w:bottom w:val="single" w:sz="4" w:space="0" w:color="auto"/>
              <w:right w:val="nil"/>
            </w:tcBorders>
            <w:vAlign w:val="center"/>
            <w:hideMark/>
          </w:tcPr>
          <w:p w14:paraId="433B92D4" w14:textId="77777777" w:rsidR="000D0736" w:rsidRPr="000D0736" w:rsidRDefault="000D0736">
            <w:pPr>
              <w:spacing w:line="276" w:lineRule="auto"/>
              <w:jc w:val="center"/>
              <w:rPr>
                <w:ins w:id="701" w:author="Danny" w:date="2026-10-02T14:15:00Z"/>
                <w:rFonts w:eastAsiaTheme="minorHAnsi" w:cstheme="minorBidi"/>
                <w:kern w:val="2"/>
                <w:sz w:val="14"/>
                <w:szCs w:val="18"/>
                <w14:ligatures w14:val="standardContextual"/>
                <w:rPrChange w:id="702" w:author="Danny" w:date="2026-10-02T14:18:00Z">
                  <w:rPr>
                    <w:ins w:id="703" w:author="Danny" w:date="2026-10-02T14:15:00Z"/>
                    <w:color w:val="000000"/>
                    <w:sz w:val="18"/>
                    <w:szCs w:val="18"/>
                  </w:rPr>
                </w:rPrChange>
              </w:rPr>
              <w:pPrChange w:id="704" w:author="Danny" w:date="2026-10-02T14:23:00Z">
                <w:pPr/>
              </w:pPrChange>
            </w:pPr>
          </w:p>
        </w:tc>
        <w:tc>
          <w:tcPr>
            <w:tcW w:w="0" w:type="auto"/>
            <w:tcBorders>
              <w:top w:val="nil"/>
              <w:left w:val="nil"/>
              <w:bottom w:val="single" w:sz="4" w:space="0" w:color="auto"/>
              <w:right w:val="nil"/>
            </w:tcBorders>
            <w:shd w:val="clear" w:color="auto" w:fill="auto"/>
            <w:vAlign w:val="center"/>
            <w:hideMark/>
          </w:tcPr>
          <w:p w14:paraId="5F7CA196" w14:textId="77777777" w:rsidR="000D0736" w:rsidRPr="000D0736" w:rsidRDefault="000D0736">
            <w:pPr>
              <w:spacing w:line="276" w:lineRule="auto"/>
              <w:jc w:val="center"/>
              <w:rPr>
                <w:ins w:id="705" w:author="Danny" w:date="2026-10-02T14:15:00Z"/>
                <w:rFonts w:eastAsiaTheme="minorHAnsi" w:cstheme="minorBidi"/>
                <w:kern w:val="2"/>
                <w:sz w:val="14"/>
                <w:szCs w:val="18"/>
                <w14:ligatures w14:val="standardContextual"/>
                <w:rPrChange w:id="706" w:author="Danny" w:date="2026-10-02T14:18:00Z">
                  <w:rPr>
                    <w:ins w:id="707" w:author="Danny" w:date="2026-10-02T14:15:00Z"/>
                    <w:color w:val="000000"/>
                    <w:sz w:val="18"/>
                    <w:szCs w:val="18"/>
                  </w:rPr>
                </w:rPrChange>
              </w:rPr>
              <w:pPrChange w:id="708" w:author="Danny" w:date="2026-10-02T14:23:00Z">
                <w:pPr>
                  <w:jc w:val="center"/>
                </w:pPr>
              </w:pPrChange>
            </w:pPr>
            <w:ins w:id="709" w:author="Danny" w:date="2026-10-02T14:15:00Z">
              <w:r w:rsidRPr="000D0736">
                <w:rPr>
                  <w:rFonts w:eastAsiaTheme="minorHAnsi" w:cstheme="minorBidi"/>
                  <w:kern w:val="2"/>
                  <w:sz w:val="14"/>
                  <w:szCs w:val="18"/>
                  <w14:ligatures w14:val="standardContextual"/>
                  <w:rPrChange w:id="710" w:author="Danny" w:date="2026-10-02T14:18:00Z">
                    <w:rPr>
                      <w:color w:val="000000"/>
                      <w:sz w:val="18"/>
                      <w:szCs w:val="18"/>
                    </w:rPr>
                  </w:rPrChange>
                </w:rPr>
                <w:t>Pivot-shift</w:t>
              </w:r>
            </w:ins>
          </w:p>
        </w:tc>
        <w:tc>
          <w:tcPr>
            <w:tcW w:w="0" w:type="auto"/>
            <w:tcBorders>
              <w:top w:val="nil"/>
              <w:left w:val="nil"/>
              <w:bottom w:val="single" w:sz="4" w:space="0" w:color="auto"/>
              <w:right w:val="nil"/>
            </w:tcBorders>
            <w:shd w:val="clear" w:color="auto" w:fill="auto"/>
            <w:vAlign w:val="center"/>
            <w:hideMark/>
          </w:tcPr>
          <w:p w14:paraId="4B4FD7C6" w14:textId="77777777" w:rsidR="000D0736" w:rsidRPr="000D0736" w:rsidRDefault="000D0736">
            <w:pPr>
              <w:spacing w:line="276" w:lineRule="auto"/>
              <w:jc w:val="center"/>
              <w:rPr>
                <w:ins w:id="711" w:author="Danny" w:date="2026-10-02T14:15:00Z"/>
                <w:rFonts w:eastAsiaTheme="minorHAnsi" w:cstheme="minorBidi"/>
                <w:kern w:val="2"/>
                <w:sz w:val="14"/>
                <w:szCs w:val="18"/>
                <w14:ligatures w14:val="standardContextual"/>
                <w:rPrChange w:id="712" w:author="Danny" w:date="2026-10-02T14:18:00Z">
                  <w:rPr>
                    <w:ins w:id="713" w:author="Danny" w:date="2026-10-02T14:15:00Z"/>
                    <w:color w:val="000000"/>
                    <w:sz w:val="18"/>
                    <w:szCs w:val="18"/>
                  </w:rPr>
                </w:rPrChange>
              </w:rPr>
              <w:pPrChange w:id="714" w:author="Danny" w:date="2026-10-02T14:23:00Z">
                <w:pPr>
                  <w:jc w:val="center"/>
                </w:pPr>
              </w:pPrChange>
            </w:pPr>
            <w:ins w:id="715" w:author="Danny" w:date="2026-10-02T14:15:00Z">
              <w:r w:rsidRPr="000D0736">
                <w:rPr>
                  <w:rFonts w:eastAsiaTheme="minorHAnsi" w:cstheme="minorBidi"/>
                  <w:kern w:val="2"/>
                  <w:sz w:val="14"/>
                  <w:szCs w:val="18"/>
                  <w14:ligatures w14:val="standardContextual"/>
                  <w:rPrChange w:id="716" w:author="Danny" w:date="2026-10-02T14:18:00Z">
                    <w:rPr>
                      <w:color w:val="000000"/>
                      <w:sz w:val="18"/>
                      <w:szCs w:val="18"/>
                    </w:rPr>
                  </w:rPrChange>
                </w:rPr>
                <w:t>Lachman</w:t>
              </w:r>
            </w:ins>
          </w:p>
        </w:tc>
        <w:tc>
          <w:tcPr>
            <w:tcW w:w="0" w:type="auto"/>
            <w:tcBorders>
              <w:top w:val="nil"/>
              <w:left w:val="nil"/>
              <w:bottom w:val="single" w:sz="4" w:space="0" w:color="auto"/>
              <w:right w:val="nil"/>
            </w:tcBorders>
            <w:shd w:val="clear" w:color="auto" w:fill="auto"/>
            <w:vAlign w:val="center"/>
            <w:hideMark/>
          </w:tcPr>
          <w:p w14:paraId="5115B06E" w14:textId="77777777" w:rsidR="000D0736" w:rsidRPr="000D0736" w:rsidRDefault="000D0736">
            <w:pPr>
              <w:spacing w:line="276" w:lineRule="auto"/>
              <w:jc w:val="center"/>
              <w:rPr>
                <w:ins w:id="717" w:author="Danny" w:date="2026-10-02T14:15:00Z"/>
                <w:rFonts w:eastAsiaTheme="minorHAnsi" w:cstheme="minorBidi"/>
                <w:kern w:val="2"/>
                <w:sz w:val="14"/>
                <w:szCs w:val="18"/>
                <w14:ligatures w14:val="standardContextual"/>
                <w:rPrChange w:id="718" w:author="Danny" w:date="2026-10-02T14:18:00Z">
                  <w:rPr>
                    <w:ins w:id="719" w:author="Danny" w:date="2026-10-02T14:15:00Z"/>
                    <w:color w:val="000000"/>
                    <w:sz w:val="18"/>
                    <w:szCs w:val="18"/>
                  </w:rPr>
                </w:rPrChange>
              </w:rPr>
              <w:pPrChange w:id="720" w:author="Danny" w:date="2026-10-02T14:23:00Z">
                <w:pPr>
                  <w:jc w:val="center"/>
                </w:pPr>
              </w:pPrChange>
            </w:pPr>
            <w:ins w:id="721" w:author="Danny" w:date="2026-10-02T14:15:00Z">
              <w:r w:rsidRPr="000D0736">
                <w:rPr>
                  <w:rFonts w:eastAsiaTheme="minorHAnsi" w:cstheme="minorBidi"/>
                  <w:kern w:val="2"/>
                  <w:sz w:val="14"/>
                  <w:szCs w:val="18"/>
                  <w14:ligatures w14:val="standardContextual"/>
                  <w:rPrChange w:id="722" w:author="Danny" w:date="2026-10-02T14:18:00Z">
                    <w:rPr>
                      <w:color w:val="000000"/>
                      <w:sz w:val="18"/>
                      <w:szCs w:val="18"/>
                    </w:rPr>
                  </w:rPrChange>
                </w:rPr>
                <w:t>Graft failure</w:t>
              </w:r>
            </w:ins>
          </w:p>
        </w:tc>
      </w:tr>
      <w:tr w:rsidR="002A4041" w:rsidRPr="000718CF" w14:paraId="5FD52DD6" w14:textId="77777777" w:rsidTr="00107337">
        <w:trPr>
          <w:trHeight w:val="20"/>
          <w:ins w:id="723" w:author="Danny" w:date="2026-10-02T14:15:00Z"/>
        </w:trPr>
        <w:tc>
          <w:tcPr>
            <w:tcW w:w="0" w:type="auto"/>
            <w:tcBorders>
              <w:top w:val="nil"/>
              <w:left w:val="nil"/>
              <w:bottom w:val="nil"/>
              <w:right w:val="nil"/>
            </w:tcBorders>
            <w:shd w:val="clear" w:color="auto" w:fill="auto"/>
            <w:vAlign w:val="center"/>
            <w:hideMark/>
          </w:tcPr>
          <w:p w14:paraId="4AF8ABB3" w14:textId="77777777" w:rsidR="000D0736" w:rsidRPr="000D0736" w:rsidRDefault="000D0736">
            <w:pPr>
              <w:spacing w:line="276" w:lineRule="auto"/>
              <w:jc w:val="center"/>
              <w:rPr>
                <w:ins w:id="724" w:author="Danny" w:date="2026-10-02T14:15:00Z"/>
                <w:rFonts w:eastAsiaTheme="minorHAnsi" w:cstheme="minorBidi"/>
                <w:kern w:val="2"/>
                <w:sz w:val="14"/>
                <w:szCs w:val="18"/>
                <w14:ligatures w14:val="standardContextual"/>
                <w:rPrChange w:id="725" w:author="Danny" w:date="2026-10-02T14:18:00Z">
                  <w:rPr>
                    <w:ins w:id="726" w:author="Danny" w:date="2026-10-02T14:15:00Z"/>
                    <w:color w:val="000000"/>
                    <w:sz w:val="18"/>
                    <w:szCs w:val="18"/>
                  </w:rPr>
                </w:rPrChange>
              </w:rPr>
              <w:pPrChange w:id="727" w:author="Danny" w:date="2026-10-02T14:16:00Z">
                <w:pPr>
                  <w:jc w:val="center"/>
                </w:pPr>
              </w:pPrChange>
            </w:pPr>
            <w:ins w:id="728" w:author="Danny" w:date="2026-10-02T14:15:00Z">
              <w:r w:rsidRPr="000D0736">
                <w:rPr>
                  <w:rFonts w:eastAsiaTheme="minorHAnsi" w:cstheme="minorBidi"/>
                  <w:kern w:val="2"/>
                  <w:sz w:val="14"/>
                  <w:szCs w:val="18"/>
                  <w14:ligatures w14:val="standardContextual"/>
                  <w:rPrChange w:id="729" w:author="Danny" w:date="2026-10-02T14:18:00Z">
                    <w:rPr>
                      <w:color w:val="000000"/>
                      <w:sz w:val="18"/>
                      <w:szCs w:val="18"/>
                    </w:rPr>
                  </w:rPrChange>
                </w:rPr>
                <w:t>1</w:t>
              </w:r>
            </w:ins>
          </w:p>
        </w:tc>
        <w:tc>
          <w:tcPr>
            <w:tcW w:w="0" w:type="auto"/>
            <w:tcBorders>
              <w:top w:val="nil"/>
              <w:left w:val="nil"/>
              <w:bottom w:val="nil"/>
              <w:right w:val="nil"/>
            </w:tcBorders>
            <w:shd w:val="clear" w:color="auto" w:fill="auto"/>
            <w:vAlign w:val="center"/>
            <w:hideMark/>
          </w:tcPr>
          <w:p w14:paraId="40DFC1D4" w14:textId="77777777" w:rsidR="000D0736" w:rsidRPr="000D0736" w:rsidRDefault="000D0736">
            <w:pPr>
              <w:spacing w:line="276" w:lineRule="auto"/>
              <w:rPr>
                <w:ins w:id="730" w:author="Danny" w:date="2026-10-02T14:15:00Z"/>
                <w:rFonts w:eastAsiaTheme="minorHAnsi" w:cstheme="minorBidi"/>
                <w:kern w:val="2"/>
                <w:sz w:val="14"/>
                <w:szCs w:val="18"/>
                <w14:ligatures w14:val="standardContextual"/>
                <w:rPrChange w:id="731" w:author="Danny" w:date="2026-10-02T14:18:00Z">
                  <w:rPr>
                    <w:ins w:id="732" w:author="Danny" w:date="2026-10-02T14:15:00Z"/>
                    <w:color w:val="000000"/>
                    <w:sz w:val="18"/>
                    <w:szCs w:val="18"/>
                  </w:rPr>
                </w:rPrChange>
              </w:rPr>
              <w:pPrChange w:id="733" w:author="Danny" w:date="2026-10-02T14:16:00Z">
                <w:pPr/>
              </w:pPrChange>
            </w:pPr>
            <w:ins w:id="734" w:author="Danny" w:date="2026-10-02T14:15:00Z">
              <w:r w:rsidRPr="000D0736">
                <w:rPr>
                  <w:rFonts w:eastAsiaTheme="minorHAnsi" w:cstheme="minorBidi"/>
                  <w:kern w:val="2"/>
                  <w:sz w:val="14"/>
                  <w:szCs w:val="18"/>
                  <w14:ligatures w14:val="standardContextual"/>
                  <w:rPrChange w:id="735" w:author="Danny" w:date="2026-10-02T14:18:00Z">
                    <w:rPr>
                      <w:color w:val="000000"/>
                      <w:sz w:val="18"/>
                      <w:szCs w:val="18"/>
                    </w:rPr>
                  </w:rPrChange>
                </w:rPr>
                <w:t>Ageberg et al., 2009</w:t>
              </w:r>
            </w:ins>
          </w:p>
        </w:tc>
        <w:tc>
          <w:tcPr>
            <w:tcW w:w="0" w:type="auto"/>
            <w:tcBorders>
              <w:top w:val="nil"/>
              <w:left w:val="nil"/>
              <w:bottom w:val="nil"/>
              <w:right w:val="nil"/>
            </w:tcBorders>
            <w:shd w:val="clear" w:color="auto" w:fill="auto"/>
            <w:noWrap/>
            <w:vAlign w:val="bottom"/>
            <w:hideMark/>
          </w:tcPr>
          <w:p w14:paraId="631BA6A6" w14:textId="77777777" w:rsidR="000D0736" w:rsidRPr="000D0736" w:rsidRDefault="000D0736">
            <w:pPr>
              <w:spacing w:line="276" w:lineRule="auto"/>
              <w:rPr>
                <w:ins w:id="736" w:author="Danny" w:date="2026-10-02T14:15:00Z"/>
                <w:rFonts w:eastAsiaTheme="minorHAnsi" w:cstheme="minorBidi"/>
                <w:kern w:val="2"/>
                <w:sz w:val="14"/>
                <w:szCs w:val="18"/>
                <w14:ligatures w14:val="standardContextual"/>
                <w:rPrChange w:id="737" w:author="Danny" w:date="2026-10-02T14:18:00Z">
                  <w:rPr>
                    <w:ins w:id="738" w:author="Danny" w:date="2026-10-02T14:15:00Z"/>
                    <w:color w:val="000000"/>
                    <w:sz w:val="18"/>
                    <w:szCs w:val="18"/>
                  </w:rPr>
                </w:rPrChange>
              </w:rPr>
              <w:pPrChange w:id="739" w:author="Danny" w:date="2026-10-02T14:16:00Z">
                <w:pPr/>
              </w:pPrChange>
            </w:pPr>
          </w:p>
        </w:tc>
        <w:tc>
          <w:tcPr>
            <w:tcW w:w="0" w:type="auto"/>
            <w:tcBorders>
              <w:top w:val="nil"/>
              <w:left w:val="nil"/>
              <w:bottom w:val="nil"/>
              <w:right w:val="nil"/>
            </w:tcBorders>
            <w:shd w:val="clear" w:color="auto" w:fill="auto"/>
            <w:vAlign w:val="center"/>
            <w:hideMark/>
          </w:tcPr>
          <w:p w14:paraId="36D516D5" w14:textId="77777777" w:rsidR="000D0736" w:rsidRPr="000D0736" w:rsidRDefault="000D0736">
            <w:pPr>
              <w:spacing w:line="276" w:lineRule="auto"/>
              <w:jc w:val="center"/>
              <w:rPr>
                <w:ins w:id="740" w:author="Danny" w:date="2026-10-02T14:15:00Z"/>
                <w:rFonts w:eastAsiaTheme="minorHAnsi" w:cstheme="minorBidi"/>
                <w:kern w:val="2"/>
                <w:sz w:val="14"/>
                <w:szCs w:val="18"/>
                <w14:ligatures w14:val="standardContextual"/>
                <w:rPrChange w:id="741" w:author="Danny" w:date="2026-10-02T14:18:00Z">
                  <w:rPr>
                    <w:ins w:id="742" w:author="Danny" w:date="2026-10-02T14:15:00Z"/>
                    <w:color w:val="000000"/>
                    <w:sz w:val="18"/>
                    <w:szCs w:val="18"/>
                  </w:rPr>
                </w:rPrChange>
              </w:rPr>
              <w:pPrChange w:id="743" w:author="Danny" w:date="2026-10-02T14:21:00Z">
                <w:pPr>
                  <w:jc w:val="center"/>
                </w:pPr>
              </w:pPrChange>
            </w:pPr>
            <w:ins w:id="744" w:author="Danny" w:date="2026-10-02T14:15:00Z">
              <w:r w:rsidRPr="000D0736">
                <w:rPr>
                  <w:rFonts w:eastAsiaTheme="minorHAnsi" w:cstheme="minorBidi"/>
                  <w:kern w:val="2"/>
                  <w:sz w:val="14"/>
                  <w:szCs w:val="18"/>
                  <w14:ligatures w14:val="standardContextual"/>
                  <w:rPrChange w:id="745"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27D9ABC4" w14:textId="77777777" w:rsidR="000D0736" w:rsidRPr="000D0736" w:rsidRDefault="000D0736">
            <w:pPr>
              <w:spacing w:line="276" w:lineRule="auto"/>
              <w:jc w:val="center"/>
              <w:rPr>
                <w:ins w:id="746" w:author="Danny" w:date="2026-10-02T14:15:00Z"/>
                <w:rFonts w:eastAsiaTheme="minorHAnsi" w:cstheme="minorBidi"/>
                <w:kern w:val="2"/>
                <w:sz w:val="14"/>
                <w:szCs w:val="18"/>
                <w14:ligatures w14:val="standardContextual"/>
                <w:rPrChange w:id="747" w:author="Danny" w:date="2026-10-02T14:18:00Z">
                  <w:rPr>
                    <w:ins w:id="748" w:author="Danny" w:date="2026-10-02T14:15:00Z"/>
                    <w:color w:val="000000"/>
                    <w:sz w:val="18"/>
                    <w:szCs w:val="18"/>
                  </w:rPr>
                </w:rPrChange>
              </w:rPr>
              <w:pPrChange w:id="749" w:author="Danny" w:date="2026-10-02T14:21:00Z">
                <w:pPr>
                  <w:jc w:val="center"/>
                </w:pPr>
              </w:pPrChange>
            </w:pPr>
            <w:ins w:id="750" w:author="Danny" w:date="2026-10-02T14:15:00Z">
              <w:r w:rsidRPr="000D0736">
                <w:rPr>
                  <w:rFonts w:eastAsiaTheme="minorHAnsi" w:cstheme="minorBidi"/>
                  <w:kern w:val="2"/>
                  <w:sz w:val="14"/>
                  <w:szCs w:val="18"/>
                  <w14:ligatures w14:val="standardContextual"/>
                  <w:rPrChange w:id="751"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649F557E" w14:textId="77777777" w:rsidR="000D0736" w:rsidRPr="000D0736" w:rsidRDefault="000D0736">
            <w:pPr>
              <w:spacing w:line="276" w:lineRule="auto"/>
              <w:jc w:val="center"/>
              <w:rPr>
                <w:ins w:id="752" w:author="Danny" w:date="2026-10-02T14:15:00Z"/>
                <w:rFonts w:eastAsiaTheme="minorHAnsi" w:cstheme="minorBidi"/>
                <w:kern w:val="2"/>
                <w:sz w:val="14"/>
                <w:szCs w:val="18"/>
                <w14:ligatures w14:val="standardContextual"/>
                <w:rPrChange w:id="753" w:author="Danny" w:date="2026-10-02T14:18:00Z">
                  <w:rPr>
                    <w:ins w:id="754" w:author="Danny" w:date="2026-10-02T14:15:00Z"/>
                    <w:color w:val="000000"/>
                    <w:sz w:val="18"/>
                    <w:szCs w:val="18"/>
                  </w:rPr>
                </w:rPrChange>
              </w:rPr>
              <w:pPrChange w:id="755" w:author="Danny" w:date="2026-10-02T14:21:00Z">
                <w:pPr>
                  <w:jc w:val="center"/>
                </w:pPr>
              </w:pPrChange>
            </w:pPr>
          </w:p>
        </w:tc>
        <w:tc>
          <w:tcPr>
            <w:tcW w:w="0" w:type="auto"/>
            <w:tcBorders>
              <w:top w:val="nil"/>
              <w:left w:val="nil"/>
              <w:bottom w:val="nil"/>
              <w:right w:val="nil"/>
            </w:tcBorders>
            <w:shd w:val="clear" w:color="auto" w:fill="auto"/>
            <w:vAlign w:val="center"/>
            <w:hideMark/>
          </w:tcPr>
          <w:p w14:paraId="4F9FB410" w14:textId="77777777" w:rsidR="000D0736" w:rsidRPr="000D0736" w:rsidRDefault="000D0736">
            <w:pPr>
              <w:spacing w:line="276" w:lineRule="auto"/>
              <w:jc w:val="center"/>
              <w:rPr>
                <w:ins w:id="756" w:author="Danny" w:date="2026-10-02T14:15:00Z"/>
                <w:rFonts w:eastAsiaTheme="minorHAnsi" w:cstheme="minorBidi"/>
                <w:kern w:val="2"/>
                <w:sz w:val="14"/>
                <w:szCs w:val="18"/>
                <w14:ligatures w14:val="standardContextual"/>
                <w:rPrChange w:id="757" w:author="Danny" w:date="2026-10-02T14:18:00Z">
                  <w:rPr>
                    <w:ins w:id="758" w:author="Danny" w:date="2026-10-02T14:15:00Z"/>
                    <w:color w:val="000000"/>
                    <w:sz w:val="18"/>
                    <w:szCs w:val="18"/>
                  </w:rPr>
                </w:rPrChange>
              </w:rPr>
              <w:pPrChange w:id="759" w:author="Danny" w:date="2026-10-02T14:21:00Z">
                <w:pPr>
                  <w:jc w:val="center"/>
                </w:pPr>
              </w:pPrChange>
            </w:pPr>
            <w:ins w:id="760" w:author="Danny" w:date="2026-10-02T14:15:00Z">
              <w:r w:rsidRPr="000D0736">
                <w:rPr>
                  <w:rFonts w:eastAsiaTheme="minorHAnsi" w:cstheme="minorBidi"/>
                  <w:kern w:val="2"/>
                  <w:sz w:val="14"/>
                  <w:szCs w:val="18"/>
                  <w14:ligatures w14:val="standardContextual"/>
                  <w:rPrChange w:id="761" w:author="Danny" w:date="2026-10-02T14:18:00Z">
                    <w:rPr>
                      <w:color w:val="000000"/>
                      <w:sz w:val="18"/>
                      <w:szCs w:val="18"/>
                    </w:rPr>
                  </w:rPrChange>
                </w:rPr>
                <w:t>30.0 ± 5.1</w:t>
              </w:r>
            </w:ins>
          </w:p>
        </w:tc>
        <w:tc>
          <w:tcPr>
            <w:tcW w:w="0" w:type="auto"/>
            <w:tcBorders>
              <w:top w:val="nil"/>
              <w:left w:val="nil"/>
              <w:bottom w:val="nil"/>
              <w:right w:val="nil"/>
            </w:tcBorders>
            <w:shd w:val="clear" w:color="auto" w:fill="auto"/>
            <w:vAlign w:val="center"/>
            <w:hideMark/>
          </w:tcPr>
          <w:p w14:paraId="3CCBBC3B" w14:textId="77777777" w:rsidR="000D0736" w:rsidRPr="000D0736" w:rsidRDefault="000D0736">
            <w:pPr>
              <w:spacing w:line="276" w:lineRule="auto"/>
              <w:jc w:val="center"/>
              <w:rPr>
                <w:ins w:id="762" w:author="Danny" w:date="2026-10-02T14:15:00Z"/>
                <w:rFonts w:eastAsiaTheme="minorHAnsi" w:cstheme="minorBidi"/>
                <w:kern w:val="2"/>
                <w:sz w:val="14"/>
                <w:szCs w:val="18"/>
                <w14:ligatures w14:val="standardContextual"/>
                <w:rPrChange w:id="763" w:author="Danny" w:date="2026-10-02T14:18:00Z">
                  <w:rPr>
                    <w:ins w:id="764" w:author="Danny" w:date="2026-10-02T14:15:00Z"/>
                    <w:color w:val="000000"/>
                    <w:sz w:val="18"/>
                    <w:szCs w:val="18"/>
                  </w:rPr>
                </w:rPrChange>
              </w:rPr>
              <w:pPrChange w:id="765" w:author="Danny" w:date="2026-10-02T14:21:00Z">
                <w:pPr>
                  <w:jc w:val="center"/>
                </w:pPr>
              </w:pPrChange>
            </w:pPr>
          </w:p>
        </w:tc>
        <w:tc>
          <w:tcPr>
            <w:tcW w:w="0" w:type="auto"/>
            <w:tcBorders>
              <w:top w:val="nil"/>
              <w:left w:val="nil"/>
              <w:bottom w:val="nil"/>
              <w:right w:val="nil"/>
            </w:tcBorders>
            <w:shd w:val="clear" w:color="auto" w:fill="auto"/>
            <w:vAlign w:val="center"/>
            <w:hideMark/>
          </w:tcPr>
          <w:p w14:paraId="6F00E4EB" w14:textId="77777777" w:rsidR="000D0736" w:rsidRPr="000D0736" w:rsidRDefault="000D0736">
            <w:pPr>
              <w:spacing w:line="276" w:lineRule="auto"/>
              <w:jc w:val="center"/>
              <w:rPr>
                <w:ins w:id="766" w:author="Danny" w:date="2026-10-02T14:15:00Z"/>
                <w:rFonts w:eastAsiaTheme="minorHAnsi" w:cstheme="minorBidi"/>
                <w:kern w:val="2"/>
                <w:sz w:val="14"/>
                <w:szCs w:val="18"/>
                <w14:ligatures w14:val="standardContextual"/>
                <w:rPrChange w:id="767" w:author="Danny" w:date="2026-10-02T14:18:00Z">
                  <w:rPr>
                    <w:ins w:id="768" w:author="Danny" w:date="2026-10-02T14:15:00Z"/>
                    <w:color w:val="000000"/>
                    <w:sz w:val="18"/>
                    <w:szCs w:val="18"/>
                  </w:rPr>
                </w:rPrChange>
              </w:rPr>
              <w:pPrChange w:id="769" w:author="Danny" w:date="2026-10-02T14:21:00Z">
                <w:pPr>
                  <w:jc w:val="center"/>
                </w:pPr>
              </w:pPrChange>
            </w:pPr>
            <w:ins w:id="770" w:author="Danny" w:date="2026-10-02T14:15:00Z">
              <w:r w:rsidRPr="000D0736">
                <w:rPr>
                  <w:rFonts w:eastAsiaTheme="minorHAnsi" w:cstheme="minorBidi"/>
                  <w:kern w:val="2"/>
                  <w:sz w:val="14"/>
                  <w:szCs w:val="18"/>
                  <w14:ligatures w14:val="standardContextual"/>
                  <w:rPrChange w:id="771" w:author="Danny" w:date="2026-10-02T14:18:00Z">
                    <w:rPr>
                      <w:color w:val="000000"/>
                      <w:sz w:val="18"/>
                      <w:szCs w:val="18"/>
                    </w:rPr>
                  </w:rPrChange>
                </w:rPr>
                <w:t>36</w:t>
              </w:r>
            </w:ins>
          </w:p>
        </w:tc>
        <w:tc>
          <w:tcPr>
            <w:tcW w:w="0" w:type="auto"/>
            <w:tcBorders>
              <w:top w:val="nil"/>
              <w:left w:val="nil"/>
              <w:bottom w:val="nil"/>
              <w:right w:val="nil"/>
            </w:tcBorders>
            <w:shd w:val="clear" w:color="auto" w:fill="auto"/>
            <w:vAlign w:val="center"/>
            <w:hideMark/>
          </w:tcPr>
          <w:p w14:paraId="105B0223" w14:textId="77777777" w:rsidR="000D0736" w:rsidRPr="000D0736" w:rsidRDefault="000D0736">
            <w:pPr>
              <w:spacing w:line="276" w:lineRule="auto"/>
              <w:jc w:val="center"/>
              <w:rPr>
                <w:ins w:id="772" w:author="Danny" w:date="2026-10-02T14:15:00Z"/>
                <w:rFonts w:eastAsiaTheme="minorHAnsi" w:cstheme="minorBidi"/>
                <w:kern w:val="2"/>
                <w:sz w:val="14"/>
                <w:szCs w:val="18"/>
                <w14:ligatures w14:val="standardContextual"/>
                <w:rPrChange w:id="773" w:author="Danny" w:date="2026-10-02T14:18:00Z">
                  <w:rPr>
                    <w:ins w:id="774" w:author="Danny" w:date="2026-10-02T14:15:00Z"/>
                    <w:color w:val="000000"/>
                    <w:sz w:val="18"/>
                    <w:szCs w:val="18"/>
                  </w:rPr>
                </w:rPrChange>
              </w:rPr>
              <w:pPrChange w:id="775" w:author="Danny" w:date="2026-10-02T14:21:00Z">
                <w:pPr>
                  <w:jc w:val="center"/>
                </w:pPr>
              </w:pPrChange>
            </w:pPr>
            <w:ins w:id="776" w:author="Danny" w:date="2026-10-02T14:15:00Z">
              <w:r w:rsidRPr="000D0736">
                <w:rPr>
                  <w:rFonts w:eastAsiaTheme="minorHAnsi" w:cstheme="minorBidi"/>
                  <w:kern w:val="2"/>
                  <w:sz w:val="14"/>
                  <w:szCs w:val="18"/>
                  <w14:ligatures w14:val="standardContextual"/>
                  <w:rPrChange w:id="777" w:author="Danny" w:date="2026-10-02T14:18:00Z">
                    <w:rPr>
                      <w:color w:val="000000"/>
                      <w:sz w:val="18"/>
                      <w:szCs w:val="18"/>
                    </w:rPr>
                  </w:rPrChange>
                </w:rPr>
                <w:t>27</w:t>
              </w:r>
            </w:ins>
          </w:p>
        </w:tc>
        <w:tc>
          <w:tcPr>
            <w:tcW w:w="0" w:type="auto"/>
            <w:tcBorders>
              <w:top w:val="nil"/>
              <w:left w:val="nil"/>
              <w:bottom w:val="nil"/>
              <w:right w:val="nil"/>
            </w:tcBorders>
            <w:shd w:val="clear" w:color="auto" w:fill="auto"/>
            <w:vAlign w:val="center"/>
            <w:hideMark/>
          </w:tcPr>
          <w:p w14:paraId="0E6DA873" w14:textId="77777777" w:rsidR="000D0736" w:rsidRPr="000D0736" w:rsidRDefault="000D0736">
            <w:pPr>
              <w:spacing w:line="276" w:lineRule="auto"/>
              <w:jc w:val="center"/>
              <w:rPr>
                <w:ins w:id="778" w:author="Danny" w:date="2026-10-02T14:15:00Z"/>
                <w:rFonts w:eastAsiaTheme="minorHAnsi" w:cstheme="minorBidi"/>
                <w:kern w:val="2"/>
                <w:sz w:val="14"/>
                <w:szCs w:val="18"/>
                <w14:ligatures w14:val="standardContextual"/>
                <w:rPrChange w:id="779" w:author="Danny" w:date="2026-10-02T14:18:00Z">
                  <w:rPr>
                    <w:ins w:id="780" w:author="Danny" w:date="2026-10-02T14:15:00Z"/>
                    <w:color w:val="000000"/>
                    <w:sz w:val="18"/>
                    <w:szCs w:val="18"/>
                  </w:rPr>
                </w:rPrChange>
              </w:rPr>
              <w:pPrChange w:id="781" w:author="Danny" w:date="2026-10-02T14:21:00Z">
                <w:pPr>
                  <w:jc w:val="center"/>
                </w:pPr>
              </w:pPrChange>
            </w:pPr>
            <w:ins w:id="782" w:author="Danny" w:date="2026-10-02T14:15:00Z">
              <w:r w:rsidRPr="000D0736">
                <w:rPr>
                  <w:rFonts w:eastAsiaTheme="minorHAnsi" w:cstheme="minorBidi"/>
                  <w:kern w:val="2"/>
                  <w:sz w:val="14"/>
                  <w:szCs w:val="18"/>
                  <w14:ligatures w14:val="standardContextual"/>
                  <w:rPrChange w:id="783" w:author="Danny" w:date="2026-10-02T14:18:00Z">
                    <w:rPr>
                      <w:color w:val="000000"/>
                      <w:sz w:val="18"/>
                      <w:szCs w:val="18"/>
                    </w:rPr>
                  </w:rPrChange>
                </w:rPr>
                <w:t>9</w:t>
              </w:r>
            </w:ins>
          </w:p>
        </w:tc>
        <w:tc>
          <w:tcPr>
            <w:tcW w:w="0" w:type="auto"/>
            <w:tcBorders>
              <w:top w:val="nil"/>
              <w:left w:val="nil"/>
              <w:bottom w:val="nil"/>
              <w:right w:val="nil"/>
            </w:tcBorders>
            <w:shd w:val="clear" w:color="auto" w:fill="auto"/>
            <w:noWrap/>
            <w:vAlign w:val="center"/>
            <w:hideMark/>
          </w:tcPr>
          <w:p w14:paraId="1FE3EBF1" w14:textId="77777777" w:rsidR="000D0736" w:rsidRPr="000D0736" w:rsidRDefault="000D0736">
            <w:pPr>
              <w:spacing w:line="276" w:lineRule="auto"/>
              <w:jc w:val="center"/>
              <w:rPr>
                <w:ins w:id="784" w:author="Danny" w:date="2026-10-02T14:15:00Z"/>
                <w:rFonts w:eastAsiaTheme="minorHAnsi" w:cstheme="minorBidi"/>
                <w:kern w:val="2"/>
                <w:sz w:val="14"/>
                <w:szCs w:val="18"/>
                <w14:ligatures w14:val="standardContextual"/>
                <w:rPrChange w:id="785" w:author="Danny" w:date="2026-10-02T14:18:00Z">
                  <w:rPr>
                    <w:ins w:id="786" w:author="Danny" w:date="2026-10-02T14:15:00Z"/>
                    <w:color w:val="000000"/>
                    <w:sz w:val="18"/>
                    <w:szCs w:val="18"/>
                  </w:rPr>
                </w:rPrChange>
              </w:rPr>
              <w:pPrChange w:id="787" w:author="Danny" w:date="2026-10-02T14:21:00Z">
                <w:pPr>
                  <w:jc w:val="center"/>
                </w:pPr>
              </w:pPrChange>
            </w:pPr>
          </w:p>
        </w:tc>
        <w:tc>
          <w:tcPr>
            <w:tcW w:w="0" w:type="auto"/>
            <w:tcBorders>
              <w:top w:val="single" w:sz="4" w:space="0" w:color="auto"/>
              <w:left w:val="nil"/>
              <w:bottom w:val="nil"/>
              <w:right w:val="nil"/>
            </w:tcBorders>
            <w:shd w:val="clear" w:color="auto" w:fill="auto"/>
            <w:vAlign w:val="center"/>
            <w:hideMark/>
          </w:tcPr>
          <w:p w14:paraId="05DF3DD1" w14:textId="77777777" w:rsidR="000D0736" w:rsidRPr="000D0736" w:rsidRDefault="000D0736">
            <w:pPr>
              <w:spacing w:line="276" w:lineRule="auto"/>
              <w:jc w:val="center"/>
              <w:rPr>
                <w:ins w:id="788" w:author="Danny" w:date="2026-10-02T14:15:00Z"/>
                <w:rFonts w:eastAsiaTheme="minorHAnsi" w:cstheme="minorBidi"/>
                <w:kern w:val="2"/>
                <w:sz w:val="14"/>
                <w:szCs w:val="18"/>
                <w14:ligatures w14:val="standardContextual"/>
                <w:rPrChange w:id="789" w:author="Danny" w:date="2026-10-02T14:18:00Z">
                  <w:rPr>
                    <w:ins w:id="790" w:author="Danny" w:date="2026-10-02T14:15:00Z"/>
                    <w:color w:val="000000"/>
                    <w:sz w:val="18"/>
                    <w:szCs w:val="18"/>
                  </w:rPr>
                </w:rPrChange>
              </w:rPr>
              <w:pPrChange w:id="791" w:author="Danny" w:date="2026-10-02T14:21:00Z">
                <w:pPr>
                  <w:jc w:val="center"/>
                </w:pPr>
              </w:pPrChange>
            </w:pPr>
            <w:ins w:id="792" w:author="Danny" w:date="2026-10-02T14:15:00Z">
              <w:r w:rsidRPr="000D0736">
                <w:rPr>
                  <w:rFonts w:eastAsiaTheme="minorHAnsi" w:cstheme="minorBidi"/>
                  <w:kern w:val="2"/>
                  <w:sz w:val="14"/>
                  <w:szCs w:val="18"/>
                  <w14:ligatures w14:val="standardContextual"/>
                  <w:rPrChange w:id="793" w:author="Danny" w:date="2026-10-02T14:18:00Z">
                    <w:rPr>
                      <w:color w:val="000000"/>
                      <w:sz w:val="18"/>
                      <w:szCs w:val="18"/>
                    </w:rPr>
                  </w:rPrChange>
                </w:rPr>
                <w:t>36</w:t>
              </w:r>
            </w:ins>
          </w:p>
        </w:tc>
        <w:tc>
          <w:tcPr>
            <w:tcW w:w="0" w:type="auto"/>
            <w:tcBorders>
              <w:top w:val="single" w:sz="4" w:space="0" w:color="auto"/>
              <w:left w:val="nil"/>
              <w:bottom w:val="nil"/>
              <w:right w:val="nil"/>
            </w:tcBorders>
            <w:shd w:val="clear" w:color="auto" w:fill="auto"/>
            <w:vAlign w:val="center"/>
            <w:hideMark/>
          </w:tcPr>
          <w:p w14:paraId="6053366B" w14:textId="77777777" w:rsidR="000D0736" w:rsidRPr="000D0736" w:rsidRDefault="000D0736">
            <w:pPr>
              <w:spacing w:line="276" w:lineRule="auto"/>
              <w:jc w:val="center"/>
              <w:rPr>
                <w:ins w:id="794" w:author="Danny" w:date="2026-10-02T14:15:00Z"/>
                <w:rFonts w:eastAsiaTheme="minorHAnsi" w:cstheme="minorBidi"/>
                <w:kern w:val="2"/>
                <w:sz w:val="14"/>
                <w:szCs w:val="18"/>
                <w14:ligatures w14:val="standardContextual"/>
                <w:rPrChange w:id="795" w:author="Danny" w:date="2026-10-02T14:18:00Z">
                  <w:rPr>
                    <w:ins w:id="796" w:author="Danny" w:date="2026-10-02T14:15:00Z"/>
                    <w:color w:val="000000"/>
                    <w:sz w:val="18"/>
                    <w:szCs w:val="18"/>
                  </w:rPr>
                </w:rPrChange>
              </w:rPr>
              <w:pPrChange w:id="797" w:author="Danny" w:date="2026-10-02T14:21:00Z">
                <w:pPr>
                  <w:jc w:val="center"/>
                </w:pPr>
              </w:pPrChange>
            </w:pPr>
            <w:ins w:id="798" w:author="Danny" w:date="2026-10-02T14:15:00Z">
              <w:r w:rsidRPr="000D0736">
                <w:rPr>
                  <w:rFonts w:eastAsiaTheme="minorHAnsi" w:cstheme="minorBidi"/>
                  <w:kern w:val="2"/>
                  <w:sz w:val="14"/>
                  <w:szCs w:val="18"/>
                  <w14:ligatures w14:val="standardContextual"/>
                  <w:rPrChange w:id="799" w:author="Danny" w:date="2026-10-02T14:18:00Z">
                    <w:rPr>
                      <w:color w:val="000000"/>
                      <w:sz w:val="18"/>
                      <w:szCs w:val="18"/>
                    </w:rPr>
                  </w:rPrChange>
                </w:rPr>
                <w:t>3</w:t>
              </w:r>
            </w:ins>
          </w:p>
        </w:tc>
        <w:tc>
          <w:tcPr>
            <w:tcW w:w="0" w:type="auto"/>
            <w:tcBorders>
              <w:top w:val="single" w:sz="4" w:space="0" w:color="auto"/>
              <w:left w:val="nil"/>
              <w:bottom w:val="nil"/>
              <w:right w:val="nil"/>
            </w:tcBorders>
            <w:shd w:val="clear" w:color="auto" w:fill="auto"/>
            <w:vAlign w:val="center"/>
            <w:hideMark/>
          </w:tcPr>
          <w:p w14:paraId="735B8940" w14:textId="77777777" w:rsidR="000D0736" w:rsidRPr="000D0736" w:rsidRDefault="000D0736">
            <w:pPr>
              <w:spacing w:line="276" w:lineRule="auto"/>
              <w:jc w:val="center"/>
              <w:rPr>
                <w:ins w:id="800" w:author="Danny" w:date="2026-10-02T14:15:00Z"/>
                <w:rFonts w:eastAsiaTheme="minorHAnsi" w:cstheme="minorBidi"/>
                <w:kern w:val="2"/>
                <w:sz w:val="14"/>
                <w:szCs w:val="18"/>
                <w14:ligatures w14:val="standardContextual"/>
                <w:rPrChange w:id="801" w:author="Danny" w:date="2026-10-02T14:18:00Z">
                  <w:rPr>
                    <w:ins w:id="802" w:author="Danny" w:date="2026-10-02T14:15:00Z"/>
                    <w:color w:val="000000"/>
                    <w:sz w:val="18"/>
                    <w:szCs w:val="18"/>
                  </w:rPr>
                </w:rPrChange>
              </w:rPr>
              <w:pPrChange w:id="803" w:author="Danny" w:date="2026-10-02T14:21:00Z">
                <w:pPr>
                  <w:jc w:val="center"/>
                </w:pPr>
              </w:pPrChange>
            </w:pPr>
            <w:ins w:id="804" w:author="Danny" w:date="2026-10-02T14:15:00Z">
              <w:r w:rsidRPr="000D0736">
                <w:rPr>
                  <w:rFonts w:eastAsiaTheme="minorHAnsi" w:cstheme="minorBidi"/>
                  <w:kern w:val="2"/>
                  <w:sz w:val="14"/>
                  <w:szCs w:val="18"/>
                  <w14:ligatures w14:val="standardContextual"/>
                  <w:rPrChange w:id="805" w:author="Danny" w:date="2026-10-02T14:18:00Z">
                    <w:rPr>
                      <w:color w:val="000000"/>
                      <w:sz w:val="18"/>
                      <w:szCs w:val="18"/>
                    </w:rPr>
                  </w:rPrChange>
                </w:rPr>
                <w:t>Medium</w:t>
              </w:r>
            </w:ins>
          </w:p>
        </w:tc>
        <w:tc>
          <w:tcPr>
            <w:tcW w:w="0" w:type="auto"/>
            <w:tcBorders>
              <w:top w:val="single" w:sz="4" w:space="0" w:color="auto"/>
              <w:left w:val="nil"/>
              <w:bottom w:val="nil"/>
            </w:tcBorders>
            <w:shd w:val="clear" w:color="auto" w:fill="auto"/>
            <w:vAlign w:val="center"/>
            <w:hideMark/>
          </w:tcPr>
          <w:p w14:paraId="19AD490C" w14:textId="77777777" w:rsidR="000D0736" w:rsidRPr="000D0736" w:rsidRDefault="000D0736">
            <w:pPr>
              <w:spacing w:line="276" w:lineRule="auto"/>
              <w:rPr>
                <w:ins w:id="806" w:author="Danny" w:date="2026-10-02T14:15:00Z"/>
                <w:rFonts w:eastAsiaTheme="minorHAnsi" w:cstheme="minorBidi"/>
                <w:kern w:val="2"/>
                <w:sz w:val="14"/>
                <w:szCs w:val="18"/>
                <w14:ligatures w14:val="standardContextual"/>
                <w:rPrChange w:id="807" w:author="Danny" w:date="2026-10-02T14:18:00Z">
                  <w:rPr>
                    <w:ins w:id="808" w:author="Danny" w:date="2026-10-02T14:15:00Z"/>
                    <w:color w:val="000000"/>
                    <w:sz w:val="18"/>
                    <w:szCs w:val="18"/>
                  </w:rPr>
                </w:rPrChange>
              </w:rPr>
              <w:pPrChange w:id="809" w:author="Danny" w:date="2026-10-02T14:16:00Z">
                <w:pPr>
                  <w:jc w:val="center"/>
                </w:pPr>
              </w:pPrChange>
            </w:pPr>
          </w:p>
        </w:tc>
        <w:tc>
          <w:tcPr>
            <w:tcW w:w="0" w:type="auto"/>
            <w:tcBorders>
              <w:top w:val="single" w:sz="4" w:space="0" w:color="auto"/>
            </w:tcBorders>
            <w:shd w:val="clear" w:color="auto" w:fill="auto"/>
            <w:vAlign w:val="center"/>
            <w:hideMark/>
          </w:tcPr>
          <w:p w14:paraId="27D8214F" w14:textId="77777777" w:rsidR="000D0736" w:rsidRPr="000D0736" w:rsidRDefault="000D0736">
            <w:pPr>
              <w:spacing w:line="276" w:lineRule="auto"/>
              <w:jc w:val="center"/>
              <w:rPr>
                <w:ins w:id="810" w:author="Danny" w:date="2026-10-02T14:15:00Z"/>
                <w:rFonts w:ascii="Segoe UI Symbol" w:eastAsiaTheme="minorHAnsi" w:hAnsi="Segoe UI Symbol" w:cs="Calibri"/>
                <w:kern w:val="2"/>
                <w:sz w:val="14"/>
                <w:szCs w:val="18"/>
                <w14:ligatures w14:val="standardContextual"/>
                <w:rPrChange w:id="811" w:author="Danny" w:date="2026-10-02T14:18:00Z">
                  <w:rPr>
                    <w:ins w:id="812" w:author="Danny" w:date="2026-10-02T14:15:00Z"/>
                    <w:rFonts w:ascii="Segoe UI Symbol" w:hAnsi="Segoe UI Symbol" w:cs="Calibri"/>
                    <w:color w:val="000000"/>
                    <w:sz w:val="18"/>
                    <w:szCs w:val="18"/>
                  </w:rPr>
                </w:rPrChange>
              </w:rPr>
              <w:pPrChange w:id="813" w:author="Danny" w:date="2026-10-02T14:23:00Z">
                <w:pPr>
                  <w:jc w:val="center"/>
                </w:pPr>
              </w:pPrChange>
            </w:pPr>
            <w:ins w:id="814" w:author="Danny" w:date="2026-10-02T14:15:00Z">
              <w:r w:rsidRPr="000D0736">
                <w:rPr>
                  <w:rFonts w:ascii="Segoe UI Symbol" w:eastAsiaTheme="minorHAnsi" w:hAnsi="Segoe UI Symbol" w:cs="Calibri"/>
                  <w:kern w:val="2"/>
                  <w:sz w:val="14"/>
                  <w:szCs w:val="18"/>
                  <w14:ligatures w14:val="standardContextual"/>
                  <w:rPrChange w:id="815" w:author="Danny" w:date="2026-10-02T14:18:00Z">
                    <w:rPr>
                      <w:rFonts w:ascii="Segoe UI Symbol" w:hAnsi="Segoe UI Symbol" w:cs="Calibri"/>
                      <w:color w:val="000000"/>
                      <w:sz w:val="18"/>
                      <w:szCs w:val="18"/>
                    </w:rPr>
                  </w:rPrChange>
                </w:rPr>
                <w:t>✗</w:t>
              </w:r>
            </w:ins>
          </w:p>
        </w:tc>
        <w:tc>
          <w:tcPr>
            <w:tcW w:w="0" w:type="auto"/>
            <w:tcBorders>
              <w:top w:val="single" w:sz="4" w:space="0" w:color="auto"/>
            </w:tcBorders>
            <w:shd w:val="clear" w:color="auto" w:fill="auto"/>
            <w:vAlign w:val="center"/>
            <w:hideMark/>
          </w:tcPr>
          <w:p w14:paraId="2982A646" w14:textId="77777777" w:rsidR="000D0736" w:rsidRPr="000D0736" w:rsidRDefault="000D0736">
            <w:pPr>
              <w:spacing w:line="276" w:lineRule="auto"/>
              <w:jc w:val="center"/>
              <w:rPr>
                <w:ins w:id="816" w:author="Danny" w:date="2026-10-02T14:15:00Z"/>
                <w:rFonts w:ascii="Segoe UI Symbol" w:eastAsiaTheme="minorHAnsi" w:hAnsi="Segoe UI Symbol" w:cs="Calibri"/>
                <w:kern w:val="2"/>
                <w:sz w:val="14"/>
                <w:szCs w:val="18"/>
                <w14:ligatures w14:val="standardContextual"/>
                <w:rPrChange w:id="817" w:author="Danny" w:date="2026-10-02T14:18:00Z">
                  <w:rPr>
                    <w:ins w:id="818" w:author="Danny" w:date="2026-10-02T14:15:00Z"/>
                    <w:rFonts w:ascii="Segoe UI Symbol" w:hAnsi="Segoe UI Symbol" w:cs="Calibri"/>
                    <w:color w:val="000000"/>
                    <w:sz w:val="18"/>
                    <w:szCs w:val="18"/>
                  </w:rPr>
                </w:rPrChange>
              </w:rPr>
              <w:pPrChange w:id="819" w:author="Danny" w:date="2026-10-02T14:23:00Z">
                <w:pPr>
                  <w:jc w:val="center"/>
                </w:pPr>
              </w:pPrChange>
            </w:pPr>
            <w:ins w:id="820" w:author="Danny" w:date="2026-10-02T14:15:00Z">
              <w:r w:rsidRPr="000D0736">
                <w:rPr>
                  <w:rFonts w:ascii="Segoe UI Symbol" w:eastAsiaTheme="minorHAnsi" w:hAnsi="Segoe UI Symbol" w:cs="Calibri"/>
                  <w:kern w:val="2"/>
                  <w:sz w:val="14"/>
                  <w:szCs w:val="18"/>
                  <w14:ligatures w14:val="standardContextual"/>
                  <w:rPrChange w:id="821" w:author="Danny" w:date="2026-10-02T14:18:00Z">
                    <w:rPr>
                      <w:rFonts w:ascii="Segoe UI Symbol" w:hAnsi="Segoe UI Symbol" w:cs="Calibri"/>
                      <w:color w:val="000000"/>
                      <w:sz w:val="18"/>
                      <w:szCs w:val="18"/>
                    </w:rPr>
                  </w:rPrChange>
                </w:rPr>
                <w:t>✗</w:t>
              </w:r>
            </w:ins>
          </w:p>
        </w:tc>
        <w:tc>
          <w:tcPr>
            <w:tcW w:w="0" w:type="auto"/>
            <w:tcBorders>
              <w:top w:val="single" w:sz="4" w:space="0" w:color="auto"/>
            </w:tcBorders>
            <w:shd w:val="clear" w:color="auto" w:fill="auto"/>
            <w:vAlign w:val="center"/>
            <w:hideMark/>
          </w:tcPr>
          <w:p w14:paraId="1431855A" w14:textId="77777777" w:rsidR="000D0736" w:rsidRPr="000D0736" w:rsidRDefault="000D0736">
            <w:pPr>
              <w:spacing w:line="276" w:lineRule="auto"/>
              <w:jc w:val="center"/>
              <w:rPr>
                <w:ins w:id="822" w:author="Danny" w:date="2026-10-02T14:15:00Z"/>
                <w:rFonts w:ascii="Segoe UI Symbol" w:eastAsiaTheme="minorHAnsi" w:hAnsi="Segoe UI Symbol" w:cs="Calibri"/>
                <w:kern w:val="2"/>
                <w:sz w:val="14"/>
                <w:szCs w:val="18"/>
                <w14:ligatures w14:val="standardContextual"/>
                <w:rPrChange w:id="823" w:author="Danny" w:date="2026-10-02T14:18:00Z">
                  <w:rPr>
                    <w:ins w:id="824" w:author="Danny" w:date="2026-10-02T14:15:00Z"/>
                    <w:rFonts w:ascii="Segoe UI Symbol" w:hAnsi="Segoe UI Symbol" w:cs="Calibri"/>
                    <w:color w:val="000000"/>
                    <w:sz w:val="18"/>
                    <w:szCs w:val="18"/>
                  </w:rPr>
                </w:rPrChange>
              </w:rPr>
              <w:pPrChange w:id="825" w:author="Danny" w:date="2026-10-02T14:23:00Z">
                <w:pPr>
                  <w:jc w:val="center"/>
                </w:pPr>
              </w:pPrChange>
            </w:pPr>
            <w:ins w:id="826" w:author="Danny" w:date="2026-10-02T14:15:00Z">
              <w:r w:rsidRPr="000D0736">
                <w:rPr>
                  <w:rFonts w:ascii="Segoe UI Symbol" w:eastAsiaTheme="minorHAnsi" w:hAnsi="Segoe UI Symbol" w:cs="Calibri"/>
                  <w:kern w:val="2"/>
                  <w:sz w:val="14"/>
                  <w:szCs w:val="18"/>
                  <w14:ligatures w14:val="standardContextual"/>
                  <w:rPrChange w:id="827" w:author="Danny" w:date="2026-10-02T14:18:00Z">
                    <w:rPr>
                      <w:rFonts w:ascii="Segoe UI Symbol" w:hAnsi="Segoe UI Symbol" w:cs="Calibri"/>
                      <w:color w:val="000000"/>
                      <w:sz w:val="18"/>
                      <w:szCs w:val="18"/>
                    </w:rPr>
                  </w:rPrChange>
                </w:rPr>
                <w:t>✓</w:t>
              </w:r>
            </w:ins>
          </w:p>
        </w:tc>
        <w:tc>
          <w:tcPr>
            <w:tcW w:w="0" w:type="auto"/>
            <w:tcBorders>
              <w:top w:val="single" w:sz="4" w:space="0" w:color="auto"/>
            </w:tcBorders>
            <w:shd w:val="clear" w:color="auto" w:fill="auto"/>
            <w:vAlign w:val="center"/>
            <w:hideMark/>
          </w:tcPr>
          <w:p w14:paraId="4AD590D5" w14:textId="77777777" w:rsidR="000D0736" w:rsidRPr="000D0736" w:rsidRDefault="000D0736">
            <w:pPr>
              <w:spacing w:line="276" w:lineRule="auto"/>
              <w:jc w:val="center"/>
              <w:rPr>
                <w:ins w:id="828" w:author="Danny" w:date="2026-10-02T14:15:00Z"/>
                <w:rFonts w:ascii="Segoe UI Symbol" w:eastAsiaTheme="minorHAnsi" w:hAnsi="Segoe UI Symbol" w:cs="Calibri"/>
                <w:kern w:val="2"/>
                <w:sz w:val="14"/>
                <w:szCs w:val="18"/>
                <w14:ligatures w14:val="standardContextual"/>
                <w:rPrChange w:id="829" w:author="Danny" w:date="2026-10-02T14:18:00Z">
                  <w:rPr>
                    <w:ins w:id="830" w:author="Danny" w:date="2026-10-02T14:15:00Z"/>
                    <w:rFonts w:ascii="Segoe UI Symbol" w:hAnsi="Segoe UI Symbol" w:cs="Calibri"/>
                    <w:color w:val="000000"/>
                    <w:sz w:val="18"/>
                    <w:szCs w:val="18"/>
                  </w:rPr>
                </w:rPrChange>
              </w:rPr>
              <w:pPrChange w:id="831" w:author="Danny" w:date="2026-10-02T14:23:00Z">
                <w:pPr>
                  <w:jc w:val="center"/>
                </w:pPr>
              </w:pPrChange>
            </w:pPr>
            <w:ins w:id="832" w:author="Danny" w:date="2026-10-02T14:15:00Z">
              <w:r w:rsidRPr="000D0736">
                <w:rPr>
                  <w:rFonts w:ascii="Segoe UI Symbol" w:eastAsiaTheme="minorHAnsi" w:hAnsi="Segoe UI Symbol" w:cs="Calibri"/>
                  <w:kern w:val="2"/>
                  <w:sz w:val="14"/>
                  <w:szCs w:val="18"/>
                  <w14:ligatures w14:val="standardContextual"/>
                  <w:rPrChange w:id="833" w:author="Danny" w:date="2026-10-02T14:18:00Z">
                    <w:rPr>
                      <w:rFonts w:ascii="Segoe UI Symbol" w:hAnsi="Segoe UI Symbol" w:cs="Calibri"/>
                      <w:color w:val="000000"/>
                      <w:sz w:val="18"/>
                      <w:szCs w:val="18"/>
                    </w:rPr>
                  </w:rPrChange>
                </w:rPr>
                <w:t>✗</w:t>
              </w:r>
            </w:ins>
          </w:p>
        </w:tc>
        <w:tc>
          <w:tcPr>
            <w:tcW w:w="0" w:type="auto"/>
            <w:tcBorders>
              <w:top w:val="single" w:sz="4" w:space="0" w:color="auto"/>
            </w:tcBorders>
            <w:shd w:val="clear" w:color="auto" w:fill="auto"/>
            <w:vAlign w:val="center"/>
            <w:hideMark/>
          </w:tcPr>
          <w:p w14:paraId="7E220BA0" w14:textId="77777777" w:rsidR="000D0736" w:rsidRPr="000D0736" w:rsidRDefault="000D0736">
            <w:pPr>
              <w:spacing w:line="276" w:lineRule="auto"/>
              <w:jc w:val="center"/>
              <w:rPr>
                <w:ins w:id="834" w:author="Danny" w:date="2026-10-02T14:15:00Z"/>
                <w:rFonts w:ascii="Segoe UI Symbol" w:eastAsiaTheme="minorHAnsi" w:hAnsi="Segoe UI Symbol" w:cs="Calibri"/>
                <w:kern w:val="2"/>
                <w:sz w:val="14"/>
                <w:szCs w:val="18"/>
                <w14:ligatures w14:val="standardContextual"/>
                <w:rPrChange w:id="835" w:author="Danny" w:date="2026-10-02T14:18:00Z">
                  <w:rPr>
                    <w:ins w:id="836" w:author="Danny" w:date="2026-10-02T14:15:00Z"/>
                    <w:rFonts w:ascii="Segoe UI Symbol" w:hAnsi="Segoe UI Symbol" w:cs="Calibri"/>
                    <w:color w:val="000000"/>
                    <w:sz w:val="18"/>
                    <w:szCs w:val="18"/>
                  </w:rPr>
                </w:rPrChange>
              </w:rPr>
              <w:pPrChange w:id="837" w:author="Danny" w:date="2026-10-02T14:23:00Z">
                <w:pPr>
                  <w:jc w:val="center"/>
                </w:pPr>
              </w:pPrChange>
            </w:pPr>
          </w:p>
        </w:tc>
        <w:tc>
          <w:tcPr>
            <w:tcW w:w="0" w:type="auto"/>
            <w:tcBorders>
              <w:top w:val="single" w:sz="4" w:space="0" w:color="auto"/>
            </w:tcBorders>
            <w:shd w:val="clear" w:color="auto" w:fill="auto"/>
            <w:vAlign w:val="center"/>
            <w:hideMark/>
          </w:tcPr>
          <w:p w14:paraId="7B24E791" w14:textId="77777777" w:rsidR="000D0736" w:rsidRPr="000D0736" w:rsidRDefault="000D0736">
            <w:pPr>
              <w:spacing w:line="276" w:lineRule="auto"/>
              <w:jc w:val="center"/>
              <w:rPr>
                <w:ins w:id="838" w:author="Danny" w:date="2026-10-02T14:15:00Z"/>
                <w:rFonts w:ascii="Segoe UI Symbol" w:eastAsiaTheme="minorHAnsi" w:hAnsi="Segoe UI Symbol" w:cs="Calibri"/>
                <w:kern w:val="2"/>
                <w:sz w:val="14"/>
                <w:szCs w:val="18"/>
                <w14:ligatures w14:val="standardContextual"/>
                <w:rPrChange w:id="839" w:author="Danny" w:date="2026-10-02T14:18:00Z">
                  <w:rPr>
                    <w:ins w:id="840" w:author="Danny" w:date="2026-10-02T14:15:00Z"/>
                    <w:rFonts w:ascii="Segoe UI Symbol" w:hAnsi="Segoe UI Symbol" w:cs="Calibri"/>
                    <w:color w:val="000000"/>
                    <w:sz w:val="18"/>
                    <w:szCs w:val="18"/>
                  </w:rPr>
                </w:rPrChange>
              </w:rPr>
              <w:pPrChange w:id="841" w:author="Danny" w:date="2026-10-02T14:23:00Z">
                <w:pPr>
                  <w:jc w:val="center"/>
                </w:pPr>
              </w:pPrChange>
            </w:pPr>
            <w:ins w:id="842" w:author="Danny" w:date="2026-10-02T14:15:00Z">
              <w:r w:rsidRPr="000D0736">
                <w:rPr>
                  <w:rFonts w:ascii="Segoe UI Symbol" w:eastAsiaTheme="minorHAnsi" w:hAnsi="Segoe UI Symbol" w:cs="Calibri"/>
                  <w:kern w:val="2"/>
                  <w:sz w:val="14"/>
                  <w:szCs w:val="18"/>
                  <w14:ligatures w14:val="standardContextual"/>
                  <w:rPrChange w:id="843" w:author="Danny" w:date="2026-10-02T14:18:00Z">
                    <w:rPr>
                      <w:rFonts w:ascii="Segoe UI Symbol" w:hAnsi="Segoe UI Symbol" w:cs="Calibri"/>
                      <w:color w:val="000000"/>
                      <w:sz w:val="18"/>
                      <w:szCs w:val="18"/>
                    </w:rPr>
                  </w:rPrChange>
                </w:rPr>
                <w:t>✗</w:t>
              </w:r>
            </w:ins>
          </w:p>
        </w:tc>
        <w:tc>
          <w:tcPr>
            <w:tcW w:w="0" w:type="auto"/>
            <w:tcBorders>
              <w:top w:val="single" w:sz="4" w:space="0" w:color="auto"/>
            </w:tcBorders>
            <w:shd w:val="clear" w:color="auto" w:fill="auto"/>
            <w:vAlign w:val="center"/>
            <w:hideMark/>
          </w:tcPr>
          <w:p w14:paraId="51D49BFD" w14:textId="77777777" w:rsidR="000D0736" w:rsidRPr="000D0736" w:rsidRDefault="000D0736">
            <w:pPr>
              <w:spacing w:line="276" w:lineRule="auto"/>
              <w:jc w:val="center"/>
              <w:rPr>
                <w:ins w:id="844" w:author="Danny" w:date="2026-10-02T14:15:00Z"/>
                <w:rFonts w:ascii="Segoe UI Symbol" w:eastAsiaTheme="minorHAnsi" w:hAnsi="Segoe UI Symbol" w:cs="Calibri"/>
                <w:kern w:val="2"/>
                <w:sz w:val="14"/>
                <w:szCs w:val="18"/>
                <w14:ligatures w14:val="standardContextual"/>
                <w:rPrChange w:id="845" w:author="Danny" w:date="2026-10-02T14:18:00Z">
                  <w:rPr>
                    <w:ins w:id="846" w:author="Danny" w:date="2026-10-02T14:15:00Z"/>
                    <w:rFonts w:ascii="Segoe UI Symbol" w:hAnsi="Segoe UI Symbol" w:cs="Calibri"/>
                    <w:color w:val="000000"/>
                    <w:sz w:val="18"/>
                    <w:szCs w:val="18"/>
                  </w:rPr>
                </w:rPrChange>
              </w:rPr>
              <w:pPrChange w:id="847" w:author="Danny" w:date="2026-10-02T14:23:00Z">
                <w:pPr>
                  <w:jc w:val="center"/>
                </w:pPr>
              </w:pPrChange>
            </w:pPr>
            <w:ins w:id="848" w:author="Danny" w:date="2026-10-02T14:15:00Z">
              <w:r w:rsidRPr="000D0736">
                <w:rPr>
                  <w:rFonts w:ascii="Segoe UI Symbol" w:eastAsiaTheme="minorHAnsi" w:hAnsi="Segoe UI Symbol" w:cs="Calibri"/>
                  <w:kern w:val="2"/>
                  <w:sz w:val="14"/>
                  <w:szCs w:val="18"/>
                  <w14:ligatures w14:val="standardContextual"/>
                  <w:rPrChange w:id="849" w:author="Danny" w:date="2026-10-02T14:18:00Z">
                    <w:rPr>
                      <w:rFonts w:ascii="Segoe UI Symbol" w:hAnsi="Segoe UI Symbol" w:cs="Calibri"/>
                      <w:color w:val="000000"/>
                      <w:sz w:val="18"/>
                      <w:szCs w:val="18"/>
                    </w:rPr>
                  </w:rPrChange>
                </w:rPr>
                <w:t>✗</w:t>
              </w:r>
            </w:ins>
          </w:p>
        </w:tc>
        <w:tc>
          <w:tcPr>
            <w:tcW w:w="0" w:type="auto"/>
            <w:tcBorders>
              <w:top w:val="single" w:sz="4" w:space="0" w:color="auto"/>
            </w:tcBorders>
            <w:shd w:val="clear" w:color="auto" w:fill="auto"/>
            <w:vAlign w:val="center"/>
            <w:hideMark/>
          </w:tcPr>
          <w:p w14:paraId="64710B8E" w14:textId="77777777" w:rsidR="000D0736" w:rsidRPr="000D0736" w:rsidRDefault="000D0736">
            <w:pPr>
              <w:spacing w:line="276" w:lineRule="auto"/>
              <w:jc w:val="center"/>
              <w:rPr>
                <w:ins w:id="850" w:author="Danny" w:date="2026-10-02T14:15:00Z"/>
                <w:rFonts w:ascii="Segoe UI Symbol" w:eastAsiaTheme="minorHAnsi" w:hAnsi="Segoe UI Symbol" w:cs="Calibri"/>
                <w:kern w:val="2"/>
                <w:sz w:val="14"/>
                <w:szCs w:val="18"/>
                <w14:ligatures w14:val="standardContextual"/>
                <w:rPrChange w:id="851" w:author="Danny" w:date="2026-10-02T14:18:00Z">
                  <w:rPr>
                    <w:ins w:id="852" w:author="Danny" w:date="2026-10-02T14:15:00Z"/>
                    <w:rFonts w:ascii="Segoe UI Symbol" w:hAnsi="Segoe UI Symbol" w:cs="Calibri"/>
                    <w:color w:val="000000"/>
                    <w:sz w:val="18"/>
                    <w:szCs w:val="18"/>
                  </w:rPr>
                </w:rPrChange>
              </w:rPr>
              <w:pPrChange w:id="853" w:author="Danny" w:date="2026-10-02T14:23:00Z">
                <w:pPr>
                  <w:jc w:val="center"/>
                </w:pPr>
              </w:pPrChange>
            </w:pPr>
            <w:ins w:id="854" w:author="Danny" w:date="2026-10-02T14:15:00Z">
              <w:r w:rsidRPr="000D0736">
                <w:rPr>
                  <w:rFonts w:ascii="Segoe UI Symbol" w:eastAsiaTheme="minorHAnsi" w:hAnsi="Segoe UI Symbol" w:cs="Calibri"/>
                  <w:kern w:val="2"/>
                  <w:sz w:val="14"/>
                  <w:szCs w:val="18"/>
                  <w14:ligatures w14:val="standardContextual"/>
                  <w:rPrChange w:id="855" w:author="Danny" w:date="2026-10-02T14:18:00Z">
                    <w:rPr>
                      <w:rFonts w:ascii="Segoe UI Symbol" w:hAnsi="Segoe UI Symbol" w:cs="Calibri"/>
                      <w:color w:val="000000"/>
                      <w:sz w:val="18"/>
                      <w:szCs w:val="18"/>
                    </w:rPr>
                  </w:rPrChange>
                </w:rPr>
                <w:t>✗</w:t>
              </w:r>
            </w:ins>
          </w:p>
        </w:tc>
      </w:tr>
      <w:tr w:rsidR="002A4041" w:rsidRPr="000718CF" w14:paraId="1A9FEBAD" w14:textId="77777777" w:rsidTr="00107337">
        <w:trPr>
          <w:trHeight w:val="20"/>
          <w:ins w:id="856" w:author="Danny" w:date="2026-10-02T14:15:00Z"/>
        </w:trPr>
        <w:tc>
          <w:tcPr>
            <w:tcW w:w="0" w:type="auto"/>
            <w:tcBorders>
              <w:top w:val="nil"/>
              <w:left w:val="nil"/>
              <w:bottom w:val="nil"/>
              <w:right w:val="nil"/>
            </w:tcBorders>
            <w:shd w:val="clear" w:color="auto" w:fill="auto"/>
            <w:vAlign w:val="center"/>
            <w:hideMark/>
          </w:tcPr>
          <w:p w14:paraId="104C5020" w14:textId="77777777" w:rsidR="000D0736" w:rsidRPr="000D0736" w:rsidRDefault="000D0736">
            <w:pPr>
              <w:spacing w:line="276" w:lineRule="auto"/>
              <w:jc w:val="center"/>
              <w:rPr>
                <w:ins w:id="857" w:author="Danny" w:date="2026-10-02T14:15:00Z"/>
                <w:rFonts w:eastAsiaTheme="minorHAnsi" w:cstheme="minorBidi"/>
                <w:kern w:val="2"/>
                <w:sz w:val="14"/>
                <w:szCs w:val="18"/>
                <w14:ligatures w14:val="standardContextual"/>
                <w:rPrChange w:id="858" w:author="Danny" w:date="2026-10-02T14:18:00Z">
                  <w:rPr>
                    <w:ins w:id="859" w:author="Danny" w:date="2026-10-02T14:15:00Z"/>
                    <w:color w:val="000000"/>
                    <w:sz w:val="18"/>
                    <w:szCs w:val="18"/>
                  </w:rPr>
                </w:rPrChange>
              </w:rPr>
              <w:pPrChange w:id="860" w:author="Danny" w:date="2026-10-02T14:16:00Z">
                <w:pPr>
                  <w:jc w:val="center"/>
                </w:pPr>
              </w:pPrChange>
            </w:pPr>
            <w:ins w:id="861" w:author="Danny" w:date="2026-10-02T14:15:00Z">
              <w:r w:rsidRPr="000D0736">
                <w:rPr>
                  <w:rFonts w:eastAsiaTheme="minorHAnsi" w:cstheme="minorBidi"/>
                  <w:kern w:val="2"/>
                  <w:sz w:val="14"/>
                  <w:szCs w:val="18"/>
                  <w14:ligatures w14:val="standardContextual"/>
                  <w:rPrChange w:id="862"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5AAA85E2" w14:textId="77777777" w:rsidR="000D0736" w:rsidRPr="000D0736" w:rsidRDefault="000D0736">
            <w:pPr>
              <w:spacing w:line="276" w:lineRule="auto"/>
              <w:rPr>
                <w:ins w:id="863" w:author="Danny" w:date="2026-10-02T14:15:00Z"/>
                <w:rFonts w:eastAsiaTheme="minorHAnsi" w:cstheme="minorBidi"/>
                <w:kern w:val="2"/>
                <w:sz w:val="14"/>
                <w:szCs w:val="18"/>
                <w14:ligatures w14:val="standardContextual"/>
                <w:rPrChange w:id="864" w:author="Danny" w:date="2026-10-02T14:18:00Z">
                  <w:rPr>
                    <w:ins w:id="865" w:author="Danny" w:date="2026-10-02T14:15:00Z"/>
                    <w:color w:val="000000"/>
                    <w:sz w:val="18"/>
                    <w:szCs w:val="18"/>
                  </w:rPr>
                </w:rPrChange>
              </w:rPr>
              <w:pPrChange w:id="866" w:author="Danny" w:date="2026-10-02T14:16:00Z">
                <w:pPr/>
              </w:pPrChange>
            </w:pPr>
            <w:ins w:id="867" w:author="Danny" w:date="2026-10-02T14:15:00Z">
              <w:r w:rsidRPr="000D0736">
                <w:rPr>
                  <w:rFonts w:eastAsiaTheme="minorHAnsi" w:cstheme="minorBidi"/>
                  <w:kern w:val="2"/>
                  <w:sz w:val="14"/>
                  <w:szCs w:val="18"/>
                  <w14:ligatures w14:val="standardContextual"/>
                  <w:rPrChange w:id="868" w:author="Danny" w:date="2026-10-02T14:18:00Z">
                    <w:rPr>
                      <w:color w:val="000000"/>
                      <w:sz w:val="18"/>
                      <w:szCs w:val="18"/>
                    </w:rPr>
                  </w:rPrChange>
                </w:rPr>
                <w:t>Aglietti et al., 2004</w:t>
              </w:r>
            </w:ins>
          </w:p>
        </w:tc>
        <w:tc>
          <w:tcPr>
            <w:tcW w:w="0" w:type="auto"/>
            <w:tcBorders>
              <w:top w:val="nil"/>
              <w:left w:val="nil"/>
              <w:bottom w:val="nil"/>
              <w:right w:val="nil"/>
            </w:tcBorders>
            <w:shd w:val="clear" w:color="auto" w:fill="auto"/>
            <w:noWrap/>
            <w:vAlign w:val="bottom"/>
            <w:hideMark/>
          </w:tcPr>
          <w:p w14:paraId="5ADF1A06" w14:textId="77777777" w:rsidR="000D0736" w:rsidRPr="000D0736" w:rsidRDefault="000D0736">
            <w:pPr>
              <w:spacing w:line="276" w:lineRule="auto"/>
              <w:rPr>
                <w:ins w:id="869" w:author="Danny" w:date="2026-10-02T14:15:00Z"/>
                <w:rFonts w:eastAsiaTheme="minorHAnsi" w:cstheme="minorBidi"/>
                <w:kern w:val="2"/>
                <w:sz w:val="14"/>
                <w:szCs w:val="18"/>
                <w14:ligatures w14:val="standardContextual"/>
                <w:rPrChange w:id="870" w:author="Danny" w:date="2026-10-02T14:18:00Z">
                  <w:rPr>
                    <w:ins w:id="871" w:author="Danny" w:date="2026-10-02T14:15:00Z"/>
                    <w:color w:val="000000"/>
                    <w:sz w:val="18"/>
                    <w:szCs w:val="18"/>
                  </w:rPr>
                </w:rPrChange>
              </w:rPr>
              <w:pPrChange w:id="872" w:author="Danny" w:date="2026-10-02T14:16:00Z">
                <w:pPr/>
              </w:pPrChange>
            </w:pPr>
          </w:p>
        </w:tc>
        <w:tc>
          <w:tcPr>
            <w:tcW w:w="0" w:type="auto"/>
            <w:tcBorders>
              <w:top w:val="nil"/>
              <w:left w:val="nil"/>
              <w:bottom w:val="nil"/>
              <w:right w:val="nil"/>
            </w:tcBorders>
            <w:shd w:val="clear" w:color="auto" w:fill="auto"/>
            <w:vAlign w:val="center"/>
            <w:hideMark/>
          </w:tcPr>
          <w:p w14:paraId="3BF639BD" w14:textId="77777777" w:rsidR="000D0736" w:rsidRPr="000D0736" w:rsidRDefault="000D0736">
            <w:pPr>
              <w:spacing w:line="276" w:lineRule="auto"/>
              <w:jc w:val="center"/>
              <w:rPr>
                <w:ins w:id="873" w:author="Danny" w:date="2026-10-02T14:15:00Z"/>
                <w:rFonts w:eastAsiaTheme="minorHAnsi" w:cstheme="minorBidi"/>
                <w:kern w:val="2"/>
                <w:sz w:val="14"/>
                <w:szCs w:val="18"/>
                <w14:ligatures w14:val="standardContextual"/>
                <w:rPrChange w:id="874" w:author="Danny" w:date="2026-10-02T14:18:00Z">
                  <w:rPr>
                    <w:ins w:id="875" w:author="Danny" w:date="2026-10-02T14:15:00Z"/>
                    <w:color w:val="000000"/>
                    <w:sz w:val="18"/>
                    <w:szCs w:val="18"/>
                  </w:rPr>
                </w:rPrChange>
              </w:rPr>
              <w:pPrChange w:id="876" w:author="Danny" w:date="2026-10-02T14:21:00Z">
                <w:pPr>
                  <w:jc w:val="center"/>
                </w:pPr>
              </w:pPrChange>
            </w:pPr>
            <w:ins w:id="877" w:author="Danny" w:date="2026-10-02T14:15:00Z">
              <w:r w:rsidRPr="000D0736">
                <w:rPr>
                  <w:rFonts w:eastAsiaTheme="minorHAnsi" w:cstheme="minorBidi"/>
                  <w:kern w:val="2"/>
                  <w:sz w:val="14"/>
                  <w:szCs w:val="18"/>
                  <w14:ligatures w14:val="standardContextual"/>
                  <w:rPrChange w:id="878"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7011CE2A" w14:textId="77777777" w:rsidR="000D0736" w:rsidRPr="000D0736" w:rsidRDefault="000D0736">
            <w:pPr>
              <w:spacing w:line="276" w:lineRule="auto"/>
              <w:jc w:val="center"/>
              <w:rPr>
                <w:ins w:id="879" w:author="Danny" w:date="2026-10-02T14:15:00Z"/>
                <w:rFonts w:eastAsiaTheme="minorHAnsi" w:cstheme="minorBidi"/>
                <w:kern w:val="2"/>
                <w:sz w:val="14"/>
                <w:szCs w:val="18"/>
                <w14:ligatures w14:val="standardContextual"/>
                <w:rPrChange w:id="880" w:author="Danny" w:date="2026-10-02T14:18:00Z">
                  <w:rPr>
                    <w:ins w:id="881" w:author="Danny" w:date="2026-10-02T14:15:00Z"/>
                    <w:color w:val="000000"/>
                    <w:sz w:val="18"/>
                    <w:szCs w:val="18"/>
                  </w:rPr>
                </w:rPrChange>
              </w:rPr>
              <w:pPrChange w:id="882" w:author="Danny" w:date="2026-10-02T14:21:00Z">
                <w:pPr>
                  <w:jc w:val="center"/>
                </w:pPr>
              </w:pPrChange>
            </w:pPr>
            <w:ins w:id="883" w:author="Danny" w:date="2026-10-02T14:15:00Z">
              <w:r w:rsidRPr="000D0736">
                <w:rPr>
                  <w:rFonts w:eastAsiaTheme="minorHAnsi" w:cstheme="minorBidi"/>
                  <w:kern w:val="2"/>
                  <w:sz w:val="14"/>
                  <w:szCs w:val="18"/>
                  <w14:ligatures w14:val="standardContextual"/>
                  <w:rPrChange w:id="884"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761F1E89" w14:textId="77777777" w:rsidR="000D0736" w:rsidRPr="000D0736" w:rsidRDefault="000D0736">
            <w:pPr>
              <w:spacing w:line="276" w:lineRule="auto"/>
              <w:jc w:val="center"/>
              <w:rPr>
                <w:ins w:id="885" w:author="Danny" w:date="2026-10-02T14:15:00Z"/>
                <w:rFonts w:eastAsiaTheme="minorHAnsi" w:cstheme="minorBidi"/>
                <w:kern w:val="2"/>
                <w:sz w:val="14"/>
                <w:szCs w:val="18"/>
                <w14:ligatures w14:val="standardContextual"/>
                <w:rPrChange w:id="886" w:author="Danny" w:date="2026-10-02T14:18:00Z">
                  <w:rPr>
                    <w:ins w:id="887" w:author="Danny" w:date="2026-10-02T14:15:00Z"/>
                    <w:color w:val="000000"/>
                    <w:sz w:val="18"/>
                    <w:szCs w:val="18"/>
                  </w:rPr>
                </w:rPrChange>
              </w:rPr>
              <w:pPrChange w:id="888" w:author="Danny" w:date="2026-10-02T14:21:00Z">
                <w:pPr>
                  <w:jc w:val="center"/>
                </w:pPr>
              </w:pPrChange>
            </w:pPr>
          </w:p>
        </w:tc>
        <w:tc>
          <w:tcPr>
            <w:tcW w:w="0" w:type="auto"/>
            <w:tcBorders>
              <w:top w:val="nil"/>
              <w:left w:val="nil"/>
              <w:bottom w:val="nil"/>
              <w:right w:val="nil"/>
            </w:tcBorders>
            <w:shd w:val="clear" w:color="auto" w:fill="auto"/>
            <w:vAlign w:val="center"/>
            <w:hideMark/>
          </w:tcPr>
          <w:p w14:paraId="22E36296" w14:textId="77777777" w:rsidR="000D0736" w:rsidRPr="000D0736" w:rsidRDefault="000D0736">
            <w:pPr>
              <w:spacing w:line="276" w:lineRule="auto"/>
              <w:jc w:val="center"/>
              <w:rPr>
                <w:ins w:id="889" w:author="Danny" w:date="2026-10-02T14:15:00Z"/>
                <w:rFonts w:eastAsiaTheme="minorHAnsi" w:cstheme="minorBidi"/>
                <w:kern w:val="2"/>
                <w:sz w:val="14"/>
                <w:szCs w:val="18"/>
                <w14:ligatures w14:val="standardContextual"/>
                <w:rPrChange w:id="890" w:author="Danny" w:date="2026-10-02T14:18:00Z">
                  <w:rPr>
                    <w:ins w:id="891" w:author="Danny" w:date="2026-10-02T14:15:00Z"/>
                    <w:color w:val="000000"/>
                    <w:sz w:val="18"/>
                    <w:szCs w:val="18"/>
                  </w:rPr>
                </w:rPrChange>
              </w:rPr>
              <w:pPrChange w:id="892" w:author="Danny" w:date="2026-10-02T14:21:00Z">
                <w:pPr>
                  <w:jc w:val="center"/>
                </w:pPr>
              </w:pPrChange>
            </w:pPr>
            <w:ins w:id="893" w:author="Danny" w:date="2026-10-02T14:15:00Z">
              <w:r w:rsidRPr="000D0736">
                <w:rPr>
                  <w:rFonts w:eastAsiaTheme="minorHAnsi" w:cstheme="minorBidi"/>
                  <w:kern w:val="2"/>
                  <w:sz w:val="14"/>
                  <w:szCs w:val="18"/>
                  <w14:ligatures w14:val="standardContextual"/>
                  <w:rPrChange w:id="894" w:author="Danny" w:date="2026-10-02T14:18:00Z">
                    <w:rPr>
                      <w:color w:val="000000"/>
                      <w:sz w:val="18"/>
                      <w:szCs w:val="18"/>
                    </w:rPr>
                  </w:rPrChange>
                </w:rPr>
                <w:t>25.0 ± 5.1</w:t>
              </w:r>
            </w:ins>
          </w:p>
        </w:tc>
        <w:tc>
          <w:tcPr>
            <w:tcW w:w="0" w:type="auto"/>
            <w:tcBorders>
              <w:top w:val="nil"/>
              <w:left w:val="nil"/>
              <w:bottom w:val="nil"/>
              <w:right w:val="nil"/>
            </w:tcBorders>
            <w:shd w:val="clear" w:color="auto" w:fill="auto"/>
            <w:vAlign w:val="center"/>
            <w:hideMark/>
          </w:tcPr>
          <w:p w14:paraId="0849CEDD" w14:textId="77777777" w:rsidR="000D0736" w:rsidRPr="000D0736" w:rsidRDefault="000D0736">
            <w:pPr>
              <w:spacing w:line="276" w:lineRule="auto"/>
              <w:jc w:val="center"/>
              <w:rPr>
                <w:ins w:id="895" w:author="Danny" w:date="2026-10-02T14:15:00Z"/>
                <w:rFonts w:eastAsiaTheme="minorHAnsi" w:cstheme="minorBidi"/>
                <w:kern w:val="2"/>
                <w:sz w:val="14"/>
                <w:szCs w:val="18"/>
                <w14:ligatures w14:val="standardContextual"/>
                <w:rPrChange w:id="896" w:author="Danny" w:date="2026-10-02T14:18:00Z">
                  <w:rPr>
                    <w:ins w:id="897" w:author="Danny" w:date="2026-10-02T14:15:00Z"/>
                    <w:color w:val="000000"/>
                    <w:sz w:val="18"/>
                    <w:szCs w:val="18"/>
                  </w:rPr>
                </w:rPrChange>
              </w:rPr>
              <w:pPrChange w:id="898" w:author="Danny" w:date="2026-10-02T14:21:00Z">
                <w:pPr>
                  <w:jc w:val="center"/>
                </w:pPr>
              </w:pPrChange>
            </w:pPr>
          </w:p>
        </w:tc>
        <w:tc>
          <w:tcPr>
            <w:tcW w:w="0" w:type="auto"/>
            <w:tcBorders>
              <w:top w:val="nil"/>
              <w:left w:val="nil"/>
              <w:bottom w:val="nil"/>
              <w:right w:val="nil"/>
            </w:tcBorders>
            <w:shd w:val="clear" w:color="auto" w:fill="auto"/>
            <w:vAlign w:val="center"/>
            <w:hideMark/>
          </w:tcPr>
          <w:p w14:paraId="1291BADF" w14:textId="77777777" w:rsidR="000D0736" w:rsidRPr="000D0736" w:rsidRDefault="000D0736">
            <w:pPr>
              <w:spacing w:line="276" w:lineRule="auto"/>
              <w:jc w:val="center"/>
              <w:rPr>
                <w:ins w:id="899" w:author="Danny" w:date="2026-10-02T14:15:00Z"/>
                <w:rFonts w:eastAsiaTheme="minorHAnsi" w:cstheme="minorBidi"/>
                <w:kern w:val="2"/>
                <w:sz w:val="14"/>
                <w:szCs w:val="18"/>
                <w14:ligatures w14:val="standardContextual"/>
                <w:rPrChange w:id="900" w:author="Danny" w:date="2026-10-02T14:18:00Z">
                  <w:rPr>
                    <w:ins w:id="901" w:author="Danny" w:date="2026-10-02T14:15:00Z"/>
                    <w:color w:val="000000"/>
                    <w:sz w:val="18"/>
                    <w:szCs w:val="18"/>
                  </w:rPr>
                </w:rPrChange>
              </w:rPr>
              <w:pPrChange w:id="902" w:author="Danny" w:date="2026-10-02T14:21:00Z">
                <w:pPr>
                  <w:jc w:val="center"/>
                </w:pPr>
              </w:pPrChange>
            </w:pPr>
            <w:ins w:id="903" w:author="Danny" w:date="2026-10-02T14:15:00Z">
              <w:r w:rsidRPr="000D0736">
                <w:rPr>
                  <w:rFonts w:eastAsiaTheme="minorHAnsi" w:cstheme="minorBidi"/>
                  <w:kern w:val="2"/>
                  <w:sz w:val="14"/>
                  <w:szCs w:val="18"/>
                  <w14:ligatures w14:val="standardContextual"/>
                  <w:rPrChange w:id="904" w:author="Danny" w:date="2026-10-02T14:18:00Z">
                    <w:rPr>
                      <w:color w:val="000000"/>
                      <w:sz w:val="18"/>
                      <w:szCs w:val="18"/>
                    </w:rPr>
                  </w:rPrChange>
                </w:rPr>
                <w:t>120</w:t>
              </w:r>
            </w:ins>
          </w:p>
        </w:tc>
        <w:tc>
          <w:tcPr>
            <w:tcW w:w="0" w:type="auto"/>
            <w:tcBorders>
              <w:top w:val="nil"/>
              <w:left w:val="nil"/>
              <w:bottom w:val="nil"/>
              <w:right w:val="nil"/>
            </w:tcBorders>
            <w:shd w:val="clear" w:color="auto" w:fill="auto"/>
            <w:vAlign w:val="center"/>
            <w:hideMark/>
          </w:tcPr>
          <w:p w14:paraId="7BBAB488" w14:textId="77777777" w:rsidR="000D0736" w:rsidRPr="000D0736" w:rsidRDefault="000D0736">
            <w:pPr>
              <w:spacing w:line="276" w:lineRule="auto"/>
              <w:jc w:val="center"/>
              <w:rPr>
                <w:ins w:id="905" w:author="Danny" w:date="2026-10-02T14:15:00Z"/>
                <w:rFonts w:eastAsiaTheme="minorHAnsi" w:cstheme="minorBidi"/>
                <w:kern w:val="2"/>
                <w:sz w:val="14"/>
                <w:szCs w:val="18"/>
                <w14:ligatures w14:val="standardContextual"/>
                <w:rPrChange w:id="906" w:author="Danny" w:date="2026-10-02T14:18:00Z">
                  <w:rPr>
                    <w:ins w:id="907" w:author="Danny" w:date="2026-10-02T14:15:00Z"/>
                    <w:color w:val="000000"/>
                    <w:sz w:val="18"/>
                    <w:szCs w:val="18"/>
                  </w:rPr>
                </w:rPrChange>
              </w:rPr>
              <w:pPrChange w:id="908" w:author="Danny" w:date="2026-10-02T14:21:00Z">
                <w:pPr>
                  <w:jc w:val="center"/>
                </w:pPr>
              </w:pPrChange>
            </w:pPr>
            <w:ins w:id="909" w:author="Danny" w:date="2026-10-02T14:15:00Z">
              <w:r w:rsidRPr="000D0736">
                <w:rPr>
                  <w:rFonts w:eastAsiaTheme="minorHAnsi" w:cstheme="minorBidi"/>
                  <w:kern w:val="2"/>
                  <w:sz w:val="14"/>
                  <w:szCs w:val="18"/>
                  <w14:ligatures w14:val="standardContextual"/>
                  <w:rPrChange w:id="910" w:author="Danny" w:date="2026-10-02T14:18:00Z">
                    <w:rPr>
                      <w:color w:val="000000"/>
                      <w:sz w:val="18"/>
                      <w:szCs w:val="18"/>
                    </w:rPr>
                  </w:rPrChange>
                </w:rPr>
                <w:t>92</w:t>
              </w:r>
            </w:ins>
          </w:p>
        </w:tc>
        <w:tc>
          <w:tcPr>
            <w:tcW w:w="0" w:type="auto"/>
            <w:tcBorders>
              <w:top w:val="nil"/>
              <w:left w:val="nil"/>
              <w:bottom w:val="nil"/>
              <w:right w:val="nil"/>
            </w:tcBorders>
            <w:shd w:val="clear" w:color="auto" w:fill="auto"/>
            <w:vAlign w:val="center"/>
            <w:hideMark/>
          </w:tcPr>
          <w:p w14:paraId="44ACB619" w14:textId="77777777" w:rsidR="000D0736" w:rsidRPr="000D0736" w:rsidRDefault="000D0736">
            <w:pPr>
              <w:spacing w:line="276" w:lineRule="auto"/>
              <w:jc w:val="center"/>
              <w:rPr>
                <w:ins w:id="911" w:author="Danny" w:date="2026-10-02T14:15:00Z"/>
                <w:rFonts w:eastAsiaTheme="minorHAnsi" w:cstheme="minorBidi"/>
                <w:kern w:val="2"/>
                <w:sz w:val="14"/>
                <w:szCs w:val="18"/>
                <w14:ligatures w14:val="standardContextual"/>
                <w:rPrChange w:id="912" w:author="Danny" w:date="2026-10-02T14:18:00Z">
                  <w:rPr>
                    <w:ins w:id="913" w:author="Danny" w:date="2026-10-02T14:15:00Z"/>
                    <w:color w:val="000000"/>
                    <w:sz w:val="18"/>
                    <w:szCs w:val="18"/>
                  </w:rPr>
                </w:rPrChange>
              </w:rPr>
              <w:pPrChange w:id="914" w:author="Danny" w:date="2026-10-02T14:21:00Z">
                <w:pPr>
                  <w:jc w:val="center"/>
                </w:pPr>
              </w:pPrChange>
            </w:pPr>
            <w:ins w:id="915" w:author="Danny" w:date="2026-10-02T14:15:00Z">
              <w:r w:rsidRPr="000D0736">
                <w:rPr>
                  <w:rFonts w:eastAsiaTheme="minorHAnsi" w:cstheme="minorBidi"/>
                  <w:kern w:val="2"/>
                  <w:sz w:val="14"/>
                  <w:szCs w:val="18"/>
                  <w14:ligatures w14:val="standardContextual"/>
                  <w:rPrChange w:id="916" w:author="Danny" w:date="2026-10-02T14:18:00Z">
                    <w:rPr>
                      <w:color w:val="000000"/>
                      <w:sz w:val="18"/>
                      <w:szCs w:val="18"/>
                    </w:rPr>
                  </w:rPrChange>
                </w:rPr>
                <w:t>28</w:t>
              </w:r>
            </w:ins>
          </w:p>
        </w:tc>
        <w:tc>
          <w:tcPr>
            <w:tcW w:w="0" w:type="auto"/>
            <w:tcBorders>
              <w:top w:val="nil"/>
              <w:left w:val="nil"/>
              <w:bottom w:val="nil"/>
              <w:right w:val="nil"/>
            </w:tcBorders>
            <w:shd w:val="clear" w:color="auto" w:fill="auto"/>
            <w:noWrap/>
            <w:vAlign w:val="center"/>
            <w:hideMark/>
          </w:tcPr>
          <w:p w14:paraId="30D2BE1E" w14:textId="77777777" w:rsidR="000D0736" w:rsidRPr="000D0736" w:rsidRDefault="000D0736">
            <w:pPr>
              <w:spacing w:line="276" w:lineRule="auto"/>
              <w:jc w:val="center"/>
              <w:rPr>
                <w:ins w:id="917" w:author="Danny" w:date="2026-10-02T14:15:00Z"/>
                <w:rFonts w:eastAsiaTheme="minorHAnsi" w:cstheme="minorBidi"/>
                <w:kern w:val="2"/>
                <w:sz w:val="14"/>
                <w:szCs w:val="18"/>
                <w14:ligatures w14:val="standardContextual"/>
                <w:rPrChange w:id="918" w:author="Danny" w:date="2026-10-02T14:18:00Z">
                  <w:rPr>
                    <w:ins w:id="919" w:author="Danny" w:date="2026-10-02T14:15:00Z"/>
                    <w:color w:val="000000"/>
                    <w:sz w:val="18"/>
                    <w:szCs w:val="18"/>
                  </w:rPr>
                </w:rPrChange>
              </w:rPr>
              <w:pPrChange w:id="920" w:author="Danny" w:date="2026-10-02T14:21:00Z">
                <w:pPr>
                  <w:jc w:val="center"/>
                </w:pPr>
              </w:pPrChange>
            </w:pPr>
          </w:p>
        </w:tc>
        <w:tc>
          <w:tcPr>
            <w:tcW w:w="0" w:type="auto"/>
            <w:tcBorders>
              <w:top w:val="nil"/>
              <w:left w:val="nil"/>
              <w:bottom w:val="nil"/>
              <w:right w:val="nil"/>
            </w:tcBorders>
            <w:shd w:val="clear" w:color="auto" w:fill="auto"/>
            <w:vAlign w:val="center"/>
            <w:hideMark/>
          </w:tcPr>
          <w:p w14:paraId="1FD440FE" w14:textId="77777777" w:rsidR="000D0736" w:rsidRPr="000D0736" w:rsidRDefault="000D0736">
            <w:pPr>
              <w:spacing w:line="276" w:lineRule="auto"/>
              <w:jc w:val="center"/>
              <w:rPr>
                <w:ins w:id="921" w:author="Danny" w:date="2026-10-02T14:15:00Z"/>
                <w:rFonts w:eastAsiaTheme="minorHAnsi" w:cstheme="minorBidi"/>
                <w:kern w:val="2"/>
                <w:sz w:val="14"/>
                <w:szCs w:val="18"/>
                <w14:ligatures w14:val="standardContextual"/>
                <w:rPrChange w:id="922" w:author="Danny" w:date="2026-10-02T14:18:00Z">
                  <w:rPr>
                    <w:ins w:id="923" w:author="Danny" w:date="2026-10-02T14:15:00Z"/>
                    <w:color w:val="000000"/>
                    <w:sz w:val="18"/>
                    <w:szCs w:val="18"/>
                  </w:rPr>
                </w:rPrChange>
              </w:rPr>
              <w:pPrChange w:id="924" w:author="Danny" w:date="2026-10-02T14:21:00Z">
                <w:pPr>
                  <w:jc w:val="center"/>
                </w:pPr>
              </w:pPrChange>
            </w:pPr>
            <w:ins w:id="925" w:author="Danny" w:date="2026-10-02T14:15:00Z">
              <w:r w:rsidRPr="000D0736">
                <w:rPr>
                  <w:rFonts w:eastAsiaTheme="minorHAnsi" w:cstheme="minorBidi"/>
                  <w:kern w:val="2"/>
                  <w:sz w:val="14"/>
                  <w:szCs w:val="18"/>
                  <w14:ligatures w14:val="standardContextual"/>
                  <w:rPrChange w:id="926"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2CCE1DAD" w14:textId="77777777" w:rsidR="000D0736" w:rsidRPr="000D0736" w:rsidRDefault="000D0736">
            <w:pPr>
              <w:spacing w:line="276" w:lineRule="auto"/>
              <w:jc w:val="center"/>
              <w:rPr>
                <w:ins w:id="927" w:author="Danny" w:date="2026-10-02T14:15:00Z"/>
                <w:rFonts w:eastAsiaTheme="minorHAnsi" w:cstheme="minorBidi"/>
                <w:kern w:val="2"/>
                <w:sz w:val="14"/>
                <w:szCs w:val="18"/>
                <w14:ligatures w14:val="standardContextual"/>
                <w:rPrChange w:id="928" w:author="Danny" w:date="2026-10-02T14:18:00Z">
                  <w:rPr>
                    <w:ins w:id="929" w:author="Danny" w:date="2026-10-02T14:15:00Z"/>
                    <w:color w:val="000000"/>
                    <w:sz w:val="18"/>
                    <w:szCs w:val="18"/>
                  </w:rPr>
                </w:rPrChange>
              </w:rPr>
              <w:pPrChange w:id="930" w:author="Danny" w:date="2026-10-02T14:21:00Z">
                <w:pPr>
                  <w:jc w:val="center"/>
                </w:pPr>
              </w:pPrChange>
            </w:pPr>
            <w:ins w:id="931" w:author="Danny" w:date="2026-10-02T14:15:00Z">
              <w:r w:rsidRPr="000D0736">
                <w:rPr>
                  <w:rFonts w:eastAsiaTheme="minorHAnsi" w:cstheme="minorBidi"/>
                  <w:kern w:val="2"/>
                  <w:sz w:val="14"/>
                  <w:szCs w:val="18"/>
                  <w14:ligatures w14:val="standardContextual"/>
                  <w:rPrChange w:id="932"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7A5541AC" w14:textId="77777777" w:rsidR="000D0736" w:rsidRPr="000D0736" w:rsidRDefault="000D0736">
            <w:pPr>
              <w:spacing w:line="276" w:lineRule="auto"/>
              <w:jc w:val="center"/>
              <w:rPr>
                <w:ins w:id="933" w:author="Danny" w:date="2026-10-02T14:15:00Z"/>
                <w:rFonts w:eastAsiaTheme="minorHAnsi" w:cstheme="minorBidi"/>
                <w:kern w:val="2"/>
                <w:sz w:val="14"/>
                <w:szCs w:val="18"/>
                <w14:ligatures w14:val="standardContextual"/>
                <w:rPrChange w:id="934" w:author="Danny" w:date="2026-10-02T14:18:00Z">
                  <w:rPr>
                    <w:ins w:id="935" w:author="Danny" w:date="2026-10-02T14:15:00Z"/>
                    <w:color w:val="000000"/>
                    <w:sz w:val="18"/>
                    <w:szCs w:val="18"/>
                  </w:rPr>
                </w:rPrChange>
              </w:rPr>
              <w:pPrChange w:id="936" w:author="Danny" w:date="2026-10-02T14:21:00Z">
                <w:pPr>
                  <w:jc w:val="center"/>
                </w:pPr>
              </w:pPrChange>
            </w:pPr>
            <w:ins w:id="937" w:author="Danny" w:date="2026-10-02T14:15:00Z">
              <w:r w:rsidRPr="000D0736">
                <w:rPr>
                  <w:rFonts w:eastAsiaTheme="minorHAnsi" w:cstheme="minorBidi"/>
                  <w:kern w:val="2"/>
                  <w:sz w:val="14"/>
                  <w:szCs w:val="18"/>
                  <w14:ligatures w14:val="standardContextual"/>
                  <w:rPrChange w:id="938"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33C55CCB" w14:textId="77777777" w:rsidR="000D0736" w:rsidRPr="000D0736" w:rsidRDefault="000D0736">
            <w:pPr>
              <w:spacing w:line="276" w:lineRule="auto"/>
              <w:rPr>
                <w:ins w:id="939" w:author="Danny" w:date="2026-10-02T14:15:00Z"/>
                <w:rFonts w:eastAsiaTheme="minorHAnsi" w:cstheme="minorBidi"/>
                <w:kern w:val="2"/>
                <w:sz w:val="14"/>
                <w:szCs w:val="18"/>
                <w14:ligatures w14:val="standardContextual"/>
                <w:rPrChange w:id="940" w:author="Danny" w:date="2026-10-02T14:18:00Z">
                  <w:rPr>
                    <w:ins w:id="941" w:author="Danny" w:date="2026-10-02T14:15:00Z"/>
                    <w:color w:val="000000"/>
                    <w:sz w:val="18"/>
                    <w:szCs w:val="18"/>
                  </w:rPr>
                </w:rPrChange>
              </w:rPr>
              <w:pPrChange w:id="942" w:author="Danny" w:date="2026-10-02T14:16:00Z">
                <w:pPr>
                  <w:jc w:val="center"/>
                </w:pPr>
              </w:pPrChange>
            </w:pPr>
          </w:p>
        </w:tc>
        <w:tc>
          <w:tcPr>
            <w:tcW w:w="0" w:type="auto"/>
            <w:tcBorders>
              <w:top w:val="nil"/>
            </w:tcBorders>
            <w:shd w:val="clear" w:color="auto" w:fill="auto"/>
            <w:vAlign w:val="center"/>
            <w:hideMark/>
          </w:tcPr>
          <w:p w14:paraId="3585B495" w14:textId="77777777" w:rsidR="000D0736" w:rsidRPr="000D0736" w:rsidRDefault="000D0736">
            <w:pPr>
              <w:spacing w:line="276" w:lineRule="auto"/>
              <w:jc w:val="center"/>
              <w:rPr>
                <w:ins w:id="943" w:author="Danny" w:date="2026-10-02T14:15:00Z"/>
                <w:rFonts w:ascii="Segoe UI Symbol" w:eastAsiaTheme="minorHAnsi" w:hAnsi="Segoe UI Symbol" w:cs="Calibri"/>
                <w:kern w:val="2"/>
                <w:sz w:val="14"/>
                <w:szCs w:val="18"/>
                <w14:ligatures w14:val="standardContextual"/>
                <w:rPrChange w:id="944" w:author="Danny" w:date="2026-10-02T14:18:00Z">
                  <w:rPr>
                    <w:ins w:id="945" w:author="Danny" w:date="2026-10-02T14:15:00Z"/>
                    <w:rFonts w:ascii="Segoe UI Symbol" w:hAnsi="Segoe UI Symbol" w:cs="Calibri"/>
                    <w:color w:val="000000"/>
                    <w:sz w:val="18"/>
                    <w:szCs w:val="18"/>
                  </w:rPr>
                </w:rPrChange>
              </w:rPr>
              <w:pPrChange w:id="946" w:author="Danny" w:date="2026-10-02T14:23:00Z">
                <w:pPr>
                  <w:jc w:val="center"/>
                </w:pPr>
              </w:pPrChange>
            </w:pPr>
            <w:ins w:id="947" w:author="Danny" w:date="2026-10-02T14:15:00Z">
              <w:r w:rsidRPr="000D0736">
                <w:rPr>
                  <w:rFonts w:ascii="Segoe UI Symbol" w:eastAsiaTheme="minorHAnsi" w:hAnsi="Segoe UI Symbol" w:cs="Calibri"/>
                  <w:kern w:val="2"/>
                  <w:sz w:val="14"/>
                  <w:szCs w:val="18"/>
                  <w14:ligatures w14:val="standardContextual"/>
                  <w:rPrChange w:id="94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56D93FD" w14:textId="77777777" w:rsidR="000D0736" w:rsidRPr="000D0736" w:rsidRDefault="000D0736">
            <w:pPr>
              <w:spacing w:line="276" w:lineRule="auto"/>
              <w:jc w:val="center"/>
              <w:rPr>
                <w:ins w:id="949" w:author="Danny" w:date="2026-10-02T14:15:00Z"/>
                <w:rFonts w:ascii="Segoe UI Symbol" w:eastAsiaTheme="minorHAnsi" w:hAnsi="Segoe UI Symbol" w:cs="Calibri"/>
                <w:kern w:val="2"/>
                <w:sz w:val="14"/>
                <w:szCs w:val="18"/>
                <w14:ligatures w14:val="standardContextual"/>
                <w:rPrChange w:id="950" w:author="Danny" w:date="2026-10-02T14:18:00Z">
                  <w:rPr>
                    <w:ins w:id="951" w:author="Danny" w:date="2026-10-02T14:15:00Z"/>
                    <w:rFonts w:ascii="Segoe UI Symbol" w:hAnsi="Segoe UI Symbol" w:cs="Calibri"/>
                    <w:color w:val="000000"/>
                    <w:sz w:val="18"/>
                    <w:szCs w:val="18"/>
                  </w:rPr>
                </w:rPrChange>
              </w:rPr>
              <w:pPrChange w:id="952" w:author="Danny" w:date="2026-10-02T14:23:00Z">
                <w:pPr>
                  <w:jc w:val="center"/>
                </w:pPr>
              </w:pPrChange>
            </w:pPr>
            <w:ins w:id="953" w:author="Danny" w:date="2026-10-02T14:15:00Z">
              <w:r w:rsidRPr="000D0736">
                <w:rPr>
                  <w:rFonts w:ascii="Segoe UI Symbol" w:eastAsiaTheme="minorHAnsi" w:hAnsi="Segoe UI Symbol" w:cs="Calibri"/>
                  <w:kern w:val="2"/>
                  <w:sz w:val="14"/>
                  <w:szCs w:val="18"/>
                  <w14:ligatures w14:val="standardContextual"/>
                  <w:rPrChange w:id="95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7D34546" w14:textId="77777777" w:rsidR="000D0736" w:rsidRPr="000D0736" w:rsidRDefault="000D0736">
            <w:pPr>
              <w:spacing w:line="276" w:lineRule="auto"/>
              <w:jc w:val="center"/>
              <w:rPr>
                <w:ins w:id="955" w:author="Danny" w:date="2026-10-02T14:15:00Z"/>
                <w:rFonts w:ascii="Segoe UI Symbol" w:eastAsiaTheme="minorHAnsi" w:hAnsi="Segoe UI Symbol" w:cs="Calibri"/>
                <w:kern w:val="2"/>
                <w:sz w:val="14"/>
                <w:szCs w:val="18"/>
                <w14:ligatures w14:val="standardContextual"/>
                <w:rPrChange w:id="956" w:author="Danny" w:date="2026-10-02T14:18:00Z">
                  <w:rPr>
                    <w:ins w:id="957" w:author="Danny" w:date="2026-10-02T14:15:00Z"/>
                    <w:rFonts w:ascii="Segoe UI Symbol" w:hAnsi="Segoe UI Symbol" w:cs="Calibri"/>
                    <w:color w:val="000000"/>
                    <w:sz w:val="18"/>
                    <w:szCs w:val="18"/>
                  </w:rPr>
                </w:rPrChange>
              </w:rPr>
              <w:pPrChange w:id="958" w:author="Danny" w:date="2026-10-02T14:23:00Z">
                <w:pPr>
                  <w:jc w:val="center"/>
                </w:pPr>
              </w:pPrChange>
            </w:pPr>
            <w:ins w:id="959" w:author="Danny" w:date="2026-10-02T14:15:00Z">
              <w:r w:rsidRPr="000D0736">
                <w:rPr>
                  <w:rFonts w:ascii="Segoe UI Symbol" w:eastAsiaTheme="minorHAnsi" w:hAnsi="Segoe UI Symbol" w:cs="Calibri"/>
                  <w:kern w:val="2"/>
                  <w:sz w:val="14"/>
                  <w:szCs w:val="18"/>
                  <w14:ligatures w14:val="standardContextual"/>
                  <w:rPrChange w:id="96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F156BA4" w14:textId="77777777" w:rsidR="000D0736" w:rsidRPr="000D0736" w:rsidRDefault="000D0736">
            <w:pPr>
              <w:spacing w:line="276" w:lineRule="auto"/>
              <w:jc w:val="center"/>
              <w:rPr>
                <w:ins w:id="961" w:author="Danny" w:date="2026-10-02T14:15:00Z"/>
                <w:rFonts w:ascii="Segoe UI Symbol" w:eastAsiaTheme="minorHAnsi" w:hAnsi="Segoe UI Symbol" w:cs="Calibri"/>
                <w:kern w:val="2"/>
                <w:sz w:val="14"/>
                <w:szCs w:val="18"/>
                <w14:ligatures w14:val="standardContextual"/>
                <w:rPrChange w:id="962" w:author="Danny" w:date="2026-10-02T14:18:00Z">
                  <w:rPr>
                    <w:ins w:id="963" w:author="Danny" w:date="2026-10-02T14:15:00Z"/>
                    <w:rFonts w:ascii="Segoe UI Symbol" w:hAnsi="Segoe UI Symbol" w:cs="Calibri"/>
                    <w:color w:val="000000"/>
                    <w:sz w:val="18"/>
                    <w:szCs w:val="18"/>
                  </w:rPr>
                </w:rPrChange>
              </w:rPr>
              <w:pPrChange w:id="964" w:author="Danny" w:date="2026-10-02T14:23:00Z">
                <w:pPr>
                  <w:jc w:val="center"/>
                </w:pPr>
              </w:pPrChange>
            </w:pPr>
            <w:ins w:id="965" w:author="Danny" w:date="2026-10-02T14:15:00Z">
              <w:r w:rsidRPr="000D0736">
                <w:rPr>
                  <w:rFonts w:ascii="Segoe UI Symbol" w:eastAsiaTheme="minorHAnsi" w:hAnsi="Segoe UI Symbol" w:cs="Calibri"/>
                  <w:kern w:val="2"/>
                  <w:sz w:val="14"/>
                  <w:szCs w:val="18"/>
                  <w14:ligatures w14:val="standardContextual"/>
                  <w:rPrChange w:id="96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3CF4AEB" w14:textId="77777777" w:rsidR="000D0736" w:rsidRPr="000D0736" w:rsidRDefault="000D0736">
            <w:pPr>
              <w:spacing w:line="276" w:lineRule="auto"/>
              <w:jc w:val="center"/>
              <w:rPr>
                <w:ins w:id="967" w:author="Danny" w:date="2026-10-02T14:15:00Z"/>
                <w:rFonts w:ascii="Segoe UI Symbol" w:eastAsiaTheme="minorHAnsi" w:hAnsi="Segoe UI Symbol" w:cs="Calibri"/>
                <w:kern w:val="2"/>
                <w:sz w:val="14"/>
                <w:szCs w:val="18"/>
                <w14:ligatures w14:val="standardContextual"/>
                <w:rPrChange w:id="968" w:author="Danny" w:date="2026-10-02T14:18:00Z">
                  <w:rPr>
                    <w:ins w:id="969" w:author="Danny" w:date="2026-10-02T14:15:00Z"/>
                    <w:rFonts w:ascii="Segoe UI Symbol" w:hAnsi="Segoe UI Symbol" w:cs="Calibri"/>
                    <w:color w:val="000000"/>
                    <w:sz w:val="18"/>
                    <w:szCs w:val="18"/>
                  </w:rPr>
                </w:rPrChange>
              </w:rPr>
              <w:pPrChange w:id="970" w:author="Danny" w:date="2026-10-02T14:23:00Z">
                <w:pPr>
                  <w:jc w:val="center"/>
                </w:pPr>
              </w:pPrChange>
            </w:pPr>
          </w:p>
        </w:tc>
        <w:tc>
          <w:tcPr>
            <w:tcW w:w="0" w:type="auto"/>
            <w:tcBorders>
              <w:top w:val="nil"/>
            </w:tcBorders>
            <w:shd w:val="clear" w:color="auto" w:fill="auto"/>
            <w:vAlign w:val="center"/>
            <w:hideMark/>
          </w:tcPr>
          <w:p w14:paraId="3279F921" w14:textId="77777777" w:rsidR="000D0736" w:rsidRPr="000D0736" w:rsidRDefault="000D0736">
            <w:pPr>
              <w:spacing w:line="276" w:lineRule="auto"/>
              <w:jc w:val="center"/>
              <w:rPr>
                <w:ins w:id="971" w:author="Danny" w:date="2026-10-02T14:15:00Z"/>
                <w:rFonts w:ascii="Segoe UI Symbol" w:eastAsiaTheme="minorHAnsi" w:hAnsi="Segoe UI Symbol" w:cs="Calibri"/>
                <w:kern w:val="2"/>
                <w:sz w:val="14"/>
                <w:szCs w:val="18"/>
                <w14:ligatures w14:val="standardContextual"/>
                <w:rPrChange w:id="972" w:author="Danny" w:date="2026-10-02T14:18:00Z">
                  <w:rPr>
                    <w:ins w:id="973" w:author="Danny" w:date="2026-10-02T14:15:00Z"/>
                    <w:rFonts w:ascii="Segoe UI Symbol" w:hAnsi="Segoe UI Symbol" w:cs="Calibri"/>
                    <w:color w:val="000000"/>
                    <w:sz w:val="18"/>
                    <w:szCs w:val="18"/>
                  </w:rPr>
                </w:rPrChange>
              </w:rPr>
              <w:pPrChange w:id="974" w:author="Danny" w:date="2026-10-02T14:23:00Z">
                <w:pPr>
                  <w:jc w:val="center"/>
                </w:pPr>
              </w:pPrChange>
            </w:pPr>
            <w:ins w:id="975" w:author="Danny" w:date="2026-10-02T14:15:00Z">
              <w:r w:rsidRPr="000D0736">
                <w:rPr>
                  <w:rFonts w:ascii="Segoe UI Symbol" w:eastAsiaTheme="minorHAnsi" w:hAnsi="Segoe UI Symbol" w:cs="Calibri"/>
                  <w:kern w:val="2"/>
                  <w:sz w:val="14"/>
                  <w:szCs w:val="18"/>
                  <w14:ligatures w14:val="standardContextual"/>
                  <w:rPrChange w:id="97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C574613" w14:textId="77777777" w:rsidR="000D0736" w:rsidRPr="000D0736" w:rsidRDefault="000D0736">
            <w:pPr>
              <w:spacing w:line="276" w:lineRule="auto"/>
              <w:jc w:val="center"/>
              <w:rPr>
                <w:ins w:id="977" w:author="Danny" w:date="2026-10-02T14:15:00Z"/>
                <w:rFonts w:ascii="Segoe UI Symbol" w:eastAsiaTheme="minorHAnsi" w:hAnsi="Segoe UI Symbol" w:cs="Calibri"/>
                <w:kern w:val="2"/>
                <w:sz w:val="14"/>
                <w:szCs w:val="18"/>
                <w14:ligatures w14:val="standardContextual"/>
                <w:rPrChange w:id="978" w:author="Danny" w:date="2026-10-02T14:18:00Z">
                  <w:rPr>
                    <w:ins w:id="979" w:author="Danny" w:date="2026-10-02T14:15:00Z"/>
                    <w:rFonts w:ascii="Segoe UI Symbol" w:hAnsi="Segoe UI Symbol" w:cs="Calibri"/>
                    <w:color w:val="000000"/>
                    <w:sz w:val="18"/>
                    <w:szCs w:val="18"/>
                  </w:rPr>
                </w:rPrChange>
              </w:rPr>
              <w:pPrChange w:id="980" w:author="Danny" w:date="2026-10-02T14:23:00Z">
                <w:pPr>
                  <w:jc w:val="center"/>
                </w:pPr>
              </w:pPrChange>
            </w:pPr>
            <w:ins w:id="981" w:author="Danny" w:date="2026-10-02T14:15:00Z">
              <w:r w:rsidRPr="000D0736">
                <w:rPr>
                  <w:rFonts w:ascii="Segoe UI Symbol" w:eastAsiaTheme="minorHAnsi" w:hAnsi="Segoe UI Symbol" w:cs="Calibri"/>
                  <w:kern w:val="2"/>
                  <w:sz w:val="14"/>
                  <w:szCs w:val="18"/>
                  <w14:ligatures w14:val="standardContextual"/>
                  <w:rPrChange w:id="98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B280DA3" w14:textId="77777777" w:rsidR="000D0736" w:rsidRPr="000D0736" w:rsidRDefault="000D0736">
            <w:pPr>
              <w:spacing w:line="276" w:lineRule="auto"/>
              <w:jc w:val="center"/>
              <w:rPr>
                <w:ins w:id="983" w:author="Danny" w:date="2026-10-02T14:15:00Z"/>
                <w:rFonts w:ascii="Segoe UI Symbol" w:eastAsiaTheme="minorHAnsi" w:hAnsi="Segoe UI Symbol" w:cs="Calibri"/>
                <w:kern w:val="2"/>
                <w:sz w:val="14"/>
                <w:szCs w:val="18"/>
                <w14:ligatures w14:val="standardContextual"/>
                <w:rPrChange w:id="984" w:author="Danny" w:date="2026-10-02T14:18:00Z">
                  <w:rPr>
                    <w:ins w:id="985" w:author="Danny" w:date="2026-10-02T14:15:00Z"/>
                    <w:rFonts w:ascii="Segoe UI Symbol" w:hAnsi="Segoe UI Symbol" w:cs="Calibri"/>
                    <w:color w:val="000000"/>
                    <w:sz w:val="18"/>
                    <w:szCs w:val="18"/>
                  </w:rPr>
                </w:rPrChange>
              </w:rPr>
              <w:pPrChange w:id="986" w:author="Danny" w:date="2026-10-02T14:23:00Z">
                <w:pPr>
                  <w:jc w:val="center"/>
                </w:pPr>
              </w:pPrChange>
            </w:pPr>
            <w:ins w:id="987" w:author="Danny" w:date="2026-10-02T14:15:00Z">
              <w:r w:rsidRPr="000D0736">
                <w:rPr>
                  <w:rFonts w:ascii="Segoe UI Symbol" w:eastAsiaTheme="minorHAnsi" w:hAnsi="Segoe UI Symbol" w:cs="Calibri"/>
                  <w:kern w:val="2"/>
                  <w:sz w:val="14"/>
                  <w:szCs w:val="18"/>
                  <w14:ligatures w14:val="standardContextual"/>
                  <w:rPrChange w:id="988" w:author="Danny" w:date="2026-10-02T14:18:00Z">
                    <w:rPr>
                      <w:rFonts w:ascii="Segoe UI Symbol" w:hAnsi="Segoe UI Symbol" w:cs="Calibri"/>
                      <w:color w:val="000000"/>
                      <w:sz w:val="18"/>
                      <w:szCs w:val="18"/>
                    </w:rPr>
                  </w:rPrChange>
                </w:rPr>
                <w:t>✗</w:t>
              </w:r>
            </w:ins>
          </w:p>
        </w:tc>
      </w:tr>
      <w:tr w:rsidR="002A4041" w:rsidRPr="000718CF" w14:paraId="36593C8E" w14:textId="77777777" w:rsidTr="00107337">
        <w:trPr>
          <w:trHeight w:val="20"/>
          <w:ins w:id="989" w:author="Danny" w:date="2026-10-02T14:15:00Z"/>
        </w:trPr>
        <w:tc>
          <w:tcPr>
            <w:tcW w:w="0" w:type="auto"/>
            <w:tcBorders>
              <w:top w:val="nil"/>
              <w:left w:val="nil"/>
              <w:bottom w:val="nil"/>
              <w:right w:val="nil"/>
            </w:tcBorders>
            <w:shd w:val="clear" w:color="auto" w:fill="auto"/>
            <w:vAlign w:val="center"/>
            <w:hideMark/>
          </w:tcPr>
          <w:p w14:paraId="04210DF0" w14:textId="77777777" w:rsidR="000D0736" w:rsidRPr="000D0736" w:rsidRDefault="000D0736">
            <w:pPr>
              <w:spacing w:line="276" w:lineRule="auto"/>
              <w:jc w:val="center"/>
              <w:rPr>
                <w:ins w:id="990" w:author="Danny" w:date="2026-10-02T14:15:00Z"/>
                <w:rFonts w:eastAsiaTheme="minorHAnsi" w:cstheme="minorBidi"/>
                <w:kern w:val="2"/>
                <w:sz w:val="14"/>
                <w:szCs w:val="18"/>
                <w14:ligatures w14:val="standardContextual"/>
                <w:rPrChange w:id="991" w:author="Danny" w:date="2026-10-02T14:18:00Z">
                  <w:rPr>
                    <w:ins w:id="992" w:author="Danny" w:date="2026-10-02T14:15:00Z"/>
                    <w:color w:val="000000"/>
                    <w:sz w:val="18"/>
                    <w:szCs w:val="18"/>
                  </w:rPr>
                </w:rPrChange>
              </w:rPr>
              <w:pPrChange w:id="993" w:author="Danny" w:date="2026-10-02T14:16:00Z">
                <w:pPr>
                  <w:jc w:val="center"/>
                </w:pPr>
              </w:pPrChange>
            </w:pPr>
            <w:ins w:id="994" w:author="Danny" w:date="2026-10-02T14:15:00Z">
              <w:r w:rsidRPr="000D0736">
                <w:rPr>
                  <w:rFonts w:eastAsiaTheme="minorHAnsi" w:cstheme="minorBidi"/>
                  <w:kern w:val="2"/>
                  <w:sz w:val="14"/>
                  <w:szCs w:val="18"/>
                  <w14:ligatures w14:val="standardContextual"/>
                  <w:rPrChange w:id="995" w:author="Danny" w:date="2026-10-02T14:18:00Z">
                    <w:rPr>
                      <w:color w:val="000000"/>
                      <w:sz w:val="18"/>
                      <w:szCs w:val="18"/>
                    </w:rPr>
                  </w:rPrChange>
                </w:rPr>
                <w:t>3</w:t>
              </w:r>
            </w:ins>
          </w:p>
        </w:tc>
        <w:tc>
          <w:tcPr>
            <w:tcW w:w="0" w:type="auto"/>
            <w:tcBorders>
              <w:top w:val="nil"/>
              <w:left w:val="nil"/>
              <w:bottom w:val="nil"/>
              <w:right w:val="nil"/>
            </w:tcBorders>
            <w:shd w:val="clear" w:color="auto" w:fill="auto"/>
            <w:vAlign w:val="center"/>
            <w:hideMark/>
          </w:tcPr>
          <w:p w14:paraId="03206B9C" w14:textId="77777777" w:rsidR="000D0736" w:rsidRPr="000D0736" w:rsidRDefault="000D0736">
            <w:pPr>
              <w:spacing w:line="276" w:lineRule="auto"/>
              <w:rPr>
                <w:ins w:id="996" w:author="Danny" w:date="2026-10-02T14:15:00Z"/>
                <w:rFonts w:eastAsiaTheme="minorHAnsi" w:cstheme="minorBidi"/>
                <w:kern w:val="2"/>
                <w:sz w:val="14"/>
                <w:szCs w:val="18"/>
                <w14:ligatures w14:val="standardContextual"/>
                <w:rPrChange w:id="997" w:author="Danny" w:date="2026-10-02T14:18:00Z">
                  <w:rPr>
                    <w:ins w:id="998" w:author="Danny" w:date="2026-10-02T14:15:00Z"/>
                    <w:color w:val="000000"/>
                    <w:sz w:val="18"/>
                    <w:szCs w:val="18"/>
                  </w:rPr>
                </w:rPrChange>
              </w:rPr>
              <w:pPrChange w:id="999" w:author="Danny" w:date="2026-10-02T14:16:00Z">
                <w:pPr/>
              </w:pPrChange>
            </w:pPr>
            <w:ins w:id="1000" w:author="Danny" w:date="2026-10-02T14:15:00Z">
              <w:r w:rsidRPr="000D0736">
                <w:rPr>
                  <w:rFonts w:eastAsiaTheme="minorHAnsi" w:cstheme="minorBidi"/>
                  <w:kern w:val="2"/>
                  <w:sz w:val="14"/>
                  <w:szCs w:val="18"/>
                  <w14:ligatures w14:val="standardContextual"/>
                  <w:rPrChange w:id="1001" w:author="Danny" w:date="2026-10-02T14:18:00Z">
                    <w:rPr>
                      <w:color w:val="000000"/>
                      <w:sz w:val="18"/>
                      <w:szCs w:val="18"/>
                    </w:rPr>
                  </w:rPrChange>
                </w:rPr>
                <w:t>Ahldén et al., 2009</w:t>
              </w:r>
            </w:ins>
          </w:p>
        </w:tc>
        <w:tc>
          <w:tcPr>
            <w:tcW w:w="0" w:type="auto"/>
            <w:tcBorders>
              <w:top w:val="nil"/>
              <w:left w:val="nil"/>
              <w:bottom w:val="nil"/>
              <w:right w:val="nil"/>
            </w:tcBorders>
            <w:shd w:val="clear" w:color="auto" w:fill="auto"/>
            <w:noWrap/>
            <w:vAlign w:val="bottom"/>
            <w:hideMark/>
          </w:tcPr>
          <w:p w14:paraId="0DCCF4B9" w14:textId="77777777" w:rsidR="000D0736" w:rsidRPr="000D0736" w:rsidRDefault="000D0736">
            <w:pPr>
              <w:spacing w:line="276" w:lineRule="auto"/>
              <w:rPr>
                <w:ins w:id="1002" w:author="Danny" w:date="2026-10-02T14:15:00Z"/>
                <w:rFonts w:eastAsiaTheme="minorHAnsi" w:cstheme="minorBidi"/>
                <w:kern w:val="2"/>
                <w:sz w:val="14"/>
                <w:szCs w:val="18"/>
                <w14:ligatures w14:val="standardContextual"/>
                <w:rPrChange w:id="1003" w:author="Danny" w:date="2026-10-02T14:18:00Z">
                  <w:rPr>
                    <w:ins w:id="1004" w:author="Danny" w:date="2026-10-02T14:15:00Z"/>
                    <w:color w:val="000000"/>
                    <w:sz w:val="18"/>
                    <w:szCs w:val="18"/>
                  </w:rPr>
                </w:rPrChange>
              </w:rPr>
              <w:pPrChange w:id="1005" w:author="Danny" w:date="2026-10-02T14:16:00Z">
                <w:pPr/>
              </w:pPrChange>
            </w:pPr>
          </w:p>
        </w:tc>
        <w:tc>
          <w:tcPr>
            <w:tcW w:w="0" w:type="auto"/>
            <w:tcBorders>
              <w:top w:val="nil"/>
              <w:left w:val="nil"/>
              <w:bottom w:val="nil"/>
              <w:right w:val="nil"/>
            </w:tcBorders>
            <w:shd w:val="clear" w:color="auto" w:fill="auto"/>
            <w:vAlign w:val="center"/>
            <w:hideMark/>
          </w:tcPr>
          <w:p w14:paraId="0AD527C4" w14:textId="77777777" w:rsidR="000D0736" w:rsidRPr="000D0736" w:rsidRDefault="000D0736">
            <w:pPr>
              <w:spacing w:line="276" w:lineRule="auto"/>
              <w:jc w:val="center"/>
              <w:rPr>
                <w:ins w:id="1006" w:author="Danny" w:date="2026-10-02T14:15:00Z"/>
                <w:rFonts w:eastAsiaTheme="minorHAnsi" w:cstheme="minorBidi"/>
                <w:kern w:val="2"/>
                <w:sz w:val="14"/>
                <w:szCs w:val="18"/>
                <w14:ligatures w14:val="standardContextual"/>
                <w:rPrChange w:id="1007" w:author="Danny" w:date="2026-10-02T14:18:00Z">
                  <w:rPr>
                    <w:ins w:id="1008" w:author="Danny" w:date="2026-10-02T14:15:00Z"/>
                    <w:color w:val="000000"/>
                    <w:sz w:val="18"/>
                    <w:szCs w:val="18"/>
                  </w:rPr>
                </w:rPrChange>
              </w:rPr>
              <w:pPrChange w:id="1009" w:author="Danny" w:date="2026-10-02T14:21:00Z">
                <w:pPr>
                  <w:jc w:val="center"/>
                </w:pPr>
              </w:pPrChange>
            </w:pPr>
            <w:ins w:id="1010" w:author="Danny" w:date="2026-10-02T14:15:00Z">
              <w:r w:rsidRPr="000D0736">
                <w:rPr>
                  <w:rFonts w:eastAsiaTheme="minorHAnsi" w:cstheme="minorBidi"/>
                  <w:kern w:val="2"/>
                  <w:sz w:val="14"/>
                  <w:szCs w:val="18"/>
                  <w14:ligatures w14:val="standardContextual"/>
                  <w:rPrChange w:id="1011"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2E634A6B" w14:textId="77777777" w:rsidR="000D0736" w:rsidRPr="000D0736" w:rsidRDefault="000D0736">
            <w:pPr>
              <w:spacing w:line="276" w:lineRule="auto"/>
              <w:jc w:val="center"/>
              <w:rPr>
                <w:ins w:id="1012" w:author="Danny" w:date="2026-10-02T14:15:00Z"/>
                <w:rFonts w:eastAsiaTheme="minorHAnsi" w:cstheme="minorBidi"/>
                <w:kern w:val="2"/>
                <w:sz w:val="14"/>
                <w:szCs w:val="18"/>
                <w14:ligatures w14:val="standardContextual"/>
                <w:rPrChange w:id="1013" w:author="Danny" w:date="2026-10-02T14:18:00Z">
                  <w:rPr>
                    <w:ins w:id="1014" w:author="Danny" w:date="2026-10-02T14:15:00Z"/>
                    <w:color w:val="000000"/>
                    <w:sz w:val="18"/>
                    <w:szCs w:val="18"/>
                  </w:rPr>
                </w:rPrChange>
              </w:rPr>
              <w:pPrChange w:id="1015" w:author="Danny" w:date="2026-10-02T14:21:00Z">
                <w:pPr>
                  <w:jc w:val="center"/>
                </w:pPr>
              </w:pPrChange>
            </w:pPr>
            <w:ins w:id="1016" w:author="Danny" w:date="2026-10-02T14:15:00Z">
              <w:r w:rsidRPr="000D0736">
                <w:rPr>
                  <w:rFonts w:eastAsiaTheme="minorHAnsi" w:cstheme="minorBidi"/>
                  <w:kern w:val="2"/>
                  <w:sz w:val="14"/>
                  <w:szCs w:val="18"/>
                  <w14:ligatures w14:val="standardContextual"/>
                  <w:rPrChange w:id="1017"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322AB7E6" w14:textId="77777777" w:rsidR="000D0736" w:rsidRPr="000D0736" w:rsidRDefault="000D0736">
            <w:pPr>
              <w:spacing w:line="276" w:lineRule="auto"/>
              <w:jc w:val="center"/>
              <w:rPr>
                <w:ins w:id="1018" w:author="Danny" w:date="2026-10-02T14:15:00Z"/>
                <w:rFonts w:eastAsiaTheme="minorHAnsi" w:cstheme="minorBidi"/>
                <w:kern w:val="2"/>
                <w:sz w:val="14"/>
                <w:szCs w:val="18"/>
                <w14:ligatures w14:val="standardContextual"/>
                <w:rPrChange w:id="1019" w:author="Danny" w:date="2026-10-02T14:18:00Z">
                  <w:rPr>
                    <w:ins w:id="1020" w:author="Danny" w:date="2026-10-02T14:15:00Z"/>
                    <w:color w:val="000000"/>
                    <w:sz w:val="18"/>
                    <w:szCs w:val="18"/>
                  </w:rPr>
                </w:rPrChange>
              </w:rPr>
              <w:pPrChange w:id="1021" w:author="Danny" w:date="2026-10-02T14:21:00Z">
                <w:pPr>
                  <w:jc w:val="center"/>
                </w:pPr>
              </w:pPrChange>
            </w:pPr>
          </w:p>
        </w:tc>
        <w:tc>
          <w:tcPr>
            <w:tcW w:w="0" w:type="auto"/>
            <w:tcBorders>
              <w:top w:val="nil"/>
              <w:left w:val="nil"/>
              <w:bottom w:val="nil"/>
              <w:right w:val="nil"/>
            </w:tcBorders>
            <w:shd w:val="clear" w:color="auto" w:fill="auto"/>
            <w:vAlign w:val="center"/>
            <w:hideMark/>
          </w:tcPr>
          <w:p w14:paraId="2BDDC1E8" w14:textId="77777777" w:rsidR="000D0736" w:rsidRPr="000D0736" w:rsidRDefault="000D0736">
            <w:pPr>
              <w:spacing w:line="276" w:lineRule="auto"/>
              <w:jc w:val="center"/>
              <w:rPr>
                <w:ins w:id="1022" w:author="Danny" w:date="2026-10-02T14:15:00Z"/>
                <w:rFonts w:eastAsiaTheme="minorHAnsi" w:cstheme="minorBidi"/>
                <w:kern w:val="2"/>
                <w:sz w:val="14"/>
                <w:szCs w:val="18"/>
                <w14:ligatures w14:val="standardContextual"/>
                <w:rPrChange w:id="1023" w:author="Danny" w:date="2026-10-02T14:18:00Z">
                  <w:rPr>
                    <w:ins w:id="1024" w:author="Danny" w:date="2026-10-02T14:15:00Z"/>
                    <w:color w:val="000000"/>
                    <w:sz w:val="18"/>
                    <w:szCs w:val="18"/>
                  </w:rPr>
                </w:rPrChange>
              </w:rPr>
              <w:pPrChange w:id="1025" w:author="Danny" w:date="2026-10-02T14:21:00Z">
                <w:pPr>
                  <w:jc w:val="center"/>
                </w:pPr>
              </w:pPrChange>
            </w:pPr>
            <w:ins w:id="1026" w:author="Danny" w:date="2026-10-02T14:15:00Z">
              <w:r w:rsidRPr="000D0736">
                <w:rPr>
                  <w:rFonts w:eastAsiaTheme="minorHAnsi" w:cstheme="minorBidi"/>
                  <w:kern w:val="2"/>
                  <w:sz w:val="14"/>
                  <w:szCs w:val="18"/>
                  <w14:ligatures w14:val="standardContextual"/>
                  <w:rPrChange w:id="1027" w:author="Danny" w:date="2026-10-02T14:18:00Z">
                    <w:rPr>
                      <w:color w:val="000000"/>
                      <w:sz w:val="18"/>
                      <w:szCs w:val="18"/>
                    </w:rPr>
                  </w:rPrChange>
                </w:rPr>
                <w:t>28.0 ± 5.1</w:t>
              </w:r>
            </w:ins>
          </w:p>
        </w:tc>
        <w:tc>
          <w:tcPr>
            <w:tcW w:w="0" w:type="auto"/>
            <w:tcBorders>
              <w:top w:val="nil"/>
              <w:left w:val="nil"/>
              <w:bottom w:val="nil"/>
              <w:right w:val="nil"/>
            </w:tcBorders>
            <w:shd w:val="clear" w:color="auto" w:fill="auto"/>
            <w:vAlign w:val="center"/>
            <w:hideMark/>
          </w:tcPr>
          <w:p w14:paraId="7564A277" w14:textId="77777777" w:rsidR="000D0736" w:rsidRPr="000D0736" w:rsidRDefault="000D0736">
            <w:pPr>
              <w:spacing w:line="276" w:lineRule="auto"/>
              <w:jc w:val="center"/>
              <w:rPr>
                <w:ins w:id="1028" w:author="Danny" w:date="2026-10-02T14:15:00Z"/>
                <w:rFonts w:eastAsiaTheme="minorHAnsi" w:cstheme="minorBidi"/>
                <w:kern w:val="2"/>
                <w:sz w:val="14"/>
                <w:szCs w:val="18"/>
                <w14:ligatures w14:val="standardContextual"/>
                <w:rPrChange w:id="1029" w:author="Danny" w:date="2026-10-02T14:18:00Z">
                  <w:rPr>
                    <w:ins w:id="1030" w:author="Danny" w:date="2026-10-02T14:15:00Z"/>
                    <w:color w:val="000000"/>
                    <w:sz w:val="18"/>
                    <w:szCs w:val="18"/>
                  </w:rPr>
                </w:rPrChange>
              </w:rPr>
              <w:pPrChange w:id="1031" w:author="Danny" w:date="2026-10-02T14:21:00Z">
                <w:pPr>
                  <w:jc w:val="center"/>
                </w:pPr>
              </w:pPrChange>
            </w:pPr>
          </w:p>
        </w:tc>
        <w:tc>
          <w:tcPr>
            <w:tcW w:w="0" w:type="auto"/>
            <w:tcBorders>
              <w:top w:val="nil"/>
              <w:left w:val="nil"/>
              <w:bottom w:val="nil"/>
              <w:right w:val="nil"/>
            </w:tcBorders>
            <w:shd w:val="clear" w:color="auto" w:fill="auto"/>
            <w:vAlign w:val="center"/>
            <w:hideMark/>
          </w:tcPr>
          <w:p w14:paraId="30B9B07C" w14:textId="77777777" w:rsidR="000D0736" w:rsidRPr="000D0736" w:rsidRDefault="000D0736">
            <w:pPr>
              <w:spacing w:line="276" w:lineRule="auto"/>
              <w:jc w:val="center"/>
              <w:rPr>
                <w:ins w:id="1032" w:author="Danny" w:date="2026-10-02T14:15:00Z"/>
                <w:rFonts w:eastAsiaTheme="minorHAnsi" w:cstheme="minorBidi"/>
                <w:kern w:val="2"/>
                <w:sz w:val="14"/>
                <w:szCs w:val="18"/>
                <w14:ligatures w14:val="standardContextual"/>
                <w:rPrChange w:id="1033" w:author="Danny" w:date="2026-10-02T14:18:00Z">
                  <w:rPr>
                    <w:ins w:id="1034" w:author="Danny" w:date="2026-10-02T14:15:00Z"/>
                    <w:color w:val="000000"/>
                    <w:sz w:val="18"/>
                    <w:szCs w:val="18"/>
                  </w:rPr>
                </w:rPrChange>
              </w:rPr>
              <w:pPrChange w:id="1035" w:author="Danny" w:date="2026-10-02T14:21:00Z">
                <w:pPr>
                  <w:jc w:val="center"/>
                </w:pPr>
              </w:pPrChange>
            </w:pPr>
            <w:ins w:id="1036" w:author="Danny" w:date="2026-10-02T14:15:00Z">
              <w:r w:rsidRPr="000D0736">
                <w:rPr>
                  <w:rFonts w:eastAsiaTheme="minorHAnsi" w:cstheme="minorBidi"/>
                  <w:kern w:val="2"/>
                  <w:sz w:val="14"/>
                  <w:szCs w:val="18"/>
                  <w14:ligatures w14:val="standardContextual"/>
                  <w:rPrChange w:id="1037" w:author="Danny" w:date="2026-10-02T14:18:00Z">
                    <w:rPr>
                      <w:color w:val="000000"/>
                      <w:sz w:val="18"/>
                      <w:szCs w:val="18"/>
                    </w:rPr>
                  </w:rPrChange>
                </w:rPr>
                <w:t>47</w:t>
              </w:r>
            </w:ins>
          </w:p>
        </w:tc>
        <w:tc>
          <w:tcPr>
            <w:tcW w:w="0" w:type="auto"/>
            <w:tcBorders>
              <w:top w:val="nil"/>
              <w:left w:val="nil"/>
              <w:bottom w:val="nil"/>
              <w:right w:val="nil"/>
            </w:tcBorders>
            <w:shd w:val="clear" w:color="auto" w:fill="auto"/>
            <w:vAlign w:val="center"/>
            <w:hideMark/>
          </w:tcPr>
          <w:p w14:paraId="5EB44542" w14:textId="77777777" w:rsidR="000D0736" w:rsidRPr="000D0736" w:rsidRDefault="000D0736">
            <w:pPr>
              <w:spacing w:line="276" w:lineRule="auto"/>
              <w:jc w:val="center"/>
              <w:rPr>
                <w:ins w:id="1038" w:author="Danny" w:date="2026-10-02T14:15:00Z"/>
                <w:rFonts w:eastAsiaTheme="minorHAnsi" w:cstheme="minorBidi"/>
                <w:kern w:val="2"/>
                <w:sz w:val="14"/>
                <w:szCs w:val="18"/>
                <w14:ligatures w14:val="standardContextual"/>
                <w:rPrChange w:id="1039" w:author="Danny" w:date="2026-10-02T14:18:00Z">
                  <w:rPr>
                    <w:ins w:id="1040" w:author="Danny" w:date="2026-10-02T14:15:00Z"/>
                    <w:color w:val="000000"/>
                    <w:sz w:val="18"/>
                    <w:szCs w:val="18"/>
                  </w:rPr>
                </w:rPrChange>
              </w:rPr>
              <w:pPrChange w:id="1041" w:author="Danny" w:date="2026-10-02T14:21:00Z">
                <w:pPr>
                  <w:jc w:val="center"/>
                </w:pPr>
              </w:pPrChange>
            </w:pPr>
            <w:ins w:id="1042" w:author="Danny" w:date="2026-10-02T14:15:00Z">
              <w:r w:rsidRPr="000D0736">
                <w:rPr>
                  <w:rFonts w:eastAsiaTheme="minorHAnsi" w:cstheme="minorBidi"/>
                  <w:kern w:val="2"/>
                  <w:sz w:val="14"/>
                  <w:szCs w:val="18"/>
                  <w14:ligatures w14:val="standardContextual"/>
                  <w:rPrChange w:id="1043" w:author="Danny" w:date="2026-10-02T14:18:00Z">
                    <w:rPr>
                      <w:color w:val="000000"/>
                      <w:sz w:val="18"/>
                      <w:szCs w:val="18"/>
                    </w:rPr>
                  </w:rPrChange>
                </w:rPr>
                <w:t>32</w:t>
              </w:r>
            </w:ins>
          </w:p>
        </w:tc>
        <w:tc>
          <w:tcPr>
            <w:tcW w:w="0" w:type="auto"/>
            <w:tcBorders>
              <w:top w:val="nil"/>
              <w:left w:val="nil"/>
              <w:bottom w:val="nil"/>
              <w:right w:val="nil"/>
            </w:tcBorders>
            <w:shd w:val="clear" w:color="auto" w:fill="auto"/>
            <w:vAlign w:val="center"/>
            <w:hideMark/>
          </w:tcPr>
          <w:p w14:paraId="44D1E85E" w14:textId="77777777" w:rsidR="000D0736" w:rsidRPr="000D0736" w:rsidRDefault="000D0736">
            <w:pPr>
              <w:spacing w:line="276" w:lineRule="auto"/>
              <w:jc w:val="center"/>
              <w:rPr>
                <w:ins w:id="1044" w:author="Danny" w:date="2026-10-02T14:15:00Z"/>
                <w:rFonts w:eastAsiaTheme="minorHAnsi" w:cstheme="minorBidi"/>
                <w:kern w:val="2"/>
                <w:sz w:val="14"/>
                <w:szCs w:val="18"/>
                <w14:ligatures w14:val="standardContextual"/>
                <w:rPrChange w:id="1045" w:author="Danny" w:date="2026-10-02T14:18:00Z">
                  <w:rPr>
                    <w:ins w:id="1046" w:author="Danny" w:date="2026-10-02T14:15:00Z"/>
                    <w:color w:val="000000"/>
                    <w:sz w:val="18"/>
                    <w:szCs w:val="18"/>
                  </w:rPr>
                </w:rPrChange>
              </w:rPr>
              <w:pPrChange w:id="1047" w:author="Danny" w:date="2026-10-02T14:21:00Z">
                <w:pPr>
                  <w:jc w:val="center"/>
                </w:pPr>
              </w:pPrChange>
            </w:pPr>
            <w:ins w:id="1048" w:author="Danny" w:date="2026-10-02T14:15:00Z">
              <w:r w:rsidRPr="000D0736">
                <w:rPr>
                  <w:rFonts w:eastAsiaTheme="minorHAnsi" w:cstheme="minorBidi"/>
                  <w:kern w:val="2"/>
                  <w:sz w:val="14"/>
                  <w:szCs w:val="18"/>
                  <w14:ligatures w14:val="standardContextual"/>
                  <w:rPrChange w:id="1049" w:author="Danny" w:date="2026-10-02T14:18:00Z">
                    <w:rPr>
                      <w:color w:val="000000"/>
                      <w:sz w:val="18"/>
                      <w:szCs w:val="18"/>
                    </w:rPr>
                  </w:rPrChange>
                </w:rPr>
                <w:t>15</w:t>
              </w:r>
            </w:ins>
          </w:p>
        </w:tc>
        <w:tc>
          <w:tcPr>
            <w:tcW w:w="0" w:type="auto"/>
            <w:tcBorders>
              <w:top w:val="nil"/>
              <w:left w:val="nil"/>
              <w:bottom w:val="nil"/>
              <w:right w:val="nil"/>
            </w:tcBorders>
            <w:shd w:val="clear" w:color="auto" w:fill="auto"/>
            <w:noWrap/>
            <w:vAlign w:val="center"/>
            <w:hideMark/>
          </w:tcPr>
          <w:p w14:paraId="43CC2D7F" w14:textId="77777777" w:rsidR="000D0736" w:rsidRPr="000D0736" w:rsidRDefault="000D0736">
            <w:pPr>
              <w:spacing w:line="276" w:lineRule="auto"/>
              <w:jc w:val="center"/>
              <w:rPr>
                <w:ins w:id="1050" w:author="Danny" w:date="2026-10-02T14:15:00Z"/>
                <w:rFonts w:eastAsiaTheme="minorHAnsi" w:cstheme="minorBidi"/>
                <w:kern w:val="2"/>
                <w:sz w:val="14"/>
                <w:szCs w:val="18"/>
                <w14:ligatures w14:val="standardContextual"/>
                <w:rPrChange w:id="1051" w:author="Danny" w:date="2026-10-02T14:18:00Z">
                  <w:rPr>
                    <w:ins w:id="1052" w:author="Danny" w:date="2026-10-02T14:15:00Z"/>
                    <w:color w:val="000000"/>
                    <w:sz w:val="18"/>
                    <w:szCs w:val="18"/>
                  </w:rPr>
                </w:rPrChange>
              </w:rPr>
              <w:pPrChange w:id="1053" w:author="Danny" w:date="2026-10-02T14:21:00Z">
                <w:pPr>
                  <w:jc w:val="center"/>
                </w:pPr>
              </w:pPrChange>
            </w:pPr>
          </w:p>
        </w:tc>
        <w:tc>
          <w:tcPr>
            <w:tcW w:w="0" w:type="auto"/>
            <w:tcBorders>
              <w:top w:val="nil"/>
              <w:left w:val="nil"/>
              <w:bottom w:val="nil"/>
              <w:right w:val="nil"/>
            </w:tcBorders>
            <w:shd w:val="clear" w:color="auto" w:fill="auto"/>
            <w:vAlign w:val="center"/>
            <w:hideMark/>
          </w:tcPr>
          <w:p w14:paraId="0AFA48B1" w14:textId="77777777" w:rsidR="000D0736" w:rsidRPr="000D0736" w:rsidRDefault="000D0736">
            <w:pPr>
              <w:spacing w:line="276" w:lineRule="auto"/>
              <w:jc w:val="center"/>
              <w:rPr>
                <w:ins w:id="1054" w:author="Danny" w:date="2026-10-02T14:15:00Z"/>
                <w:rFonts w:eastAsiaTheme="minorHAnsi" w:cstheme="minorBidi"/>
                <w:kern w:val="2"/>
                <w:sz w:val="14"/>
                <w:szCs w:val="18"/>
                <w14:ligatures w14:val="standardContextual"/>
                <w:rPrChange w:id="1055" w:author="Danny" w:date="2026-10-02T14:18:00Z">
                  <w:rPr>
                    <w:ins w:id="1056" w:author="Danny" w:date="2026-10-02T14:15:00Z"/>
                    <w:color w:val="000000"/>
                    <w:sz w:val="18"/>
                    <w:szCs w:val="18"/>
                  </w:rPr>
                </w:rPrChange>
              </w:rPr>
              <w:pPrChange w:id="1057" w:author="Danny" w:date="2026-10-02T14:21:00Z">
                <w:pPr>
                  <w:jc w:val="center"/>
                </w:pPr>
              </w:pPrChange>
            </w:pPr>
            <w:ins w:id="1058" w:author="Danny" w:date="2026-10-02T14:15:00Z">
              <w:r w:rsidRPr="000D0736">
                <w:rPr>
                  <w:rFonts w:eastAsiaTheme="minorHAnsi" w:cstheme="minorBidi"/>
                  <w:kern w:val="2"/>
                  <w:sz w:val="14"/>
                  <w:szCs w:val="18"/>
                  <w14:ligatures w14:val="standardContextual"/>
                  <w:rPrChange w:id="1059" w:author="Danny" w:date="2026-10-02T14:18:00Z">
                    <w:rPr>
                      <w:color w:val="000000"/>
                      <w:sz w:val="18"/>
                      <w:szCs w:val="18"/>
                    </w:rPr>
                  </w:rPrChange>
                </w:rPr>
                <w:t>88.5</w:t>
              </w:r>
            </w:ins>
          </w:p>
        </w:tc>
        <w:tc>
          <w:tcPr>
            <w:tcW w:w="0" w:type="auto"/>
            <w:tcBorders>
              <w:top w:val="nil"/>
              <w:left w:val="nil"/>
              <w:bottom w:val="nil"/>
              <w:right w:val="nil"/>
            </w:tcBorders>
            <w:shd w:val="clear" w:color="auto" w:fill="auto"/>
            <w:vAlign w:val="center"/>
            <w:hideMark/>
          </w:tcPr>
          <w:p w14:paraId="3EC362D3" w14:textId="77777777" w:rsidR="000D0736" w:rsidRPr="000D0736" w:rsidRDefault="000D0736">
            <w:pPr>
              <w:spacing w:line="276" w:lineRule="auto"/>
              <w:jc w:val="center"/>
              <w:rPr>
                <w:ins w:id="1060" w:author="Danny" w:date="2026-10-02T14:15:00Z"/>
                <w:rFonts w:eastAsiaTheme="minorHAnsi" w:cstheme="minorBidi"/>
                <w:kern w:val="2"/>
                <w:sz w:val="14"/>
                <w:szCs w:val="18"/>
                <w14:ligatures w14:val="standardContextual"/>
                <w:rPrChange w:id="1061" w:author="Danny" w:date="2026-10-02T14:18:00Z">
                  <w:rPr>
                    <w:ins w:id="1062" w:author="Danny" w:date="2026-10-02T14:15:00Z"/>
                    <w:color w:val="000000"/>
                    <w:sz w:val="18"/>
                    <w:szCs w:val="18"/>
                  </w:rPr>
                </w:rPrChange>
              </w:rPr>
              <w:pPrChange w:id="1063" w:author="Danny" w:date="2026-10-02T14:21:00Z">
                <w:pPr>
                  <w:jc w:val="center"/>
                </w:pPr>
              </w:pPrChange>
            </w:pPr>
            <w:ins w:id="1064" w:author="Danny" w:date="2026-10-02T14:15:00Z">
              <w:r w:rsidRPr="000D0736">
                <w:rPr>
                  <w:rFonts w:eastAsiaTheme="minorHAnsi" w:cstheme="minorBidi"/>
                  <w:kern w:val="2"/>
                  <w:sz w:val="14"/>
                  <w:szCs w:val="18"/>
                  <w14:ligatures w14:val="standardContextual"/>
                  <w:rPrChange w:id="1065" w:author="Danny" w:date="2026-10-02T14:18:00Z">
                    <w:rPr>
                      <w:color w:val="000000"/>
                      <w:sz w:val="18"/>
                      <w:szCs w:val="18"/>
                    </w:rPr>
                  </w:rPrChange>
                </w:rPr>
                <w:t>7.4</w:t>
              </w:r>
            </w:ins>
          </w:p>
        </w:tc>
        <w:tc>
          <w:tcPr>
            <w:tcW w:w="0" w:type="auto"/>
            <w:tcBorders>
              <w:top w:val="nil"/>
              <w:left w:val="nil"/>
              <w:bottom w:val="nil"/>
              <w:right w:val="nil"/>
            </w:tcBorders>
            <w:shd w:val="clear" w:color="auto" w:fill="auto"/>
            <w:vAlign w:val="center"/>
            <w:hideMark/>
          </w:tcPr>
          <w:p w14:paraId="68B31F27" w14:textId="77777777" w:rsidR="000D0736" w:rsidRPr="000D0736" w:rsidRDefault="000D0736">
            <w:pPr>
              <w:spacing w:line="276" w:lineRule="auto"/>
              <w:jc w:val="center"/>
              <w:rPr>
                <w:ins w:id="1066" w:author="Danny" w:date="2026-10-02T14:15:00Z"/>
                <w:rFonts w:eastAsiaTheme="minorHAnsi" w:cstheme="minorBidi"/>
                <w:kern w:val="2"/>
                <w:sz w:val="14"/>
                <w:szCs w:val="18"/>
                <w14:ligatures w14:val="standardContextual"/>
                <w:rPrChange w:id="1067" w:author="Danny" w:date="2026-10-02T14:18:00Z">
                  <w:rPr>
                    <w:ins w:id="1068" w:author="Danny" w:date="2026-10-02T14:15:00Z"/>
                    <w:color w:val="000000"/>
                    <w:sz w:val="18"/>
                    <w:szCs w:val="18"/>
                  </w:rPr>
                </w:rPrChange>
              </w:rPr>
              <w:pPrChange w:id="1069" w:author="Danny" w:date="2026-10-02T14:21:00Z">
                <w:pPr>
                  <w:jc w:val="center"/>
                </w:pPr>
              </w:pPrChange>
            </w:pPr>
            <w:ins w:id="1070" w:author="Danny" w:date="2026-10-02T14:15:00Z">
              <w:r w:rsidRPr="000D0736">
                <w:rPr>
                  <w:rFonts w:eastAsiaTheme="minorHAnsi" w:cstheme="minorBidi"/>
                  <w:kern w:val="2"/>
                  <w:sz w:val="14"/>
                  <w:szCs w:val="18"/>
                  <w14:ligatures w14:val="standardContextual"/>
                  <w:rPrChange w:id="1071"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3ABF0797" w14:textId="77777777" w:rsidR="000D0736" w:rsidRPr="000D0736" w:rsidRDefault="000D0736">
            <w:pPr>
              <w:spacing w:line="276" w:lineRule="auto"/>
              <w:rPr>
                <w:ins w:id="1072" w:author="Danny" w:date="2026-10-02T14:15:00Z"/>
                <w:rFonts w:eastAsiaTheme="minorHAnsi" w:cstheme="minorBidi"/>
                <w:kern w:val="2"/>
                <w:sz w:val="14"/>
                <w:szCs w:val="18"/>
                <w14:ligatures w14:val="standardContextual"/>
                <w:rPrChange w:id="1073" w:author="Danny" w:date="2026-10-02T14:18:00Z">
                  <w:rPr>
                    <w:ins w:id="1074" w:author="Danny" w:date="2026-10-02T14:15:00Z"/>
                    <w:color w:val="000000"/>
                    <w:sz w:val="18"/>
                    <w:szCs w:val="18"/>
                  </w:rPr>
                </w:rPrChange>
              </w:rPr>
              <w:pPrChange w:id="1075" w:author="Danny" w:date="2026-10-02T14:16:00Z">
                <w:pPr>
                  <w:jc w:val="center"/>
                </w:pPr>
              </w:pPrChange>
            </w:pPr>
          </w:p>
        </w:tc>
        <w:tc>
          <w:tcPr>
            <w:tcW w:w="0" w:type="auto"/>
            <w:tcBorders>
              <w:top w:val="nil"/>
            </w:tcBorders>
            <w:shd w:val="clear" w:color="auto" w:fill="auto"/>
            <w:vAlign w:val="center"/>
            <w:hideMark/>
          </w:tcPr>
          <w:p w14:paraId="4D92FF53" w14:textId="77777777" w:rsidR="000D0736" w:rsidRPr="000D0736" w:rsidRDefault="000D0736">
            <w:pPr>
              <w:spacing w:line="276" w:lineRule="auto"/>
              <w:jc w:val="center"/>
              <w:rPr>
                <w:ins w:id="1076" w:author="Danny" w:date="2026-10-02T14:15:00Z"/>
                <w:rFonts w:ascii="Segoe UI Symbol" w:eastAsiaTheme="minorHAnsi" w:hAnsi="Segoe UI Symbol" w:cs="Calibri"/>
                <w:kern w:val="2"/>
                <w:sz w:val="14"/>
                <w:szCs w:val="18"/>
                <w14:ligatures w14:val="standardContextual"/>
                <w:rPrChange w:id="1077" w:author="Danny" w:date="2026-10-02T14:18:00Z">
                  <w:rPr>
                    <w:ins w:id="1078" w:author="Danny" w:date="2026-10-02T14:15:00Z"/>
                    <w:rFonts w:ascii="Segoe UI Symbol" w:hAnsi="Segoe UI Symbol" w:cs="Calibri"/>
                    <w:color w:val="000000"/>
                    <w:sz w:val="18"/>
                    <w:szCs w:val="18"/>
                  </w:rPr>
                </w:rPrChange>
              </w:rPr>
              <w:pPrChange w:id="1079" w:author="Danny" w:date="2026-10-02T14:23:00Z">
                <w:pPr>
                  <w:jc w:val="center"/>
                </w:pPr>
              </w:pPrChange>
            </w:pPr>
            <w:ins w:id="1080" w:author="Danny" w:date="2026-10-02T14:15:00Z">
              <w:r w:rsidRPr="000D0736">
                <w:rPr>
                  <w:rFonts w:ascii="Segoe UI Symbol" w:eastAsiaTheme="minorHAnsi" w:hAnsi="Segoe UI Symbol" w:cs="Calibri"/>
                  <w:kern w:val="2"/>
                  <w:sz w:val="14"/>
                  <w:szCs w:val="18"/>
                  <w14:ligatures w14:val="standardContextual"/>
                  <w:rPrChange w:id="108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B59FA55" w14:textId="77777777" w:rsidR="000D0736" w:rsidRPr="000D0736" w:rsidRDefault="000D0736">
            <w:pPr>
              <w:spacing w:line="276" w:lineRule="auto"/>
              <w:jc w:val="center"/>
              <w:rPr>
                <w:ins w:id="1082" w:author="Danny" w:date="2026-10-02T14:15:00Z"/>
                <w:rFonts w:ascii="Segoe UI Symbol" w:eastAsiaTheme="minorHAnsi" w:hAnsi="Segoe UI Symbol" w:cs="Calibri"/>
                <w:kern w:val="2"/>
                <w:sz w:val="14"/>
                <w:szCs w:val="18"/>
                <w14:ligatures w14:val="standardContextual"/>
                <w:rPrChange w:id="1083" w:author="Danny" w:date="2026-10-02T14:18:00Z">
                  <w:rPr>
                    <w:ins w:id="1084" w:author="Danny" w:date="2026-10-02T14:15:00Z"/>
                    <w:rFonts w:ascii="Segoe UI Symbol" w:hAnsi="Segoe UI Symbol" w:cs="Calibri"/>
                    <w:color w:val="000000"/>
                    <w:sz w:val="18"/>
                    <w:szCs w:val="18"/>
                  </w:rPr>
                </w:rPrChange>
              </w:rPr>
              <w:pPrChange w:id="1085" w:author="Danny" w:date="2026-10-02T14:23:00Z">
                <w:pPr>
                  <w:jc w:val="center"/>
                </w:pPr>
              </w:pPrChange>
            </w:pPr>
            <w:ins w:id="1086" w:author="Danny" w:date="2026-10-02T14:15:00Z">
              <w:r w:rsidRPr="000D0736">
                <w:rPr>
                  <w:rFonts w:ascii="Segoe UI Symbol" w:eastAsiaTheme="minorHAnsi" w:hAnsi="Segoe UI Symbol" w:cs="Calibri"/>
                  <w:kern w:val="2"/>
                  <w:sz w:val="14"/>
                  <w:szCs w:val="18"/>
                  <w14:ligatures w14:val="standardContextual"/>
                  <w:rPrChange w:id="108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5E546EC" w14:textId="77777777" w:rsidR="000D0736" w:rsidRPr="000D0736" w:rsidRDefault="000D0736">
            <w:pPr>
              <w:spacing w:line="276" w:lineRule="auto"/>
              <w:jc w:val="center"/>
              <w:rPr>
                <w:ins w:id="1088" w:author="Danny" w:date="2026-10-02T14:15:00Z"/>
                <w:rFonts w:ascii="Segoe UI Symbol" w:eastAsiaTheme="minorHAnsi" w:hAnsi="Segoe UI Symbol" w:cs="Calibri"/>
                <w:kern w:val="2"/>
                <w:sz w:val="14"/>
                <w:szCs w:val="18"/>
                <w14:ligatures w14:val="standardContextual"/>
                <w:rPrChange w:id="1089" w:author="Danny" w:date="2026-10-02T14:18:00Z">
                  <w:rPr>
                    <w:ins w:id="1090" w:author="Danny" w:date="2026-10-02T14:15:00Z"/>
                    <w:rFonts w:ascii="Segoe UI Symbol" w:hAnsi="Segoe UI Symbol" w:cs="Calibri"/>
                    <w:color w:val="000000"/>
                    <w:sz w:val="18"/>
                    <w:szCs w:val="18"/>
                  </w:rPr>
                </w:rPrChange>
              </w:rPr>
              <w:pPrChange w:id="1091" w:author="Danny" w:date="2026-10-02T14:23:00Z">
                <w:pPr>
                  <w:jc w:val="center"/>
                </w:pPr>
              </w:pPrChange>
            </w:pPr>
            <w:ins w:id="1092" w:author="Danny" w:date="2026-10-02T14:15:00Z">
              <w:r w:rsidRPr="000D0736">
                <w:rPr>
                  <w:rFonts w:ascii="Segoe UI Symbol" w:eastAsiaTheme="minorHAnsi" w:hAnsi="Segoe UI Symbol" w:cs="Calibri"/>
                  <w:kern w:val="2"/>
                  <w:sz w:val="14"/>
                  <w:szCs w:val="18"/>
                  <w14:ligatures w14:val="standardContextual"/>
                  <w:rPrChange w:id="109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7DEC6D8" w14:textId="77777777" w:rsidR="000D0736" w:rsidRPr="000D0736" w:rsidRDefault="000D0736">
            <w:pPr>
              <w:spacing w:line="276" w:lineRule="auto"/>
              <w:jc w:val="center"/>
              <w:rPr>
                <w:ins w:id="1094" w:author="Danny" w:date="2026-10-02T14:15:00Z"/>
                <w:rFonts w:ascii="Segoe UI Symbol" w:eastAsiaTheme="minorHAnsi" w:hAnsi="Segoe UI Symbol" w:cs="Calibri"/>
                <w:kern w:val="2"/>
                <w:sz w:val="14"/>
                <w:szCs w:val="18"/>
                <w14:ligatures w14:val="standardContextual"/>
                <w:rPrChange w:id="1095" w:author="Danny" w:date="2026-10-02T14:18:00Z">
                  <w:rPr>
                    <w:ins w:id="1096" w:author="Danny" w:date="2026-10-02T14:15:00Z"/>
                    <w:rFonts w:ascii="Segoe UI Symbol" w:hAnsi="Segoe UI Symbol" w:cs="Calibri"/>
                    <w:color w:val="000000"/>
                    <w:sz w:val="18"/>
                    <w:szCs w:val="18"/>
                  </w:rPr>
                </w:rPrChange>
              </w:rPr>
              <w:pPrChange w:id="1097" w:author="Danny" w:date="2026-10-02T14:23:00Z">
                <w:pPr>
                  <w:jc w:val="center"/>
                </w:pPr>
              </w:pPrChange>
            </w:pPr>
            <w:ins w:id="1098" w:author="Danny" w:date="2026-10-02T14:15:00Z">
              <w:r w:rsidRPr="000D0736">
                <w:rPr>
                  <w:rFonts w:ascii="Segoe UI Symbol" w:eastAsiaTheme="minorHAnsi" w:hAnsi="Segoe UI Symbol" w:cs="Calibri"/>
                  <w:kern w:val="2"/>
                  <w:sz w:val="14"/>
                  <w:szCs w:val="18"/>
                  <w14:ligatures w14:val="standardContextual"/>
                  <w:rPrChange w:id="109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87F10A8" w14:textId="77777777" w:rsidR="000D0736" w:rsidRPr="000D0736" w:rsidRDefault="000D0736">
            <w:pPr>
              <w:spacing w:line="276" w:lineRule="auto"/>
              <w:jc w:val="center"/>
              <w:rPr>
                <w:ins w:id="1100" w:author="Danny" w:date="2026-10-02T14:15:00Z"/>
                <w:rFonts w:ascii="Segoe UI Symbol" w:eastAsiaTheme="minorHAnsi" w:hAnsi="Segoe UI Symbol" w:cs="Calibri"/>
                <w:kern w:val="2"/>
                <w:sz w:val="14"/>
                <w:szCs w:val="18"/>
                <w14:ligatures w14:val="standardContextual"/>
                <w:rPrChange w:id="1101" w:author="Danny" w:date="2026-10-02T14:18:00Z">
                  <w:rPr>
                    <w:ins w:id="1102" w:author="Danny" w:date="2026-10-02T14:15:00Z"/>
                    <w:rFonts w:ascii="Segoe UI Symbol" w:hAnsi="Segoe UI Symbol" w:cs="Calibri"/>
                    <w:color w:val="000000"/>
                    <w:sz w:val="18"/>
                    <w:szCs w:val="18"/>
                  </w:rPr>
                </w:rPrChange>
              </w:rPr>
              <w:pPrChange w:id="1103" w:author="Danny" w:date="2026-10-02T14:23:00Z">
                <w:pPr>
                  <w:jc w:val="center"/>
                </w:pPr>
              </w:pPrChange>
            </w:pPr>
          </w:p>
        </w:tc>
        <w:tc>
          <w:tcPr>
            <w:tcW w:w="0" w:type="auto"/>
            <w:tcBorders>
              <w:top w:val="nil"/>
            </w:tcBorders>
            <w:shd w:val="clear" w:color="auto" w:fill="auto"/>
            <w:vAlign w:val="center"/>
            <w:hideMark/>
          </w:tcPr>
          <w:p w14:paraId="2DAEBBBF" w14:textId="77777777" w:rsidR="000D0736" w:rsidRPr="000D0736" w:rsidRDefault="000D0736">
            <w:pPr>
              <w:spacing w:line="276" w:lineRule="auto"/>
              <w:jc w:val="center"/>
              <w:rPr>
                <w:ins w:id="1104" w:author="Danny" w:date="2026-10-02T14:15:00Z"/>
                <w:rFonts w:ascii="Segoe UI Symbol" w:eastAsiaTheme="minorHAnsi" w:hAnsi="Segoe UI Symbol" w:cs="Calibri"/>
                <w:kern w:val="2"/>
                <w:sz w:val="14"/>
                <w:szCs w:val="18"/>
                <w14:ligatures w14:val="standardContextual"/>
                <w:rPrChange w:id="1105" w:author="Danny" w:date="2026-10-02T14:18:00Z">
                  <w:rPr>
                    <w:ins w:id="1106" w:author="Danny" w:date="2026-10-02T14:15:00Z"/>
                    <w:rFonts w:ascii="Segoe UI Symbol" w:hAnsi="Segoe UI Symbol" w:cs="Calibri"/>
                    <w:color w:val="000000"/>
                    <w:sz w:val="18"/>
                    <w:szCs w:val="18"/>
                  </w:rPr>
                </w:rPrChange>
              </w:rPr>
              <w:pPrChange w:id="1107" w:author="Danny" w:date="2026-10-02T14:23:00Z">
                <w:pPr>
                  <w:jc w:val="center"/>
                </w:pPr>
              </w:pPrChange>
            </w:pPr>
            <w:ins w:id="1108" w:author="Danny" w:date="2026-10-02T14:15:00Z">
              <w:r w:rsidRPr="000D0736">
                <w:rPr>
                  <w:rFonts w:ascii="Segoe UI Symbol" w:eastAsiaTheme="minorHAnsi" w:hAnsi="Segoe UI Symbol" w:cs="Calibri"/>
                  <w:kern w:val="2"/>
                  <w:sz w:val="14"/>
                  <w:szCs w:val="18"/>
                  <w14:ligatures w14:val="standardContextual"/>
                  <w:rPrChange w:id="110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3656980" w14:textId="77777777" w:rsidR="000D0736" w:rsidRPr="000D0736" w:rsidRDefault="000D0736">
            <w:pPr>
              <w:spacing w:line="276" w:lineRule="auto"/>
              <w:jc w:val="center"/>
              <w:rPr>
                <w:ins w:id="1110" w:author="Danny" w:date="2026-10-02T14:15:00Z"/>
                <w:rFonts w:ascii="Segoe UI Symbol" w:eastAsiaTheme="minorHAnsi" w:hAnsi="Segoe UI Symbol" w:cs="Calibri"/>
                <w:kern w:val="2"/>
                <w:sz w:val="14"/>
                <w:szCs w:val="18"/>
                <w14:ligatures w14:val="standardContextual"/>
                <w:rPrChange w:id="1111" w:author="Danny" w:date="2026-10-02T14:18:00Z">
                  <w:rPr>
                    <w:ins w:id="1112" w:author="Danny" w:date="2026-10-02T14:15:00Z"/>
                    <w:rFonts w:ascii="Segoe UI Symbol" w:hAnsi="Segoe UI Symbol" w:cs="Calibri"/>
                    <w:color w:val="000000"/>
                    <w:sz w:val="18"/>
                    <w:szCs w:val="18"/>
                  </w:rPr>
                </w:rPrChange>
              </w:rPr>
              <w:pPrChange w:id="1113" w:author="Danny" w:date="2026-10-02T14:23:00Z">
                <w:pPr>
                  <w:jc w:val="center"/>
                </w:pPr>
              </w:pPrChange>
            </w:pPr>
            <w:ins w:id="1114" w:author="Danny" w:date="2026-10-02T14:15:00Z">
              <w:r w:rsidRPr="000D0736">
                <w:rPr>
                  <w:rFonts w:ascii="Segoe UI Symbol" w:eastAsiaTheme="minorHAnsi" w:hAnsi="Segoe UI Symbol" w:cs="Calibri"/>
                  <w:kern w:val="2"/>
                  <w:sz w:val="14"/>
                  <w:szCs w:val="18"/>
                  <w14:ligatures w14:val="standardContextual"/>
                  <w:rPrChange w:id="111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48D288C" w14:textId="77777777" w:rsidR="000D0736" w:rsidRPr="000D0736" w:rsidRDefault="000D0736">
            <w:pPr>
              <w:spacing w:line="276" w:lineRule="auto"/>
              <w:jc w:val="center"/>
              <w:rPr>
                <w:ins w:id="1116" w:author="Danny" w:date="2026-10-02T14:15:00Z"/>
                <w:rFonts w:ascii="Segoe UI Symbol" w:eastAsiaTheme="minorHAnsi" w:hAnsi="Segoe UI Symbol" w:cs="Calibri"/>
                <w:kern w:val="2"/>
                <w:sz w:val="14"/>
                <w:szCs w:val="18"/>
                <w14:ligatures w14:val="standardContextual"/>
                <w:rPrChange w:id="1117" w:author="Danny" w:date="2026-10-02T14:18:00Z">
                  <w:rPr>
                    <w:ins w:id="1118" w:author="Danny" w:date="2026-10-02T14:15:00Z"/>
                    <w:rFonts w:ascii="Segoe UI Symbol" w:hAnsi="Segoe UI Symbol" w:cs="Calibri"/>
                    <w:color w:val="000000"/>
                    <w:sz w:val="18"/>
                    <w:szCs w:val="18"/>
                  </w:rPr>
                </w:rPrChange>
              </w:rPr>
              <w:pPrChange w:id="1119" w:author="Danny" w:date="2026-10-02T14:23:00Z">
                <w:pPr>
                  <w:jc w:val="center"/>
                </w:pPr>
              </w:pPrChange>
            </w:pPr>
            <w:ins w:id="1120" w:author="Danny" w:date="2026-10-02T14:15:00Z">
              <w:r w:rsidRPr="000D0736">
                <w:rPr>
                  <w:rFonts w:ascii="Segoe UI Symbol" w:eastAsiaTheme="minorHAnsi" w:hAnsi="Segoe UI Symbol" w:cs="Calibri"/>
                  <w:kern w:val="2"/>
                  <w:sz w:val="14"/>
                  <w:szCs w:val="18"/>
                  <w14:ligatures w14:val="standardContextual"/>
                  <w:rPrChange w:id="1121" w:author="Danny" w:date="2026-10-02T14:18:00Z">
                    <w:rPr>
                      <w:rFonts w:ascii="Segoe UI Symbol" w:hAnsi="Segoe UI Symbol" w:cs="Calibri"/>
                      <w:color w:val="000000"/>
                      <w:sz w:val="18"/>
                      <w:szCs w:val="18"/>
                    </w:rPr>
                  </w:rPrChange>
                </w:rPr>
                <w:t>✗</w:t>
              </w:r>
            </w:ins>
          </w:p>
        </w:tc>
      </w:tr>
      <w:tr w:rsidR="002A4041" w:rsidRPr="000718CF" w14:paraId="4D63C77F" w14:textId="77777777" w:rsidTr="00107337">
        <w:trPr>
          <w:trHeight w:val="20"/>
          <w:ins w:id="1122" w:author="Danny" w:date="2026-10-02T14:15:00Z"/>
        </w:trPr>
        <w:tc>
          <w:tcPr>
            <w:tcW w:w="0" w:type="auto"/>
            <w:tcBorders>
              <w:top w:val="nil"/>
              <w:left w:val="nil"/>
              <w:bottom w:val="nil"/>
              <w:right w:val="nil"/>
            </w:tcBorders>
            <w:shd w:val="clear" w:color="auto" w:fill="auto"/>
            <w:vAlign w:val="center"/>
            <w:hideMark/>
          </w:tcPr>
          <w:p w14:paraId="1874E82F" w14:textId="77777777" w:rsidR="000D0736" w:rsidRPr="000D0736" w:rsidRDefault="000D0736">
            <w:pPr>
              <w:spacing w:line="276" w:lineRule="auto"/>
              <w:jc w:val="center"/>
              <w:rPr>
                <w:ins w:id="1123" w:author="Danny" w:date="2026-10-02T14:15:00Z"/>
                <w:rFonts w:eastAsiaTheme="minorHAnsi" w:cstheme="minorBidi"/>
                <w:kern w:val="2"/>
                <w:sz w:val="14"/>
                <w:szCs w:val="18"/>
                <w14:ligatures w14:val="standardContextual"/>
                <w:rPrChange w:id="1124" w:author="Danny" w:date="2026-10-02T14:18:00Z">
                  <w:rPr>
                    <w:ins w:id="1125" w:author="Danny" w:date="2026-10-02T14:15:00Z"/>
                    <w:color w:val="000000"/>
                    <w:sz w:val="18"/>
                    <w:szCs w:val="18"/>
                  </w:rPr>
                </w:rPrChange>
              </w:rPr>
              <w:pPrChange w:id="1126" w:author="Danny" w:date="2026-10-02T14:16:00Z">
                <w:pPr>
                  <w:jc w:val="center"/>
                </w:pPr>
              </w:pPrChange>
            </w:pPr>
            <w:ins w:id="1127" w:author="Danny" w:date="2026-10-02T14:15:00Z">
              <w:r w:rsidRPr="000D0736">
                <w:rPr>
                  <w:rFonts w:eastAsiaTheme="minorHAnsi" w:cstheme="minorBidi"/>
                  <w:kern w:val="2"/>
                  <w:sz w:val="14"/>
                  <w:szCs w:val="18"/>
                  <w14:ligatures w14:val="standardContextual"/>
                  <w:rPrChange w:id="1128" w:author="Danny" w:date="2026-10-02T14:18:00Z">
                    <w:rPr>
                      <w:color w:val="000000"/>
                      <w:sz w:val="18"/>
                      <w:szCs w:val="18"/>
                    </w:rPr>
                  </w:rPrChange>
                </w:rPr>
                <w:t>5</w:t>
              </w:r>
            </w:ins>
          </w:p>
        </w:tc>
        <w:tc>
          <w:tcPr>
            <w:tcW w:w="0" w:type="auto"/>
            <w:tcBorders>
              <w:top w:val="nil"/>
              <w:left w:val="nil"/>
              <w:bottom w:val="nil"/>
              <w:right w:val="nil"/>
            </w:tcBorders>
            <w:shd w:val="clear" w:color="auto" w:fill="auto"/>
            <w:vAlign w:val="center"/>
            <w:hideMark/>
          </w:tcPr>
          <w:p w14:paraId="57FC0952" w14:textId="77777777" w:rsidR="000D0736" w:rsidRPr="000D0736" w:rsidRDefault="000D0736">
            <w:pPr>
              <w:spacing w:line="276" w:lineRule="auto"/>
              <w:rPr>
                <w:ins w:id="1129" w:author="Danny" w:date="2026-10-02T14:15:00Z"/>
                <w:rFonts w:eastAsiaTheme="minorHAnsi" w:cstheme="minorBidi"/>
                <w:kern w:val="2"/>
                <w:sz w:val="14"/>
                <w:szCs w:val="18"/>
                <w14:ligatures w14:val="standardContextual"/>
                <w:rPrChange w:id="1130" w:author="Danny" w:date="2026-10-02T14:18:00Z">
                  <w:rPr>
                    <w:ins w:id="1131" w:author="Danny" w:date="2026-10-02T14:15:00Z"/>
                    <w:color w:val="000000"/>
                    <w:sz w:val="18"/>
                    <w:szCs w:val="18"/>
                  </w:rPr>
                </w:rPrChange>
              </w:rPr>
              <w:pPrChange w:id="1132" w:author="Danny" w:date="2026-10-02T14:16:00Z">
                <w:pPr/>
              </w:pPrChange>
            </w:pPr>
            <w:ins w:id="1133" w:author="Danny" w:date="2026-10-02T14:15:00Z">
              <w:r w:rsidRPr="000D0736">
                <w:rPr>
                  <w:rFonts w:eastAsiaTheme="minorHAnsi" w:cstheme="minorBidi"/>
                  <w:kern w:val="2"/>
                  <w:sz w:val="14"/>
                  <w:szCs w:val="18"/>
                  <w14:ligatures w14:val="standardContextual"/>
                  <w:rPrChange w:id="1134" w:author="Danny" w:date="2026-10-02T14:18:00Z">
                    <w:rPr>
                      <w:color w:val="000000"/>
                      <w:sz w:val="18"/>
                      <w:szCs w:val="18"/>
                    </w:rPr>
                  </w:rPrChange>
                </w:rPr>
                <w:t>Anderson et al., 2001</w:t>
              </w:r>
            </w:ins>
          </w:p>
        </w:tc>
        <w:tc>
          <w:tcPr>
            <w:tcW w:w="0" w:type="auto"/>
            <w:tcBorders>
              <w:top w:val="nil"/>
              <w:left w:val="nil"/>
              <w:bottom w:val="nil"/>
              <w:right w:val="nil"/>
            </w:tcBorders>
            <w:shd w:val="clear" w:color="auto" w:fill="auto"/>
            <w:noWrap/>
            <w:vAlign w:val="bottom"/>
            <w:hideMark/>
          </w:tcPr>
          <w:p w14:paraId="7AFE7C1B" w14:textId="77777777" w:rsidR="000D0736" w:rsidRPr="000D0736" w:rsidRDefault="000D0736">
            <w:pPr>
              <w:spacing w:line="276" w:lineRule="auto"/>
              <w:rPr>
                <w:ins w:id="1135" w:author="Danny" w:date="2026-10-02T14:15:00Z"/>
                <w:rFonts w:eastAsiaTheme="minorHAnsi" w:cstheme="minorBidi"/>
                <w:kern w:val="2"/>
                <w:sz w:val="14"/>
                <w:szCs w:val="18"/>
                <w14:ligatures w14:val="standardContextual"/>
                <w:rPrChange w:id="1136" w:author="Danny" w:date="2026-10-02T14:18:00Z">
                  <w:rPr>
                    <w:ins w:id="1137" w:author="Danny" w:date="2026-10-02T14:15:00Z"/>
                    <w:color w:val="000000"/>
                    <w:sz w:val="18"/>
                    <w:szCs w:val="18"/>
                  </w:rPr>
                </w:rPrChange>
              </w:rPr>
              <w:pPrChange w:id="1138" w:author="Danny" w:date="2026-10-02T14:16:00Z">
                <w:pPr/>
              </w:pPrChange>
            </w:pPr>
          </w:p>
        </w:tc>
        <w:tc>
          <w:tcPr>
            <w:tcW w:w="0" w:type="auto"/>
            <w:tcBorders>
              <w:top w:val="nil"/>
              <w:left w:val="nil"/>
              <w:bottom w:val="nil"/>
              <w:right w:val="nil"/>
            </w:tcBorders>
            <w:shd w:val="clear" w:color="auto" w:fill="auto"/>
            <w:vAlign w:val="center"/>
            <w:hideMark/>
          </w:tcPr>
          <w:p w14:paraId="0FEC188A" w14:textId="77777777" w:rsidR="000D0736" w:rsidRPr="000D0736" w:rsidRDefault="000D0736">
            <w:pPr>
              <w:spacing w:line="276" w:lineRule="auto"/>
              <w:jc w:val="center"/>
              <w:rPr>
                <w:ins w:id="1139" w:author="Danny" w:date="2026-10-02T14:15:00Z"/>
                <w:rFonts w:eastAsiaTheme="minorHAnsi" w:cstheme="minorBidi"/>
                <w:kern w:val="2"/>
                <w:sz w:val="14"/>
                <w:szCs w:val="18"/>
                <w14:ligatures w14:val="standardContextual"/>
                <w:rPrChange w:id="1140" w:author="Danny" w:date="2026-10-02T14:18:00Z">
                  <w:rPr>
                    <w:ins w:id="1141" w:author="Danny" w:date="2026-10-02T14:15:00Z"/>
                    <w:color w:val="000000"/>
                    <w:sz w:val="18"/>
                    <w:szCs w:val="18"/>
                  </w:rPr>
                </w:rPrChange>
              </w:rPr>
              <w:pPrChange w:id="1142" w:author="Danny" w:date="2026-10-02T14:21:00Z">
                <w:pPr>
                  <w:jc w:val="center"/>
                </w:pPr>
              </w:pPrChange>
            </w:pPr>
            <w:ins w:id="1143" w:author="Danny" w:date="2026-10-02T14:15:00Z">
              <w:r w:rsidRPr="000D0736">
                <w:rPr>
                  <w:rFonts w:eastAsiaTheme="minorHAnsi" w:cstheme="minorBidi"/>
                  <w:kern w:val="2"/>
                  <w:sz w:val="14"/>
                  <w:szCs w:val="18"/>
                  <w14:ligatures w14:val="standardContextual"/>
                  <w:rPrChange w:id="1144"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6F761C01" w14:textId="77777777" w:rsidR="000D0736" w:rsidRPr="000D0736" w:rsidRDefault="000D0736">
            <w:pPr>
              <w:spacing w:line="276" w:lineRule="auto"/>
              <w:jc w:val="center"/>
              <w:rPr>
                <w:ins w:id="1145" w:author="Danny" w:date="2026-10-02T14:15:00Z"/>
                <w:rFonts w:eastAsiaTheme="minorHAnsi" w:cstheme="minorBidi"/>
                <w:kern w:val="2"/>
                <w:sz w:val="14"/>
                <w:szCs w:val="18"/>
                <w14:ligatures w14:val="standardContextual"/>
                <w:rPrChange w:id="1146" w:author="Danny" w:date="2026-10-02T14:18:00Z">
                  <w:rPr>
                    <w:ins w:id="1147" w:author="Danny" w:date="2026-10-02T14:15:00Z"/>
                    <w:color w:val="000000"/>
                    <w:sz w:val="18"/>
                    <w:szCs w:val="18"/>
                  </w:rPr>
                </w:rPrChange>
              </w:rPr>
              <w:pPrChange w:id="1148" w:author="Danny" w:date="2026-10-02T14:21:00Z">
                <w:pPr>
                  <w:jc w:val="center"/>
                </w:pPr>
              </w:pPrChange>
            </w:pPr>
            <w:ins w:id="1149" w:author="Danny" w:date="2026-10-02T14:15:00Z">
              <w:r w:rsidRPr="000D0736">
                <w:rPr>
                  <w:rFonts w:eastAsiaTheme="minorHAnsi" w:cstheme="minorBidi"/>
                  <w:kern w:val="2"/>
                  <w:sz w:val="14"/>
                  <w:szCs w:val="18"/>
                  <w14:ligatures w14:val="standardContextual"/>
                  <w:rPrChange w:id="1150"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211D4335" w14:textId="77777777" w:rsidR="000D0736" w:rsidRPr="000D0736" w:rsidRDefault="000D0736">
            <w:pPr>
              <w:spacing w:line="276" w:lineRule="auto"/>
              <w:jc w:val="center"/>
              <w:rPr>
                <w:ins w:id="1151" w:author="Danny" w:date="2026-10-02T14:15:00Z"/>
                <w:rFonts w:eastAsiaTheme="minorHAnsi" w:cstheme="minorBidi"/>
                <w:kern w:val="2"/>
                <w:sz w:val="14"/>
                <w:szCs w:val="18"/>
                <w14:ligatures w14:val="standardContextual"/>
                <w:rPrChange w:id="1152" w:author="Danny" w:date="2026-10-02T14:18:00Z">
                  <w:rPr>
                    <w:ins w:id="1153" w:author="Danny" w:date="2026-10-02T14:15:00Z"/>
                    <w:color w:val="000000"/>
                    <w:sz w:val="18"/>
                    <w:szCs w:val="18"/>
                  </w:rPr>
                </w:rPrChange>
              </w:rPr>
              <w:pPrChange w:id="1154" w:author="Danny" w:date="2026-10-02T14:21:00Z">
                <w:pPr>
                  <w:jc w:val="center"/>
                </w:pPr>
              </w:pPrChange>
            </w:pPr>
          </w:p>
        </w:tc>
        <w:tc>
          <w:tcPr>
            <w:tcW w:w="0" w:type="auto"/>
            <w:tcBorders>
              <w:top w:val="nil"/>
              <w:left w:val="nil"/>
              <w:bottom w:val="nil"/>
              <w:right w:val="nil"/>
            </w:tcBorders>
            <w:shd w:val="clear" w:color="auto" w:fill="auto"/>
            <w:vAlign w:val="center"/>
            <w:hideMark/>
          </w:tcPr>
          <w:p w14:paraId="7AA81102" w14:textId="77777777" w:rsidR="000D0736" w:rsidRPr="000D0736" w:rsidRDefault="000D0736">
            <w:pPr>
              <w:spacing w:line="276" w:lineRule="auto"/>
              <w:jc w:val="center"/>
              <w:rPr>
                <w:ins w:id="1155" w:author="Danny" w:date="2026-10-02T14:15:00Z"/>
                <w:rFonts w:eastAsiaTheme="minorHAnsi" w:cstheme="minorBidi"/>
                <w:kern w:val="2"/>
                <w:sz w:val="14"/>
                <w:szCs w:val="18"/>
                <w14:ligatures w14:val="standardContextual"/>
                <w:rPrChange w:id="1156" w:author="Danny" w:date="2026-10-02T14:18:00Z">
                  <w:rPr>
                    <w:ins w:id="1157" w:author="Danny" w:date="2026-10-02T14:15:00Z"/>
                    <w:color w:val="000000"/>
                    <w:sz w:val="18"/>
                    <w:szCs w:val="18"/>
                  </w:rPr>
                </w:rPrChange>
              </w:rPr>
              <w:pPrChange w:id="1158" w:author="Danny" w:date="2026-10-02T14:21:00Z">
                <w:pPr>
                  <w:jc w:val="center"/>
                </w:pPr>
              </w:pPrChange>
            </w:pPr>
            <w:ins w:id="1159" w:author="Danny" w:date="2026-10-02T14:15:00Z">
              <w:r w:rsidRPr="000D0736">
                <w:rPr>
                  <w:rFonts w:eastAsiaTheme="minorHAnsi" w:cstheme="minorBidi"/>
                  <w:kern w:val="2"/>
                  <w:sz w:val="14"/>
                  <w:szCs w:val="18"/>
                  <w14:ligatures w14:val="standardContextual"/>
                  <w:rPrChange w:id="1160" w:author="Danny" w:date="2026-10-02T14:18:00Z">
                    <w:rPr>
                      <w:color w:val="000000"/>
                      <w:sz w:val="18"/>
                      <w:szCs w:val="18"/>
                    </w:rPr>
                  </w:rPrChange>
                </w:rPr>
                <w:t>20.6 ± 5.9</w:t>
              </w:r>
            </w:ins>
          </w:p>
        </w:tc>
        <w:tc>
          <w:tcPr>
            <w:tcW w:w="0" w:type="auto"/>
            <w:tcBorders>
              <w:top w:val="nil"/>
              <w:left w:val="nil"/>
              <w:bottom w:val="nil"/>
              <w:right w:val="nil"/>
            </w:tcBorders>
            <w:shd w:val="clear" w:color="auto" w:fill="auto"/>
            <w:vAlign w:val="center"/>
            <w:hideMark/>
          </w:tcPr>
          <w:p w14:paraId="1CA161E1" w14:textId="77777777" w:rsidR="000D0736" w:rsidRPr="000D0736" w:rsidRDefault="000D0736">
            <w:pPr>
              <w:spacing w:line="276" w:lineRule="auto"/>
              <w:jc w:val="center"/>
              <w:rPr>
                <w:ins w:id="1161" w:author="Danny" w:date="2026-10-02T14:15:00Z"/>
                <w:rFonts w:eastAsiaTheme="minorHAnsi" w:cstheme="minorBidi"/>
                <w:kern w:val="2"/>
                <w:sz w:val="14"/>
                <w:szCs w:val="18"/>
                <w14:ligatures w14:val="standardContextual"/>
                <w:rPrChange w:id="1162" w:author="Danny" w:date="2026-10-02T14:18:00Z">
                  <w:rPr>
                    <w:ins w:id="1163" w:author="Danny" w:date="2026-10-02T14:15:00Z"/>
                    <w:color w:val="000000"/>
                    <w:sz w:val="18"/>
                    <w:szCs w:val="18"/>
                  </w:rPr>
                </w:rPrChange>
              </w:rPr>
              <w:pPrChange w:id="1164" w:author="Danny" w:date="2026-10-02T14:21:00Z">
                <w:pPr>
                  <w:jc w:val="center"/>
                </w:pPr>
              </w:pPrChange>
            </w:pPr>
          </w:p>
        </w:tc>
        <w:tc>
          <w:tcPr>
            <w:tcW w:w="0" w:type="auto"/>
            <w:tcBorders>
              <w:top w:val="nil"/>
              <w:left w:val="nil"/>
              <w:bottom w:val="nil"/>
              <w:right w:val="nil"/>
            </w:tcBorders>
            <w:shd w:val="clear" w:color="auto" w:fill="auto"/>
            <w:vAlign w:val="center"/>
            <w:hideMark/>
          </w:tcPr>
          <w:p w14:paraId="7634BACB" w14:textId="77777777" w:rsidR="000D0736" w:rsidRPr="000D0736" w:rsidRDefault="000D0736">
            <w:pPr>
              <w:spacing w:line="276" w:lineRule="auto"/>
              <w:jc w:val="center"/>
              <w:rPr>
                <w:ins w:id="1165" w:author="Danny" w:date="2026-10-02T14:15:00Z"/>
                <w:rFonts w:eastAsiaTheme="minorHAnsi" w:cstheme="minorBidi"/>
                <w:kern w:val="2"/>
                <w:sz w:val="14"/>
                <w:szCs w:val="18"/>
                <w14:ligatures w14:val="standardContextual"/>
                <w:rPrChange w:id="1166" w:author="Danny" w:date="2026-10-02T14:18:00Z">
                  <w:rPr>
                    <w:ins w:id="1167" w:author="Danny" w:date="2026-10-02T14:15:00Z"/>
                    <w:color w:val="000000"/>
                    <w:sz w:val="18"/>
                    <w:szCs w:val="18"/>
                  </w:rPr>
                </w:rPrChange>
              </w:rPr>
              <w:pPrChange w:id="1168" w:author="Danny" w:date="2026-10-02T14:21:00Z">
                <w:pPr>
                  <w:jc w:val="center"/>
                </w:pPr>
              </w:pPrChange>
            </w:pPr>
            <w:ins w:id="1169" w:author="Danny" w:date="2026-10-02T14:15:00Z">
              <w:r w:rsidRPr="000D0736">
                <w:rPr>
                  <w:rFonts w:eastAsiaTheme="minorHAnsi" w:cstheme="minorBidi"/>
                  <w:kern w:val="2"/>
                  <w:sz w:val="14"/>
                  <w:szCs w:val="18"/>
                  <w14:ligatures w14:val="standardContextual"/>
                  <w:rPrChange w:id="1170" w:author="Danny" w:date="2026-10-02T14:18:00Z">
                    <w:rPr>
                      <w:color w:val="000000"/>
                      <w:sz w:val="18"/>
                      <w:szCs w:val="18"/>
                    </w:rPr>
                  </w:rPrChange>
                </w:rPr>
                <w:t>103</w:t>
              </w:r>
            </w:ins>
          </w:p>
        </w:tc>
        <w:tc>
          <w:tcPr>
            <w:tcW w:w="0" w:type="auto"/>
            <w:tcBorders>
              <w:top w:val="nil"/>
              <w:left w:val="nil"/>
              <w:bottom w:val="nil"/>
              <w:right w:val="nil"/>
            </w:tcBorders>
            <w:shd w:val="clear" w:color="auto" w:fill="auto"/>
            <w:vAlign w:val="center"/>
            <w:hideMark/>
          </w:tcPr>
          <w:p w14:paraId="5FEEF794" w14:textId="77777777" w:rsidR="000D0736" w:rsidRPr="000D0736" w:rsidRDefault="000D0736">
            <w:pPr>
              <w:spacing w:line="276" w:lineRule="auto"/>
              <w:jc w:val="center"/>
              <w:rPr>
                <w:ins w:id="1171" w:author="Danny" w:date="2026-10-02T14:15:00Z"/>
                <w:rFonts w:eastAsiaTheme="minorHAnsi" w:cstheme="minorBidi"/>
                <w:kern w:val="2"/>
                <w:sz w:val="14"/>
                <w:szCs w:val="18"/>
                <w14:ligatures w14:val="standardContextual"/>
                <w:rPrChange w:id="1172" w:author="Danny" w:date="2026-10-02T14:18:00Z">
                  <w:rPr>
                    <w:ins w:id="1173" w:author="Danny" w:date="2026-10-02T14:15:00Z"/>
                    <w:color w:val="000000"/>
                    <w:sz w:val="18"/>
                    <w:szCs w:val="18"/>
                  </w:rPr>
                </w:rPrChange>
              </w:rPr>
              <w:pPrChange w:id="1174" w:author="Danny" w:date="2026-10-02T14:21:00Z">
                <w:pPr>
                  <w:jc w:val="center"/>
                </w:pPr>
              </w:pPrChange>
            </w:pPr>
            <w:ins w:id="1175" w:author="Danny" w:date="2026-10-02T14:15:00Z">
              <w:r w:rsidRPr="000D0736">
                <w:rPr>
                  <w:rFonts w:eastAsiaTheme="minorHAnsi" w:cstheme="minorBidi"/>
                  <w:kern w:val="2"/>
                  <w:sz w:val="14"/>
                  <w:szCs w:val="18"/>
                  <w14:ligatures w14:val="standardContextual"/>
                  <w:rPrChange w:id="1176" w:author="Danny" w:date="2026-10-02T14:18:00Z">
                    <w:rPr>
                      <w:color w:val="000000"/>
                      <w:sz w:val="18"/>
                      <w:szCs w:val="18"/>
                    </w:rPr>
                  </w:rPrChange>
                </w:rPr>
                <w:t>68</w:t>
              </w:r>
            </w:ins>
          </w:p>
        </w:tc>
        <w:tc>
          <w:tcPr>
            <w:tcW w:w="0" w:type="auto"/>
            <w:tcBorders>
              <w:top w:val="nil"/>
              <w:left w:val="nil"/>
              <w:bottom w:val="nil"/>
              <w:right w:val="nil"/>
            </w:tcBorders>
            <w:shd w:val="clear" w:color="auto" w:fill="auto"/>
            <w:vAlign w:val="center"/>
            <w:hideMark/>
          </w:tcPr>
          <w:p w14:paraId="6D9CD017" w14:textId="77777777" w:rsidR="000D0736" w:rsidRPr="000D0736" w:rsidRDefault="000D0736">
            <w:pPr>
              <w:spacing w:line="276" w:lineRule="auto"/>
              <w:jc w:val="center"/>
              <w:rPr>
                <w:ins w:id="1177" w:author="Danny" w:date="2026-10-02T14:15:00Z"/>
                <w:rFonts w:eastAsiaTheme="minorHAnsi" w:cstheme="minorBidi"/>
                <w:kern w:val="2"/>
                <w:sz w:val="14"/>
                <w:szCs w:val="18"/>
                <w14:ligatures w14:val="standardContextual"/>
                <w:rPrChange w:id="1178" w:author="Danny" w:date="2026-10-02T14:18:00Z">
                  <w:rPr>
                    <w:ins w:id="1179" w:author="Danny" w:date="2026-10-02T14:15:00Z"/>
                    <w:color w:val="000000"/>
                    <w:sz w:val="18"/>
                    <w:szCs w:val="18"/>
                  </w:rPr>
                </w:rPrChange>
              </w:rPr>
              <w:pPrChange w:id="1180" w:author="Danny" w:date="2026-10-02T14:21:00Z">
                <w:pPr>
                  <w:jc w:val="center"/>
                </w:pPr>
              </w:pPrChange>
            </w:pPr>
            <w:ins w:id="1181" w:author="Danny" w:date="2026-10-02T14:15:00Z">
              <w:r w:rsidRPr="000D0736">
                <w:rPr>
                  <w:rFonts w:eastAsiaTheme="minorHAnsi" w:cstheme="minorBidi"/>
                  <w:kern w:val="2"/>
                  <w:sz w:val="14"/>
                  <w:szCs w:val="18"/>
                  <w14:ligatures w14:val="standardContextual"/>
                  <w:rPrChange w:id="1182" w:author="Danny" w:date="2026-10-02T14:18:00Z">
                    <w:rPr>
                      <w:color w:val="000000"/>
                      <w:sz w:val="18"/>
                      <w:szCs w:val="18"/>
                    </w:rPr>
                  </w:rPrChange>
                </w:rPr>
                <w:t>35</w:t>
              </w:r>
            </w:ins>
          </w:p>
        </w:tc>
        <w:tc>
          <w:tcPr>
            <w:tcW w:w="0" w:type="auto"/>
            <w:tcBorders>
              <w:top w:val="nil"/>
              <w:left w:val="nil"/>
              <w:bottom w:val="nil"/>
              <w:right w:val="nil"/>
            </w:tcBorders>
            <w:shd w:val="clear" w:color="auto" w:fill="auto"/>
            <w:noWrap/>
            <w:vAlign w:val="center"/>
            <w:hideMark/>
          </w:tcPr>
          <w:p w14:paraId="33E7EEB4" w14:textId="77777777" w:rsidR="000D0736" w:rsidRPr="000D0736" w:rsidRDefault="000D0736">
            <w:pPr>
              <w:spacing w:line="276" w:lineRule="auto"/>
              <w:jc w:val="center"/>
              <w:rPr>
                <w:ins w:id="1183" w:author="Danny" w:date="2026-10-02T14:15:00Z"/>
                <w:rFonts w:eastAsiaTheme="minorHAnsi" w:cstheme="minorBidi"/>
                <w:kern w:val="2"/>
                <w:sz w:val="14"/>
                <w:szCs w:val="18"/>
                <w14:ligatures w14:val="standardContextual"/>
                <w:rPrChange w:id="1184" w:author="Danny" w:date="2026-10-02T14:18:00Z">
                  <w:rPr>
                    <w:ins w:id="1185" w:author="Danny" w:date="2026-10-02T14:15:00Z"/>
                    <w:color w:val="000000"/>
                    <w:sz w:val="18"/>
                    <w:szCs w:val="18"/>
                  </w:rPr>
                </w:rPrChange>
              </w:rPr>
              <w:pPrChange w:id="1186" w:author="Danny" w:date="2026-10-02T14:21:00Z">
                <w:pPr>
                  <w:jc w:val="center"/>
                </w:pPr>
              </w:pPrChange>
            </w:pPr>
          </w:p>
        </w:tc>
        <w:tc>
          <w:tcPr>
            <w:tcW w:w="0" w:type="auto"/>
            <w:tcBorders>
              <w:top w:val="nil"/>
              <w:left w:val="nil"/>
              <w:bottom w:val="nil"/>
              <w:right w:val="nil"/>
            </w:tcBorders>
            <w:shd w:val="clear" w:color="auto" w:fill="auto"/>
            <w:vAlign w:val="center"/>
            <w:hideMark/>
          </w:tcPr>
          <w:p w14:paraId="63BD3C0A" w14:textId="77777777" w:rsidR="000D0736" w:rsidRPr="000D0736" w:rsidRDefault="000D0736">
            <w:pPr>
              <w:spacing w:line="276" w:lineRule="auto"/>
              <w:jc w:val="center"/>
              <w:rPr>
                <w:ins w:id="1187" w:author="Danny" w:date="2026-10-02T14:15:00Z"/>
                <w:rFonts w:eastAsiaTheme="minorHAnsi" w:cstheme="minorBidi"/>
                <w:kern w:val="2"/>
                <w:sz w:val="14"/>
                <w:szCs w:val="18"/>
                <w14:ligatures w14:val="standardContextual"/>
                <w:rPrChange w:id="1188" w:author="Danny" w:date="2026-10-02T14:18:00Z">
                  <w:rPr>
                    <w:ins w:id="1189" w:author="Danny" w:date="2026-10-02T14:15:00Z"/>
                    <w:color w:val="000000"/>
                    <w:sz w:val="18"/>
                    <w:szCs w:val="18"/>
                  </w:rPr>
                </w:rPrChange>
              </w:rPr>
              <w:pPrChange w:id="1190" w:author="Danny" w:date="2026-10-02T14:21:00Z">
                <w:pPr>
                  <w:jc w:val="center"/>
                </w:pPr>
              </w:pPrChange>
            </w:pPr>
            <w:ins w:id="1191" w:author="Danny" w:date="2026-10-02T14:15:00Z">
              <w:r w:rsidRPr="000D0736">
                <w:rPr>
                  <w:rFonts w:eastAsiaTheme="minorHAnsi" w:cstheme="minorBidi"/>
                  <w:kern w:val="2"/>
                  <w:sz w:val="14"/>
                  <w:szCs w:val="18"/>
                  <w14:ligatures w14:val="standardContextual"/>
                  <w:rPrChange w:id="1192" w:author="Danny" w:date="2026-10-02T14:18:00Z">
                    <w:rPr>
                      <w:color w:val="000000"/>
                      <w:sz w:val="18"/>
                      <w:szCs w:val="18"/>
                    </w:rPr>
                  </w:rPrChange>
                </w:rPr>
                <w:t>35.9</w:t>
              </w:r>
            </w:ins>
          </w:p>
        </w:tc>
        <w:tc>
          <w:tcPr>
            <w:tcW w:w="0" w:type="auto"/>
            <w:tcBorders>
              <w:top w:val="nil"/>
              <w:left w:val="nil"/>
              <w:bottom w:val="nil"/>
              <w:right w:val="nil"/>
            </w:tcBorders>
            <w:shd w:val="clear" w:color="auto" w:fill="auto"/>
            <w:vAlign w:val="center"/>
            <w:hideMark/>
          </w:tcPr>
          <w:p w14:paraId="6DB544DD" w14:textId="77777777" w:rsidR="000D0736" w:rsidRPr="000D0736" w:rsidRDefault="000D0736">
            <w:pPr>
              <w:spacing w:line="276" w:lineRule="auto"/>
              <w:jc w:val="center"/>
              <w:rPr>
                <w:ins w:id="1193" w:author="Danny" w:date="2026-10-02T14:15:00Z"/>
                <w:rFonts w:eastAsiaTheme="minorHAnsi" w:cstheme="minorBidi"/>
                <w:kern w:val="2"/>
                <w:sz w:val="14"/>
                <w:szCs w:val="18"/>
                <w14:ligatures w14:val="standardContextual"/>
                <w:rPrChange w:id="1194" w:author="Danny" w:date="2026-10-02T14:18:00Z">
                  <w:rPr>
                    <w:ins w:id="1195" w:author="Danny" w:date="2026-10-02T14:15:00Z"/>
                    <w:color w:val="000000"/>
                    <w:sz w:val="18"/>
                    <w:szCs w:val="18"/>
                  </w:rPr>
                </w:rPrChange>
              </w:rPr>
              <w:pPrChange w:id="1196" w:author="Danny" w:date="2026-10-02T14:21:00Z">
                <w:pPr>
                  <w:jc w:val="center"/>
                </w:pPr>
              </w:pPrChange>
            </w:pPr>
            <w:ins w:id="1197" w:author="Danny" w:date="2026-10-02T14:15:00Z">
              <w:r w:rsidRPr="000D0736">
                <w:rPr>
                  <w:rFonts w:eastAsiaTheme="minorHAnsi" w:cstheme="minorBidi"/>
                  <w:kern w:val="2"/>
                  <w:sz w:val="14"/>
                  <w:szCs w:val="18"/>
                  <w14:ligatures w14:val="standardContextual"/>
                  <w:rPrChange w:id="1198" w:author="Danny" w:date="2026-10-02T14:18:00Z">
                    <w:rPr>
                      <w:color w:val="000000"/>
                      <w:sz w:val="18"/>
                      <w:szCs w:val="18"/>
                    </w:rPr>
                  </w:rPrChange>
                </w:rPr>
                <w:t>3</w:t>
              </w:r>
            </w:ins>
          </w:p>
        </w:tc>
        <w:tc>
          <w:tcPr>
            <w:tcW w:w="0" w:type="auto"/>
            <w:tcBorders>
              <w:top w:val="nil"/>
              <w:left w:val="nil"/>
              <w:bottom w:val="nil"/>
              <w:right w:val="nil"/>
            </w:tcBorders>
            <w:shd w:val="clear" w:color="auto" w:fill="auto"/>
            <w:vAlign w:val="center"/>
            <w:hideMark/>
          </w:tcPr>
          <w:p w14:paraId="5E1FCE71" w14:textId="77777777" w:rsidR="000D0736" w:rsidRPr="000D0736" w:rsidRDefault="000D0736">
            <w:pPr>
              <w:spacing w:line="276" w:lineRule="auto"/>
              <w:jc w:val="center"/>
              <w:rPr>
                <w:ins w:id="1199" w:author="Danny" w:date="2026-10-02T14:15:00Z"/>
                <w:rFonts w:eastAsiaTheme="minorHAnsi" w:cstheme="minorBidi"/>
                <w:kern w:val="2"/>
                <w:sz w:val="14"/>
                <w:szCs w:val="18"/>
                <w14:ligatures w14:val="standardContextual"/>
                <w:rPrChange w:id="1200" w:author="Danny" w:date="2026-10-02T14:18:00Z">
                  <w:rPr>
                    <w:ins w:id="1201" w:author="Danny" w:date="2026-10-02T14:15:00Z"/>
                    <w:color w:val="000000"/>
                    <w:sz w:val="18"/>
                    <w:szCs w:val="18"/>
                  </w:rPr>
                </w:rPrChange>
              </w:rPr>
              <w:pPrChange w:id="1202" w:author="Danny" w:date="2026-10-02T14:21:00Z">
                <w:pPr>
                  <w:jc w:val="center"/>
                </w:pPr>
              </w:pPrChange>
            </w:pPr>
            <w:ins w:id="1203" w:author="Danny" w:date="2026-10-02T14:15:00Z">
              <w:r w:rsidRPr="000D0736">
                <w:rPr>
                  <w:rFonts w:eastAsiaTheme="minorHAnsi" w:cstheme="minorBidi"/>
                  <w:kern w:val="2"/>
                  <w:sz w:val="14"/>
                  <w:szCs w:val="18"/>
                  <w14:ligatures w14:val="standardContextual"/>
                  <w:rPrChange w:id="1204"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053F9E25" w14:textId="77777777" w:rsidR="000D0736" w:rsidRPr="000D0736" w:rsidRDefault="000D0736">
            <w:pPr>
              <w:spacing w:line="276" w:lineRule="auto"/>
              <w:rPr>
                <w:ins w:id="1205" w:author="Danny" w:date="2026-10-02T14:15:00Z"/>
                <w:rFonts w:eastAsiaTheme="minorHAnsi" w:cstheme="minorBidi"/>
                <w:kern w:val="2"/>
                <w:sz w:val="14"/>
                <w:szCs w:val="18"/>
                <w14:ligatures w14:val="standardContextual"/>
                <w:rPrChange w:id="1206" w:author="Danny" w:date="2026-10-02T14:18:00Z">
                  <w:rPr>
                    <w:ins w:id="1207" w:author="Danny" w:date="2026-10-02T14:15:00Z"/>
                    <w:color w:val="000000"/>
                    <w:sz w:val="18"/>
                    <w:szCs w:val="18"/>
                  </w:rPr>
                </w:rPrChange>
              </w:rPr>
              <w:pPrChange w:id="1208" w:author="Danny" w:date="2026-10-02T14:16:00Z">
                <w:pPr>
                  <w:jc w:val="center"/>
                </w:pPr>
              </w:pPrChange>
            </w:pPr>
          </w:p>
        </w:tc>
        <w:tc>
          <w:tcPr>
            <w:tcW w:w="0" w:type="auto"/>
            <w:tcBorders>
              <w:top w:val="nil"/>
            </w:tcBorders>
            <w:shd w:val="clear" w:color="auto" w:fill="auto"/>
            <w:vAlign w:val="center"/>
            <w:hideMark/>
          </w:tcPr>
          <w:p w14:paraId="74A2A3CA" w14:textId="77777777" w:rsidR="000D0736" w:rsidRPr="000D0736" w:rsidRDefault="000D0736">
            <w:pPr>
              <w:spacing w:line="276" w:lineRule="auto"/>
              <w:jc w:val="center"/>
              <w:rPr>
                <w:ins w:id="1209" w:author="Danny" w:date="2026-10-02T14:15:00Z"/>
                <w:rFonts w:ascii="Segoe UI Symbol" w:eastAsiaTheme="minorHAnsi" w:hAnsi="Segoe UI Symbol" w:cs="Calibri"/>
                <w:kern w:val="2"/>
                <w:sz w:val="14"/>
                <w:szCs w:val="18"/>
                <w14:ligatures w14:val="standardContextual"/>
                <w:rPrChange w:id="1210" w:author="Danny" w:date="2026-10-02T14:18:00Z">
                  <w:rPr>
                    <w:ins w:id="1211" w:author="Danny" w:date="2026-10-02T14:15:00Z"/>
                    <w:rFonts w:ascii="Segoe UI Symbol" w:hAnsi="Segoe UI Symbol" w:cs="Calibri"/>
                    <w:color w:val="000000"/>
                    <w:sz w:val="18"/>
                    <w:szCs w:val="18"/>
                  </w:rPr>
                </w:rPrChange>
              </w:rPr>
              <w:pPrChange w:id="1212" w:author="Danny" w:date="2026-10-02T14:23:00Z">
                <w:pPr>
                  <w:jc w:val="center"/>
                </w:pPr>
              </w:pPrChange>
            </w:pPr>
            <w:ins w:id="1213" w:author="Danny" w:date="2026-10-02T14:15:00Z">
              <w:r w:rsidRPr="000D0736">
                <w:rPr>
                  <w:rFonts w:ascii="Segoe UI Symbol" w:eastAsiaTheme="minorHAnsi" w:hAnsi="Segoe UI Symbol" w:cs="Calibri"/>
                  <w:kern w:val="2"/>
                  <w:sz w:val="14"/>
                  <w:szCs w:val="18"/>
                  <w14:ligatures w14:val="standardContextual"/>
                  <w:rPrChange w:id="121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E727EFC" w14:textId="77777777" w:rsidR="000D0736" w:rsidRPr="000D0736" w:rsidRDefault="000D0736">
            <w:pPr>
              <w:spacing w:line="276" w:lineRule="auto"/>
              <w:jc w:val="center"/>
              <w:rPr>
                <w:ins w:id="1215" w:author="Danny" w:date="2026-10-02T14:15:00Z"/>
                <w:rFonts w:ascii="Segoe UI Symbol" w:eastAsiaTheme="minorHAnsi" w:hAnsi="Segoe UI Symbol" w:cs="Calibri"/>
                <w:kern w:val="2"/>
                <w:sz w:val="14"/>
                <w:szCs w:val="18"/>
                <w14:ligatures w14:val="standardContextual"/>
                <w:rPrChange w:id="1216" w:author="Danny" w:date="2026-10-02T14:18:00Z">
                  <w:rPr>
                    <w:ins w:id="1217" w:author="Danny" w:date="2026-10-02T14:15:00Z"/>
                    <w:rFonts w:ascii="Segoe UI Symbol" w:hAnsi="Segoe UI Symbol" w:cs="Calibri"/>
                    <w:color w:val="000000"/>
                    <w:sz w:val="18"/>
                    <w:szCs w:val="18"/>
                  </w:rPr>
                </w:rPrChange>
              </w:rPr>
              <w:pPrChange w:id="1218" w:author="Danny" w:date="2026-10-02T14:23:00Z">
                <w:pPr>
                  <w:jc w:val="center"/>
                </w:pPr>
              </w:pPrChange>
            </w:pPr>
            <w:ins w:id="1219" w:author="Danny" w:date="2026-10-02T14:15:00Z">
              <w:r w:rsidRPr="000D0736">
                <w:rPr>
                  <w:rFonts w:ascii="Segoe UI Symbol" w:eastAsiaTheme="minorHAnsi" w:hAnsi="Segoe UI Symbol" w:cs="Calibri"/>
                  <w:kern w:val="2"/>
                  <w:sz w:val="14"/>
                  <w:szCs w:val="18"/>
                  <w14:ligatures w14:val="standardContextual"/>
                  <w:rPrChange w:id="122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97E541A" w14:textId="77777777" w:rsidR="000D0736" w:rsidRPr="000D0736" w:rsidRDefault="000D0736">
            <w:pPr>
              <w:spacing w:line="276" w:lineRule="auto"/>
              <w:jc w:val="center"/>
              <w:rPr>
                <w:ins w:id="1221" w:author="Danny" w:date="2026-10-02T14:15:00Z"/>
                <w:rFonts w:ascii="Segoe UI Symbol" w:eastAsiaTheme="minorHAnsi" w:hAnsi="Segoe UI Symbol" w:cs="Calibri"/>
                <w:kern w:val="2"/>
                <w:sz w:val="14"/>
                <w:szCs w:val="18"/>
                <w14:ligatures w14:val="standardContextual"/>
                <w:rPrChange w:id="1222" w:author="Danny" w:date="2026-10-02T14:18:00Z">
                  <w:rPr>
                    <w:ins w:id="1223" w:author="Danny" w:date="2026-10-02T14:15:00Z"/>
                    <w:rFonts w:ascii="Segoe UI Symbol" w:hAnsi="Segoe UI Symbol" w:cs="Calibri"/>
                    <w:color w:val="000000"/>
                    <w:sz w:val="18"/>
                    <w:szCs w:val="18"/>
                  </w:rPr>
                </w:rPrChange>
              </w:rPr>
              <w:pPrChange w:id="1224" w:author="Danny" w:date="2026-10-02T14:23:00Z">
                <w:pPr>
                  <w:jc w:val="center"/>
                </w:pPr>
              </w:pPrChange>
            </w:pPr>
            <w:ins w:id="1225" w:author="Danny" w:date="2026-10-02T14:15:00Z">
              <w:r w:rsidRPr="000D0736">
                <w:rPr>
                  <w:rFonts w:ascii="Segoe UI Symbol" w:eastAsiaTheme="minorHAnsi" w:hAnsi="Segoe UI Symbol" w:cs="Calibri"/>
                  <w:kern w:val="2"/>
                  <w:sz w:val="14"/>
                  <w:szCs w:val="18"/>
                  <w14:ligatures w14:val="standardContextual"/>
                  <w:rPrChange w:id="122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E6D3904" w14:textId="77777777" w:rsidR="000D0736" w:rsidRPr="000D0736" w:rsidRDefault="000D0736">
            <w:pPr>
              <w:spacing w:line="276" w:lineRule="auto"/>
              <w:jc w:val="center"/>
              <w:rPr>
                <w:ins w:id="1227" w:author="Danny" w:date="2026-10-02T14:15:00Z"/>
                <w:rFonts w:ascii="Segoe UI Symbol" w:eastAsiaTheme="minorHAnsi" w:hAnsi="Segoe UI Symbol" w:cs="Calibri"/>
                <w:kern w:val="2"/>
                <w:sz w:val="14"/>
                <w:szCs w:val="18"/>
                <w14:ligatures w14:val="standardContextual"/>
                <w:rPrChange w:id="1228" w:author="Danny" w:date="2026-10-02T14:18:00Z">
                  <w:rPr>
                    <w:ins w:id="1229" w:author="Danny" w:date="2026-10-02T14:15:00Z"/>
                    <w:rFonts w:ascii="Segoe UI Symbol" w:hAnsi="Segoe UI Symbol" w:cs="Calibri"/>
                    <w:color w:val="000000"/>
                    <w:sz w:val="18"/>
                    <w:szCs w:val="18"/>
                  </w:rPr>
                </w:rPrChange>
              </w:rPr>
              <w:pPrChange w:id="1230" w:author="Danny" w:date="2026-10-02T14:23:00Z">
                <w:pPr>
                  <w:jc w:val="center"/>
                </w:pPr>
              </w:pPrChange>
            </w:pPr>
            <w:ins w:id="1231" w:author="Danny" w:date="2026-10-02T14:15:00Z">
              <w:r w:rsidRPr="000D0736">
                <w:rPr>
                  <w:rFonts w:ascii="Segoe UI Symbol" w:eastAsiaTheme="minorHAnsi" w:hAnsi="Segoe UI Symbol" w:cs="Calibri"/>
                  <w:kern w:val="2"/>
                  <w:sz w:val="14"/>
                  <w:szCs w:val="18"/>
                  <w14:ligatures w14:val="standardContextual"/>
                  <w:rPrChange w:id="123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F314AE8" w14:textId="77777777" w:rsidR="000D0736" w:rsidRPr="000D0736" w:rsidRDefault="000D0736">
            <w:pPr>
              <w:spacing w:line="276" w:lineRule="auto"/>
              <w:jc w:val="center"/>
              <w:rPr>
                <w:ins w:id="1233" w:author="Danny" w:date="2026-10-02T14:15:00Z"/>
                <w:rFonts w:ascii="Segoe UI Symbol" w:eastAsiaTheme="minorHAnsi" w:hAnsi="Segoe UI Symbol" w:cs="Calibri"/>
                <w:kern w:val="2"/>
                <w:sz w:val="14"/>
                <w:szCs w:val="18"/>
                <w14:ligatures w14:val="standardContextual"/>
                <w:rPrChange w:id="1234" w:author="Danny" w:date="2026-10-02T14:18:00Z">
                  <w:rPr>
                    <w:ins w:id="1235" w:author="Danny" w:date="2026-10-02T14:15:00Z"/>
                    <w:rFonts w:ascii="Segoe UI Symbol" w:hAnsi="Segoe UI Symbol" w:cs="Calibri"/>
                    <w:color w:val="000000"/>
                    <w:sz w:val="18"/>
                    <w:szCs w:val="18"/>
                  </w:rPr>
                </w:rPrChange>
              </w:rPr>
              <w:pPrChange w:id="1236" w:author="Danny" w:date="2026-10-02T14:23:00Z">
                <w:pPr>
                  <w:jc w:val="center"/>
                </w:pPr>
              </w:pPrChange>
            </w:pPr>
          </w:p>
        </w:tc>
        <w:tc>
          <w:tcPr>
            <w:tcW w:w="0" w:type="auto"/>
            <w:tcBorders>
              <w:top w:val="nil"/>
            </w:tcBorders>
            <w:shd w:val="clear" w:color="auto" w:fill="auto"/>
            <w:vAlign w:val="center"/>
            <w:hideMark/>
          </w:tcPr>
          <w:p w14:paraId="51139B3E" w14:textId="77777777" w:rsidR="000D0736" w:rsidRPr="000D0736" w:rsidRDefault="000D0736">
            <w:pPr>
              <w:spacing w:line="276" w:lineRule="auto"/>
              <w:jc w:val="center"/>
              <w:rPr>
                <w:ins w:id="1237" w:author="Danny" w:date="2026-10-02T14:15:00Z"/>
                <w:rFonts w:ascii="Segoe UI Symbol" w:eastAsiaTheme="minorHAnsi" w:hAnsi="Segoe UI Symbol" w:cs="Calibri"/>
                <w:kern w:val="2"/>
                <w:sz w:val="14"/>
                <w:szCs w:val="18"/>
                <w14:ligatures w14:val="standardContextual"/>
                <w:rPrChange w:id="1238" w:author="Danny" w:date="2026-10-02T14:18:00Z">
                  <w:rPr>
                    <w:ins w:id="1239" w:author="Danny" w:date="2026-10-02T14:15:00Z"/>
                    <w:rFonts w:ascii="Segoe UI Symbol" w:hAnsi="Segoe UI Symbol" w:cs="Calibri"/>
                    <w:color w:val="000000"/>
                    <w:sz w:val="18"/>
                    <w:szCs w:val="18"/>
                  </w:rPr>
                </w:rPrChange>
              </w:rPr>
              <w:pPrChange w:id="1240" w:author="Danny" w:date="2026-10-02T14:23:00Z">
                <w:pPr>
                  <w:jc w:val="center"/>
                </w:pPr>
              </w:pPrChange>
            </w:pPr>
            <w:ins w:id="1241" w:author="Danny" w:date="2026-10-02T14:15:00Z">
              <w:r w:rsidRPr="000D0736">
                <w:rPr>
                  <w:rFonts w:ascii="Segoe UI Symbol" w:eastAsiaTheme="minorHAnsi" w:hAnsi="Segoe UI Symbol" w:cs="Calibri"/>
                  <w:kern w:val="2"/>
                  <w:sz w:val="14"/>
                  <w:szCs w:val="18"/>
                  <w14:ligatures w14:val="standardContextual"/>
                  <w:rPrChange w:id="124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8378830" w14:textId="77777777" w:rsidR="000D0736" w:rsidRPr="000D0736" w:rsidRDefault="000D0736">
            <w:pPr>
              <w:spacing w:line="276" w:lineRule="auto"/>
              <w:jc w:val="center"/>
              <w:rPr>
                <w:ins w:id="1243" w:author="Danny" w:date="2026-10-02T14:15:00Z"/>
                <w:rFonts w:ascii="Segoe UI Symbol" w:eastAsiaTheme="minorHAnsi" w:hAnsi="Segoe UI Symbol" w:cs="Calibri"/>
                <w:kern w:val="2"/>
                <w:sz w:val="14"/>
                <w:szCs w:val="18"/>
                <w14:ligatures w14:val="standardContextual"/>
                <w:rPrChange w:id="1244" w:author="Danny" w:date="2026-10-02T14:18:00Z">
                  <w:rPr>
                    <w:ins w:id="1245" w:author="Danny" w:date="2026-10-02T14:15:00Z"/>
                    <w:rFonts w:ascii="Segoe UI Symbol" w:hAnsi="Segoe UI Symbol" w:cs="Calibri"/>
                    <w:color w:val="000000"/>
                    <w:sz w:val="18"/>
                    <w:szCs w:val="18"/>
                  </w:rPr>
                </w:rPrChange>
              </w:rPr>
              <w:pPrChange w:id="1246" w:author="Danny" w:date="2026-10-02T14:23:00Z">
                <w:pPr>
                  <w:jc w:val="center"/>
                </w:pPr>
              </w:pPrChange>
            </w:pPr>
            <w:ins w:id="1247" w:author="Danny" w:date="2026-10-02T14:15:00Z">
              <w:r w:rsidRPr="000D0736">
                <w:rPr>
                  <w:rFonts w:ascii="Segoe UI Symbol" w:eastAsiaTheme="minorHAnsi" w:hAnsi="Segoe UI Symbol" w:cs="Calibri"/>
                  <w:kern w:val="2"/>
                  <w:sz w:val="14"/>
                  <w:szCs w:val="18"/>
                  <w14:ligatures w14:val="standardContextual"/>
                  <w:rPrChange w:id="124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570A482" w14:textId="77777777" w:rsidR="000D0736" w:rsidRPr="000D0736" w:rsidRDefault="000D0736">
            <w:pPr>
              <w:spacing w:line="276" w:lineRule="auto"/>
              <w:jc w:val="center"/>
              <w:rPr>
                <w:ins w:id="1249" w:author="Danny" w:date="2026-10-02T14:15:00Z"/>
                <w:rFonts w:ascii="Segoe UI Symbol" w:eastAsiaTheme="minorHAnsi" w:hAnsi="Segoe UI Symbol" w:cs="Calibri"/>
                <w:kern w:val="2"/>
                <w:sz w:val="14"/>
                <w:szCs w:val="18"/>
                <w14:ligatures w14:val="standardContextual"/>
                <w:rPrChange w:id="1250" w:author="Danny" w:date="2026-10-02T14:18:00Z">
                  <w:rPr>
                    <w:ins w:id="1251" w:author="Danny" w:date="2026-10-02T14:15:00Z"/>
                    <w:rFonts w:ascii="Segoe UI Symbol" w:hAnsi="Segoe UI Symbol" w:cs="Calibri"/>
                    <w:color w:val="000000"/>
                    <w:sz w:val="18"/>
                    <w:szCs w:val="18"/>
                  </w:rPr>
                </w:rPrChange>
              </w:rPr>
              <w:pPrChange w:id="1252" w:author="Danny" w:date="2026-10-02T14:23:00Z">
                <w:pPr>
                  <w:jc w:val="center"/>
                </w:pPr>
              </w:pPrChange>
            </w:pPr>
            <w:ins w:id="1253" w:author="Danny" w:date="2026-10-02T14:15:00Z">
              <w:r w:rsidRPr="000D0736">
                <w:rPr>
                  <w:rFonts w:ascii="Segoe UI Symbol" w:eastAsiaTheme="minorHAnsi" w:hAnsi="Segoe UI Symbol" w:cs="Calibri"/>
                  <w:kern w:val="2"/>
                  <w:sz w:val="14"/>
                  <w:szCs w:val="18"/>
                  <w14:ligatures w14:val="standardContextual"/>
                  <w:rPrChange w:id="1254" w:author="Danny" w:date="2026-10-02T14:18:00Z">
                    <w:rPr>
                      <w:rFonts w:ascii="Segoe UI Symbol" w:hAnsi="Segoe UI Symbol" w:cs="Calibri"/>
                      <w:color w:val="000000"/>
                      <w:sz w:val="18"/>
                      <w:szCs w:val="18"/>
                    </w:rPr>
                  </w:rPrChange>
                </w:rPr>
                <w:t>✗</w:t>
              </w:r>
            </w:ins>
          </w:p>
        </w:tc>
      </w:tr>
      <w:tr w:rsidR="002A4041" w:rsidRPr="000718CF" w14:paraId="293BF97E" w14:textId="77777777" w:rsidTr="00107337">
        <w:trPr>
          <w:trHeight w:val="20"/>
          <w:ins w:id="1255" w:author="Danny" w:date="2026-10-02T14:15:00Z"/>
        </w:trPr>
        <w:tc>
          <w:tcPr>
            <w:tcW w:w="0" w:type="auto"/>
            <w:tcBorders>
              <w:top w:val="nil"/>
              <w:left w:val="nil"/>
              <w:bottom w:val="nil"/>
              <w:right w:val="nil"/>
            </w:tcBorders>
            <w:shd w:val="clear" w:color="auto" w:fill="auto"/>
            <w:vAlign w:val="center"/>
            <w:hideMark/>
          </w:tcPr>
          <w:p w14:paraId="07E93CCA" w14:textId="77777777" w:rsidR="000D0736" w:rsidRPr="000D0736" w:rsidRDefault="000D0736">
            <w:pPr>
              <w:spacing w:line="276" w:lineRule="auto"/>
              <w:jc w:val="center"/>
              <w:rPr>
                <w:ins w:id="1256" w:author="Danny" w:date="2026-10-02T14:15:00Z"/>
                <w:rFonts w:eastAsiaTheme="minorHAnsi" w:cstheme="minorBidi"/>
                <w:kern w:val="2"/>
                <w:sz w:val="14"/>
                <w:szCs w:val="18"/>
                <w14:ligatures w14:val="standardContextual"/>
                <w:rPrChange w:id="1257" w:author="Danny" w:date="2026-10-02T14:18:00Z">
                  <w:rPr>
                    <w:ins w:id="1258" w:author="Danny" w:date="2026-10-02T14:15:00Z"/>
                    <w:color w:val="000000"/>
                    <w:sz w:val="18"/>
                    <w:szCs w:val="18"/>
                  </w:rPr>
                </w:rPrChange>
              </w:rPr>
              <w:pPrChange w:id="1259" w:author="Danny" w:date="2026-10-02T14:16:00Z">
                <w:pPr>
                  <w:jc w:val="center"/>
                </w:pPr>
              </w:pPrChange>
            </w:pPr>
            <w:ins w:id="1260" w:author="Danny" w:date="2026-10-02T14:15:00Z">
              <w:r w:rsidRPr="000D0736">
                <w:rPr>
                  <w:rFonts w:eastAsiaTheme="minorHAnsi" w:cstheme="minorBidi"/>
                  <w:kern w:val="2"/>
                  <w:sz w:val="14"/>
                  <w:szCs w:val="18"/>
                  <w14:ligatures w14:val="standardContextual"/>
                  <w:rPrChange w:id="1261" w:author="Danny" w:date="2026-10-02T14:18:00Z">
                    <w:rPr>
                      <w:color w:val="000000"/>
                      <w:sz w:val="18"/>
                      <w:szCs w:val="18"/>
                    </w:rPr>
                  </w:rPrChange>
                </w:rPr>
                <w:t>6</w:t>
              </w:r>
            </w:ins>
          </w:p>
        </w:tc>
        <w:tc>
          <w:tcPr>
            <w:tcW w:w="0" w:type="auto"/>
            <w:tcBorders>
              <w:top w:val="nil"/>
              <w:left w:val="nil"/>
              <w:bottom w:val="nil"/>
              <w:right w:val="nil"/>
            </w:tcBorders>
            <w:shd w:val="clear" w:color="auto" w:fill="auto"/>
            <w:vAlign w:val="center"/>
            <w:hideMark/>
          </w:tcPr>
          <w:p w14:paraId="19CDC935" w14:textId="77777777" w:rsidR="000D0736" w:rsidRPr="000D0736" w:rsidRDefault="000D0736">
            <w:pPr>
              <w:spacing w:line="276" w:lineRule="auto"/>
              <w:rPr>
                <w:ins w:id="1262" w:author="Danny" w:date="2026-10-02T14:15:00Z"/>
                <w:rFonts w:eastAsiaTheme="minorHAnsi" w:cstheme="minorBidi"/>
                <w:kern w:val="2"/>
                <w:sz w:val="14"/>
                <w:szCs w:val="18"/>
                <w14:ligatures w14:val="standardContextual"/>
                <w:rPrChange w:id="1263" w:author="Danny" w:date="2026-10-02T14:18:00Z">
                  <w:rPr>
                    <w:ins w:id="1264" w:author="Danny" w:date="2026-10-02T14:15:00Z"/>
                    <w:color w:val="000000"/>
                    <w:sz w:val="18"/>
                    <w:szCs w:val="18"/>
                  </w:rPr>
                </w:rPrChange>
              </w:rPr>
              <w:pPrChange w:id="1265" w:author="Danny" w:date="2026-10-02T14:16:00Z">
                <w:pPr/>
              </w:pPrChange>
            </w:pPr>
            <w:ins w:id="1266" w:author="Danny" w:date="2026-10-02T14:15:00Z">
              <w:r w:rsidRPr="000D0736">
                <w:rPr>
                  <w:rFonts w:eastAsiaTheme="minorHAnsi" w:cstheme="minorBidi"/>
                  <w:kern w:val="2"/>
                  <w:sz w:val="14"/>
                  <w:szCs w:val="18"/>
                  <w14:ligatures w14:val="standardContextual"/>
                  <w:rPrChange w:id="1267" w:author="Danny" w:date="2026-10-02T14:18:00Z">
                    <w:rPr>
                      <w:color w:val="000000"/>
                      <w:sz w:val="18"/>
                      <w:szCs w:val="18"/>
                    </w:rPr>
                  </w:rPrChange>
                </w:rPr>
                <w:t>Anz et al., 2023</w:t>
              </w:r>
            </w:ins>
          </w:p>
        </w:tc>
        <w:tc>
          <w:tcPr>
            <w:tcW w:w="0" w:type="auto"/>
            <w:tcBorders>
              <w:top w:val="nil"/>
              <w:left w:val="nil"/>
              <w:bottom w:val="nil"/>
              <w:right w:val="nil"/>
            </w:tcBorders>
            <w:shd w:val="clear" w:color="auto" w:fill="auto"/>
            <w:noWrap/>
            <w:vAlign w:val="bottom"/>
            <w:hideMark/>
          </w:tcPr>
          <w:p w14:paraId="06ACB619" w14:textId="77777777" w:rsidR="000D0736" w:rsidRPr="000D0736" w:rsidRDefault="000D0736">
            <w:pPr>
              <w:spacing w:line="276" w:lineRule="auto"/>
              <w:rPr>
                <w:ins w:id="1268" w:author="Danny" w:date="2026-10-02T14:15:00Z"/>
                <w:rFonts w:eastAsiaTheme="minorHAnsi" w:cstheme="minorBidi"/>
                <w:kern w:val="2"/>
                <w:sz w:val="14"/>
                <w:szCs w:val="18"/>
                <w14:ligatures w14:val="standardContextual"/>
                <w:rPrChange w:id="1269" w:author="Danny" w:date="2026-10-02T14:18:00Z">
                  <w:rPr>
                    <w:ins w:id="1270" w:author="Danny" w:date="2026-10-02T14:15:00Z"/>
                    <w:color w:val="000000"/>
                    <w:sz w:val="18"/>
                    <w:szCs w:val="18"/>
                  </w:rPr>
                </w:rPrChange>
              </w:rPr>
              <w:pPrChange w:id="1271" w:author="Danny" w:date="2026-10-02T14:16:00Z">
                <w:pPr/>
              </w:pPrChange>
            </w:pPr>
          </w:p>
        </w:tc>
        <w:tc>
          <w:tcPr>
            <w:tcW w:w="0" w:type="auto"/>
            <w:tcBorders>
              <w:top w:val="nil"/>
              <w:left w:val="nil"/>
              <w:bottom w:val="nil"/>
              <w:right w:val="nil"/>
            </w:tcBorders>
            <w:shd w:val="clear" w:color="auto" w:fill="auto"/>
            <w:vAlign w:val="center"/>
            <w:hideMark/>
          </w:tcPr>
          <w:p w14:paraId="2AD28745" w14:textId="77777777" w:rsidR="000D0736" w:rsidRPr="000D0736" w:rsidRDefault="000D0736">
            <w:pPr>
              <w:spacing w:line="276" w:lineRule="auto"/>
              <w:jc w:val="center"/>
              <w:rPr>
                <w:ins w:id="1272" w:author="Danny" w:date="2026-10-02T14:15:00Z"/>
                <w:rFonts w:eastAsiaTheme="minorHAnsi" w:cstheme="minorBidi"/>
                <w:kern w:val="2"/>
                <w:sz w:val="14"/>
                <w:szCs w:val="18"/>
                <w14:ligatures w14:val="standardContextual"/>
                <w:rPrChange w:id="1273" w:author="Danny" w:date="2026-10-02T14:18:00Z">
                  <w:rPr>
                    <w:ins w:id="1274" w:author="Danny" w:date="2026-10-02T14:15:00Z"/>
                    <w:color w:val="000000"/>
                    <w:sz w:val="18"/>
                    <w:szCs w:val="18"/>
                  </w:rPr>
                </w:rPrChange>
              </w:rPr>
              <w:pPrChange w:id="1275" w:author="Danny" w:date="2026-10-02T14:21:00Z">
                <w:pPr>
                  <w:jc w:val="center"/>
                </w:pPr>
              </w:pPrChange>
            </w:pPr>
            <w:ins w:id="1276" w:author="Danny" w:date="2026-10-02T14:15:00Z">
              <w:r w:rsidRPr="000D0736">
                <w:rPr>
                  <w:rFonts w:eastAsiaTheme="minorHAnsi" w:cstheme="minorBidi"/>
                  <w:kern w:val="2"/>
                  <w:sz w:val="14"/>
                  <w:szCs w:val="18"/>
                  <w14:ligatures w14:val="standardContextual"/>
                  <w:rPrChange w:id="1277"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699C1FA8" w14:textId="77777777" w:rsidR="000D0736" w:rsidRPr="000D0736" w:rsidRDefault="000D0736">
            <w:pPr>
              <w:spacing w:line="276" w:lineRule="auto"/>
              <w:jc w:val="center"/>
              <w:rPr>
                <w:ins w:id="1278" w:author="Danny" w:date="2026-10-02T14:15:00Z"/>
                <w:rFonts w:eastAsiaTheme="minorHAnsi" w:cstheme="minorBidi"/>
                <w:kern w:val="2"/>
                <w:sz w:val="14"/>
                <w:szCs w:val="18"/>
                <w14:ligatures w14:val="standardContextual"/>
                <w:rPrChange w:id="1279" w:author="Danny" w:date="2026-10-02T14:18:00Z">
                  <w:rPr>
                    <w:ins w:id="1280" w:author="Danny" w:date="2026-10-02T14:15:00Z"/>
                    <w:color w:val="000000"/>
                    <w:sz w:val="18"/>
                    <w:szCs w:val="18"/>
                  </w:rPr>
                </w:rPrChange>
              </w:rPr>
              <w:pPrChange w:id="1281" w:author="Danny" w:date="2026-10-02T14:21:00Z">
                <w:pPr>
                  <w:jc w:val="center"/>
                </w:pPr>
              </w:pPrChange>
            </w:pPr>
            <w:ins w:id="1282" w:author="Danny" w:date="2026-10-02T14:15:00Z">
              <w:r w:rsidRPr="000D0736">
                <w:rPr>
                  <w:rFonts w:eastAsiaTheme="minorHAnsi" w:cstheme="minorBidi"/>
                  <w:kern w:val="2"/>
                  <w:sz w:val="14"/>
                  <w:szCs w:val="18"/>
                  <w14:ligatures w14:val="standardContextual"/>
                  <w:rPrChange w:id="1283"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257755B6" w14:textId="77777777" w:rsidR="000D0736" w:rsidRPr="000D0736" w:rsidRDefault="000D0736">
            <w:pPr>
              <w:spacing w:line="276" w:lineRule="auto"/>
              <w:jc w:val="center"/>
              <w:rPr>
                <w:ins w:id="1284" w:author="Danny" w:date="2026-10-02T14:15:00Z"/>
                <w:rFonts w:eastAsiaTheme="minorHAnsi" w:cstheme="minorBidi"/>
                <w:kern w:val="2"/>
                <w:sz w:val="14"/>
                <w:szCs w:val="18"/>
                <w14:ligatures w14:val="standardContextual"/>
                <w:rPrChange w:id="1285" w:author="Danny" w:date="2026-10-02T14:18:00Z">
                  <w:rPr>
                    <w:ins w:id="1286" w:author="Danny" w:date="2026-10-02T14:15:00Z"/>
                    <w:color w:val="000000"/>
                    <w:sz w:val="18"/>
                    <w:szCs w:val="18"/>
                  </w:rPr>
                </w:rPrChange>
              </w:rPr>
              <w:pPrChange w:id="1287" w:author="Danny" w:date="2026-10-02T14:21:00Z">
                <w:pPr>
                  <w:jc w:val="center"/>
                </w:pPr>
              </w:pPrChange>
            </w:pPr>
          </w:p>
        </w:tc>
        <w:tc>
          <w:tcPr>
            <w:tcW w:w="0" w:type="auto"/>
            <w:tcBorders>
              <w:top w:val="nil"/>
              <w:left w:val="nil"/>
              <w:bottom w:val="nil"/>
              <w:right w:val="nil"/>
            </w:tcBorders>
            <w:shd w:val="clear" w:color="auto" w:fill="auto"/>
            <w:vAlign w:val="center"/>
            <w:hideMark/>
          </w:tcPr>
          <w:p w14:paraId="6E1FED3F" w14:textId="77777777" w:rsidR="000D0736" w:rsidRPr="000D0736" w:rsidRDefault="000D0736">
            <w:pPr>
              <w:spacing w:line="276" w:lineRule="auto"/>
              <w:jc w:val="center"/>
              <w:rPr>
                <w:ins w:id="1288" w:author="Danny" w:date="2026-10-02T14:15:00Z"/>
                <w:rFonts w:eastAsiaTheme="minorHAnsi" w:cstheme="minorBidi"/>
                <w:kern w:val="2"/>
                <w:sz w:val="14"/>
                <w:szCs w:val="18"/>
                <w14:ligatures w14:val="standardContextual"/>
                <w:rPrChange w:id="1289" w:author="Danny" w:date="2026-10-02T14:18:00Z">
                  <w:rPr>
                    <w:ins w:id="1290" w:author="Danny" w:date="2026-10-02T14:15:00Z"/>
                    <w:color w:val="000000"/>
                    <w:sz w:val="18"/>
                    <w:szCs w:val="18"/>
                  </w:rPr>
                </w:rPrChange>
              </w:rPr>
              <w:pPrChange w:id="1291" w:author="Danny" w:date="2026-10-02T14:21:00Z">
                <w:pPr>
                  <w:jc w:val="center"/>
                </w:pPr>
              </w:pPrChange>
            </w:pPr>
            <w:ins w:id="1292" w:author="Danny" w:date="2026-10-02T14:15:00Z">
              <w:r w:rsidRPr="000D0736">
                <w:rPr>
                  <w:rFonts w:eastAsiaTheme="minorHAnsi" w:cstheme="minorBidi"/>
                  <w:kern w:val="2"/>
                  <w:sz w:val="14"/>
                  <w:szCs w:val="18"/>
                  <w14:ligatures w14:val="standardContextual"/>
                  <w:rPrChange w:id="1293" w:author="Danny" w:date="2026-10-02T14:18:00Z">
                    <w:rPr>
                      <w:color w:val="000000"/>
                      <w:sz w:val="18"/>
                      <w:szCs w:val="18"/>
                    </w:rPr>
                  </w:rPrChange>
                </w:rPr>
                <w:t>28.5 ± 6.4</w:t>
              </w:r>
            </w:ins>
          </w:p>
        </w:tc>
        <w:tc>
          <w:tcPr>
            <w:tcW w:w="0" w:type="auto"/>
            <w:tcBorders>
              <w:top w:val="nil"/>
              <w:left w:val="nil"/>
              <w:bottom w:val="nil"/>
              <w:right w:val="nil"/>
            </w:tcBorders>
            <w:shd w:val="clear" w:color="auto" w:fill="auto"/>
            <w:vAlign w:val="center"/>
            <w:hideMark/>
          </w:tcPr>
          <w:p w14:paraId="59DD8AB0" w14:textId="77777777" w:rsidR="000D0736" w:rsidRPr="000D0736" w:rsidRDefault="000D0736">
            <w:pPr>
              <w:spacing w:line="276" w:lineRule="auto"/>
              <w:jc w:val="center"/>
              <w:rPr>
                <w:ins w:id="1294" w:author="Danny" w:date="2026-10-02T14:15:00Z"/>
                <w:rFonts w:eastAsiaTheme="minorHAnsi" w:cstheme="minorBidi"/>
                <w:kern w:val="2"/>
                <w:sz w:val="14"/>
                <w:szCs w:val="18"/>
                <w14:ligatures w14:val="standardContextual"/>
                <w:rPrChange w:id="1295" w:author="Danny" w:date="2026-10-02T14:18:00Z">
                  <w:rPr>
                    <w:ins w:id="1296" w:author="Danny" w:date="2026-10-02T14:15:00Z"/>
                    <w:color w:val="000000"/>
                    <w:sz w:val="18"/>
                    <w:szCs w:val="18"/>
                  </w:rPr>
                </w:rPrChange>
              </w:rPr>
              <w:pPrChange w:id="1297" w:author="Danny" w:date="2026-10-02T14:21:00Z">
                <w:pPr>
                  <w:jc w:val="center"/>
                </w:pPr>
              </w:pPrChange>
            </w:pPr>
          </w:p>
        </w:tc>
        <w:tc>
          <w:tcPr>
            <w:tcW w:w="0" w:type="auto"/>
            <w:tcBorders>
              <w:top w:val="nil"/>
              <w:left w:val="nil"/>
              <w:bottom w:val="nil"/>
              <w:right w:val="nil"/>
            </w:tcBorders>
            <w:shd w:val="clear" w:color="auto" w:fill="auto"/>
            <w:vAlign w:val="center"/>
            <w:hideMark/>
          </w:tcPr>
          <w:p w14:paraId="231E6512" w14:textId="77777777" w:rsidR="000D0736" w:rsidRPr="000D0736" w:rsidRDefault="000D0736">
            <w:pPr>
              <w:spacing w:line="276" w:lineRule="auto"/>
              <w:jc w:val="center"/>
              <w:rPr>
                <w:ins w:id="1298" w:author="Danny" w:date="2026-10-02T14:15:00Z"/>
                <w:rFonts w:eastAsiaTheme="minorHAnsi" w:cstheme="minorBidi"/>
                <w:kern w:val="2"/>
                <w:sz w:val="14"/>
                <w:szCs w:val="18"/>
                <w14:ligatures w14:val="standardContextual"/>
                <w:rPrChange w:id="1299" w:author="Danny" w:date="2026-10-02T14:18:00Z">
                  <w:rPr>
                    <w:ins w:id="1300" w:author="Danny" w:date="2026-10-02T14:15:00Z"/>
                    <w:color w:val="000000"/>
                    <w:sz w:val="18"/>
                    <w:szCs w:val="18"/>
                  </w:rPr>
                </w:rPrChange>
              </w:rPr>
              <w:pPrChange w:id="1301" w:author="Danny" w:date="2026-10-02T14:21:00Z">
                <w:pPr>
                  <w:jc w:val="center"/>
                </w:pPr>
              </w:pPrChange>
            </w:pPr>
            <w:ins w:id="1302" w:author="Danny" w:date="2026-10-02T14:15:00Z">
              <w:r w:rsidRPr="000D0736">
                <w:rPr>
                  <w:rFonts w:eastAsiaTheme="minorHAnsi" w:cstheme="minorBidi"/>
                  <w:kern w:val="2"/>
                  <w:sz w:val="14"/>
                  <w:szCs w:val="18"/>
                  <w14:ligatures w14:val="standardContextual"/>
                  <w:rPrChange w:id="1303" w:author="Danny" w:date="2026-10-02T14:18:00Z">
                    <w:rPr>
                      <w:color w:val="000000"/>
                      <w:sz w:val="18"/>
                      <w:szCs w:val="18"/>
                    </w:rPr>
                  </w:rPrChange>
                </w:rPr>
                <w:t>20</w:t>
              </w:r>
            </w:ins>
          </w:p>
        </w:tc>
        <w:tc>
          <w:tcPr>
            <w:tcW w:w="0" w:type="auto"/>
            <w:tcBorders>
              <w:top w:val="nil"/>
              <w:left w:val="nil"/>
              <w:bottom w:val="nil"/>
              <w:right w:val="nil"/>
            </w:tcBorders>
            <w:shd w:val="clear" w:color="auto" w:fill="auto"/>
            <w:vAlign w:val="center"/>
            <w:hideMark/>
          </w:tcPr>
          <w:p w14:paraId="601822ED" w14:textId="77777777" w:rsidR="000D0736" w:rsidRPr="000D0736" w:rsidRDefault="000D0736">
            <w:pPr>
              <w:spacing w:line="276" w:lineRule="auto"/>
              <w:jc w:val="center"/>
              <w:rPr>
                <w:ins w:id="1304" w:author="Danny" w:date="2026-10-02T14:15:00Z"/>
                <w:rFonts w:eastAsiaTheme="minorHAnsi" w:cstheme="minorBidi"/>
                <w:kern w:val="2"/>
                <w:sz w:val="14"/>
                <w:szCs w:val="18"/>
                <w14:ligatures w14:val="standardContextual"/>
                <w:rPrChange w:id="1305" w:author="Danny" w:date="2026-10-02T14:18:00Z">
                  <w:rPr>
                    <w:ins w:id="1306" w:author="Danny" w:date="2026-10-02T14:15:00Z"/>
                    <w:color w:val="000000"/>
                    <w:sz w:val="18"/>
                    <w:szCs w:val="18"/>
                  </w:rPr>
                </w:rPrChange>
              </w:rPr>
              <w:pPrChange w:id="1307" w:author="Danny" w:date="2026-10-02T14:21:00Z">
                <w:pPr>
                  <w:jc w:val="center"/>
                </w:pPr>
              </w:pPrChange>
            </w:pPr>
            <w:ins w:id="1308" w:author="Danny" w:date="2026-10-02T14:15:00Z">
              <w:r w:rsidRPr="000D0736">
                <w:rPr>
                  <w:rFonts w:eastAsiaTheme="minorHAnsi" w:cstheme="minorBidi"/>
                  <w:kern w:val="2"/>
                  <w:sz w:val="14"/>
                  <w:szCs w:val="18"/>
                  <w14:ligatures w14:val="standardContextual"/>
                  <w:rPrChange w:id="1309" w:author="Danny" w:date="2026-10-02T14:18:00Z">
                    <w:rPr>
                      <w:color w:val="000000"/>
                      <w:sz w:val="18"/>
                      <w:szCs w:val="18"/>
                    </w:rPr>
                  </w:rPrChange>
                </w:rPr>
                <w:t>7</w:t>
              </w:r>
            </w:ins>
          </w:p>
        </w:tc>
        <w:tc>
          <w:tcPr>
            <w:tcW w:w="0" w:type="auto"/>
            <w:tcBorders>
              <w:top w:val="nil"/>
              <w:left w:val="nil"/>
              <w:bottom w:val="nil"/>
              <w:right w:val="nil"/>
            </w:tcBorders>
            <w:shd w:val="clear" w:color="auto" w:fill="auto"/>
            <w:vAlign w:val="center"/>
            <w:hideMark/>
          </w:tcPr>
          <w:p w14:paraId="1900D191" w14:textId="77777777" w:rsidR="000D0736" w:rsidRPr="000D0736" w:rsidRDefault="000D0736">
            <w:pPr>
              <w:spacing w:line="276" w:lineRule="auto"/>
              <w:jc w:val="center"/>
              <w:rPr>
                <w:ins w:id="1310" w:author="Danny" w:date="2026-10-02T14:15:00Z"/>
                <w:rFonts w:eastAsiaTheme="minorHAnsi" w:cstheme="minorBidi"/>
                <w:kern w:val="2"/>
                <w:sz w:val="14"/>
                <w:szCs w:val="18"/>
                <w14:ligatures w14:val="standardContextual"/>
                <w:rPrChange w:id="1311" w:author="Danny" w:date="2026-10-02T14:18:00Z">
                  <w:rPr>
                    <w:ins w:id="1312" w:author="Danny" w:date="2026-10-02T14:15:00Z"/>
                    <w:color w:val="000000"/>
                    <w:sz w:val="18"/>
                    <w:szCs w:val="18"/>
                  </w:rPr>
                </w:rPrChange>
              </w:rPr>
              <w:pPrChange w:id="1313" w:author="Danny" w:date="2026-10-02T14:21:00Z">
                <w:pPr>
                  <w:jc w:val="center"/>
                </w:pPr>
              </w:pPrChange>
            </w:pPr>
            <w:ins w:id="1314" w:author="Danny" w:date="2026-10-02T14:15:00Z">
              <w:r w:rsidRPr="000D0736">
                <w:rPr>
                  <w:rFonts w:eastAsiaTheme="minorHAnsi" w:cstheme="minorBidi"/>
                  <w:kern w:val="2"/>
                  <w:sz w:val="14"/>
                  <w:szCs w:val="18"/>
                  <w14:ligatures w14:val="standardContextual"/>
                  <w:rPrChange w:id="1315" w:author="Danny" w:date="2026-10-02T14:18:00Z">
                    <w:rPr>
                      <w:color w:val="000000"/>
                      <w:sz w:val="18"/>
                      <w:szCs w:val="18"/>
                    </w:rPr>
                  </w:rPrChange>
                </w:rPr>
                <w:t>13</w:t>
              </w:r>
            </w:ins>
          </w:p>
        </w:tc>
        <w:tc>
          <w:tcPr>
            <w:tcW w:w="0" w:type="auto"/>
            <w:tcBorders>
              <w:top w:val="nil"/>
              <w:left w:val="nil"/>
              <w:bottom w:val="nil"/>
              <w:right w:val="nil"/>
            </w:tcBorders>
            <w:shd w:val="clear" w:color="auto" w:fill="auto"/>
            <w:noWrap/>
            <w:vAlign w:val="center"/>
            <w:hideMark/>
          </w:tcPr>
          <w:p w14:paraId="4F7457A1" w14:textId="77777777" w:rsidR="000D0736" w:rsidRPr="000D0736" w:rsidRDefault="000D0736">
            <w:pPr>
              <w:spacing w:line="276" w:lineRule="auto"/>
              <w:jc w:val="center"/>
              <w:rPr>
                <w:ins w:id="1316" w:author="Danny" w:date="2026-10-02T14:15:00Z"/>
                <w:rFonts w:eastAsiaTheme="minorHAnsi" w:cstheme="minorBidi"/>
                <w:kern w:val="2"/>
                <w:sz w:val="14"/>
                <w:szCs w:val="18"/>
                <w14:ligatures w14:val="standardContextual"/>
                <w:rPrChange w:id="1317" w:author="Danny" w:date="2026-10-02T14:18:00Z">
                  <w:rPr>
                    <w:ins w:id="1318" w:author="Danny" w:date="2026-10-02T14:15:00Z"/>
                    <w:color w:val="000000"/>
                    <w:sz w:val="18"/>
                    <w:szCs w:val="18"/>
                  </w:rPr>
                </w:rPrChange>
              </w:rPr>
              <w:pPrChange w:id="1319" w:author="Danny" w:date="2026-10-02T14:21:00Z">
                <w:pPr>
                  <w:jc w:val="center"/>
                </w:pPr>
              </w:pPrChange>
            </w:pPr>
          </w:p>
        </w:tc>
        <w:tc>
          <w:tcPr>
            <w:tcW w:w="0" w:type="auto"/>
            <w:tcBorders>
              <w:top w:val="nil"/>
              <w:left w:val="nil"/>
              <w:bottom w:val="nil"/>
              <w:right w:val="nil"/>
            </w:tcBorders>
            <w:shd w:val="clear" w:color="auto" w:fill="auto"/>
            <w:vAlign w:val="center"/>
            <w:hideMark/>
          </w:tcPr>
          <w:p w14:paraId="3D529EEB" w14:textId="77777777" w:rsidR="000D0736" w:rsidRPr="000D0736" w:rsidRDefault="000D0736">
            <w:pPr>
              <w:spacing w:line="276" w:lineRule="auto"/>
              <w:jc w:val="center"/>
              <w:rPr>
                <w:ins w:id="1320" w:author="Danny" w:date="2026-10-02T14:15:00Z"/>
                <w:rFonts w:eastAsiaTheme="minorHAnsi" w:cstheme="minorBidi"/>
                <w:kern w:val="2"/>
                <w:sz w:val="14"/>
                <w:szCs w:val="18"/>
                <w14:ligatures w14:val="standardContextual"/>
                <w:rPrChange w:id="1321" w:author="Danny" w:date="2026-10-02T14:18:00Z">
                  <w:rPr>
                    <w:ins w:id="1322" w:author="Danny" w:date="2026-10-02T14:15:00Z"/>
                    <w:color w:val="000000"/>
                    <w:sz w:val="18"/>
                    <w:szCs w:val="18"/>
                  </w:rPr>
                </w:rPrChange>
              </w:rPr>
              <w:pPrChange w:id="1323" w:author="Danny" w:date="2026-10-02T14:21:00Z">
                <w:pPr>
                  <w:jc w:val="center"/>
                </w:pPr>
              </w:pPrChange>
            </w:pPr>
            <w:ins w:id="1324" w:author="Danny" w:date="2026-10-02T14:15:00Z">
              <w:r w:rsidRPr="000D0736">
                <w:rPr>
                  <w:rFonts w:eastAsiaTheme="minorHAnsi" w:cstheme="minorBidi"/>
                  <w:kern w:val="2"/>
                  <w:sz w:val="14"/>
                  <w:szCs w:val="18"/>
                  <w14:ligatures w14:val="standardContextual"/>
                  <w:rPrChange w:id="1325" w:author="Danny" w:date="2026-10-02T14:18:00Z">
                    <w:rPr>
                      <w:color w:val="000000"/>
                      <w:sz w:val="18"/>
                      <w:szCs w:val="18"/>
                    </w:rPr>
                  </w:rPrChange>
                </w:rPr>
                <w:t>12</w:t>
              </w:r>
            </w:ins>
          </w:p>
        </w:tc>
        <w:tc>
          <w:tcPr>
            <w:tcW w:w="0" w:type="auto"/>
            <w:tcBorders>
              <w:top w:val="nil"/>
              <w:left w:val="nil"/>
              <w:bottom w:val="nil"/>
              <w:right w:val="nil"/>
            </w:tcBorders>
            <w:shd w:val="clear" w:color="auto" w:fill="auto"/>
            <w:vAlign w:val="center"/>
            <w:hideMark/>
          </w:tcPr>
          <w:p w14:paraId="25A778A3" w14:textId="77777777" w:rsidR="000D0736" w:rsidRPr="000D0736" w:rsidRDefault="000D0736">
            <w:pPr>
              <w:spacing w:line="276" w:lineRule="auto"/>
              <w:jc w:val="center"/>
              <w:rPr>
                <w:ins w:id="1326" w:author="Danny" w:date="2026-10-02T14:15:00Z"/>
                <w:rFonts w:eastAsiaTheme="minorHAnsi" w:cstheme="minorBidi"/>
                <w:kern w:val="2"/>
                <w:sz w:val="14"/>
                <w:szCs w:val="18"/>
                <w14:ligatures w14:val="standardContextual"/>
                <w:rPrChange w:id="1327" w:author="Danny" w:date="2026-10-02T14:18:00Z">
                  <w:rPr>
                    <w:ins w:id="1328" w:author="Danny" w:date="2026-10-02T14:15:00Z"/>
                    <w:color w:val="000000"/>
                    <w:sz w:val="18"/>
                    <w:szCs w:val="18"/>
                  </w:rPr>
                </w:rPrChange>
              </w:rPr>
              <w:pPrChange w:id="1329" w:author="Danny" w:date="2026-10-02T14:21:00Z">
                <w:pPr>
                  <w:jc w:val="center"/>
                </w:pPr>
              </w:pPrChange>
            </w:pPr>
            <w:ins w:id="1330" w:author="Danny" w:date="2026-10-02T14:15:00Z">
              <w:r w:rsidRPr="000D0736">
                <w:rPr>
                  <w:rFonts w:eastAsiaTheme="minorHAnsi" w:cstheme="minorBidi"/>
                  <w:kern w:val="2"/>
                  <w:sz w:val="14"/>
                  <w:szCs w:val="18"/>
                  <w14:ligatures w14:val="standardContextual"/>
                  <w:rPrChange w:id="1331" w:author="Danny" w:date="2026-10-02T14:18:00Z">
                    <w:rPr>
                      <w:color w:val="000000"/>
                      <w:sz w:val="18"/>
                      <w:szCs w:val="18"/>
                    </w:rPr>
                  </w:rPrChange>
                </w:rPr>
                <w:t>1</w:t>
              </w:r>
            </w:ins>
          </w:p>
        </w:tc>
        <w:tc>
          <w:tcPr>
            <w:tcW w:w="0" w:type="auto"/>
            <w:tcBorders>
              <w:top w:val="nil"/>
              <w:left w:val="nil"/>
              <w:bottom w:val="nil"/>
              <w:right w:val="nil"/>
            </w:tcBorders>
            <w:shd w:val="clear" w:color="auto" w:fill="auto"/>
            <w:vAlign w:val="center"/>
            <w:hideMark/>
          </w:tcPr>
          <w:p w14:paraId="24CBC1D5" w14:textId="77777777" w:rsidR="000D0736" w:rsidRPr="000D0736" w:rsidRDefault="000D0736">
            <w:pPr>
              <w:spacing w:line="276" w:lineRule="auto"/>
              <w:jc w:val="center"/>
              <w:rPr>
                <w:ins w:id="1332" w:author="Danny" w:date="2026-10-02T14:15:00Z"/>
                <w:rFonts w:eastAsiaTheme="minorHAnsi" w:cstheme="minorBidi"/>
                <w:kern w:val="2"/>
                <w:sz w:val="14"/>
                <w:szCs w:val="18"/>
                <w14:ligatures w14:val="standardContextual"/>
                <w:rPrChange w:id="1333" w:author="Danny" w:date="2026-10-02T14:18:00Z">
                  <w:rPr>
                    <w:ins w:id="1334" w:author="Danny" w:date="2026-10-02T14:15:00Z"/>
                    <w:color w:val="000000"/>
                    <w:sz w:val="18"/>
                    <w:szCs w:val="18"/>
                  </w:rPr>
                </w:rPrChange>
              </w:rPr>
              <w:pPrChange w:id="1335" w:author="Danny" w:date="2026-10-02T14:21:00Z">
                <w:pPr>
                  <w:jc w:val="center"/>
                </w:pPr>
              </w:pPrChange>
            </w:pPr>
            <w:ins w:id="1336" w:author="Danny" w:date="2026-10-02T14:15:00Z">
              <w:r w:rsidRPr="000D0736">
                <w:rPr>
                  <w:rFonts w:eastAsiaTheme="minorHAnsi" w:cstheme="minorBidi"/>
                  <w:kern w:val="2"/>
                  <w:sz w:val="14"/>
                  <w:szCs w:val="18"/>
                  <w14:ligatures w14:val="standardContextual"/>
                  <w:rPrChange w:id="1337" w:author="Danny" w:date="2026-10-02T14:18:00Z">
                    <w:rPr>
                      <w:color w:val="000000"/>
                      <w:sz w:val="18"/>
                      <w:szCs w:val="18"/>
                    </w:rPr>
                  </w:rPrChange>
                </w:rPr>
                <w:t>Short</w:t>
              </w:r>
            </w:ins>
          </w:p>
        </w:tc>
        <w:tc>
          <w:tcPr>
            <w:tcW w:w="0" w:type="auto"/>
            <w:tcBorders>
              <w:top w:val="nil"/>
              <w:left w:val="nil"/>
              <w:bottom w:val="nil"/>
            </w:tcBorders>
            <w:shd w:val="clear" w:color="auto" w:fill="auto"/>
            <w:vAlign w:val="center"/>
            <w:hideMark/>
          </w:tcPr>
          <w:p w14:paraId="37D7E032" w14:textId="77777777" w:rsidR="000D0736" w:rsidRPr="000D0736" w:rsidRDefault="000D0736">
            <w:pPr>
              <w:spacing w:line="276" w:lineRule="auto"/>
              <w:rPr>
                <w:ins w:id="1338" w:author="Danny" w:date="2026-10-02T14:15:00Z"/>
                <w:rFonts w:eastAsiaTheme="minorHAnsi" w:cstheme="minorBidi"/>
                <w:kern w:val="2"/>
                <w:sz w:val="14"/>
                <w:szCs w:val="18"/>
                <w14:ligatures w14:val="standardContextual"/>
                <w:rPrChange w:id="1339" w:author="Danny" w:date="2026-10-02T14:18:00Z">
                  <w:rPr>
                    <w:ins w:id="1340" w:author="Danny" w:date="2026-10-02T14:15:00Z"/>
                    <w:color w:val="000000"/>
                    <w:sz w:val="18"/>
                    <w:szCs w:val="18"/>
                  </w:rPr>
                </w:rPrChange>
              </w:rPr>
              <w:pPrChange w:id="1341" w:author="Danny" w:date="2026-10-02T14:16:00Z">
                <w:pPr>
                  <w:jc w:val="center"/>
                </w:pPr>
              </w:pPrChange>
            </w:pPr>
          </w:p>
        </w:tc>
        <w:tc>
          <w:tcPr>
            <w:tcW w:w="0" w:type="auto"/>
            <w:tcBorders>
              <w:top w:val="nil"/>
            </w:tcBorders>
            <w:shd w:val="clear" w:color="auto" w:fill="auto"/>
            <w:vAlign w:val="center"/>
            <w:hideMark/>
          </w:tcPr>
          <w:p w14:paraId="6FC0B381" w14:textId="77777777" w:rsidR="000D0736" w:rsidRPr="000D0736" w:rsidRDefault="000D0736">
            <w:pPr>
              <w:spacing w:line="276" w:lineRule="auto"/>
              <w:jc w:val="center"/>
              <w:rPr>
                <w:ins w:id="1342" w:author="Danny" w:date="2026-10-02T14:15:00Z"/>
                <w:rFonts w:ascii="Segoe UI Symbol" w:eastAsiaTheme="minorHAnsi" w:hAnsi="Segoe UI Symbol" w:cs="Calibri"/>
                <w:kern w:val="2"/>
                <w:sz w:val="14"/>
                <w:szCs w:val="18"/>
                <w14:ligatures w14:val="standardContextual"/>
                <w:rPrChange w:id="1343" w:author="Danny" w:date="2026-10-02T14:18:00Z">
                  <w:rPr>
                    <w:ins w:id="1344" w:author="Danny" w:date="2026-10-02T14:15:00Z"/>
                    <w:rFonts w:ascii="Segoe UI Symbol" w:hAnsi="Segoe UI Symbol" w:cs="Calibri"/>
                    <w:color w:val="000000"/>
                    <w:sz w:val="18"/>
                    <w:szCs w:val="18"/>
                  </w:rPr>
                </w:rPrChange>
              </w:rPr>
              <w:pPrChange w:id="1345" w:author="Danny" w:date="2026-10-02T14:23:00Z">
                <w:pPr>
                  <w:jc w:val="center"/>
                </w:pPr>
              </w:pPrChange>
            </w:pPr>
            <w:ins w:id="1346" w:author="Danny" w:date="2026-10-02T14:15:00Z">
              <w:r w:rsidRPr="000D0736">
                <w:rPr>
                  <w:rFonts w:ascii="Segoe UI Symbol" w:eastAsiaTheme="minorHAnsi" w:hAnsi="Segoe UI Symbol" w:cs="Calibri"/>
                  <w:kern w:val="2"/>
                  <w:sz w:val="14"/>
                  <w:szCs w:val="18"/>
                  <w14:ligatures w14:val="standardContextual"/>
                  <w:rPrChange w:id="134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EB357CB" w14:textId="77777777" w:rsidR="000D0736" w:rsidRPr="000D0736" w:rsidRDefault="000D0736">
            <w:pPr>
              <w:spacing w:line="276" w:lineRule="auto"/>
              <w:jc w:val="center"/>
              <w:rPr>
                <w:ins w:id="1348" w:author="Danny" w:date="2026-10-02T14:15:00Z"/>
                <w:rFonts w:ascii="Segoe UI Symbol" w:eastAsiaTheme="minorHAnsi" w:hAnsi="Segoe UI Symbol" w:cs="Calibri"/>
                <w:kern w:val="2"/>
                <w:sz w:val="14"/>
                <w:szCs w:val="18"/>
                <w14:ligatures w14:val="standardContextual"/>
                <w:rPrChange w:id="1349" w:author="Danny" w:date="2026-10-02T14:18:00Z">
                  <w:rPr>
                    <w:ins w:id="1350" w:author="Danny" w:date="2026-10-02T14:15:00Z"/>
                    <w:rFonts w:ascii="Segoe UI Symbol" w:hAnsi="Segoe UI Symbol" w:cs="Calibri"/>
                    <w:color w:val="000000"/>
                    <w:sz w:val="18"/>
                    <w:szCs w:val="18"/>
                  </w:rPr>
                </w:rPrChange>
              </w:rPr>
              <w:pPrChange w:id="1351" w:author="Danny" w:date="2026-10-02T14:23:00Z">
                <w:pPr>
                  <w:jc w:val="center"/>
                </w:pPr>
              </w:pPrChange>
            </w:pPr>
            <w:ins w:id="1352" w:author="Danny" w:date="2026-10-02T14:15:00Z">
              <w:r w:rsidRPr="000D0736">
                <w:rPr>
                  <w:rFonts w:ascii="Segoe UI Symbol" w:eastAsiaTheme="minorHAnsi" w:hAnsi="Segoe UI Symbol" w:cs="Calibri"/>
                  <w:kern w:val="2"/>
                  <w:sz w:val="14"/>
                  <w:szCs w:val="18"/>
                  <w14:ligatures w14:val="standardContextual"/>
                  <w:rPrChange w:id="135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13BF15E" w14:textId="77777777" w:rsidR="000D0736" w:rsidRPr="000D0736" w:rsidRDefault="000D0736">
            <w:pPr>
              <w:spacing w:line="276" w:lineRule="auto"/>
              <w:jc w:val="center"/>
              <w:rPr>
                <w:ins w:id="1354" w:author="Danny" w:date="2026-10-02T14:15:00Z"/>
                <w:rFonts w:ascii="Segoe UI Symbol" w:eastAsiaTheme="minorHAnsi" w:hAnsi="Segoe UI Symbol" w:cs="Calibri"/>
                <w:kern w:val="2"/>
                <w:sz w:val="14"/>
                <w:szCs w:val="18"/>
                <w14:ligatures w14:val="standardContextual"/>
                <w:rPrChange w:id="1355" w:author="Danny" w:date="2026-10-02T14:18:00Z">
                  <w:rPr>
                    <w:ins w:id="1356" w:author="Danny" w:date="2026-10-02T14:15:00Z"/>
                    <w:rFonts w:ascii="Segoe UI Symbol" w:hAnsi="Segoe UI Symbol" w:cs="Calibri"/>
                    <w:color w:val="000000"/>
                    <w:sz w:val="18"/>
                    <w:szCs w:val="18"/>
                  </w:rPr>
                </w:rPrChange>
              </w:rPr>
              <w:pPrChange w:id="1357" w:author="Danny" w:date="2026-10-02T14:23:00Z">
                <w:pPr>
                  <w:jc w:val="center"/>
                </w:pPr>
              </w:pPrChange>
            </w:pPr>
            <w:ins w:id="1358" w:author="Danny" w:date="2026-10-02T14:15:00Z">
              <w:r w:rsidRPr="000D0736">
                <w:rPr>
                  <w:rFonts w:ascii="Segoe UI Symbol" w:eastAsiaTheme="minorHAnsi" w:hAnsi="Segoe UI Symbol" w:cs="Calibri"/>
                  <w:kern w:val="2"/>
                  <w:sz w:val="14"/>
                  <w:szCs w:val="18"/>
                  <w14:ligatures w14:val="standardContextual"/>
                  <w:rPrChange w:id="135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3A78F33" w14:textId="77777777" w:rsidR="000D0736" w:rsidRPr="000D0736" w:rsidRDefault="000D0736">
            <w:pPr>
              <w:spacing w:line="276" w:lineRule="auto"/>
              <w:jc w:val="center"/>
              <w:rPr>
                <w:ins w:id="1360" w:author="Danny" w:date="2026-10-02T14:15:00Z"/>
                <w:rFonts w:ascii="Segoe UI Symbol" w:eastAsiaTheme="minorHAnsi" w:hAnsi="Segoe UI Symbol" w:cs="Calibri"/>
                <w:kern w:val="2"/>
                <w:sz w:val="14"/>
                <w:szCs w:val="18"/>
                <w14:ligatures w14:val="standardContextual"/>
                <w:rPrChange w:id="1361" w:author="Danny" w:date="2026-10-02T14:18:00Z">
                  <w:rPr>
                    <w:ins w:id="1362" w:author="Danny" w:date="2026-10-02T14:15:00Z"/>
                    <w:rFonts w:ascii="Segoe UI Symbol" w:hAnsi="Segoe UI Symbol" w:cs="Calibri"/>
                    <w:color w:val="000000"/>
                    <w:sz w:val="18"/>
                    <w:szCs w:val="18"/>
                  </w:rPr>
                </w:rPrChange>
              </w:rPr>
              <w:pPrChange w:id="1363" w:author="Danny" w:date="2026-10-02T14:23:00Z">
                <w:pPr>
                  <w:jc w:val="center"/>
                </w:pPr>
              </w:pPrChange>
            </w:pPr>
            <w:ins w:id="1364" w:author="Danny" w:date="2026-10-02T14:15:00Z">
              <w:r w:rsidRPr="000D0736">
                <w:rPr>
                  <w:rFonts w:ascii="Segoe UI Symbol" w:eastAsiaTheme="minorHAnsi" w:hAnsi="Segoe UI Symbol" w:cs="Calibri"/>
                  <w:kern w:val="2"/>
                  <w:sz w:val="14"/>
                  <w:szCs w:val="18"/>
                  <w14:ligatures w14:val="standardContextual"/>
                  <w:rPrChange w:id="136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E2D4828" w14:textId="77777777" w:rsidR="000D0736" w:rsidRPr="000D0736" w:rsidRDefault="000D0736">
            <w:pPr>
              <w:spacing w:line="276" w:lineRule="auto"/>
              <w:jc w:val="center"/>
              <w:rPr>
                <w:ins w:id="1366" w:author="Danny" w:date="2026-10-02T14:15:00Z"/>
                <w:rFonts w:ascii="Segoe UI Symbol" w:eastAsiaTheme="minorHAnsi" w:hAnsi="Segoe UI Symbol" w:cs="Calibri"/>
                <w:kern w:val="2"/>
                <w:sz w:val="14"/>
                <w:szCs w:val="18"/>
                <w14:ligatures w14:val="standardContextual"/>
                <w:rPrChange w:id="1367" w:author="Danny" w:date="2026-10-02T14:18:00Z">
                  <w:rPr>
                    <w:ins w:id="1368" w:author="Danny" w:date="2026-10-02T14:15:00Z"/>
                    <w:rFonts w:ascii="Segoe UI Symbol" w:hAnsi="Segoe UI Symbol" w:cs="Calibri"/>
                    <w:color w:val="000000"/>
                    <w:sz w:val="18"/>
                    <w:szCs w:val="18"/>
                  </w:rPr>
                </w:rPrChange>
              </w:rPr>
              <w:pPrChange w:id="1369" w:author="Danny" w:date="2026-10-02T14:23:00Z">
                <w:pPr>
                  <w:jc w:val="center"/>
                </w:pPr>
              </w:pPrChange>
            </w:pPr>
          </w:p>
        </w:tc>
        <w:tc>
          <w:tcPr>
            <w:tcW w:w="0" w:type="auto"/>
            <w:tcBorders>
              <w:top w:val="nil"/>
            </w:tcBorders>
            <w:shd w:val="clear" w:color="auto" w:fill="auto"/>
            <w:vAlign w:val="center"/>
            <w:hideMark/>
          </w:tcPr>
          <w:p w14:paraId="3A35FBF3" w14:textId="77777777" w:rsidR="000D0736" w:rsidRPr="000D0736" w:rsidRDefault="000D0736">
            <w:pPr>
              <w:spacing w:line="276" w:lineRule="auto"/>
              <w:jc w:val="center"/>
              <w:rPr>
                <w:ins w:id="1370" w:author="Danny" w:date="2026-10-02T14:15:00Z"/>
                <w:rFonts w:ascii="Segoe UI Symbol" w:eastAsiaTheme="minorHAnsi" w:hAnsi="Segoe UI Symbol" w:cs="Calibri"/>
                <w:kern w:val="2"/>
                <w:sz w:val="14"/>
                <w:szCs w:val="18"/>
                <w14:ligatures w14:val="standardContextual"/>
                <w:rPrChange w:id="1371" w:author="Danny" w:date="2026-10-02T14:18:00Z">
                  <w:rPr>
                    <w:ins w:id="1372" w:author="Danny" w:date="2026-10-02T14:15:00Z"/>
                    <w:rFonts w:ascii="Segoe UI Symbol" w:hAnsi="Segoe UI Symbol" w:cs="Calibri"/>
                    <w:color w:val="000000"/>
                    <w:sz w:val="18"/>
                    <w:szCs w:val="18"/>
                  </w:rPr>
                </w:rPrChange>
              </w:rPr>
              <w:pPrChange w:id="1373" w:author="Danny" w:date="2026-10-02T14:23:00Z">
                <w:pPr>
                  <w:jc w:val="center"/>
                </w:pPr>
              </w:pPrChange>
            </w:pPr>
            <w:ins w:id="1374" w:author="Danny" w:date="2026-10-02T14:15:00Z">
              <w:r w:rsidRPr="000D0736">
                <w:rPr>
                  <w:rFonts w:ascii="Segoe UI Symbol" w:eastAsiaTheme="minorHAnsi" w:hAnsi="Segoe UI Symbol" w:cs="Calibri"/>
                  <w:kern w:val="2"/>
                  <w:sz w:val="14"/>
                  <w:szCs w:val="18"/>
                  <w14:ligatures w14:val="standardContextual"/>
                  <w:rPrChange w:id="137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40F75D0" w14:textId="77777777" w:rsidR="000D0736" w:rsidRPr="000D0736" w:rsidRDefault="000D0736">
            <w:pPr>
              <w:spacing w:line="276" w:lineRule="auto"/>
              <w:jc w:val="center"/>
              <w:rPr>
                <w:ins w:id="1376" w:author="Danny" w:date="2026-10-02T14:15:00Z"/>
                <w:rFonts w:ascii="Segoe UI Symbol" w:eastAsiaTheme="minorHAnsi" w:hAnsi="Segoe UI Symbol" w:cs="Calibri"/>
                <w:kern w:val="2"/>
                <w:sz w:val="14"/>
                <w:szCs w:val="18"/>
                <w14:ligatures w14:val="standardContextual"/>
                <w:rPrChange w:id="1377" w:author="Danny" w:date="2026-10-02T14:18:00Z">
                  <w:rPr>
                    <w:ins w:id="1378" w:author="Danny" w:date="2026-10-02T14:15:00Z"/>
                    <w:rFonts w:ascii="Segoe UI Symbol" w:hAnsi="Segoe UI Symbol" w:cs="Calibri"/>
                    <w:color w:val="000000"/>
                    <w:sz w:val="18"/>
                    <w:szCs w:val="18"/>
                  </w:rPr>
                </w:rPrChange>
              </w:rPr>
              <w:pPrChange w:id="1379" w:author="Danny" w:date="2026-10-02T14:23:00Z">
                <w:pPr>
                  <w:jc w:val="center"/>
                </w:pPr>
              </w:pPrChange>
            </w:pPr>
            <w:ins w:id="1380" w:author="Danny" w:date="2026-10-02T14:15:00Z">
              <w:r w:rsidRPr="000D0736">
                <w:rPr>
                  <w:rFonts w:ascii="Segoe UI Symbol" w:eastAsiaTheme="minorHAnsi" w:hAnsi="Segoe UI Symbol" w:cs="Calibri"/>
                  <w:kern w:val="2"/>
                  <w:sz w:val="14"/>
                  <w:szCs w:val="18"/>
                  <w14:ligatures w14:val="standardContextual"/>
                  <w:rPrChange w:id="138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02792EB" w14:textId="77777777" w:rsidR="000D0736" w:rsidRPr="000D0736" w:rsidRDefault="000D0736">
            <w:pPr>
              <w:spacing w:line="276" w:lineRule="auto"/>
              <w:jc w:val="center"/>
              <w:rPr>
                <w:ins w:id="1382" w:author="Danny" w:date="2026-10-02T14:15:00Z"/>
                <w:rFonts w:ascii="Segoe UI Symbol" w:eastAsiaTheme="minorHAnsi" w:hAnsi="Segoe UI Symbol" w:cs="Calibri"/>
                <w:kern w:val="2"/>
                <w:sz w:val="14"/>
                <w:szCs w:val="18"/>
                <w14:ligatures w14:val="standardContextual"/>
                <w:rPrChange w:id="1383" w:author="Danny" w:date="2026-10-02T14:18:00Z">
                  <w:rPr>
                    <w:ins w:id="1384" w:author="Danny" w:date="2026-10-02T14:15:00Z"/>
                    <w:rFonts w:ascii="Segoe UI Symbol" w:hAnsi="Segoe UI Symbol" w:cs="Calibri"/>
                    <w:color w:val="000000"/>
                    <w:sz w:val="18"/>
                    <w:szCs w:val="18"/>
                  </w:rPr>
                </w:rPrChange>
              </w:rPr>
              <w:pPrChange w:id="1385" w:author="Danny" w:date="2026-10-02T14:23:00Z">
                <w:pPr>
                  <w:jc w:val="center"/>
                </w:pPr>
              </w:pPrChange>
            </w:pPr>
            <w:ins w:id="1386" w:author="Danny" w:date="2026-10-02T14:15:00Z">
              <w:r w:rsidRPr="000D0736">
                <w:rPr>
                  <w:rFonts w:ascii="Segoe UI Symbol" w:eastAsiaTheme="minorHAnsi" w:hAnsi="Segoe UI Symbol" w:cs="Calibri"/>
                  <w:kern w:val="2"/>
                  <w:sz w:val="14"/>
                  <w:szCs w:val="18"/>
                  <w14:ligatures w14:val="standardContextual"/>
                  <w:rPrChange w:id="1387" w:author="Danny" w:date="2026-10-02T14:18:00Z">
                    <w:rPr>
                      <w:rFonts w:ascii="Segoe UI Symbol" w:hAnsi="Segoe UI Symbol" w:cs="Calibri"/>
                      <w:color w:val="000000"/>
                      <w:sz w:val="18"/>
                      <w:szCs w:val="18"/>
                    </w:rPr>
                  </w:rPrChange>
                </w:rPr>
                <w:t>✓</w:t>
              </w:r>
            </w:ins>
          </w:p>
        </w:tc>
      </w:tr>
      <w:tr w:rsidR="002A4041" w:rsidRPr="000718CF" w14:paraId="63BA906D" w14:textId="77777777" w:rsidTr="00107337">
        <w:trPr>
          <w:trHeight w:val="20"/>
          <w:ins w:id="1388" w:author="Danny" w:date="2026-10-02T14:15:00Z"/>
        </w:trPr>
        <w:tc>
          <w:tcPr>
            <w:tcW w:w="0" w:type="auto"/>
            <w:tcBorders>
              <w:top w:val="nil"/>
              <w:left w:val="nil"/>
              <w:bottom w:val="nil"/>
              <w:right w:val="nil"/>
            </w:tcBorders>
            <w:shd w:val="clear" w:color="auto" w:fill="auto"/>
            <w:vAlign w:val="center"/>
            <w:hideMark/>
          </w:tcPr>
          <w:p w14:paraId="7CDF327B" w14:textId="77777777" w:rsidR="000D0736" w:rsidRPr="000D0736" w:rsidRDefault="000D0736">
            <w:pPr>
              <w:spacing w:line="276" w:lineRule="auto"/>
              <w:jc w:val="center"/>
              <w:rPr>
                <w:ins w:id="1389" w:author="Danny" w:date="2026-10-02T14:15:00Z"/>
                <w:rFonts w:eastAsiaTheme="minorHAnsi" w:cstheme="minorBidi"/>
                <w:kern w:val="2"/>
                <w:sz w:val="14"/>
                <w:szCs w:val="18"/>
                <w14:ligatures w14:val="standardContextual"/>
                <w:rPrChange w:id="1390" w:author="Danny" w:date="2026-10-02T14:18:00Z">
                  <w:rPr>
                    <w:ins w:id="1391" w:author="Danny" w:date="2026-10-02T14:15:00Z"/>
                    <w:color w:val="000000"/>
                    <w:sz w:val="18"/>
                    <w:szCs w:val="18"/>
                  </w:rPr>
                </w:rPrChange>
              </w:rPr>
              <w:pPrChange w:id="1392" w:author="Danny" w:date="2026-10-02T14:16:00Z">
                <w:pPr>
                  <w:jc w:val="center"/>
                </w:pPr>
              </w:pPrChange>
            </w:pPr>
            <w:ins w:id="1393" w:author="Danny" w:date="2026-10-02T14:15:00Z">
              <w:r w:rsidRPr="000D0736">
                <w:rPr>
                  <w:rFonts w:eastAsiaTheme="minorHAnsi" w:cstheme="minorBidi"/>
                  <w:kern w:val="2"/>
                  <w:sz w:val="14"/>
                  <w:szCs w:val="18"/>
                  <w14:ligatures w14:val="standardContextual"/>
                  <w:rPrChange w:id="1394" w:author="Danny" w:date="2026-10-02T14:18:00Z">
                    <w:rPr>
                      <w:color w:val="000000"/>
                      <w:sz w:val="18"/>
                      <w:szCs w:val="18"/>
                    </w:rPr>
                  </w:rPrChange>
                </w:rPr>
                <w:t>7</w:t>
              </w:r>
            </w:ins>
          </w:p>
        </w:tc>
        <w:tc>
          <w:tcPr>
            <w:tcW w:w="0" w:type="auto"/>
            <w:tcBorders>
              <w:top w:val="nil"/>
              <w:left w:val="nil"/>
              <w:bottom w:val="nil"/>
              <w:right w:val="nil"/>
            </w:tcBorders>
            <w:shd w:val="clear" w:color="auto" w:fill="auto"/>
            <w:vAlign w:val="center"/>
            <w:hideMark/>
          </w:tcPr>
          <w:p w14:paraId="19A0A57A" w14:textId="77777777" w:rsidR="000D0736" w:rsidRPr="000D0736" w:rsidRDefault="000D0736">
            <w:pPr>
              <w:spacing w:line="276" w:lineRule="auto"/>
              <w:rPr>
                <w:ins w:id="1395" w:author="Danny" w:date="2026-10-02T14:15:00Z"/>
                <w:rFonts w:eastAsiaTheme="minorHAnsi" w:cstheme="minorBidi"/>
                <w:kern w:val="2"/>
                <w:sz w:val="14"/>
                <w:szCs w:val="18"/>
                <w14:ligatures w14:val="standardContextual"/>
                <w:rPrChange w:id="1396" w:author="Danny" w:date="2026-10-02T14:18:00Z">
                  <w:rPr>
                    <w:ins w:id="1397" w:author="Danny" w:date="2026-10-02T14:15:00Z"/>
                    <w:color w:val="000000"/>
                    <w:sz w:val="18"/>
                    <w:szCs w:val="18"/>
                  </w:rPr>
                </w:rPrChange>
              </w:rPr>
              <w:pPrChange w:id="1398" w:author="Danny" w:date="2026-10-02T14:16:00Z">
                <w:pPr/>
              </w:pPrChange>
            </w:pPr>
            <w:ins w:id="1399" w:author="Danny" w:date="2026-10-02T14:15:00Z">
              <w:r w:rsidRPr="000D0736">
                <w:rPr>
                  <w:rFonts w:eastAsiaTheme="minorHAnsi" w:cstheme="minorBidi"/>
                  <w:kern w:val="2"/>
                  <w:sz w:val="14"/>
                  <w:szCs w:val="18"/>
                  <w14:ligatures w14:val="standardContextual"/>
                  <w:rPrChange w:id="1400" w:author="Danny" w:date="2026-10-02T14:18:00Z">
                    <w:rPr>
                      <w:color w:val="000000"/>
                      <w:sz w:val="18"/>
                      <w:szCs w:val="18"/>
                    </w:rPr>
                  </w:rPrChange>
                </w:rPr>
                <w:t>Aune et al., 2001</w:t>
              </w:r>
            </w:ins>
          </w:p>
        </w:tc>
        <w:tc>
          <w:tcPr>
            <w:tcW w:w="0" w:type="auto"/>
            <w:tcBorders>
              <w:top w:val="nil"/>
              <w:left w:val="nil"/>
              <w:bottom w:val="nil"/>
              <w:right w:val="nil"/>
            </w:tcBorders>
            <w:shd w:val="clear" w:color="auto" w:fill="auto"/>
            <w:noWrap/>
            <w:vAlign w:val="bottom"/>
            <w:hideMark/>
          </w:tcPr>
          <w:p w14:paraId="42F8F87C" w14:textId="77777777" w:rsidR="000D0736" w:rsidRPr="000D0736" w:rsidRDefault="000D0736">
            <w:pPr>
              <w:spacing w:line="276" w:lineRule="auto"/>
              <w:rPr>
                <w:ins w:id="1401" w:author="Danny" w:date="2026-10-02T14:15:00Z"/>
                <w:rFonts w:eastAsiaTheme="minorHAnsi" w:cstheme="minorBidi"/>
                <w:kern w:val="2"/>
                <w:sz w:val="14"/>
                <w:szCs w:val="18"/>
                <w14:ligatures w14:val="standardContextual"/>
                <w:rPrChange w:id="1402" w:author="Danny" w:date="2026-10-02T14:18:00Z">
                  <w:rPr>
                    <w:ins w:id="1403" w:author="Danny" w:date="2026-10-02T14:15:00Z"/>
                    <w:color w:val="000000"/>
                    <w:sz w:val="18"/>
                    <w:szCs w:val="18"/>
                  </w:rPr>
                </w:rPrChange>
              </w:rPr>
              <w:pPrChange w:id="1404" w:author="Danny" w:date="2026-10-02T14:16:00Z">
                <w:pPr/>
              </w:pPrChange>
            </w:pPr>
          </w:p>
        </w:tc>
        <w:tc>
          <w:tcPr>
            <w:tcW w:w="0" w:type="auto"/>
            <w:tcBorders>
              <w:top w:val="nil"/>
              <w:left w:val="nil"/>
              <w:bottom w:val="nil"/>
              <w:right w:val="nil"/>
            </w:tcBorders>
            <w:shd w:val="clear" w:color="auto" w:fill="auto"/>
            <w:vAlign w:val="center"/>
            <w:hideMark/>
          </w:tcPr>
          <w:p w14:paraId="64618B9B" w14:textId="77777777" w:rsidR="000D0736" w:rsidRPr="000D0736" w:rsidRDefault="000D0736">
            <w:pPr>
              <w:spacing w:line="276" w:lineRule="auto"/>
              <w:jc w:val="center"/>
              <w:rPr>
                <w:ins w:id="1405" w:author="Danny" w:date="2026-10-02T14:15:00Z"/>
                <w:rFonts w:eastAsiaTheme="minorHAnsi" w:cstheme="minorBidi"/>
                <w:kern w:val="2"/>
                <w:sz w:val="14"/>
                <w:szCs w:val="18"/>
                <w14:ligatures w14:val="standardContextual"/>
                <w:rPrChange w:id="1406" w:author="Danny" w:date="2026-10-02T14:18:00Z">
                  <w:rPr>
                    <w:ins w:id="1407" w:author="Danny" w:date="2026-10-02T14:15:00Z"/>
                    <w:color w:val="000000"/>
                    <w:sz w:val="18"/>
                    <w:szCs w:val="18"/>
                  </w:rPr>
                </w:rPrChange>
              </w:rPr>
              <w:pPrChange w:id="1408" w:author="Danny" w:date="2026-10-02T14:21:00Z">
                <w:pPr>
                  <w:jc w:val="center"/>
                </w:pPr>
              </w:pPrChange>
            </w:pPr>
            <w:ins w:id="1409" w:author="Danny" w:date="2026-10-02T14:15:00Z">
              <w:r w:rsidRPr="000D0736">
                <w:rPr>
                  <w:rFonts w:eastAsiaTheme="minorHAnsi" w:cstheme="minorBidi"/>
                  <w:kern w:val="2"/>
                  <w:sz w:val="14"/>
                  <w:szCs w:val="18"/>
                  <w14:ligatures w14:val="standardContextual"/>
                  <w:rPrChange w:id="1410"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0D359BFE" w14:textId="77777777" w:rsidR="000D0736" w:rsidRPr="000D0736" w:rsidRDefault="000D0736">
            <w:pPr>
              <w:spacing w:line="276" w:lineRule="auto"/>
              <w:jc w:val="center"/>
              <w:rPr>
                <w:ins w:id="1411" w:author="Danny" w:date="2026-10-02T14:15:00Z"/>
                <w:rFonts w:eastAsiaTheme="minorHAnsi" w:cstheme="minorBidi"/>
                <w:kern w:val="2"/>
                <w:sz w:val="14"/>
                <w:szCs w:val="18"/>
                <w14:ligatures w14:val="standardContextual"/>
                <w:rPrChange w:id="1412" w:author="Danny" w:date="2026-10-02T14:18:00Z">
                  <w:rPr>
                    <w:ins w:id="1413" w:author="Danny" w:date="2026-10-02T14:15:00Z"/>
                    <w:color w:val="000000"/>
                    <w:sz w:val="18"/>
                    <w:szCs w:val="18"/>
                  </w:rPr>
                </w:rPrChange>
              </w:rPr>
              <w:pPrChange w:id="1414" w:author="Danny" w:date="2026-10-02T14:21:00Z">
                <w:pPr>
                  <w:jc w:val="center"/>
                </w:pPr>
              </w:pPrChange>
            </w:pPr>
            <w:ins w:id="1415" w:author="Danny" w:date="2026-10-02T14:15:00Z">
              <w:r w:rsidRPr="000D0736">
                <w:rPr>
                  <w:rFonts w:eastAsiaTheme="minorHAnsi" w:cstheme="minorBidi"/>
                  <w:kern w:val="2"/>
                  <w:sz w:val="14"/>
                  <w:szCs w:val="18"/>
                  <w14:ligatures w14:val="standardContextual"/>
                  <w:rPrChange w:id="1416"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5CAE1B37" w14:textId="77777777" w:rsidR="000D0736" w:rsidRPr="000D0736" w:rsidRDefault="000D0736">
            <w:pPr>
              <w:spacing w:line="276" w:lineRule="auto"/>
              <w:jc w:val="center"/>
              <w:rPr>
                <w:ins w:id="1417" w:author="Danny" w:date="2026-10-02T14:15:00Z"/>
                <w:rFonts w:eastAsiaTheme="minorHAnsi" w:cstheme="minorBidi"/>
                <w:kern w:val="2"/>
                <w:sz w:val="14"/>
                <w:szCs w:val="18"/>
                <w14:ligatures w14:val="standardContextual"/>
                <w:rPrChange w:id="1418" w:author="Danny" w:date="2026-10-02T14:18:00Z">
                  <w:rPr>
                    <w:ins w:id="1419" w:author="Danny" w:date="2026-10-02T14:15:00Z"/>
                    <w:color w:val="000000"/>
                    <w:sz w:val="18"/>
                    <w:szCs w:val="18"/>
                  </w:rPr>
                </w:rPrChange>
              </w:rPr>
              <w:pPrChange w:id="1420" w:author="Danny" w:date="2026-10-02T14:21:00Z">
                <w:pPr>
                  <w:jc w:val="center"/>
                </w:pPr>
              </w:pPrChange>
            </w:pPr>
          </w:p>
        </w:tc>
        <w:tc>
          <w:tcPr>
            <w:tcW w:w="0" w:type="auto"/>
            <w:tcBorders>
              <w:top w:val="nil"/>
              <w:left w:val="nil"/>
              <w:bottom w:val="nil"/>
              <w:right w:val="nil"/>
            </w:tcBorders>
            <w:shd w:val="clear" w:color="auto" w:fill="auto"/>
            <w:vAlign w:val="center"/>
            <w:hideMark/>
          </w:tcPr>
          <w:p w14:paraId="1E56F2CF" w14:textId="77777777" w:rsidR="000D0736" w:rsidRPr="000D0736" w:rsidRDefault="000D0736">
            <w:pPr>
              <w:spacing w:line="276" w:lineRule="auto"/>
              <w:jc w:val="center"/>
              <w:rPr>
                <w:ins w:id="1421" w:author="Danny" w:date="2026-10-02T14:15:00Z"/>
                <w:rFonts w:eastAsiaTheme="minorHAnsi" w:cstheme="minorBidi"/>
                <w:kern w:val="2"/>
                <w:sz w:val="14"/>
                <w:szCs w:val="18"/>
                <w14:ligatures w14:val="standardContextual"/>
                <w:rPrChange w:id="1422" w:author="Danny" w:date="2026-10-02T14:18:00Z">
                  <w:rPr>
                    <w:ins w:id="1423" w:author="Danny" w:date="2026-10-02T14:15:00Z"/>
                    <w:color w:val="000000"/>
                    <w:sz w:val="18"/>
                    <w:szCs w:val="18"/>
                  </w:rPr>
                </w:rPrChange>
              </w:rPr>
              <w:pPrChange w:id="1424" w:author="Danny" w:date="2026-10-02T14:21:00Z">
                <w:pPr>
                  <w:jc w:val="center"/>
                </w:pPr>
              </w:pPrChange>
            </w:pPr>
            <w:ins w:id="1425" w:author="Danny" w:date="2026-10-02T14:15:00Z">
              <w:r w:rsidRPr="000D0736">
                <w:rPr>
                  <w:rFonts w:eastAsiaTheme="minorHAnsi" w:cstheme="minorBidi"/>
                  <w:kern w:val="2"/>
                  <w:sz w:val="14"/>
                  <w:szCs w:val="18"/>
                  <w14:ligatures w14:val="standardContextual"/>
                  <w:rPrChange w:id="1426" w:author="Danny" w:date="2026-10-02T14:18:00Z">
                    <w:rPr>
                      <w:color w:val="000000"/>
                      <w:sz w:val="18"/>
                      <w:szCs w:val="18"/>
                    </w:rPr>
                  </w:rPrChange>
                </w:rPr>
                <w:t>26.0 ± 5.8</w:t>
              </w:r>
            </w:ins>
          </w:p>
        </w:tc>
        <w:tc>
          <w:tcPr>
            <w:tcW w:w="0" w:type="auto"/>
            <w:tcBorders>
              <w:top w:val="nil"/>
              <w:left w:val="nil"/>
              <w:bottom w:val="nil"/>
              <w:right w:val="nil"/>
            </w:tcBorders>
            <w:shd w:val="clear" w:color="auto" w:fill="auto"/>
            <w:vAlign w:val="center"/>
            <w:hideMark/>
          </w:tcPr>
          <w:p w14:paraId="08ADC346" w14:textId="77777777" w:rsidR="000D0736" w:rsidRPr="000D0736" w:rsidRDefault="000D0736">
            <w:pPr>
              <w:spacing w:line="276" w:lineRule="auto"/>
              <w:jc w:val="center"/>
              <w:rPr>
                <w:ins w:id="1427" w:author="Danny" w:date="2026-10-02T14:15:00Z"/>
                <w:rFonts w:eastAsiaTheme="minorHAnsi" w:cstheme="minorBidi"/>
                <w:kern w:val="2"/>
                <w:sz w:val="14"/>
                <w:szCs w:val="18"/>
                <w14:ligatures w14:val="standardContextual"/>
                <w:rPrChange w:id="1428" w:author="Danny" w:date="2026-10-02T14:18:00Z">
                  <w:rPr>
                    <w:ins w:id="1429" w:author="Danny" w:date="2026-10-02T14:15:00Z"/>
                    <w:color w:val="000000"/>
                    <w:sz w:val="18"/>
                    <w:szCs w:val="18"/>
                  </w:rPr>
                </w:rPrChange>
              </w:rPr>
              <w:pPrChange w:id="1430" w:author="Danny" w:date="2026-10-02T14:21:00Z">
                <w:pPr>
                  <w:jc w:val="center"/>
                </w:pPr>
              </w:pPrChange>
            </w:pPr>
          </w:p>
        </w:tc>
        <w:tc>
          <w:tcPr>
            <w:tcW w:w="0" w:type="auto"/>
            <w:tcBorders>
              <w:top w:val="nil"/>
              <w:left w:val="nil"/>
              <w:bottom w:val="nil"/>
              <w:right w:val="nil"/>
            </w:tcBorders>
            <w:shd w:val="clear" w:color="auto" w:fill="auto"/>
            <w:vAlign w:val="center"/>
            <w:hideMark/>
          </w:tcPr>
          <w:p w14:paraId="0D290044" w14:textId="77777777" w:rsidR="000D0736" w:rsidRPr="000D0736" w:rsidRDefault="000D0736">
            <w:pPr>
              <w:spacing w:line="276" w:lineRule="auto"/>
              <w:jc w:val="center"/>
              <w:rPr>
                <w:ins w:id="1431" w:author="Danny" w:date="2026-10-02T14:15:00Z"/>
                <w:rFonts w:eastAsiaTheme="minorHAnsi" w:cstheme="minorBidi"/>
                <w:kern w:val="2"/>
                <w:sz w:val="14"/>
                <w:szCs w:val="18"/>
                <w14:ligatures w14:val="standardContextual"/>
                <w:rPrChange w:id="1432" w:author="Danny" w:date="2026-10-02T14:18:00Z">
                  <w:rPr>
                    <w:ins w:id="1433" w:author="Danny" w:date="2026-10-02T14:15:00Z"/>
                    <w:color w:val="000000"/>
                    <w:sz w:val="18"/>
                    <w:szCs w:val="18"/>
                  </w:rPr>
                </w:rPrChange>
              </w:rPr>
              <w:pPrChange w:id="1434" w:author="Danny" w:date="2026-10-02T14:21:00Z">
                <w:pPr>
                  <w:jc w:val="center"/>
                </w:pPr>
              </w:pPrChange>
            </w:pPr>
            <w:ins w:id="1435" w:author="Danny" w:date="2026-10-02T14:15:00Z">
              <w:r w:rsidRPr="000D0736">
                <w:rPr>
                  <w:rFonts w:eastAsiaTheme="minorHAnsi" w:cstheme="minorBidi"/>
                  <w:kern w:val="2"/>
                  <w:sz w:val="14"/>
                  <w:szCs w:val="18"/>
                  <w14:ligatures w14:val="standardContextual"/>
                  <w:rPrChange w:id="1436" w:author="Danny" w:date="2026-10-02T14:18:00Z">
                    <w:rPr>
                      <w:color w:val="000000"/>
                      <w:sz w:val="18"/>
                      <w:szCs w:val="18"/>
                    </w:rPr>
                  </w:rPrChange>
                </w:rPr>
                <w:t>72</w:t>
              </w:r>
            </w:ins>
          </w:p>
        </w:tc>
        <w:tc>
          <w:tcPr>
            <w:tcW w:w="0" w:type="auto"/>
            <w:tcBorders>
              <w:top w:val="nil"/>
              <w:left w:val="nil"/>
              <w:bottom w:val="nil"/>
              <w:right w:val="nil"/>
            </w:tcBorders>
            <w:shd w:val="clear" w:color="auto" w:fill="auto"/>
            <w:vAlign w:val="center"/>
            <w:hideMark/>
          </w:tcPr>
          <w:p w14:paraId="78FBEE24" w14:textId="77777777" w:rsidR="000D0736" w:rsidRPr="000D0736" w:rsidRDefault="000D0736">
            <w:pPr>
              <w:spacing w:line="276" w:lineRule="auto"/>
              <w:jc w:val="center"/>
              <w:rPr>
                <w:ins w:id="1437" w:author="Danny" w:date="2026-10-02T14:15:00Z"/>
                <w:rFonts w:eastAsiaTheme="minorHAnsi" w:cstheme="minorBidi"/>
                <w:kern w:val="2"/>
                <w:sz w:val="14"/>
                <w:szCs w:val="18"/>
                <w14:ligatures w14:val="standardContextual"/>
                <w:rPrChange w:id="1438" w:author="Danny" w:date="2026-10-02T14:18:00Z">
                  <w:rPr>
                    <w:ins w:id="1439" w:author="Danny" w:date="2026-10-02T14:15:00Z"/>
                    <w:color w:val="000000"/>
                    <w:sz w:val="18"/>
                    <w:szCs w:val="18"/>
                  </w:rPr>
                </w:rPrChange>
              </w:rPr>
              <w:pPrChange w:id="1440" w:author="Danny" w:date="2026-10-02T14:21:00Z">
                <w:pPr>
                  <w:jc w:val="center"/>
                </w:pPr>
              </w:pPrChange>
            </w:pPr>
            <w:ins w:id="1441" w:author="Danny" w:date="2026-10-02T14:15:00Z">
              <w:r w:rsidRPr="000D0736">
                <w:rPr>
                  <w:rFonts w:eastAsiaTheme="minorHAnsi" w:cstheme="minorBidi"/>
                  <w:kern w:val="2"/>
                  <w:sz w:val="14"/>
                  <w:szCs w:val="18"/>
                  <w14:ligatures w14:val="standardContextual"/>
                  <w:rPrChange w:id="1442" w:author="Danny" w:date="2026-10-02T14:18:00Z">
                    <w:rPr>
                      <w:color w:val="000000"/>
                      <w:sz w:val="18"/>
                      <w:szCs w:val="18"/>
                    </w:rPr>
                  </w:rPrChange>
                </w:rPr>
                <w:t>40</w:t>
              </w:r>
            </w:ins>
          </w:p>
        </w:tc>
        <w:tc>
          <w:tcPr>
            <w:tcW w:w="0" w:type="auto"/>
            <w:tcBorders>
              <w:top w:val="nil"/>
              <w:left w:val="nil"/>
              <w:bottom w:val="nil"/>
              <w:right w:val="nil"/>
            </w:tcBorders>
            <w:shd w:val="clear" w:color="auto" w:fill="auto"/>
            <w:vAlign w:val="center"/>
            <w:hideMark/>
          </w:tcPr>
          <w:p w14:paraId="73EBD92E" w14:textId="77777777" w:rsidR="000D0736" w:rsidRPr="000D0736" w:rsidRDefault="000D0736">
            <w:pPr>
              <w:spacing w:line="276" w:lineRule="auto"/>
              <w:jc w:val="center"/>
              <w:rPr>
                <w:ins w:id="1443" w:author="Danny" w:date="2026-10-02T14:15:00Z"/>
                <w:rFonts w:eastAsiaTheme="minorHAnsi" w:cstheme="minorBidi"/>
                <w:kern w:val="2"/>
                <w:sz w:val="14"/>
                <w:szCs w:val="18"/>
                <w14:ligatures w14:val="standardContextual"/>
                <w:rPrChange w:id="1444" w:author="Danny" w:date="2026-10-02T14:18:00Z">
                  <w:rPr>
                    <w:ins w:id="1445" w:author="Danny" w:date="2026-10-02T14:15:00Z"/>
                    <w:color w:val="000000"/>
                    <w:sz w:val="18"/>
                    <w:szCs w:val="18"/>
                  </w:rPr>
                </w:rPrChange>
              </w:rPr>
              <w:pPrChange w:id="1446" w:author="Danny" w:date="2026-10-02T14:21:00Z">
                <w:pPr>
                  <w:jc w:val="center"/>
                </w:pPr>
              </w:pPrChange>
            </w:pPr>
            <w:ins w:id="1447" w:author="Danny" w:date="2026-10-02T14:15:00Z">
              <w:r w:rsidRPr="000D0736">
                <w:rPr>
                  <w:rFonts w:eastAsiaTheme="minorHAnsi" w:cstheme="minorBidi"/>
                  <w:kern w:val="2"/>
                  <w:sz w:val="14"/>
                  <w:szCs w:val="18"/>
                  <w14:ligatures w14:val="standardContextual"/>
                  <w:rPrChange w:id="1448" w:author="Danny" w:date="2026-10-02T14:18:00Z">
                    <w:rPr>
                      <w:color w:val="000000"/>
                      <w:sz w:val="18"/>
                      <w:szCs w:val="18"/>
                    </w:rPr>
                  </w:rPrChange>
                </w:rPr>
                <w:t>32</w:t>
              </w:r>
            </w:ins>
          </w:p>
        </w:tc>
        <w:tc>
          <w:tcPr>
            <w:tcW w:w="0" w:type="auto"/>
            <w:tcBorders>
              <w:top w:val="nil"/>
              <w:left w:val="nil"/>
              <w:bottom w:val="nil"/>
              <w:right w:val="nil"/>
            </w:tcBorders>
            <w:shd w:val="clear" w:color="auto" w:fill="auto"/>
            <w:noWrap/>
            <w:vAlign w:val="center"/>
            <w:hideMark/>
          </w:tcPr>
          <w:p w14:paraId="39F7AE86" w14:textId="77777777" w:rsidR="000D0736" w:rsidRPr="000D0736" w:rsidRDefault="000D0736">
            <w:pPr>
              <w:spacing w:line="276" w:lineRule="auto"/>
              <w:jc w:val="center"/>
              <w:rPr>
                <w:ins w:id="1449" w:author="Danny" w:date="2026-10-02T14:15:00Z"/>
                <w:rFonts w:eastAsiaTheme="minorHAnsi" w:cstheme="minorBidi"/>
                <w:kern w:val="2"/>
                <w:sz w:val="14"/>
                <w:szCs w:val="18"/>
                <w14:ligatures w14:val="standardContextual"/>
                <w:rPrChange w:id="1450" w:author="Danny" w:date="2026-10-02T14:18:00Z">
                  <w:rPr>
                    <w:ins w:id="1451" w:author="Danny" w:date="2026-10-02T14:15:00Z"/>
                    <w:color w:val="000000"/>
                    <w:sz w:val="18"/>
                    <w:szCs w:val="18"/>
                  </w:rPr>
                </w:rPrChange>
              </w:rPr>
              <w:pPrChange w:id="1452" w:author="Danny" w:date="2026-10-02T14:21:00Z">
                <w:pPr>
                  <w:jc w:val="center"/>
                </w:pPr>
              </w:pPrChange>
            </w:pPr>
          </w:p>
        </w:tc>
        <w:tc>
          <w:tcPr>
            <w:tcW w:w="0" w:type="auto"/>
            <w:tcBorders>
              <w:top w:val="nil"/>
              <w:left w:val="nil"/>
              <w:bottom w:val="nil"/>
              <w:right w:val="nil"/>
            </w:tcBorders>
            <w:shd w:val="clear" w:color="auto" w:fill="auto"/>
            <w:vAlign w:val="center"/>
            <w:hideMark/>
          </w:tcPr>
          <w:p w14:paraId="6DEF2B69" w14:textId="77777777" w:rsidR="000D0736" w:rsidRPr="000D0736" w:rsidRDefault="000D0736">
            <w:pPr>
              <w:spacing w:line="276" w:lineRule="auto"/>
              <w:jc w:val="center"/>
              <w:rPr>
                <w:ins w:id="1453" w:author="Danny" w:date="2026-10-02T14:15:00Z"/>
                <w:rFonts w:eastAsiaTheme="minorHAnsi" w:cstheme="minorBidi"/>
                <w:kern w:val="2"/>
                <w:sz w:val="14"/>
                <w:szCs w:val="18"/>
                <w14:ligatures w14:val="standardContextual"/>
                <w:rPrChange w:id="1454" w:author="Danny" w:date="2026-10-02T14:18:00Z">
                  <w:rPr>
                    <w:ins w:id="1455" w:author="Danny" w:date="2026-10-02T14:15:00Z"/>
                    <w:color w:val="000000"/>
                    <w:sz w:val="18"/>
                    <w:szCs w:val="18"/>
                  </w:rPr>
                </w:rPrChange>
              </w:rPr>
              <w:pPrChange w:id="1456" w:author="Danny" w:date="2026-10-02T14:21:00Z">
                <w:pPr>
                  <w:jc w:val="center"/>
                </w:pPr>
              </w:pPrChange>
            </w:pPr>
            <w:ins w:id="1457" w:author="Danny" w:date="2026-10-02T14:15:00Z">
              <w:r w:rsidRPr="000D0736">
                <w:rPr>
                  <w:rFonts w:eastAsiaTheme="minorHAnsi" w:cstheme="minorBidi"/>
                  <w:kern w:val="2"/>
                  <w:sz w:val="14"/>
                  <w:szCs w:val="18"/>
                  <w14:ligatures w14:val="standardContextual"/>
                  <w:rPrChange w:id="1458"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0B614818" w14:textId="77777777" w:rsidR="000D0736" w:rsidRPr="000D0736" w:rsidRDefault="000D0736">
            <w:pPr>
              <w:spacing w:line="276" w:lineRule="auto"/>
              <w:jc w:val="center"/>
              <w:rPr>
                <w:ins w:id="1459" w:author="Danny" w:date="2026-10-02T14:15:00Z"/>
                <w:rFonts w:eastAsiaTheme="minorHAnsi" w:cstheme="minorBidi"/>
                <w:kern w:val="2"/>
                <w:sz w:val="14"/>
                <w:szCs w:val="18"/>
                <w14:ligatures w14:val="standardContextual"/>
                <w:rPrChange w:id="1460" w:author="Danny" w:date="2026-10-02T14:18:00Z">
                  <w:rPr>
                    <w:ins w:id="1461" w:author="Danny" w:date="2026-10-02T14:15:00Z"/>
                    <w:color w:val="000000"/>
                    <w:sz w:val="18"/>
                    <w:szCs w:val="18"/>
                  </w:rPr>
                </w:rPrChange>
              </w:rPr>
              <w:pPrChange w:id="1462" w:author="Danny" w:date="2026-10-02T14:21:00Z">
                <w:pPr>
                  <w:jc w:val="center"/>
                </w:pPr>
              </w:pPrChange>
            </w:pPr>
            <w:ins w:id="1463" w:author="Danny" w:date="2026-10-02T14:15:00Z">
              <w:r w:rsidRPr="000D0736">
                <w:rPr>
                  <w:rFonts w:eastAsiaTheme="minorHAnsi" w:cstheme="minorBidi"/>
                  <w:kern w:val="2"/>
                  <w:sz w:val="14"/>
                  <w:szCs w:val="18"/>
                  <w14:ligatures w14:val="standardContextual"/>
                  <w:rPrChange w:id="1464"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2E177864" w14:textId="77777777" w:rsidR="000D0736" w:rsidRPr="000D0736" w:rsidRDefault="000D0736">
            <w:pPr>
              <w:spacing w:line="276" w:lineRule="auto"/>
              <w:jc w:val="center"/>
              <w:rPr>
                <w:ins w:id="1465" w:author="Danny" w:date="2026-10-02T14:15:00Z"/>
                <w:rFonts w:eastAsiaTheme="minorHAnsi" w:cstheme="minorBidi"/>
                <w:kern w:val="2"/>
                <w:sz w:val="14"/>
                <w:szCs w:val="18"/>
                <w14:ligatures w14:val="standardContextual"/>
                <w:rPrChange w:id="1466" w:author="Danny" w:date="2026-10-02T14:18:00Z">
                  <w:rPr>
                    <w:ins w:id="1467" w:author="Danny" w:date="2026-10-02T14:15:00Z"/>
                    <w:color w:val="000000"/>
                    <w:sz w:val="18"/>
                    <w:szCs w:val="18"/>
                  </w:rPr>
                </w:rPrChange>
              </w:rPr>
              <w:pPrChange w:id="1468" w:author="Danny" w:date="2026-10-02T14:21:00Z">
                <w:pPr>
                  <w:jc w:val="center"/>
                </w:pPr>
              </w:pPrChange>
            </w:pPr>
            <w:ins w:id="1469" w:author="Danny" w:date="2026-10-02T14:15:00Z">
              <w:r w:rsidRPr="000D0736">
                <w:rPr>
                  <w:rFonts w:eastAsiaTheme="minorHAnsi" w:cstheme="minorBidi"/>
                  <w:kern w:val="2"/>
                  <w:sz w:val="14"/>
                  <w:szCs w:val="18"/>
                  <w14:ligatures w14:val="standardContextual"/>
                  <w:rPrChange w:id="1470"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55726C98" w14:textId="77777777" w:rsidR="000D0736" w:rsidRPr="000D0736" w:rsidRDefault="000D0736">
            <w:pPr>
              <w:spacing w:line="276" w:lineRule="auto"/>
              <w:rPr>
                <w:ins w:id="1471" w:author="Danny" w:date="2026-10-02T14:15:00Z"/>
                <w:rFonts w:eastAsiaTheme="minorHAnsi" w:cstheme="minorBidi"/>
                <w:kern w:val="2"/>
                <w:sz w:val="14"/>
                <w:szCs w:val="18"/>
                <w14:ligatures w14:val="standardContextual"/>
                <w:rPrChange w:id="1472" w:author="Danny" w:date="2026-10-02T14:18:00Z">
                  <w:rPr>
                    <w:ins w:id="1473" w:author="Danny" w:date="2026-10-02T14:15:00Z"/>
                    <w:color w:val="000000"/>
                    <w:sz w:val="18"/>
                    <w:szCs w:val="18"/>
                  </w:rPr>
                </w:rPrChange>
              </w:rPr>
              <w:pPrChange w:id="1474" w:author="Danny" w:date="2026-10-02T14:16:00Z">
                <w:pPr>
                  <w:jc w:val="center"/>
                </w:pPr>
              </w:pPrChange>
            </w:pPr>
          </w:p>
        </w:tc>
        <w:tc>
          <w:tcPr>
            <w:tcW w:w="0" w:type="auto"/>
            <w:tcBorders>
              <w:top w:val="nil"/>
            </w:tcBorders>
            <w:shd w:val="clear" w:color="auto" w:fill="auto"/>
            <w:vAlign w:val="center"/>
            <w:hideMark/>
          </w:tcPr>
          <w:p w14:paraId="21BCDC03" w14:textId="77777777" w:rsidR="000D0736" w:rsidRPr="000D0736" w:rsidRDefault="000D0736">
            <w:pPr>
              <w:spacing w:line="276" w:lineRule="auto"/>
              <w:jc w:val="center"/>
              <w:rPr>
                <w:ins w:id="1475" w:author="Danny" w:date="2026-10-02T14:15:00Z"/>
                <w:rFonts w:ascii="Segoe UI Symbol" w:eastAsiaTheme="minorHAnsi" w:hAnsi="Segoe UI Symbol" w:cs="Calibri"/>
                <w:kern w:val="2"/>
                <w:sz w:val="14"/>
                <w:szCs w:val="18"/>
                <w14:ligatures w14:val="standardContextual"/>
                <w:rPrChange w:id="1476" w:author="Danny" w:date="2026-10-02T14:18:00Z">
                  <w:rPr>
                    <w:ins w:id="1477" w:author="Danny" w:date="2026-10-02T14:15:00Z"/>
                    <w:rFonts w:ascii="Segoe UI Symbol" w:hAnsi="Segoe UI Symbol" w:cs="Calibri"/>
                    <w:color w:val="000000"/>
                    <w:sz w:val="18"/>
                    <w:szCs w:val="18"/>
                  </w:rPr>
                </w:rPrChange>
              </w:rPr>
              <w:pPrChange w:id="1478" w:author="Danny" w:date="2026-10-02T14:23:00Z">
                <w:pPr>
                  <w:jc w:val="center"/>
                </w:pPr>
              </w:pPrChange>
            </w:pPr>
            <w:ins w:id="1479" w:author="Danny" w:date="2026-10-02T14:15:00Z">
              <w:r w:rsidRPr="000D0736">
                <w:rPr>
                  <w:rFonts w:ascii="Segoe UI Symbol" w:eastAsiaTheme="minorHAnsi" w:hAnsi="Segoe UI Symbol" w:cs="Calibri"/>
                  <w:kern w:val="2"/>
                  <w:sz w:val="14"/>
                  <w:szCs w:val="18"/>
                  <w14:ligatures w14:val="standardContextual"/>
                  <w:rPrChange w:id="148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5511BEE" w14:textId="77777777" w:rsidR="000D0736" w:rsidRPr="000D0736" w:rsidRDefault="000D0736">
            <w:pPr>
              <w:spacing w:line="276" w:lineRule="auto"/>
              <w:jc w:val="center"/>
              <w:rPr>
                <w:ins w:id="1481" w:author="Danny" w:date="2026-10-02T14:15:00Z"/>
                <w:rFonts w:ascii="Segoe UI Symbol" w:eastAsiaTheme="minorHAnsi" w:hAnsi="Segoe UI Symbol" w:cs="Calibri"/>
                <w:kern w:val="2"/>
                <w:sz w:val="14"/>
                <w:szCs w:val="18"/>
                <w14:ligatures w14:val="standardContextual"/>
                <w:rPrChange w:id="1482" w:author="Danny" w:date="2026-10-02T14:18:00Z">
                  <w:rPr>
                    <w:ins w:id="1483" w:author="Danny" w:date="2026-10-02T14:15:00Z"/>
                    <w:rFonts w:ascii="Segoe UI Symbol" w:hAnsi="Segoe UI Symbol" w:cs="Calibri"/>
                    <w:color w:val="000000"/>
                    <w:sz w:val="18"/>
                    <w:szCs w:val="18"/>
                  </w:rPr>
                </w:rPrChange>
              </w:rPr>
              <w:pPrChange w:id="1484" w:author="Danny" w:date="2026-10-02T14:23:00Z">
                <w:pPr>
                  <w:jc w:val="center"/>
                </w:pPr>
              </w:pPrChange>
            </w:pPr>
            <w:ins w:id="1485" w:author="Danny" w:date="2026-10-02T14:15:00Z">
              <w:r w:rsidRPr="000D0736">
                <w:rPr>
                  <w:rFonts w:ascii="Segoe UI Symbol" w:eastAsiaTheme="minorHAnsi" w:hAnsi="Segoe UI Symbol" w:cs="Calibri"/>
                  <w:kern w:val="2"/>
                  <w:sz w:val="14"/>
                  <w:szCs w:val="18"/>
                  <w14:ligatures w14:val="standardContextual"/>
                  <w:rPrChange w:id="148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3A9662E" w14:textId="77777777" w:rsidR="000D0736" w:rsidRPr="000D0736" w:rsidRDefault="000D0736">
            <w:pPr>
              <w:spacing w:line="276" w:lineRule="auto"/>
              <w:jc w:val="center"/>
              <w:rPr>
                <w:ins w:id="1487" w:author="Danny" w:date="2026-10-02T14:15:00Z"/>
                <w:rFonts w:ascii="Segoe UI Symbol" w:eastAsiaTheme="minorHAnsi" w:hAnsi="Segoe UI Symbol" w:cs="Calibri"/>
                <w:kern w:val="2"/>
                <w:sz w:val="14"/>
                <w:szCs w:val="18"/>
                <w14:ligatures w14:val="standardContextual"/>
                <w:rPrChange w:id="1488" w:author="Danny" w:date="2026-10-02T14:18:00Z">
                  <w:rPr>
                    <w:ins w:id="1489" w:author="Danny" w:date="2026-10-02T14:15:00Z"/>
                    <w:rFonts w:ascii="Segoe UI Symbol" w:hAnsi="Segoe UI Symbol" w:cs="Calibri"/>
                    <w:color w:val="000000"/>
                    <w:sz w:val="18"/>
                    <w:szCs w:val="18"/>
                  </w:rPr>
                </w:rPrChange>
              </w:rPr>
              <w:pPrChange w:id="1490" w:author="Danny" w:date="2026-10-02T14:23:00Z">
                <w:pPr>
                  <w:jc w:val="center"/>
                </w:pPr>
              </w:pPrChange>
            </w:pPr>
            <w:ins w:id="1491" w:author="Danny" w:date="2026-10-02T14:15:00Z">
              <w:r w:rsidRPr="000D0736">
                <w:rPr>
                  <w:rFonts w:ascii="Segoe UI Symbol" w:eastAsiaTheme="minorHAnsi" w:hAnsi="Segoe UI Symbol" w:cs="Calibri"/>
                  <w:kern w:val="2"/>
                  <w:sz w:val="14"/>
                  <w:szCs w:val="18"/>
                  <w14:ligatures w14:val="standardContextual"/>
                  <w:rPrChange w:id="149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4C1E20E" w14:textId="77777777" w:rsidR="000D0736" w:rsidRPr="000D0736" w:rsidRDefault="000D0736">
            <w:pPr>
              <w:spacing w:line="276" w:lineRule="auto"/>
              <w:jc w:val="center"/>
              <w:rPr>
                <w:ins w:id="1493" w:author="Danny" w:date="2026-10-02T14:15:00Z"/>
                <w:rFonts w:ascii="Segoe UI Symbol" w:eastAsiaTheme="minorHAnsi" w:hAnsi="Segoe UI Symbol" w:cs="Calibri"/>
                <w:kern w:val="2"/>
                <w:sz w:val="14"/>
                <w:szCs w:val="18"/>
                <w14:ligatures w14:val="standardContextual"/>
                <w:rPrChange w:id="1494" w:author="Danny" w:date="2026-10-02T14:18:00Z">
                  <w:rPr>
                    <w:ins w:id="1495" w:author="Danny" w:date="2026-10-02T14:15:00Z"/>
                    <w:rFonts w:ascii="Segoe UI Symbol" w:hAnsi="Segoe UI Symbol" w:cs="Calibri"/>
                    <w:color w:val="000000"/>
                    <w:sz w:val="18"/>
                    <w:szCs w:val="18"/>
                  </w:rPr>
                </w:rPrChange>
              </w:rPr>
              <w:pPrChange w:id="1496" w:author="Danny" w:date="2026-10-02T14:23:00Z">
                <w:pPr>
                  <w:jc w:val="center"/>
                </w:pPr>
              </w:pPrChange>
            </w:pPr>
            <w:ins w:id="1497" w:author="Danny" w:date="2026-10-02T14:15:00Z">
              <w:r w:rsidRPr="000D0736">
                <w:rPr>
                  <w:rFonts w:ascii="Segoe UI Symbol" w:eastAsiaTheme="minorHAnsi" w:hAnsi="Segoe UI Symbol" w:cs="Calibri"/>
                  <w:kern w:val="2"/>
                  <w:sz w:val="14"/>
                  <w:szCs w:val="18"/>
                  <w14:ligatures w14:val="standardContextual"/>
                  <w:rPrChange w:id="149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D0A09ED" w14:textId="77777777" w:rsidR="000D0736" w:rsidRPr="000D0736" w:rsidRDefault="000D0736">
            <w:pPr>
              <w:spacing w:line="276" w:lineRule="auto"/>
              <w:jc w:val="center"/>
              <w:rPr>
                <w:ins w:id="1499" w:author="Danny" w:date="2026-10-02T14:15:00Z"/>
                <w:rFonts w:ascii="Segoe UI Symbol" w:eastAsiaTheme="minorHAnsi" w:hAnsi="Segoe UI Symbol" w:cs="Calibri"/>
                <w:kern w:val="2"/>
                <w:sz w:val="14"/>
                <w:szCs w:val="18"/>
                <w14:ligatures w14:val="standardContextual"/>
                <w:rPrChange w:id="1500" w:author="Danny" w:date="2026-10-02T14:18:00Z">
                  <w:rPr>
                    <w:ins w:id="1501" w:author="Danny" w:date="2026-10-02T14:15:00Z"/>
                    <w:rFonts w:ascii="Segoe UI Symbol" w:hAnsi="Segoe UI Symbol" w:cs="Calibri"/>
                    <w:color w:val="000000"/>
                    <w:sz w:val="18"/>
                    <w:szCs w:val="18"/>
                  </w:rPr>
                </w:rPrChange>
              </w:rPr>
              <w:pPrChange w:id="1502" w:author="Danny" w:date="2026-10-02T14:23:00Z">
                <w:pPr>
                  <w:jc w:val="center"/>
                </w:pPr>
              </w:pPrChange>
            </w:pPr>
          </w:p>
        </w:tc>
        <w:tc>
          <w:tcPr>
            <w:tcW w:w="0" w:type="auto"/>
            <w:tcBorders>
              <w:top w:val="nil"/>
            </w:tcBorders>
            <w:shd w:val="clear" w:color="auto" w:fill="auto"/>
            <w:vAlign w:val="center"/>
            <w:hideMark/>
          </w:tcPr>
          <w:p w14:paraId="652BB6F1" w14:textId="77777777" w:rsidR="000D0736" w:rsidRPr="000D0736" w:rsidRDefault="000D0736">
            <w:pPr>
              <w:spacing w:line="276" w:lineRule="auto"/>
              <w:jc w:val="center"/>
              <w:rPr>
                <w:ins w:id="1503" w:author="Danny" w:date="2026-10-02T14:15:00Z"/>
                <w:rFonts w:ascii="Segoe UI Symbol" w:eastAsiaTheme="minorHAnsi" w:hAnsi="Segoe UI Symbol" w:cs="Calibri"/>
                <w:kern w:val="2"/>
                <w:sz w:val="14"/>
                <w:szCs w:val="18"/>
                <w14:ligatures w14:val="standardContextual"/>
                <w:rPrChange w:id="1504" w:author="Danny" w:date="2026-10-02T14:18:00Z">
                  <w:rPr>
                    <w:ins w:id="1505" w:author="Danny" w:date="2026-10-02T14:15:00Z"/>
                    <w:rFonts w:ascii="Segoe UI Symbol" w:hAnsi="Segoe UI Symbol" w:cs="Calibri"/>
                    <w:color w:val="000000"/>
                    <w:sz w:val="18"/>
                    <w:szCs w:val="18"/>
                  </w:rPr>
                </w:rPrChange>
              </w:rPr>
              <w:pPrChange w:id="1506" w:author="Danny" w:date="2026-10-02T14:23:00Z">
                <w:pPr>
                  <w:jc w:val="center"/>
                </w:pPr>
              </w:pPrChange>
            </w:pPr>
            <w:ins w:id="1507" w:author="Danny" w:date="2026-10-02T14:15:00Z">
              <w:r w:rsidRPr="000D0736">
                <w:rPr>
                  <w:rFonts w:ascii="Segoe UI Symbol" w:eastAsiaTheme="minorHAnsi" w:hAnsi="Segoe UI Symbol" w:cs="Calibri"/>
                  <w:kern w:val="2"/>
                  <w:sz w:val="14"/>
                  <w:szCs w:val="18"/>
                  <w14:ligatures w14:val="standardContextual"/>
                  <w:rPrChange w:id="150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9162054" w14:textId="77777777" w:rsidR="000D0736" w:rsidRPr="000D0736" w:rsidRDefault="000D0736">
            <w:pPr>
              <w:spacing w:line="276" w:lineRule="auto"/>
              <w:jc w:val="center"/>
              <w:rPr>
                <w:ins w:id="1509" w:author="Danny" w:date="2026-10-02T14:15:00Z"/>
                <w:rFonts w:ascii="Segoe UI Symbol" w:eastAsiaTheme="minorHAnsi" w:hAnsi="Segoe UI Symbol" w:cs="Calibri"/>
                <w:kern w:val="2"/>
                <w:sz w:val="14"/>
                <w:szCs w:val="18"/>
                <w14:ligatures w14:val="standardContextual"/>
                <w:rPrChange w:id="1510" w:author="Danny" w:date="2026-10-02T14:18:00Z">
                  <w:rPr>
                    <w:ins w:id="1511" w:author="Danny" w:date="2026-10-02T14:15:00Z"/>
                    <w:rFonts w:ascii="Segoe UI Symbol" w:hAnsi="Segoe UI Symbol" w:cs="Calibri"/>
                    <w:color w:val="000000"/>
                    <w:sz w:val="18"/>
                    <w:szCs w:val="18"/>
                  </w:rPr>
                </w:rPrChange>
              </w:rPr>
              <w:pPrChange w:id="1512" w:author="Danny" w:date="2026-10-02T14:23:00Z">
                <w:pPr>
                  <w:jc w:val="center"/>
                </w:pPr>
              </w:pPrChange>
            </w:pPr>
            <w:ins w:id="1513" w:author="Danny" w:date="2026-10-02T14:15:00Z">
              <w:r w:rsidRPr="000D0736">
                <w:rPr>
                  <w:rFonts w:ascii="Segoe UI Symbol" w:eastAsiaTheme="minorHAnsi" w:hAnsi="Segoe UI Symbol" w:cs="Calibri"/>
                  <w:kern w:val="2"/>
                  <w:sz w:val="14"/>
                  <w:szCs w:val="18"/>
                  <w14:ligatures w14:val="standardContextual"/>
                  <w:rPrChange w:id="151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0E31C1E" w14:textId="77777777" w:rsidR="000D0736" w:rsidRPr="000D0736" w:rsidRDefault="000D0736">
            <w:pPr>
              <w:spacing w:line="276" w:lineRule="auto"/>
              <w:jc w:val="center"/>
              <w:rPr>
                <w:ins w:id="1515" w:author="Danny" w:date="2026-10-02T14:15:00Z"/>
                <w:rFonts w:ascii="Segoe UI Symbol" w:eastAsiaTheme="minorHAnsi" w:hAnsi="Segoe UI Symbol" w:cs="Calibri"/>
                <w:kern w:val="2"/>
                <w:sz w:val="14"/>
                <w:szCs w:val="18"/>
                <w14:ligatures w14:val="standardContextual"/>
                <w:rPrChange w:id="1516" w:author="Danny" w:date="2026-10-02T14:18:00Z">
                  <w:rPr>
                    <w:ins w:id="1517" w:author="Danny" w:date="2026-10-02T14:15:00Z"/>
                    <w:rFonts w:ascii="Segoe UI Symbol" w:hAnsi="Segoe UI Symbol" w:cs="Calibri"/>
                    <w:color w:val="000000"/>
                    <w:sz w:val="18"/>
                    <w:szCs w:val="18"/>
                  </w:rPr>
                </w:rPrChange>
              </w:rPr>
              <w:pPrChange w:id="1518" w:author="Danny" w:date="2026-10-02T14:23:00Z">
                <w:pPr>
                  <w:jc w:val="center"/>
                </w:pPr>
              </w:pPrChange>
            </w:pPr>
            <w:ins w:id="1519" w:author="Danny" w:date="2026-10-02T14:15:00Z">
              <w:r w:rsidRPr="000D0736">
                <w:rPr>
                  <w:rFonts w:ascii="Segoe UI Symbol" w:eastAsiaTheme="minorHAnsi" w:hAnsi="Segoe UI Symbol" w:cs="Calibri"/>
                  <w:kern w:val="2"/>
                  <w:sz w:val="14"/>
                  <w:szCs w:val="18"/>
                  <w14:ligatures w14:val="standardContextual"/>
                  <w:rPrChange w:id="1520" w:author="Danny" w:date="2026-10-02T14:18:00Z">
                    <w:rPr>
                      <w:rFonts w:ascii="Segoe UI Symbol" w:hAnsi="Segoe UI Symbol" w:cs="Calibri"/>
                      <w:color w:val="000000"/>
                      <w:sz w:val="18"/>
                      <w:szCs w:val="18"/>
                    </w:rPr>
                  </w:rPrChange>
                </w:rPr>
                <w:t>✗</w:t>
              </w:r>
            </w:ins>
          </w:p>
        </w:tc>
      </w:tr>
      <w:tr w:rsidR="002A4041" w:rsidRPr="000718CF" w14:paraId="6BED8E9C" w14:textId="77777777" w:rsidTr="00107337">
        <w:trPr>
          <w:trHeight w:val="20"/>
          <w:ins w:id="1521" w:author="Danny" w:date="2026-10-02T14:15:00Z"/>
        </w:trPr>
        <w:tc>
          <w:tcPr>
            <w:tcW w:w="0" w:type="auto"/>
            <w:tcBorders>
              <w:top w:val="nil"/>
              <w:left w:val="nil"/>
              <w:bottom w:val="nil"/>
              <w:right w:val="nil"/>
            </w:tcBorders>
            <w:shd w:val="clear" w:color="auto" w:fill="auto"/>
            <w:vAlign w:val="center"/>
            <w:hideMark/>
          </w:tcPr>
          <w:p w14:paraId="07438429" w14:textId="77777777" w:rsidR="000D0736" w:rsidRPr="000D0736" w:rsidRDefault="000D0736">
            <w:pPr>
              <w:spacing w:line="276" w:lineRule="auto"/>
              <w:jc w:val="center"/>
              <w:rPr>
                <w:ins w:id="1522" w:author="Danny" w:date="2026-10-02T14:15:00Z"/>
                <w:rFonts w:eastAsiaTheme="minorHAnsi" w:cstheme="minorBidi"/>
                <w:kern w:val="2"/>
                <w:sz w:val="14"/>
                <w:szCs w:val="18"/>
                <w14:ligatures w14:val="standardContextual"/>
                <w:rPrChange w:id="1523" w:author="Danny" w:date="2026-10-02T14:18:00Z">
                  <w:rPr>
                    <w:ins w:id="1524" w:author="Danny" w:date="2026-10-02T14:15:00Z"/>
                    <w:color w:val="000000"/>
                    <w:sz w:val="18"/>
                    <w:szCs w:val="18"/>
                  </w:rPr>
                </w:rPrChange>
              </w:rPr>
              <w:pPrChange w:id="1525" w:author="Danny" w:date="2026-10-02T14:16:00Z">
                <w:pPr>
                  <w:jc w:val="center"/>
                </w:pPr>
              </w:pPrChange>
            </w:pPr>
            <w:ins w:id="1526" w:author="Danny" w:date="2026-10-02T14:15:00Z">
              <w:r w:rsidRPr="000D0736">
                <w:rPr>
                  <w:rFonts w:eastAsiaTheme="minorHAnsi" w:cstheme="minorBidi"/>
                  <w:kern w:val="2"/>
                  <w:sz w:val="14"/>
                  <w:szCs w:val="18"/>
                  <w14:ligatures w14:val="standardContextual"/>
                  <w:rPrChange w:id="1527" w:author="Danny" w:date="2026-10-02T14:18:00Z">
                    <w:rPr>
                      <w:color w:val="000000"/>
                      <w:sz w:val="18"/>
                      <w:szCs w:val="18"/>
                    </w:rPr>
                  </w:rPrChange>
                </w:rPr>
                <w:t>9</w:t>
              </w:r>
            </w:ins>
          </w:p>
        </w:tc>
        <w:tc>
          <w:tcPr>
            <w:tcW w:w="0" w:type="auto"/>
            <w:tcBorders>
              <w:top w:val="nil"/>
              <w:left w:val="nil"/>
              <w:bottom w:val="nil"/>
              <w:right w:val="nil"/>
            </w:tcBorders>
            <w:shd w:val="clear" w:color="auto" w:fill="auto"/>
            <w:vAlign w:val="center"/>
            <w:hideMark/>
          </w:tcPr>
          <w:p w14:paraId="4431D536" w14:textId="77777777" w:rsidR="000D0736" w:rsidRPr="000D0736" w:rsidRDefault="000D0736">
            <w:pPr>
              <w:spacing w:line="276" w:lineRule="auto"/>
              <w:rPr>
                <w:ins w:id="1528" w:author="Danny" w:date="2026-10-02T14:15:00Z"/>
                <w:rFonts w:eastAsiaTheme="minorHAnsi" w:cstheme="minorBidi"/>
                <w:kern w:val="2"/>
                <w:sz w:val="14"/>
                <w:szCs w:val="18"/>
                <w14:ligatures w14:val="standardContextual"/>
                <w:rPrChange w:id="1529" w:author="Danny" w:date="2026-10-02T14:18:00Z">
                  <w:rPr>
                    <w:ins w:id="1530" w:author="Danny" w:date="2026-10-02T14:15:00Z"/>
                    <w:color w:val="000000"/>
                    <w:sz w:val="18"/>
                    <w:szCs w:val="18"/>
                  </w:rPr>
                </w:rPrChange>
              </w:rPr>
              <w:pPrChange w:id="1531" w:author="Danny" w:date="2026-10-02T14:16:00Z">
                <w:pPr/>
              </w:pPrChange>
            </w:pPr>
            <w:ins w:id="1532" w:author="Danny" w:date="2026-10-02T14:15:00Z">
              <w:r w:rsidRPr="000D0736">
                <w:rPr>
                  <w:rFonts w:eastAsiaTheme="minorHAnsi" w:cstheme="minorBidi"/>
                  <w:kern w:val="2"/>
                  <w:sz w:val="14"/>
                  <w:szCs w:val="18"/>
                  <w14:ligatures w14:val="standardContextual"/>
                  <w:rPrChange w:id="1533" w:author="Danny" w:date="2026-10-02T14:18:00Z">
                    <w:rPr>
                      <w:color w:val="000000"/>
                      <w:sz w:val="18"/>
                      <w:szCs w:val="18"/>
                    </w:rPr>
                  </w:rPrChange>
                </w:rPr>
                <w:t>Barenius et al., 2010</w:t>
              </w:r>
            </w:ins>
          </w:p>
        </w:tc>
        <w:tc>
          <w:tcPr>
            <w:tcW w:w="0" w:type="auto"/>
            <w:tcBorders>
              <w:top w:val="nil"/>
              <w:left w:val="nil"/>
              <w:bottom w:val="nil"/>
              <w:right w:val="nil"/>
            </w:tcBorders>
            <w:shd w:val="clear" w:color="auto" w:fill="auto"/>
            <w:noWrap/>
            <w:vAlign w:val="bottom"/>
            <w:hideMark/>
          </w:tcPr>
          <w:p w14:paraId="46CD5AEC" w14:textId="77777777" w:rsidR="000D0736" w:rsidRPr="000D0736" w:rsidRDefault="000D0736">
            <w:pPr>
              <w:spacing w:line="276" w:lineRule="auto"/>
              <w:rPr>
                <w:ins w:id="1534" w:author="Danny" w:date="2026-10-02T14:15:00Z"/>
                <w:rFonts w:eastAsiaTheme="minorHAnsi" w:cstheme="minorBidi"/>
                <w:kern w:val="2"/>
                <w:sz w:val="14"/>
                <w:szCs w:val="18"/>
                <w14:ligatures w14:val="standardContextual"/>
                <w:rPrChange w:id="1535" w:author="Danny" w:date="2026-10-02T14:18:00Z">
                  <w:rPr>
                    <w:ins w:id="1536" w:author="Danny" w:date="2026-10-02T14:15:00Z"/>
                    <w:color w:val="000000"/>
                    <w:sz w:val="18"/>
                    <w:szCs w:val="18"/>
                  </w:rPr>
                </w:rPrChange>
              </w:rPr>
              <w:pPrChange w:id="1537" w:author="Danny" w:date="2026-10-02T14:16:00Z">
                <w:pPr/>
              </w:pPrChange>
            </w:pPr>
          </w:p>
        </w:tc>
        <w:tc>
          <w:tcPr>
            <w:tcW w:w="0" w:type="auto"/>
            <w:tcBorders>
              <w:top w:val="nil"/>
              <w:left w:val="nil"/>
              <w:bottom w:val="nil"/>
              <w:right w:val="nil"/>
            </w:tcBorders>
            <w:shd w:val="clear" w:color="auto" w:fill="auto"/>
            <w:vAlign w:val="center"/>
            <w:hideMark/>
          </w:tcPr>
          <w:p w14:paraId="4F25F590" w14:textId="77777777" w:rsidR="000D0736" w:rsidRPr="000D0736" w:rsidRDefault="000D0736">
            <w:pPr>
              <w:spacing w:line="276" w:lineRule="auto"/>
              <w:jc w:val="center"/>
              <w:rPr>
                <w:ins w:id="1538" w:author="Danny" w:date="2026-10-02T14:15:00Z"/>
                <w:rFonts w:eastAsiaTheme="minorHAnsi" w:cstheme="minorBidi"/>
                <w:kern w:val="2"/>
                <w:sz w:val="14"/>
                <w:szCs w:val="18"/>
                <w14:ligatures w14:val="standardContextual"/>
                <w:rPrChange w:id="1539" w:author="Danny" w:date="2026-10-02T14:18:00Z">
                  <w:rPr>
                    <w:ins w:id="1540" w:author="Danny" w:date="2026-10-02T14:15:00Z"/>
                    <w:color w:val="000000"/>
                    <w:sz w:val="18"/>
                    <w:szCs w:val="18"/>
                  </w:rPr>
                </w:rPrChange>
              </w:rPr>
              <w:pPrChange w:id="1541" w:author="Danny" w:date="2026-10-02T14:21:00Z">
                <w:pPr>
                  <w:jc w:val="center"/>
                </w:pPr>
              </w:pPrChange>
            </w:pPr>
            <w:ins w:id="1542" w:author="Danny" w:date="2026-10-02T14:15:00Z">
              <w:r w:rsidRPr="000D0736">
                <w:rPr>
                  <w:rFonts w:eastAsiaTheme="minorHAnsi" w:cstheme="minorBidi"/>
                  <w:kern w:val="2"/>
                  <w:sz w:val="14"/>
                  <w:szCs w:val="18"/>
                  <w14:ligatures w14:val="standardContextual"/>
                  <w:rPrChange w:id="1543"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7E4A6961" w14:textId="77777777" w:rsidR="000D0736" w:rsidRPr="000D0736" w:rsidRDefault="000D0736">
            <w:pPr>
              <w:spacing w:line="276" w:lineRule="auto"/>
              <w:jc w:val="center"/>
              <w:rPr>
                <w:ins w:id="1544" w:author="Danny" w:date="2026-10-02T14:15:00Z"/>
                <w:rFonts w:eastAsiaTheme="minorHAnsi" w:cstheme="minorBidi"/>
                <w:kern w:val="2"/>
                <w:sz w:val="14"/>
                <w:szCs w:val="18"/>
                <w14:ligatures w14:val="standardContextual"/>
                <w:rPrChange w:id="1545" w:author="Danny" w:date="2026-10-02T14:18:00Z">
                  <w:rPr>
                    <w:ins w:id="1546" w:author="Danny" w:date="2026-10-02T14:15:00Z"/>
                    <w:color w:val="000000"/>
                    <w:sz w:val="18"/>
                    <w:szCs w:val="18"/>
                  </w:rPr>
                </w:rPrChange>
              </w:rPr>
              <w:pPrChange w:id="1547" w:author="Danny" w:date="2026-10-02T14:21:00Z">
                <w:pPr>
                  <w:jc w:val="center"/>
                </w:pPr>
              </w:pPrChange>
            </w:pPr>
            <w:ins w:id="1548" w:author="Danny" w:date="2026-10-02T14:15:00Z">
              <w:r w:rsidRPr="000D0736">
                <w:rPr>
                  <w:rFonts w:eastAsiaTheme="minorHAnsi" w:cstheme="minorBidi"/>
                  <w:kern w:val="2"/>
                  <w:sz w:val="14"/>
                  <w:szCs w:val="18"/>
                  <w14:ligatures w14:val="standardContextual"/>
                  <w:rPrChange w:id="1549"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7B9A6CD" w14:textId="77777777" w:rsidR="000D0736" w:rsidRPr="000D0736" w:rsidRDefault="000D0736">
            <w:pPr>
              <w:spacing w:line="276" w:lineRule="auto"/>
              <w:jc w:val="center"/>
              <w:rPr>
                <w:ins w:id="1550" w:author="Danny" w:date="2026-10-02T14:15:00Z"/>
                <w:rFonts w:eastAsiaTheme="minorHAnsi" w:cstheme="minorBidi"/>
                <w:kern w:val="2"/>
                <w:sz w:val="14"/>
                <w:szCs w:val="18"/>
                <w14:ligatures w14:val="standardContextual"/>
                <w:rPrChange w:id="1551" w:author="Danny" w:date="2026-10-02T14:18:00Z">
                  <w:rPr>
                    <w:ins w:id="1552" w:author="Danny" w:date="2026-10-02T14:15:00Z"/>
                    <w:color w:val="000000"/>
                    <w:sz w:val="18"/>
                    <w:szCs w:val="18"/>
                  </w:rPr>
                </w:rPrChange>
              </w:rPr>
              <w:pPrChange w:id="1553" w:author="Danny" w:date="2026-10-02T14:21:00Z">
                <w:pPr>
                  <w:jc w:val="center"/>
                </w:pPr>
              </w:pPrChange>
            </w:pPr>
          </w:p>
        </w:tc>
        <w:tc>
          <w:tcPr>
            <w:tcW w:w="0" w:type="auto"/>
            <w:tcBorders>
              <w:top w:val="nil"/>
              <w:left w:val="nil"/>
              <w:bottom w:val="nil"/>
              <w:right w:val="nil"/>
            </w:tcBorders>
            <w:shd w:val="clear" w:color="auto" w:fill="auto"/>
            <w:vAlign w:val="center"/>
            <w:hideMark/>
          </w:tcPr>
          <w:p w14:paraId="7840C3FC" w14:textId="77777777" w:rsidR="000D0736" w:rsidRPr="000D0736" w:rsidRDefault="000D0736">
            <w:pPr>
              <w:spacing w:line="276" w:lineRule="auto"/>
              <w:jc w:val="center"/>
              <w:rPr>
                <w:ins w:id="1554" w:author="Danny" w:date="2026-10-02T14:15:00Z"/>
                <w:rFonts w:eastAsiaTheme="minorHAnsi" w:cstheme="minorBidi"/>
                <w:kern w:val="2"/>
                <w:sz w:val="14"/>
                <w:szCs w:val="18"/>
                <w14:ligatures w14:val="standardContextual"/>
                <w:rPrChange w:id="1555" w:author="Danny" w:date="2026-10-02T14:18:00Z">
                  <w:rPr>
                    <w:ins w:id="1556" w:author="Danny" w:date="2026-10-02T14:15:00Z"/>
                    <w:color w:val="000000"/>
                    <w:sz w:val="18"/>
                    <w:szCs w:val="18"/>
                  </w:rPr>
                </w:rPrChange>
              </w:rPr>
              <w:pPrChange w:id="1557" w:author="Danny" w:date="2026-10-02T14:21:00Z">
                <w:pPr>
                  <w:jc w:val="center"/>
                </w:pPr>
              </w:pPrChange>
            </w:pPr>
            <w:ins w:id="1558" w:author="Danny" w:date="2026-10-02T14:15:00Z">
              <w:r w:rsidRPr="000D0736">
                <w:rPr>
                  <w:rFonts w:eastAsiaTheme="minorHAnsi" w:cstheme="minorBidi"/>
                  <w:kern w:val="2"/>
                  <w:sz w:val="14"/>
                  <w:szCs w:val="18"/>
                  <w14:ligatures w14:val="standardContextual"/>
                  <w:rPrChange w:id="1559" w:author="Danny" w:date="2026-10-02T14:18:00Z">
                    <w:rPr>
                      <w:color w:val="000000"/>
                      <w:sz w:val="18"/>
                      <w:szCs w:val="18"/>
                    </w:rPr>
                  </w:rPrChange>
                </w:rPr>
                <w:t>34.0 ± 7.9</w:t>
              </w:r>
            </w:ins>
          </w:p>
        </w:tc>
        <w:tc>
          <w:tcPr>
            <w:tcW w:w="0" w:type="auto"/>
            <w:tcBorders>
              <w:top w:val="nil"/>
              <w:left w:val="nil"/>
              <w:bottom w:val="nil"/>
              <w:right w:val="nil"/>
            </w:tcBorders>
            <w:shd w:val="clear" w:color="auto" w:fill="auto"/>
            <w:vAlign w:val="center"/>
            <w:hideMark/>
          </w:tcPr>
          <w:p w14:paraId="67AB9F9E" w14:textId="77777777" w:rsidR="000D0736" w:rsidRPr="000D0736" w:rsidRDefault="000D0736">
            <w:pPr>
              <w:spacing w:line="276" w:lineRule="auto"/>
              <w:jc w:val="center"/>
              <w:rPr>
                <w:ins w:id="1560" w:author="Danny" w:date="2026-10-02T14:15:00Z"/>
                <w:rFonts w:eastAsiaTheme="minorHAnsi" w:cstheme="minorBidi"/>
                <w:kern w:val="2"/>
                <w:sz w:val="14"/>
                <w:szCs w:val="18"/>
                <w14:ligatures w14:val="standardContextual"/>
                <w:rPrChange w:id="1561" w:author="Danny" w:date="2026-10-02T14:18:00Z">
                  <w:rPr>
                    <w:ins w:id="1562" w:author="Danny" w:date="2026-10-02T14:15:00Z"/>
                    <w:color w:val="000000"/>
                    <w:sz w:val="18"/>
                    <w:szCs w:val="18"/>
                  </w:rPr>
                </w:rPrChange>
              </w:rPr>
              <w:pPrChange w:id="1563" w:author="Danny" w:date="2026-10-02T14:21:00Z">
                <w:pPr>
                  <w:jc w:val="center"/>
                </w:pPr>
              </w:pPrChange>
            </w:pPr>
          </w:p>
        </w:tc>
        <w:tc>
          <w:tcPr>
            <w:tcW w:w="0" w:type="auto"/>
            <w:tcBorders>
              <w:top w:val="nil"/>
              <w:left w:val="nil"/>
              <w:bottom w:val="nil"/>
              <w:right w:val="nil"/>
            </w:tcBorders>
            <w:shd w:val="clear" w:color="auto" w:fill="auto"/>
            <w:vAlign w:val="center"/>
            <w:hideMark/>
          </w:tcPr>
          <w:p w14:paraId="3E176104" w14:textId="77777777" w:rsidR="000D0736" w:rsidRPr="000D0736" w:rsidRDefault="000D0736">
            <w:pPr>
              <w:spacing w:line="276" w:lineRule="auto"/>
              <w:jc w:val="center"/>
              <w:rPr>
                <w:ins w:id="1564" w:author="Danny" w:date="2026-10-02T14:15:00Z"/>
                <w:rFonts w:eastAsiaTheme="minorHAnsi" w:cstheme="minorBidi"/>
                <w:kern w:val="2"/>
                <w:sz w:val="14"/>
                <w:szCs w:val="18"/>
                <w14:ligatures w14:val="standardContextual"/>
                <w:rPrChange w:id="1565" w:author="Danny" w:date="2026-10-02T14:18:00Z">
                  <w:rPr>
                    <w:ins w:id="1566" w:author="Danny" w:date="2026-10-02T14:15:00Z"/>
                    <w:color w:val="000000"/>
                    <w:sz w:val="18"/>
                    <w:szCs w:val="18"/>
                  </w:rPr>
                </w:rPrChange>
              </w:rPr>
              <w:pPrChange w:id="1567" w:author="Danny" w:date="2026-10-02T14:21:00Z">
                <w:pPr>
                  <w:jc w:val="center"/>
                </w:pPr>
              </w:pPrChange>
            </w:pPr>
            <w:ins w:id="1568" w:author="Danny" w:date="2026-10-02T14:15:00Z">
              <w:r w:rsidRPr="000D0736">
                <w:rPr>
                  <w:rFonts w:eastAsiaTheme="minorHAnsi" w:cstheme="minorBidi"/>
                  <w:kern w:val="2"/>
                  <w:sz w:val="14"/>
                  <w:szCs w:val="18"/>
                  <w14:ligatures w14:val="standardContextual"/>
                  <w:rPrChange w:id="1569" w:author="Danny" w:date="2026-10-02T14:18:00Z">
                    <w:rPr>
                      <w:color w:val="000000"/>
                      <w:sz w:val="18"/>
                      <w:szCs w:val="18"/>
                    </w:rPr>
                  </w:rPrChange>
                </w:rPr>
                <w:t>153</w:t>
              </w:r>
            </w:ins>
          </w:p>
        </w:tc>
        <w:tc>
          <w:tcPr>
            <w:tcW w:w="0" w:type="auto"/>
            <w:tcBorders>
              <w:top w:val="nil"/>
              <w:left w:val="nil"/>
              <w:bottom w:val="nil"/>
              <w:right w:val="nil"/>
            </w:tcBorders>
            <w:shd w:val="clear" w:color="auto" w:fill="auto"/>
            <w:vAlign w:val="center"/>
            <w:hideMark/>
          </w:tcPr>
          <w:p w14:paraId="21F1B085" w14:textId="77777777" w:rsidR="000D0736" w:rsidRPr="000D0736" w:rsidRDefault="000D0736">
            <w:pPr>
              <w:spacing w:line="276" w:lineRule="auto"/>
              <w:jc w:val="center"/>
              <w:rPr>
                <w:ins w:id="1570" w:author="Danny" w:date="2026-10-02T14:15:00Z"/>
                <w:rFonts w:eastAsiaTheme="minorHAnsi" w:cstheme="minorBidi"/>
                <w:kern w:val="2"/>
                <w:sz w:val="14"/>
                <w:szCs w:val="18"/>
                <w14:ligatures w14:val="standardContextual"/>
                <w:rPrChange w:id="1571" w:author="Danny" w:date="2026-10-02T14:18:00Z">
                  <w:rPr>
                    <w:ins w:id="1572" w:author="Danny" w:date="2026-10-02T14:15:00Z"/>
                    <w:color w:val="000000"/>
                    <w:sz w:val="18"/>
                    <w:szCs w:val="18"/>
                  </w:rPr>
                </w:rPrChange>
              </w:rPr>
              <w:pPrChange w:id="1573" w:author="Danny" w:date="2026-10-02T14:21:00Z">
                <w:pPr>
                  <w:jc w:val="center"/>
                </w:pPr>
              </w:pPrChange>
            </w:pPr>
            <w:ins w:id="1574" w:author="Danny" w:date="2026-10-02T14:15:00Z">
              <w:r w:rsidRPr="000D0736">
                <w:rPr>
                  <w:rFonts w:eastAsiaTheme="minorHAnsi" w:cstheme="minorBidi"/>
                  <w:kern w:val="2"/>
                  <w:sz w:val="14"/>
                  <w:szCs w:val="18"/>
                  <w14:ligatures w14:val="standardContextual"/>
                  <w:rPrChange w:id="1575" w:author="Danny" w:date="2026-10-02T14:18:00Z">
                    <w:rPr>
                      <w:color w:val="000000"/>
                      <w:sz w:val="18"/>
                      <w:szCs w:val="18"/>
                    </w:rPr>
                  </w:rPrChange>
                </w:rPr>
                <w:t>89</w:t>
              </w:r>
            </w:ins>
          </w:p>
        </w:tc>
        <w:tc>
          <w:tcPr>
            <w:tcW w:w="0" w:type="auto"/>
            <w:tcBorders>
              <w:top w:val="nil"/>
              <w:left w:val="nil"/>
              <w:bottom w:val="nil"/>
              <w:right w:val="nil"/>
            </w:tcBorders>
            <w:shd w:val="clear" w:color="auto" w:fill="auto"/>
            <w:vAlign w:val="center"/>
            <w:hideMark/>
          </w:tcPr>
          <w:p w14:paraId="500D9E88" w14:textId="77777777" w:rsidR="000D0736" w:rsidRPr="000D0736" w:rsidRDefault="000D0736">
            <w:pPr>
              <w:spacing w:line="276" w:lineRule="auto"/>
              <w:jc w:val="center"/>
              <w:rPr>
                <w:ins w:id="1576" w:author="Danny" w:date="2026-10-02T14:15:00Z"/>
                <w:rFonts w:eastAsiaTheme="minorHAnsi" w:cstheme="minorBidi"/>
                <w:kern w:val="2"/>
                <w:sz w:val="14"/>
                <w:szCs w:val="18"/>
                <w14:ligatures w14:val="standardContextual"/>
                <w:rPrChange w:id="1577" w:author="Danny" w:date="2026-10-02T14:18:00Z">
                  <w:rPr>
                    <w:ins w:id="1578" w:author="Danny" w:date="2026-10-02T14:15:00Z"/>
                    <w:color w:val="000000"/>
                    <w:sz w:val="18"/>
                    <w:szCs w:val="18"/>
                  </w:rPr>
                </w:rPrChange>
              </w:rPr>
              <w:pPrChange w:id="1579" w:author="Danny" w:date="2026-10-02T14:21:00Z">
                <w:pPr>
                  <w:jc w:val="center"/>
                </w:pPr>
              </w:pPrChange>
            </w:pPr>
            <w:ins w:id="1580" w:author="Danny" w:date="2026-10-02T14:15:00Z">
              <w:r w:rsidRPr="000D0736">
                <w:rPr>
                  <w:rFonts w:eastAsiaTheme="minorHAnsi" w:cstheme="minorBidi"/>
                  <w:kern w:val="2"/>
                  <w:sz w:val="14"/>
                  <w:szCs w:val="18"/>
                  <w14:ligatures w14:val="standardContextual"/>
                  <w:rPrChange w:id="1581" w:author="Danny" w:date="2026-10-02T14:18:00Z">
                    <w:rPr>
                      <w:color w:val="000000"/>
                      <w:sz w:val="18"/>
                      <w:szCs w:val="18"/>
                    </w:rPr>
                  </w:rPrChange>
                </w:rPr>
                <w:t>64</w:t>
              </w:r>
            </w:ins>
          </w:p>
        </w:tc>
        <w:tc>
          <w:tcPr>
            <w:tcW w:w="0" w:type="auto"/>
            <w:tcBorders>
              <w:top w:val="nil"/>
              <w:left w:val="nil"/>
              <w:bottom w:val="nil"/>
              <w:right w:val="nil"/>
            </w:tcBorders>
            <w:shd w:val="clear" w:color="auto" w:fill="auto"/>
            <w:noWrap/>
            <w:vAlign w:val="center"/>
            <w:hideMark/>
          </w:tcPr>
          <w:p w14:paraId="3587946F" w14:textId="77777777" w:rsidR="000D0736" w:rsidRPr="000D0736" w:rsidRDefault="000D0736">
            <w:pPr>
              <w:spacing w:line="276" w:lineRule="auto"/>
              <w:jc w:val="center"/>
              <w:rPr>
                <w:ins w:id="1582" w:author="Danny" w:date="2026-10-02T14:15:00Z"/>
                <w:rFonts w:eastAsiaTheme="minorHAnsi" w:cstheme="minorBidi"/>
                <w:kern w:val="2"/>
                <w:sz w:val="14"/>
                <w:szCs w:val="18"/>
                <w14:ligatures w14:val="standardContextual"/>
                <w:rPrChange w:id="1583" w:author="Danny" w:date="2026-10-02T14:18:00Z">
                  <w:rPr>
                    <w:ins w:id="1584" w:author="Danny" w:date="2026-10-02T14:15:00Z"/>
                    <w:color w:val="000000"/>
                    <w:sz w:val="18"/>
                    <w:szCs w:val="18"/>
                  </w:rPr>
                </w:rPrChange>
              </w:rPr>
              <w:pPrChange w:id="1585" w:author="Danny" w:date="2026-10-02T14:21:00Z">
                <w:pPr>
                  <w:jc w:val="center"/>
                </w:pPr>
              </w:pPrChange>
            </w:pPr>
          </w:p>
        </w:tc>
        <w:tc>
          <w:tcPr>
            <w:tcW w:w="0" w:type="auto"/>
            <w:tcBorders>
              <w:top w:val="nil"/>
              <w:left w:val="nil"/>
              <w:bottom w:val="nil"/>
              <w:right w:val="nil"/>
            </w:tcBorders>
            <w:shd w:val="clear" w:color="auto" w:fill="auto"/>
            <w:vAlign w:val="center"/>
            <w:hideMark/>
          </w:tcPr>
          <w:p w14:paraId="2D5635AD" w14:textId="77777777" w:rsidR="000D0736" w:rsidRPr="000D0736" w:rsidRDefault="000D0736">
            <w:pPr>
              <w:spacing w:line="276" w:lineRule="auto"/>
              <w:jc w:val="center"/>
              <w:rPr>
                <w:ins w:id="1586" w:author="Danny" w:date="2026-10-02T14:15:00Z"/>
                <w:rFonts w:eastAsiaTheme="minorHAnsi" w:cstheme="minorBidi"/>
                <w:kern w:val="2"/>
                <w:sz w:val="14"/>
                <w:szCs w:val="18"/>
                <w14:ligatures w14:val="standardContextual"/>
                <w:rPrChange w:id="1587" w:author="Danny" w:date="2026-10-02T14:18:00Z">
                  <w:rPr>
                    <w:ins w:id="1588" w:author="Danny" w:date="2026-10-02T14:15:00Z"/>
                    <w:color w:val="000000"/>
                    <w:sz w:val="18"/>
                    <w:szCs w:val="18"/>
                  </w:rPr>
                </w:rPrChange>
              </w:rPr>
              <w:pPrChange w:id="1589" w:author="Danny" w:date="2026-10-02T14:21:00Z">
                <w:pPr>
                  <w:jc w:val="center"/>
                </w:pPr>
              </w:pPrChange>
            </w:pPr>
            <w:ins w:id="1590" w:author="Danny" w:date="2026-10-02T14:15:00Z">
              <w:r w:rsidRPr="000D0736">
                <w:rPr>
                  <w:rFonts w:eastAsiaTheme="minorHAnsi" w:cstheme="minorBidi"/>
                  <w:kern w:val="2"/>
                  <w:sz w:val="14"/>
                  <w:szCs w:val="18"/>
                  <w14:ligatures w14:val="standardContextual"/>
                  <w:rPrChange w:id="1591" w:author="Danny" w:date="2026-10-02T14:18:00Z">
                    <w:rPr>
                      <w:color w:val="000000"/>
                      <w:sz w:val="18"/>
                      <w:szCs w:val="18"/>
                    </w:rPr>
                  </w:rPrChange>
                </w:rPr>
                <w:t>96</w:t>
              </w:r>
            </w:ins>
          </w:p>
        </w:tc>
        <w:tc>
          <w:tcPr>
            <w:tcW w:w="0" w:type="auto"/>
            <w:tcBorders>
              <w:top w:val="nil"/>
              <w:left w:val="nil"/>
              <w:bottom w:val="nil"/>
              <w:right w:val="nil"/>
            </w:tcBorders>
            <w:shd w:val="clear" w:color="auto" w:fill="auto"/>
            <w:vAlign w:val="center"/>
            <w:hideMark/>
          </w:tcPr>
          <w:p w14:paraId="5F55EF09" w14:textId="77777777" w:rsidR="000D0736" w:rsidRPr="000D0736" w:rsidRDefault="000D0736">
            <w:pPr>
              <w:spacing w:line="276" w:lineRule="auto"/>
              <w:jc w:val="center"/>
              <w:rPr>
                <w:ins w:id="1592" w:author="Danny" w:date="2026-10-02T14:15:00Z"/>
                <w:rFonts w:eastAsiaTheme="minorHAnsi" w:cstheme="minorBidi"/>
                <w:kern w:val="2"/>
                <w:sz w:val="14"/>
                <w:szCs w:val="18"/>
                <w14:ligatures w14:val="standardContextual"/>
                <w:rPrChange w:id="1593" w:author="Danny" w:date="2026-10-02T14:18:00Z">
                  <w:rPr>
                    <w:ins w:id="1594" w:author="Danny" w:date="2026-10-02T14:15:00Z"/>
                    <w:color w:val="000000"/>
                    <w:sz w:val="18"/>
                    <w:szCs w:val="18"/>
                  </w:rPr>
                </w:rPrChange>
              </w:rPr>
              <w:pPrChange w:id="1595" w:author="Danny" w:date="2026-10-02T14:21:00Z">
                <w:pPr>
                  <w:jc w:val="center"/>
                </w:pPr>
              </w:pPrChange>
            </w:pPr>
            <w:ins w:id="1596" w:author="Danny" w:date="2026-10-02T14:15:00Z">
              <w:r w:rsidRPr="000D0736">
                <w:rPr>
                  <w:rFonts w:eastAsiaTheme="minorHAnsi" w:cstheme="minorBidi"/>
                  <w:kern w:val="2"/>
                  <w:sz w:val="14"/>
                  <w:szCs w:val="18"/>
                  <w14:ligatures w14:val="standardContextual"/>
                  <w:rPrChange w:id="1597" w:author="Danny" w:date="2026-10-02T14:18:00Z">
                    <w:rPr>
                      <w:color w:val="000000"/>
                      <w:sz w:val="18"/>
                      <w:szCs w:val="18"/>
                    </w:rPr>
                  </w:rPrChange>
                </w:rPr>
                <w:t>8</w:t>
              </w:r>
            </w:ins>
          </w:p>
        </w:tc>
        <w:tc>
          <w:tcPr>
            <w:tcW w:w="0" w:type="auto"/>
            <w:tcBorders>
              <w:top w:val="nil"/>
              <w:left w:val="nil"/>
              <w:bottom w:val="nil"/>
              <w:right w:val="nil"/>
            </w:tcBorders>
            <w:shd w:val="clear" w:color="auto" w:fill="auto"/>
            <w:vAlign w:val="center"/>
            <w:hideMark/>
          </w:tcPr>
          <w:p w14:paraId="7EC00727" w14:textId="77777777" w:rsidR="000D0736" w:rsidRPr="000D0736" w:rsidRDefault="000D0736">
            <w:pPr>
              <w:spacing w:line="276" w:lineRule="auto"/>
              <w:jc w:val="center"/>
              <w:rPr>
                <w:ins w:id="1598" w:author="Danny" w:date="2026-10-02T14:15:00Z"/>
                <w:rFonts w:eastAsiaTheme="minorHAnsi" w:cstheme="minorBidi"/>
                <w:kern w:val="2"/>
                <w:sz w:val="14"/>
                <w:szCs w:val="18"/>
                <w14:ligatures w14:val="standardContextual"/>
                <w:rPrChange w:id="1599" w:author="Danny" w:date="2026-10-02T14:18:00Z">
                  <w:rPr>
                    <w:ins w:id="1600" w:author="Danny" w:date="2026-10-02T14:15:00Z"/>
                    <w:color w:val="000000"/>
                    <w:sz w:val="18"/>
                    <w:szCs w:val="18"/>
                  </w:rPr>
                </w:rPrChange>
              </w:rPr>
              <w:pPrChange w:id="1601" w:author="Danny" w:date="2026-10-02T14:21:00Z">
                <w:pPr>
                  <w:jc w:val="center"/>
                </w:pPr>
              </w:pPrChange>
            </w:pPr>
            <w:ins w:id="1602" w:author="Danny" w:date="2026-10-02T14:15:00Z">
              <w:r w:rsidRPr="000D0736">
                <w:rPr>
                  <w:rFonts w:eastAsiaTheme="minorHAnsi" w:cstheme="minorBidi"/>
                  <w:kern w:val="2"/>
                  <w:sz w:val="14"/>
                  <w:szCs w:val="18"/>
                  <w14:ligatures w14:val="standardContextual"/>
                  <w:rPrChange w:id="1603"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27DF7009" w14:textId="77777777" w:rsidR="000D0736" w:rsidRPr="000D0736" w:rsidRDefault="000D0736">
            <w:pPr>
              <w:spacing w:line="276" w:lineRule="auto"/>
              <w:rPr>
                <w:ins w:id="1604" w:author="Danny" w:date="2026-10-02T14:15:00Z"/>
                <w:rFonts w:eastAsiaTheme="minorHAnsi" w:cstheme="minorBidi"/>
                <w:kern w:val="2"/>
                <w:sz w:val="14"/>
                <w:szCs w:val="18"/>
                <w14:ligatures w14:val="standardContextual"/>
                <w:rPrChange w:id="1605" w:author="Danny" w:date="2026-10-02T14:18:00Z">
                  <w:rPr>
                    <w:ins w:id="1606" w:author="Danny" w:date="2026-10-02T14:15:00Z"/>
                    <w:color w:val="000000"/>
                    <w:sz w:val="18"/>
                    <w:szCs w:val="18"/>
                  </w:rPr>
                </w:rPrChange>
              </w:rPr>
              <w:pPrChange w:id="1607" w:author="Danny" w:date="2026-10-02T14:16:00Z">
                <w:pPr>
                  <w:jc w:val="center"/>
                </w:pPr>
              </w:pPrChange>
            </w:pPr>
          </w:p>
        </w:tc>
        <w:tc>
          <w:tcPr>
            <w:tcW w:w="0" w:type="auto"/>
            <w:tcBorders>
              <w:top w:val="nil"/>
            </w:tcBorders>
            <w:shd w:val="clear" w:color="auto" w:fill="auto"/>
            <w:vAlign w:val="center"/>
            <w:hideMark/>
          </w:tcPr>
          <w:p w14:paraId="41D9CF54" w14:textId="77777777" w:rsidR="000D0736" w:rsidRPr="000D0736" w:rsidRDefault="000D0736">
            <w:pPr>
              <w:spacing w:line="276" w:lineRule="auto"/>
              <w:jc w:val="center"/>
              <w:rPr>
                <w:ins w:id="1608" w:author="Danny" w:date="2026-10-02T14:15:00Z"/>
                <w:rFonts w:ascii="Segoe UI Symbol" w:eastAsiaTheme="minorHAnsi" w:hAnsi="Segoe UI Symbol" w:cs="Calibri"/>
                <w:kern w:val="2"/>
                <w:sz w:val="14"/>
                <w:szCs w:val="18"/>
                <w14:ligatures w14:val="standardContextual"/>
                <w:rPrChange w:id="1609" w:author="Danny" w:date="2026-10-02T14:18:00Z">
                  <w:rPr>
                    <w:ins w:id="1610" w:author="Danny" w:date="2026-10-02T14:15:00Z"/>
                    <w:rFonts w:ascii="Segoe UI Symbol" w:hAnsi="Segoe UI Symbol" w:cs="Calibri"/>
                    <w:color w:val="000000"/>
                    <w:sz w:val="18"/>
                    <w:szCs w:val="18"/>
                  </w:rPr>
                </w:rPrChange>
              </w:rPr>
              <w:pPrChange w:id="1611" w:author="Danny" w:date="2026-10-02T14:23:00Z">
                <w:pPr>
                  <w:jc w:val="center"/>
                </w:pPr>
              </w:pPrChange>
            </w:pPr>
            <w:ins w:id="1612" w:author="Danny" w:date="2026-10-02T14:15:00Z">
              <w:r w:rsidRPr="000D0736">
                <w:rPr>
                  <w:rFonts w:ascii="Segoe UI Symbol" w:eastAsiaTheme="minorHAnsi" w:hAnsi="Segoe UI Symbol" w:cs="Calibri"/>
                  <w:kern w:val="2"/>
                  <w:sz w:val="14"/>
                  <w:szCs w:val="18"/>
                  <w14:ligatures w14:val="standardContextual"/>
                  <w:rPrChange w:id="161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BF39CFC" w14:textId="77777777" w:rsidR="000D0736" w:rsidRPr="000D0736" w:rsidRDefault="000D0736">
            <w:pPr>
              <w:spacing w:line="276" w:lineRule="auto"/>
              <w:jc w:val="center"/>
              <w:rPr>
                <w:ins w:id="1614" w:author="Danny" w:date="2026-10-02T14:15:00Z"/>
                <w:rFonts w:ascii="Segoe UI Symbol" w:eastAsiaTheme="minorHAnsi" w:hAnsi="Segoe UI Symbol" w:cs="Calibri"/>
                <w:kern w:val="2"/>
                <w:sz w:val="14"/>
                <w:szCs w:val="18"/>
                <w14:ligatures w14:val="standardContextual"/>
                <w:rPrChange w:id="1615" w:author="Danny" w:date="2026-10-02T14:18:00Z">
                  <w:rPr>
                    <w:ins w:id="1616" w:author="Danny" w:date="2026-10-02T14:15:00Z"/>
                    <w:rFonts w:ascii="Segoe UI Symbol" w:hAnsi="Segoe UI Symbol" w:cs="Calibri"/>
                    <w:color w:val="000000"/>
                    <w:sz w:val="18"/>
                    <w:szCs w:val="18"/>
                  </w:rPr>
                </w:rPrChange>
              </w:rPr>
              <w:pPrChange w:id="1617" w:author="Danny" w:date="2026-10-02T14:23:00Z">
                <w:pPr>
                  <w:jc w:val="center"/>
                </w:pPr>
              </w:pPrChange>
            </w:pPr>
            <w:ins w:id="1618" w:author="Danny" w:date="2026-10-02T14:15:00Z">
              <w:r w:rsidRPr="000D0736">
                <w:rPr>
                  <w:rFonts w:ascii="Segoe UI Symbol" w:eastAsiaTheme="minorHAnsi" w:hAnsi="Segoe UI Symbol" w:cs="Calibri"/>
                  <w:kern w:val="2"/>
                  <w:sz w:val="14"/>
                  <w:szCs w:val="18"/>
                  <w14:ligatures w14:val="standardContextual"/>
                  <w:rPrChange w:id="161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BDA56BA" w14:textId="77777777" w:rsidR="000D0736" w:rsidRPr="000D0736" w:rsidRDefault="000D0736">
            <w:pPr>
              <w:spacing w:line="276" w:lineRule="auto"/>
              <w:jc w:val="center"/>
              <w:rPr>
                <w:ins w:id="1620" w:author="Danny" w:date="2026-10-02T14:15:00Z"/>
                <w:rFonts w:ascii="Segoe UI Symbol" w:eastAsiaTheme="minorHAnsi" w:hAnsi="Segoe UI Symbol" w:cs="Calibri"/>
                <w:kern w:val="2"/>
                <w:sz w:val="14"/>
                <w:szCs w:val="18"/>
                <w14:ligatures w14:val="standardContextual"/>
                <w:rPrChange w:id="1621" w:author="Danny" w:date="2026-10-02T14:18:00Z">
                  <w:rPr>
                    <w:ins w:id="1622" w:author="Danny" w:date="2026-10-02T14:15:00Z"/>
                    <w:rFonts w:ascii="Segoe UI Symbol" w:hAnsi="Segoe UI Symbol" w:cs="Calibri"/>
                    <w:color w:val="000000"/>
                    <w:sz w:val="18"/>
                    <w:szCs w:val="18"/>
                  </w:rPr>
                </w:rPrChange>
              </w:rPr>
              <w:pPrChange w:id="1623" w:author="Danny" w:date="2026-10-02T14:23:00Z">
                <w:pPr>
                  <w:jc w:val="center"/>
                </w:pPr>
              </w:pPrChange>
            </w:pPr>
            <w:ins w:id="1624" w:author="Danny" w:date="2026-10-02T14:15:00Z">
              <w:r w:rsidRPr="000D0736">
                <w:rPr>
                  <w:rFonts w:ascii="Segoe UI Symbol" w:eastAsiaTheme="minorHAnsi" w:hAnsi="Segoe UI Symbol" w:cs="Calibri"/>
                  <w:kern w:val="2"/>
                  <w:sz w:val="14"/>
                  <w:szCs w:val="18"/>
                  <w14:ligatures w14:val="standardContextual"/>
                  <w:rPrChange w:id="162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23DD59D" w14:textId="77777777" w:rsidR="000D0736" w:rsidRPr="000D0736" w:rsidRDefault="000D0736">
            <w:pPr>
              <w:spacing w:line="276" w:lineRule="auto"/>
              <w:jc w:val="center"/>
              <w:rPr>
                <w:ins w:id="1626" w:author="Danny" w:date="2026-10-02T14:15:00Z"/>
                <w:rFonts w:ascii="Segoe UI Symbol" w:eastAsiaTheme="minorHAnsi" w:hAnsi="Segoe UI Symbol" w:cs="Calibri"/>
                <w:kern w:val="2"/>
                <w:sz w:val="14"/>
                <w:szCs w:val="18"/>
                <w14:ligatures w14:val="standardContextual"/>
                <w:rPrChange w:id="1627" w:author="Danny" w:date="2026-10-02T14:18:00Z">
                  <w:rPr>
                    <w:ins w:id="1628" w:author="Danny" w:date="2026-10-02T14:15:00Z"/>
                    <w:rFonts w:ascii="Segoe UI Symbol" w:hAnsi="Segoe UI Symbol" w:cs="Calibri"/>
                    <w:color w:val="000000"/>
                    <w:sz w:val="18"/>
                    <w:szCs w:val="18"/>
                  </w:rPr>
                </w:rPrChange>
              </w:rPr>
              <w:pPrChange w:id="1629" w:author="Danny" w:date="2026-10-02T14:23:00Z">
                <w:pPr>
                  <w:jc w:val="center"/>
                </w:pPr>
              </w:pPrChange>
            </w:pPr>
            <w:ins w:id="1630" w:author="Danny" w:date="2026-10-02T14:15:00Z">
              <w:r w:rsidRPr="000D0736">
                <w:rPr>
                  <w:rFonts w:ascii="Segoe UI Symbol" w:eastAsiaTheme="minorHAnsi" w:hAnsi="Segoe UI Symbol" w:cs="Calibri"/>
                  <w:kern w:val="2"/>
                  <w:sz w:val="14"/>
                  <w:szCs w:val="18"/>
                  <w14:ligatures w14:val="standardContextual"/>
                  <w:rPrChange w:id="163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938E324" w14:textId="77777777" w:rsidR="000D0736" w:rsidRPr="000D0736" w:rsidRDefault="000D0736">
            <w:pPr>
              <w:spacing w:line="276" w:lineRule="auto"/>
              <w:jc w:val="center"/>
              <w:rPr>
                <w:ins w:id="1632" w:author="Danny" w:date="2026-10-02T14:15:00Z"/>
                <w:rFonts w:ascii="Segoe UI Symbol" w:eastAsiaTheme="minorHAnsi" w:hAnsi="Segoe UI Symbol" w:cs="Calibri"/>
                <w:kern w:val="2"/>
                <w:sz w:val="14"/>
                <w:szCs w:val="18"/>
                <w14:ligatures w14:val="standardContextual"/>
                <w:rPrChange w:id="1633" w:author="Danny" w:date="2026-10-02T14:18:00Z">
                  <w:rPr>
                    <w:ins w:id="1634" w:author="Danny" w:date="2026-10-02T14:15:00Z"/>
                    <w:rFonts w:ascii="Segoe UI Symbol" w:hAnsi="Segoe UI Symbol" w:cs="Calibri"/>
                    <w:color w:val="000000"/>
                    <w:sz w:val="18"/>
                    <w:szCs w:val="18"/>
                  </w:rPr>
                </w:rPrChange>
              </w:rPr>
              <w:pPrChange w:id="1635" w:author="Danny" w:date="2026-10-02T14:23:00Z">
                <w:pPr>
                  <w:jc w:val="center"/>
                </w:pPr>
              </w:pPrChange>
            </w:pPr>
          </w:p>
        </w:tc>
        <w:tc>
          <w:tcPr>
            <w:tcW w:w="0" w:type="auto"/>
            <w:tcBorders>
              <w:top w:val="nil"/>
            </w:tcBorders>
            <w:shd w:val="clear" w:color="auto" w:fill="auto"/>
            <w:vAlign w:val="center"/>
            <w:hideMark/>
          </w:tcPr>
          <w:p w14:paraId="266EC6B4" w14:textId="77777777" w:rsidR="000D0736" w:rsidRPr="000D0736" w:rsidRDefault="000D0736">
            <w:pPr>
              <w:spacing w:line="276" w:lineRule="auto"/>
              <w:jc w:val="center"/>
              <w:rPr>
                <w:ins w:id="1636" w:author="Danny" w:date="2026-10-02T14:15:00Z"/>
                <w:rFonts w:ascii="Segoe UI Symbol" w:eastAsiaTheme="minorHAnsi" w:hAnsi="Segoe UI Symbol" w:cs="Calibri"/>
                <w:kern w:val="2"/>
                <w:sz w:val="14"/>
                <w:szCs w:val="18"/>
                <w14:ligatures w14:val="standardContextual"/>
                <w:rPrChange w:id="1637" w:author="Danny" w:date="2026-10-02T14:18:00Z">
                  <w:rPr>
                    <w:ins w:id="1638" w:author="Danny" w:date="2026-10-02T14:15:00Z"/>
                    <w:rFonts w:ascii="Segoe UI Symbol" w:hAnsi="Segoe UI Symbol" w:cs="Calibri"/>
                    <w:color w:val="000000"/>
                    <w:sz w:val="18"/>
                    <w:szCs w:val="18"/>
                  </w:rPr>
                </w:rPrChange>
              </w:rPr>
              <w:pPrChange w:id="1639" w:author="Danny" w:date="2026-10-02T14:23:00Z">
                <w:pPr>
                  <w:jc w:val="center"/>
                </w:pPr>
              </w:pPrChange>
            </w:pPr>
            <w:ins w:id="1640" w:author="Danny" w:date="2026-10-02T14:15:00Z">
              <w:r w:rsidRPr="000D0736">
                <w:rPr>
                  <w:rFonts w:ascii="Segoe UI Symbol" w:eastAsiaTheme="minorHAnsi" w:hAnsi="Segoe UI Symbol" w:cs="Calibri"/>
                  <w:kern w:val="2"/>
                  <w:sz w:val="14"/>
                  <w:szCs w:val="18"/>
                  <w14:ligatures w14:val="standardContextual"/>
                  <w:rPrChange w:id="164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2C9AD14" w14:textId="77777777" w:rsidR="000D0736" w:rsidRPr="000D0736" w:rsidRDefault="000D0736">
            <w:pPr>
              <w:spacing w:line="276" w:lineRule="auto"/>
              <w:jc w:val="center"/>
              <w:rPr>
                <w:ins w:id="1642" w:author="Danny" w:date="2026-10-02T14:15:00Z"/>
                <w:rFonts w:ascii="Segoe UI Symbol" w:eastAsiaTheme="minorHAnsi" w:hAnsi="Segoe UI Symbol" w:cs="Calibri"/>
                <w:kern w:val="2"/>
                <w:sz w:val="14"/>
                <w:szCs w:val="18"/>
                <w14:ligatures w14:val="standardContextual"/>
                <w:rPrChange w:id="1643" w:author="Danny" w:date="2026-10-02T14:18:00Z">
                  <w:rPr>
                    <w:ins w:id="1644" w:author="Danny" w:date="2026-10-02T14:15:00Z"/>
                    <w:rFonts w:ascii="Segoe UI Symbol" w:hAnsi="Segoe UI Symbol" w:cs="Calibri"/>
                    <w:color w:val="000000"/>
                    <w:sz w:val="18"/>
                    <w:szCs w:val="18"/>
                  </w:rPr>
                </w:rPrChange>
              </w:rPr>
              <w:pPrChange w:id="1645" w:author="Danny" w:date="2026-10-02T14:23:00Z">
                <w:pPr>
                  <w:jc w:val="center"/>
                </w:pPr>
              </w:pPrChange>
            </w:pPr>
            <w:ins w:id="1646" w:author="Danny" w:date="2026-10-02T14:15:00Z">
              <w:r w:rsidRPr="000D0736">
                <w:rPr>
                  <w:rFonts w:ascii="Segoe UI Symbol" w:eastAsiaTheme="minorHAnsi" w:hAnsi="Segoe UI Symbol" w:cs="Calibri"/>
                  <w:kern w:val="2"/>
                  <w:sz w:val="14"/>
                  <w:szCs w:val="18"/>
                  <w14:ligatures w14:val="standardContextual"/>
                  <w:rPrChange w:id="164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E0188E6" w14:textId="77777777" w:rsidR="000D0736" w:rsidRPr="000D0736" w:rsidRDefault="000D0736">
            <w:pPr>
              <w:spacing w:line="276" w:lineRule="auto"/>
              <w:jc w:val="center"/>
              <w:rPr>
                <w:ins w:id="1648" w:author="Danny" w:date="2026-10-02T14:15:00Z"/>
                <w:rFonts w:ascii="Segoe UI Symbol" w:eastAsiaTheme="minorHAnsi" w:hAnsi="Segoe UI Symbol" w:cs="Calibri"/>
                <w:kern w:val="2"/>
                <w:sz w:val="14"/>
                <w:szCs w:val="18"/>
                <w14:ligatures w14:val="standardContextual"/>
                <w:rPrChange w:id="1649" w:author="Danny" w:date="2026-10-02T14:18:00Z">
                  <w:rPr>
                    <w:ins w:id="1650" w:author="Danny" w:date="2026-10-02T14:15:00Z"/>
                    <w:rFonts w:ascii="Segoe UI Symbol" w:hAnsi="Segoe UI Symbol" w:cs="Calibri"/>
                    <w:color w:val="000000"/>
                    <w:sz w:val="18"/>
                    <w:szCs w:val="18"/>
                  </w:rPr>
                </w:rPrChange>
              </w:rPr>
              <w:pPrChange w:id="1651" w:author="Danny" w:date="2026-10-02T14:23:00Z">
                <w:pPr>
                  <w:jc w:val="center"/>
                </w:pPr>
              </w:pPrChange>
            </w:pPr>
            <w:ins w:id="1652" w:author="Danny" w:date="2026-10-02T14:15:00Z">
              <w:r w:rsidRPr="000D0736">
                <w:rPr>
                  <w:rFonts w:ascii="Segoe UI Symbol" w:eastAsiaTheme="minorHAnsi" w:hAnsi="Segoe UI Symbol" w:cs="Calibri"/>
                  <w:kern w:val="2"/>
                  <w:sz w:val="14"/>
                  <w:szCs w:val="18"/>
                  <w14:ligatures w14:val="standardContextual"/>
                  <w:rPrChange w:id="1653" w:author="Danny" w:date="2026-10-02T14:18:00Z">
                    <w:rPr>
                      <w:rFonts w:ascii="Segoe UI Symbol" w:hAnsi="Segoe UI Symbol" w:cs="Calibri"/>
                      <w:color w:val="000000"/>
                      <w:sz w:val="18"/>
                      <w:szCs w:val="18"/>
                    </w:rPr>
                  </w:rPrChange>
                </w:rPr>
                <w:t>✗</w:t>
              </w:r>
            </w:ins>
          </w:p>
        </w:tc>
      </w:tr>
      <w:tr w:rsidR="002A4041" w:rsidRPr="000718CF" w14:paraId="68ADBE4B" w14:textId="77777777" w:rsidTr="00107337">
        <w:trPr>
          <w:trHeight w:val="20"/>
          <w:ins w:id="1654" w:author="Danny" w:date="2026-10-02T14:15:00Z"/>
        </w:trPr>
        <w:tc>
          <w:tcPr>
            <w:tcW w:w="0" w:type="auto"/>
            <w:tcBorders>
              <w:top w:val="nil"/>
              <w:left w:val="nil"/>
              <w:bottom w:val="nil"/>
              <w:right w:val="nil"/>
            </w:tcBorders>
            <w:shd w:val="clear" w:color="auto" w:fill="auto"/>
            <w:vAlign w:val="center"/>
            <w:hideMark/>
          </w:tcPr>
          <w:p w14:paraId="1384EA37" w14:textId="77777777" w:rsidR="000D0736" w:rsidRPr="000D0736" w:rsidRDefault="000D0736">
            <w:pPr>
              <w:spacing w:line="276" w:lineRule="auto"/>
              <w:jc w:val="center"/>
              <w:rPr>
                <w:ins w:id="1655" w:author="Danny" w:date="2026-10-02T14:15:00Z"/>
                <w:rFonts w:eastAsiaTheme="minorHAnsi" w:cstheme="minorBidi"/>
                <w:kern w:val="2"/>
                <w:sz w:val="14"/>
                <w:szCs w:val="18"/>
                <w14:ligatures w14:val="standardContextual"/>
                <w:rPrChange w:id="1656" w:author="Danny" w:date="2026-10-02T14:18:00Z">
                  <w:rPr>
                    <w:ins w:id="1657" w:author="Danny" w:date="2026-10-02T14:15:00Z"/>
                    <w:color w:val="000000"/>
                    <w:sz w:val="18"/>
                    <w:szCs w:val="18"/>
                  </w:rPr>
                </w:rPrChange>
              </w:rPr>
              <w:pPrChange w:id="1658" w:author="Danny" w:date="2026-10-02T14:16:00Z">
                <w:pPr>
                  <w:jc w:val="center"/>
                </w:pPr>
              </w:pPrChange>
            </w:pPr>
            <w:ins w:id="1659" w:author="Danny" w:date="2026-10-02T14:15:00Z">
              <w:r w:rsidRPr="000D0736">
                <w:rPr>
                  <w:rFonts w:eastAsiaTheme="minorHAnsi" w:cstheme="minorBidi"/>
                  <w:kern w:val="2"/>
                  <w:sz w:val="14"/>
                  <w:szCs w:val="18"/>
                  <w14:ligatures w14:val="standardContextual"/>
                  <w:rPrChange w:id="1660" w:author="Danny" w:date="2026-10-02T14:18:00Z">
                    <w:rPr>
                      <w:color w:val="000000"/>
                      <w:sz w:val="18"/>
                      <w:szCs w:val="18"/>
                    </w:rPr>
                  </w:rPrChange>
                </w:rPr>
                <w:t>10</w:t>
              </w:r>
            </w:ins>
          </w:p>
        </w:tc>
        <w:tc>
          <w:tcPr>
            <w:tcW w:w="0" w:type="auto"/>
            <w:tcBorders>
              <w:top w:val="nil"/>
              <w:left w:val="nil"/>
              <w:bottom w:val="nil"/>
              <w:right w:val="nil"/>
            </w:tcBorders>
            <w:shd w:val="clear" w:color="auto" w:fill="auto"/>
            <w:vAlign w:val="center"/>
            <w:hideMark/>
          </w:tcPr>
          <w:p w14:paraId="6D19F70D" w14:textId="77777777" w:rsidR="000D0736" w:rsidRPr="000D0736" w:rsidRDefault="000D0736">
            <w:pPr>
              <w:spacing w:line="276" w:lineRule="auto"/>
              <w:rPr>
                <w:ins w:id="1661" w:author="Danny" w:date="2026-10-02T14:15:00Z"/>
                <w:rFonts w:eastAsiaTheme="minorHAnsi" w:cstheme="minorBidi"/>
                <w:kern w:val="2"/>
                <w:sz w:val="14"/>
                <w:szCs w:val="18"/>
                <w14:ligatures w14:val="standardContextual"/>
                <w:rPrChange w:id="1662" w:author="Danny" w:date="2026-10-02T14:18:00Z">
                  <w:rPr>
                    <w:ins w:id="1663" w:author="Danny" w:date="2026-10-02T14:15:00Z"/>
                    <w:color w:val="000000"/>
                    <w:sz w:val="18"/>
                    <w:szCs w:val="18"/>
                  </w:rPr>
                </w:rPrChange>
              </w:rPr>
              <w:pPrChange w:id="1664" w:author="Danny" w:date="2026-10-02T14:16:00Z">
                <w:pPr/>
              </w:pPrChange>
            </w:pPr>
            <w:ins w:id="1665" w:author="Danny" w:date="2026-10-02T14:15:00Z">
              <w:r w:rsidRPr="000D0736">
                <w:rPr>
                  <w:rFonts w:eastAsiaTheme="minorHAnsi" w:cstheme="minorBidi"/>
                  <w:kern w:val="2"/>
                  <w:sz w:val="14"/>
                  <w:szCs w:val="18"/>
                  <w14:ligatures w14:val="standardContextual"/>
                  <w:rPrChange w:id="1666" w:author="Danny" w:date="2026-10-02T14:18:00Z">
                    <w:rPr>
                      <w:color w:val="000000"/>
                      <w:sz w:val="18"/>
                      <w:szCs w:val="18"/>
                    </w:rPr>
                  </w:rPrChange>
                </w:rPr>
                <w:t>Barié et al., 2020</w:t>
              </w:r>
            </w:ins>
          </w:p>
        </w:tc>
        <w:tc>
          <w:tcPr>
            <w:tcW w:w="0" w:type="auto"/>
            <w:tcBorders>
              <w:top w:val="nil"/>
              <w:left w:val="nil"/>
              <w:bottom w:val="nil"/>
              <w:right w:val="nil"/>
            </w:tcBorders>
            <w:shd w:val="clear" w:color="auto" w:fill="auto"/>
            <w:noWrap/>
            <w:vAlign w:val="bottom"/>
            <w:hideMark/>
          </w:tcPr>
          <w:p w14:paraId="18279AF9" w14:textId="77777777" w:rsidR="000D0736" w:rsidRPr="000D0736" w:rsidRDefault="000D0736">
            <w:pPr>
              <w:spacing w:line="276" w:lineRule="auto"/>
              <w:rPr>
                <w:ins w:id="1667" w:author="Danny" w:date="2026-10-02T14:15:00Z"/>
                <w:rFonts w:eastAsiaTheme="minorHAnsi" w:cstheme="minorBidi"/>
                <w:kern w:val="2"/>
                <w:sz w:val="14"/>
                <w:szCs w:val="18"/>
                <w14:ligatures w14:val="standardContextual"/>
                <w:rPrChange w:id="1668" w:author="Danny" w:date="2026-10-02T14:18:00Z">
                  <w:rPr>
                    <w:ins w:id="1669" w:author="Danny" w:date="2026-10-02T14:15:00Z"/>
                    <w:color w:val="000000"/>
                    <w:sz w:val="18"/>
                    <w:szCs w:val="18"/>
                  </w:rPr>
                </w:rPrChange>
              </w:rPr>
              <w:pPrChange w:id="1670" w:author="Danny" w:date="2026-10-02T14:16:00Z">
                <w:pPr/>
              </w:pPrChange>
            </w:pPr>
          </w:p>
        </w:tc>
        <w:tc>
          <w:tcPr>
            <w:tcW w:w="0" w:type="auto"/>
            <w:tcBorders>
              <w:top w:val="nil"/>
              <w:left w:val="nil"/>
              <w:bottom w:val="nil"/>
              <w:right w:val="nil"/>
            </w:tcBorders>
            <w:shd w:val="clear" w:color="auto" w:fill="auto"/>
            <w:vAlign w:val="center"/>
            <w:hideMark/>
          </w:tcPr>
          <w:p w14:paraId="4270EFA4" w14:textId="77777777" w:rsidR="000D0736" w:rsidRPr="000D0736" w:rsidRDefault="000D0736">
            <w:pPr>
              <w:spacing w:line="276" w:lineRule="auto"/>
              <w:jc w:val="center"/>
              <w:rPr>
                <w:ins w:id="1671" w:author="Danny" w:date="2026-10-02T14:15:00Z"/>
                <w:rFonts w:eastAsiaTheme="minorHAnsi" w:cstheme="minorBidi"/>
                <w:kern w:val="2"/>
                <w:sz w:val="14"/>
                <w:szCs w:val="18"/>
                <w14:ligatures w14:val="standardContextual"/>
                <w:rPrChange w:id="1672" w:author="Danny" w:date="2026-10-02T14:18:00Z">
                  <w:rPr>
                    <w:ins w:id="1673" w:author="Danny" w:date="2026-10-02T14:15:00Z"/>
                    <w:color w:val="000000"/>
                    <w:sz w:val="18"/>
                    <w:szCs w:val="18"/>
                  </w:rPr>
                </w:rPrChange>
              </w:rPr>
              <w:pPrChange w:id="1674" w:author="Danny" w:date="2026-10-02T14:21:00Z">
                <w:pPr>
                  <w:jc w:val="center"/>
                </w:pPr>
              </w:pPrChange>
            </w:pPr>
            <w:ins w:id="1675" w:author="Danny" w:date="2026-10-02T14:15:00Z">
              <w:r w:rsidRPr="000D0736">
                <w:rPr>
                  <w:rFonts w:eastAsiaTheme="minorHAnsi" w:cstheme="minorBidi"/>
                  <w:kern w:val="2"/>
                  <w:sz w:val="14"/>
                  <w:szCs w:val="18"/>
                  <w14:ligatures w14:val="standardContextual"/>
                  <w:rPrChange w:id="1676"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01A62E5D" w14:textId="77777777" w:rsidR="000D0736" w:rsidRPr="000D0736" w:rsidRDefault="000D0736">
            <w:pPr>
              <w:spacing w:line="276" w:lineRule="auto"/>
              <w:jc w:val="center"/>
              <w:rPr>
                <w:ins w:id="1677" w:author="Danny" w:date="2026-10-02T14:15:00Z"/>
                <w:rFonts w:eastAsiaTheme="minorHAnsi" w:cstheme="minorBidi"/>
                <w:kern w:val="2"/>
                <w:sz w:val="14"/>
                <w:szCs w:val="18"/>
                <w14:ligatures w14:val="standardContextual"/>
                <w:rPrChange w:id="1678" w:author="Danny" w:date="2026-10-02T14:18:00Z">
                  <w:rPr>
                    <w:ins w:id="1679" w:author="Danny" w:date="2026-10-02T14:15:00Z"/>
                    <w:color w:val="000000"/>
                    <w:sz w:val="18"/>
                    <w:szCs w:val="18"/>
                  </w:rPr>
                </w:rPrChange>
              </w:rPr>
              <w:pPrChange w:id="1680" w:author="Danny" w:date="2026-10-02T14:21:00Z">
                <w:pPr>
                  <w:jc w:val="center"/>
                </w:pPr>
              </w:pPrChange>
            </w:pPr>
            <w:ins w:id="1681" w:author="Danny" w:date="2026-10-02T14:15:00Z">
              <w:r w:rsidRPr="000D0736">
                <w:rPr>
                  <w:rFonts w:eastAsiaTheme="minorHAnsi" w:cstheme="minorBidi"/>
                  <w:kern w:val="2"/>
                  <w:sz w:val="14"/>
                  <w:szCs w:val="18"/>
                  <w14:ligatures w14:val="standardContextual"/>
                  <w:rPrChange w:id="1682"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5F4D59B5" w14:textId="77777777" w:rsidR="000D0736" w:rsidRPr="000D0736" w:rsidRDefault="000D0736">
            <w:pPr>
              <w:spacing w:line="276" w:lineRule="auto"/>
              <w:jc w:val="center"/>
              <w:rPr>
                <w:ins w:id="1683" w:author="Danny" w:date="2026-10-02T14:15:00Z"/>
                <w:rFonts w:eastAsiaTheme="minorHAnsi" w:cstheme="minorBidi"/>
                <w:kern w:val="2"/>
                <w:sz w:val="14"/>
                <w:szCs w:val="18"/>
                <w14:ligatures w14:val="standardContextual"/>
                <w:rPrChange w:id="1684" w:author="Danny" w:date="2026-10-02T14:18:00Z">
                  <w:rPr>
                    <w:ins w:id="1685" w:author="Danny" w:date="2026-10-02T14:15:00Z"/>
                    <w:color w:val="000000"/>
                    <w:sz w:val="18"/>
                    <w:szCs w:val="18"/>
                  </w:rPr>
                </w:rPrChange>
              </w:rPr>
              <w:pPrChange w:id="1686" w:author="Danny" w:date="2026-10-02T14:21:00Z">
                <w:pPr>
                  <w:jc w:val="center"/>
                </w:pPr>
              </w:pPrChange>
            </w:pPr>
          </w:p>
        </w:tc>
        <w:tc>
          <w:tcPr>
            <w:tcW w:w="0" w:type="auto"/>
            <w:tcBorders>
              <w:top w:val="nil"/>
              <w:left w:val="nil"/>
              <w:bottom w:val="nil"/>
              <w:right w:val="nil"/>
            </w:tcBorders>
            <w:shd w:val="clear" w:color="auto" w:fill="auto"/>
            <w:vAlign w:val="center"/>
            <w:hideMark/>
          </w:tcPr>
          <w:p w14:paraId="3577703D" w14:textId="77777777" w:rsidR="000D0736" w:rsidRPr="000D0736" w:rsidRDefault="000D0736">
            <w:pPr>
              <w:spacing w:line="276" w:lineRule="auto"/>
              <w:jc w:val="center"/>
              <w:rPr>
                <w:ins w:id="1687" w:author="Danny" w:date="2026-10-02T14:15:00Z"/>
                <w:rFonts w:eastAsiaTheme="minorHAnsi" w:cstheme="minorBidi"/>
                <w:kern w:val="2"/>
                <w:sz w:val="14"/>
                <w:szCs w:val="18"/>
                <w14:ligatures w14:val="standardContextual"/>
                <w:rPrChange w:id="1688" w:author="Danny" w:date="2026-10-02T14:18:00Z">
                  <w:rPr>
                    <w:ins w:id="1689" w:author="Danny" w:date="2026-10-02T14:15:00Z"/>
                    <w:color w:val="000000"/>
                    <w:sz w:val="18"/>
                    <w:szCs w:val="18"/>
                  </w:rPr>
                </w:rPrChange>
              </w:rPr>
              <w:pPrChange w:id="1690" w:author="Danny" w:date="2026-10-02T14:21:00Z">
                <w:pPr>
                  <w:jc w:val="center"/>
                </w:pPr>
              </w:pPrChange>
            </w:pPr>
            <w:ins w:id="1691" w:author="Danny" w:date="2026-10-02T14:15:00Z">
              <w:r w:rsidRPr="000D0736">
                <w:rPr>
                  <w:rFonts w:eastAsiaTheme="minorHAnsi" w:cstheme="minorBidi"/>
                  <w:kern w:val="2"/>
                  <w:sz w:val="14"/>
                  <w:szCs w:val="18"/>
                  <w14:ligatures w14:val="standardContextual"/>
                  <w:rPrChange w:id="1692" w:author="Danny" w:date="2026-10-02T14:18:00Z">
                    <w:rPr>
                      <w:color w:val="000000"/>
                      <w:sz w:val="18"/>
                      <w:szCs w:val="18"/>
                    </w:rPr>
                  </w:rPrChange>
                </w:rPr>
                <w:t>30.6 ± 8.1</w:t>
              </w:r>
            </w:ins>
          </w:p>
        </w:tc>
        <w:tc>
          <w:tcPr>
            <w:tcW w:w="0" w:type="auto"/>
            <w:tcBorders>
              <w:top w:val="nil"/>
              <w:left w:val="nil"/>
              <w:bottom w:val="nil"/>
              <w:right w:val="nil"/>
            </w:tcBorders>
            <w:shd w:val="clear" w:color="auto" w:fill="auto"/>
            <w:vAlign w:val="center"/>
            <w:hideMark/>
          </w:tcPr>
          <w:p w14:paraId="4219A04A" w14:textId="77777777" w:rsidR="000D0736" w:rsidRPr="000D0736" w:rsidRDefault="000D0736">
            <w:pPr>
              <w:spacing w:line="276" w:lineRule="auto"/>
              <w:jc w:val="center"/>
              <w:rPr>
                <w:ins w:id="1693" w:author="Danny" w:date="2026-10-02T14:15:00Z"/>
                <w:rFonts w:eastAsiaTheme="minorHAnsi" w:cstheme="minorBidi"/>
                <w:kern w:val="2"/>
                <w:sz w:val="14"/>
                <w:szCs w:val="18"/>
                <w14:ligatures w14:val="standardContextual"/>
                <w:rPrChange w:id="1694" w:author="Danny" w:date="2026-10-02T14:18:00Z">
                  <w:rPr>
                    <w:ins w:id="1695" w:author="Danny" w:date="2026-10-02T14:15:00Z"/>
                    <w:color w:val="000000"/>
                    <w:sz w:val="18"/>
                    <w:szCs w:val="18"/>
                  </w:rPr>
                </w:rPrChange>
              </w:rPr>
              <w:pPrChange w:id="1696" w:author="Danny" w:date="2026-10-02T14:21:00Z">
                <w:pPr>
                  <w:jc w:val="center"/>
                </w:pPr>
              </w:pPrChange>
            </w:pPr>
          </w:p>
        </w:tc>
        <w:tc>
          <w:tcPr>
            <w:tcW w:w="0" w:type="auto"/>
            <w:tcBorders>
              <w:top w:val="nil"/>
              <w:left w:val="nil"/>
              <w:bottom w:val="nil"/>
              <w:right w:val="nil"/>
            </w:tcBorders>
            <w:shd w:val="clear" w:color="auto" w:fill="auto"/>
            <w:vAlign w:val="center"/>
            <w:hideMark/>
          </w:tcPr>
          <w:p w14:paraId="6C26FF56" w14:textId="77777777" w:rsidR="000D0736" w:rsidRPr="000D0736" w:rsidRDefault="000D0736">
            <w:pPr>
              <w:spacing w:line="276" w:lineRule="auto"/>
              <w:jc w:val="center"/>
              <w:rPr>
                <w:ins w:id="1697" w:author="Danny" w:date="2026-10-02T14:15:00Z"/>
                <w:rFonts w:eastAsiaTheme="minorHAnsi" w:cstheme="minorBidi"/>
                <w:kern w:val="2"/>
                <w:sz w:val="14"/>
                <w:szCs w:val="18"/>
                <w14:ligatures w14:val="standardContextual"/>
                <w:rPrChange w:id="1698" w:author="Danny" w:date="2026-10-02T14:18:00Z">
                  <w:rPr>
                    <w:ins w:id="1699" w:author="Danny" w:date="2026-10-02T14:15:00Z"/>
                    <w:color w:val="000000"/>
                    <w:sz w:val="18"/>
                    <w:szCs w:val="18"/>
                  </w:rPr>
                </w:rPrChange>
              </w:rPr>
              <w:pPrChange w:id="1700" w:author="Danny" w:date="2026-10-02T14:21:00Z">
                <w:pPr>
                  <w:jc w:val="center"/>
                </w:pPr>
              </w:pPrChange>
            </w:pPr>
            <w:ins w:id="1701" w:author="Danny" w:date="2026-10-02T14:15:00Z">
              <w:r w:rsidRPr="000D0736">
                <w:rPr>
                  <w:rFonts w:eastAsiaTheme="minorHAnsi" w:cstheme="minorBidi"/>
                  <w:kern w:val="2"/>
                  <w:sz w:val="14"/>
                  <w:szCs w:val="18"/>
                  <w14:ligatures w14:val="standardContextual"/>
                  <w:rPrChange w:id="1702" w:author="Danny" w:date="2026-10-02T14:18:00Z">
                    <w:rPr>
                      <w:color w:val="000000"/>
                      <w:sz w:val="18"/>
                      <w:szCs w:val="18"/>
                    </w:rPr>
                  </w:rPrChange>
                </w:rPr>
                <w:t>60</w:t>
              </w:r>
            </w:ins>
          </w:p>
        </w:tc>
        <w:tc>
          <w:tcPr>
            <w:tcW w:w="0" w:type="auto"/>
            <w:tcBorders>
              <w:top w:val="nil"/>
              <w:left w:val="nil"/>
              <w:bottom w:val="nil"/>
              <w:right w:val="nil"/>
            </w:tcBorders>
            <w:shd w:val="clear" w:color="auto" w:fill="auto"/>
            <w:vAlign w:val="center"/>
            <w:hideMark/>
          </w:tcPr>
          <w:p w14:paraId="2F1E78E2" w14:textId="77777777" w:rsidR="000D0736" w:rsidRPr="000D0736" w:rsidRDefault="000D0736">
            <w:pPr>
              <w:spacing w:line="276" w:lineRule="auto"/>
              <w:jc w:val="center"/>
              <w:rPr>
                <w:ins w:id="1703" w:author="Danny" w:date="2026-10-02T14:15:00Z"/>
                <w:rFonts w:eastAsiaTheme="minorHAnsi" w:cstheme="minorBidi"/>
                <w:kern w:val="2"/>
                <w:sz w:val="14"/>
                <w:szCs w:val="18"/>
                <w14:ligatures w14:val="standardContextual"/>
                <w:rPrChange w:id="1704" w:author="Danny" w:date="2026-10-02T14:18:00Z">
                  <w:rPr>
                    <w:ins w:id="1705" w:author="Danny" w:date="2026-10-02T14:15:00Z"/>
                    <w:color w:val="000000"/>
                    <w:sz w:val="18"/>
                    <w:szCs w:val="18"/>
                  </w:rPr>
                </w:rPrChange>
              </w:rPr>
              <w:pPrChange w:id="1706" w:author="Danny" w:date="2026-10-02T14:21:00Z">
                <w:pPr>
                  <w:jc w:val="center"/>
                </w:pPr>
              </w:pPrChange>
            </w:pPr>
            <w:ins w:id="1707" w:author="Danny" w:date="2026-10-02T14:15:00Z">
              <w:r w:rsidRPr="000D0736">
                <w:rPr>
                  <w:rFonts w:eastAsiaTheme="minorHAnsi" w:cstheme="minorBidi"/>
                  <w:kern w:val="2"/>
                  <w:sz w:val="14"/>
                  <w:szCs w:val="18"/>
                  <w14:ligatures w14:val="standardContextual"/>
                  <w:rPrChange w:id="1708" w:author="Danny" w:date="2026-10-02T14:18:00Z">
                    <w:rPr>
                      <w:color w:val="000000"/>
                      <w:sz w:val="18"/>
                      <w:szCs w:val="18"/>
                    </w:rPr>
                  </w:rPrChange>
                </w:rPr>
                <w:t>34</w:t>
              </w:r>
            </w:ins>
          </w:p>
        </w:tc>
        <w:tc>
          <w:tcPr>
            <w:tcW w:w="0" w:type="auto"/>
            <w:tcBorders>
              <w:top w:val="nil"/>
              <w:left w:val="nil"/>
              <w:bottom w:val="nil"/>
              <w:right w:val="nil"/>
            </w:tcBorders>
            <w:shd w:val="clear" w:color="auto" w:fill="auto"/>
            <w:vAlign w:val="center"/>
            <w:hideMark/>
          </w:tcPr>
          <w:p w14:paraId="3F104CA5" w14:textId="77777777" w:rsidR="000D0736" w:rsidRPr="000D0736" w:rsidRDefault="000D0736">
            <w:pPr>
              <w:spacing w:line="276" w:lineRule="auto"/>
              <w:jc w:val="center"/>
              <w:rPr>
                <w:ins w:id="1709" w:author="Danny" w:date="2026-10-02T14:15:00Z"/>
                <w:rFonts w:eastAsiaTheme="minorHAnsi" w:cstheme="minorBidi"/>
                <w:kern w:val="2"/>
                <w:sz w:val="14"/>
                <w:szCs w:val="18"/>
                <w14:ligatures w14:val="standardContextual"/>
                <w:rPrChange w:id="1710" w:author="Danny" w:date="2026-10-02T14:18:00Z">
                  <w:rPr>
                    <w:ins w:id="1711" w:author="Danny" w:date="2026-10-02T14:15:00Z"/>
                    <w:color w:val="000000"/>
                    <w:sz w:val="18"/>
                    <w:szCs w:val="18"/>
                  </w:rPr>
                </w:rPrChange>
              </w:rPr>
              <w:pPrChange w:id="1712" w:author="Danny" w:date="2026-10-02T14:21:00Z">
                <w:pPr>
                  <w:jc w:val="center"/>
                </w:pPr>
              </w:pPrChange>
            </w:pPr>
            <w:ins w:id="1713" w:author="Danny" w:date="2026-10-02T14:15:00Z">
              <w:r w:rsidRPr="000D0736">
                <w:rPr>
                  <w:rFonts w:eastAsiaTheme="minorHAnsi" w:cstheme="minorBidi"/>
                  <w:kern w:val="2"/>
                  <w:sz w:val="14"/>
                  <w:szCs w:val="18"/>
                  <w14:ligatures w14:val="standardContextual"/>
                  <w:rPrChange w:id="1714" w:author="Danny" w:date="2026-10-02T14:18:00Z">
                    <w:rPr>
                      <w:color w:val="000000"/>
                      <w:sz w:val="18"/>
                      <w:szCs w:val="18"/>
                    </w:rPr>
                  </w:rPrChange>
                </w:rPr>
                <w:t>26</w:t>
              </w:r>
            </w:ins>
          </w:p>
        </w:tc>
        <w:tc>
          <w:tcPr>
            <w:tcW w:w="0" w:type="auto"/>
            <w:tcBorders>
              <w:top w:val="nil"/>
              <w:left w:val="nil"/>
              <w:bottom w:val="nil"/>
              <w:right w:val="nil"/>
            </w:tcBorders>
            <w:shd w:val="clear" w:color="auto" w:fill="auto"/>
            <w:noWrap/>
            <w:vAlign w:val="center"/>
            <w:hideMark/>
          </w:tcPr>
          <w:p w14:paraId="6F5927E9" w14:textId="77777777" w:rsidR="000D0736" w:rsidRPr="000D0736" w:rsidRDefault="000D0736">
            <w:pPr>
              <w:spacing w:line="276" w:lineRule="auto"/>
              <w:jc w:val="center"/>
              <w:rPr>
                <w:ins w:id="1715" w:author="Danny" w:date="2026-10-02T14:15:00Z"/>
                <w:rFonts w:eastAsiaTheme="minorHAnsi" w:cstheme="minorBidi"/>
                <w:kern w:val="2"/>
                <w:sz w:val="14"/>
                <w:szCs w:val="18"/>
                <w14:ligatures w14:val="standardContextual"/>
                <w:rPrChange w:id="1716" w:author="Danny" w:date="2026-10-02T14:18:00Z">
                  <w:rPr>
                    <w:ins w:id="1717" w:author="Danny" w:date="2026-10-02T14:15:00Z"/>
                    <w:color w:val="000000"/>
                    <w:sz w:val="18"/>
                    <w:szCs w:val="18"/>
                  </w:rPr>
                </w:rPrChange>
              </w:rPr>
              <w:pPrChange w:id="1718" w:author="Danny" w:date="2026-10-02T14:21:00Z">
                <w:pPr>
                  <w:jc w:val="center"/>
                </w:pPr>
              </w:pPrChange>
            </w:pPr>
          </w:p>
        </w:tc>
        <w:tc>
          <w:tcPr>
            <w:tcW w:w="0" w:type="auto"/>
            <w:tcBorders>
              <w:top w:val="nil"/>
              <w:left w:val="nil"/>
              <w:bottom w:val="nil"/>
              <w:right w:val="nil"/>
            </w:tcBorders>
            <w:shd w:val="clear" w:color="auto" w:fill="auto"/>
            <w:vAlign w:val="center"/>
            <w:hideMark/>
          </w:tcPr>
          <w:p w14:paraId="4A5D0AE8" w14:textId="77777777" w:rsidR="000D0736" w:rsidRPr="000D0736" w:rsidRDefault="000D0736">
            <w:pPr>
              <w:spacing w:line="276" w:lineRule="auto"/>
              <w:jc w:val="center"/>
              <w:rPr>
                <w:ins w:id="1719" w:author="Danny" w:date="2026-10-02T14:15:00Z"/>
                <w:rFonts w:eastAsiaTheme="minorHAnsi" w:cstheme="minorBidi"/>
                <w:kern w:val="2"/>
                <w:sz w:val="14"/>
                <w:szCs w:val="18"/>
                <w14:ligatures w14:val="standardContextual"/>
                <w:rPrChange w:id="1720" w:author="Danny" w:date="2026-10-02T14:18:00Z">
                  <w:rPr>
                    <w:ins w:id="1721" w:author="Danny" w:date="2026-10-02T14:15:00Z"/>
                    <w:color w:val="000000"/>
                    <w:sz w:val="18"/>
                    <w:szCs w:val="18"/>
                  </w:rPr>
                </w:rPrChange>
              </w:rPr>
              <w:pPrChange w:id="1722" w:author="Danny" w:date="2026-10-02T14:21:00Z">
                <w:pPr>
                  <w:jc w:val="center"/>
                </w:pPr>
              </w:pPrChange>
            </w:pPr>
            <w:ins w:id="1723" w:author="Danny" w:date="2026-10-02T14:15:00Z">
              <w:r w:rsidRPr="000D0736">
                <w:rPr>
                  <w:rFonts w:eastAsiaTheme="minorHAnsi" w:cstheme="minorBidi"/>
                  <w:kern w:val="2"/>
                  <w:sz w:val="14"/>
                  <w:szCs w:val="18"/>
                  <w14:ligatures w14:val="standardContextual"/>
                  <w:rPrChange w:id="1724" w:author="Danny" w:date="2026-10-02T14:18:00Z">
                    <w:rPr>
                      <w:color w:val="000000"/>
                      <w:sz w:val="18"/>
                      <w:szCs w:val="18"/>
                    </w:rPr>
                  </w:rPrChange>
                </w:rPr>
                <w:t>123</w:t>
              </w:r>
            </w:ins>
          </w:p>
        </w:tc>
        <w:tc>
          <w:tcPr>
            <w:tcW w:w="0" w:type="auto"/>
            <w:tcBorders>
              <w:top w:val="nil"/>
              <w:left w:val="nil"/>
              <w:bottom w:val="nil"/>
              <w:right w:val="nil"/>
            </w:tcBorders>
            <w:shd w:val="clear" w:color="auto" w:fill="auto"/>
            <w:vAlign w:val="center"/>
            <w:hideMark/>
          </w:tcPr>
          <w:p w14:paraId="6E784A75" w14:textId="77777777" w:rsidR="000D0736" w:rsidRPr="000D0736" w:rsidRDefault="000D0736">
            <w:pPr>
              <w:spacing w:line="276" w:lineRule="auto"/>
              <w:jc w:val="center"/>
              <w:rPr>
                <w:ins w:id="1725" w:author="Danny" w:date="2026-10-02T14:15:00Z"/>
                <w:rFonts w:eastAsiaTheme="minorHAnsi" w:cstheme="minorBidi"/>
                <w:kern w:val="2"/>
                <w:sz w:val="14"/>
                <w:szCs w:val="18"/>
                <w14:ligatures w14:val="standardContextual"/>
                <w:rPrChange w:id="1726" w:author="Danny" w:date="2026-10-02T14:18:00Z">
                  <w:rPr>
                    <w:ins w:id="1727" w:author="Danny" w:date="2026-10-02T14:15:00Z"/>
                    <w:color w:val="000000"/>
                    <w:sz w:val="18"/>
                    <w:szCs w:val="18"/>
                  </w:rPr>
                </w:rPrChange>
              </w:rPr>
              <w:pPrChange w:id="1728" w:author="Danny" w:date="2026-10-02T14:21:00Z">
                <w:pPr>
                  <w:jc w:val="center"/>
                </w:pPr>
              </w:pPrChange>
            </w:pPr>
            <w:ins w:id="1729" w:author="Danny" w:date="2026-10-02T14:15:00Z">
              <w:r w:rsidRPr="000D0736">
                <w:rPr>
                  <w:rFonts w:eastAsiaTheme="minorHAnsi" w:cstheme="minorBidi"/>
                  <w:kern w:val="2"/>
                  <w:sz w:val="14"/>
                  <w:szCs w:val="18"/>
                  <w14:ligatures w14:val="standardContextual"/>
                  <w:rPrChange w:id="1730" w:author="Danny" w:date="2026-10-02T14:18:00Z">
                    <w:rPr>
                      <w:color w:val="000000"/>
                      <w:sz w:val="18"/>
                      <w:szCs w:val="18"/>
                    </w:rPr>
                  </w:rPrChange>
                </w:rPr>
                <w:t>10.3</w:t>
              </w:r>
            </w:ins>
          </w:p>
        </w:tc>
        <w:tc>
          <w:tcPr>
            <w:tcW w:w="0" w:type="auto"/>
            <w:tcBorders>
              <w:top w:val="nil"/>
              <w:left w:val="nil"/>
              <w:bottom w:val="nil"/>
              <w:right w:val="nil"/>
            </w:tcBorders>
            <w:shd w:val="clear" w:color="auto" w:fill="auto"/>
            <w:vAlign w:val="center"/>
            <w:hideMark/>
          </w:tcPr>
          <w:p w14:paraId="17CD6517" w14:textId="77777777" w:rsidR="000D0736" w:rsidRPr="000D0736" w:rsidRDefault="000D0736">
            <w:pPr>
              <w:spacing w:line="276" w:lineRule="auto"/>
              <w:jc w:val="center"/>
              <w:rPr>
                <w:ins w:id="1731" w:author="Danny" w:date="2026-10-02T14:15:00Z"/>
                <w:rFonts w:eastAsiaTheme="minorHAnsi" w:cstheme="minorBidi"/>
                <w:kern w:val="2"/>
                <w:sz w:val="14"/>
                <w:szCs w:val="18"/>
                <w14:ligatures w14:val="standardContextual"/>
                <w:rPrChange w:id="1732" w:author="Danny" w:date="2026-10-02T14:18:00Z">
                  <w:rPr>
                    <w:ins w:id="1733" w:author="Danny" w:date="2026-10-02T14:15:00Z"/>
                    <w:color w:val="000000"/>
                    <w:sz w:val="18"/>
                    <w:szCs w:val="18"/>
                  </w:rPr>
                </w:rPrChange>
              </w:rPr>
              <w:pPrChange w:id="1734" w:author="Danny" w:date="2026-10-02T14:21:00Z">
                <w:pPr>
                  <w:jc w:val="center"/>
                </w:pPr>
              </w:pPrChange>
            </w:pPr>
            <w:ins w:id="1735" w:author="Danny" w:date="2026-10-02T14:15:00Z">
              <w:r w:rsidRPr="000D0736">
                <w:rPr>
                  <w:rFonts w:eastAsiaTheme="minorHAnsi" w:cstheme="minorBidi"/>
                  <w:kern w:val="2"/>
                  <w:sz w:val="14"/>
                  <w:szCs w:val="18"/>
                  <w14:ligatures w14:val="standardContextual"/>
                  <w:rPrChange w:id="1736"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3DABDD20" w14:textId="77777777" w:rsidR="000D0736" w:rsidRPr="000D0736" w:rsidRDefault="000D0736">
            <w:pPr>
              <w:spacing w:line="276" w:lineRule="auto"/>
              <w:rPr>
                <w:ins w:id="1737" w:author="Danny" w:date="2026-10-02T14:15:00Z"/>
                <w:rFonts w:eastAsiaTheme="minorHAnsi" w:cstheme="minorBidi"/>
                <w:kern w:val="2"/>
                <w:sz w:val="14"/>
                <w:szCs w:val="18"/>
                <w14:ligatures w14:val="standardContextual"/>
                <w:rPrChange w:id="1738" w:author="Danny" w:date="2026-10-02T14:18:00Z">
                  <w:rPr>
                    <w:ins w:id="1739" w:author="Danny" w:date="2026-10-02T14:15:00Z"/>
                    <w:color w:val="000000"/>
                    <w:sz w:val="18"/>
                    <w:szCs w:val="18"/>
                  </w:rPr>
                </w:rPrChange>
              </w:rPr>
              <w:pPrChange w:id="1740" w:author="Danny" w:date="2026-10-02T14:16:00Z">
                <w:pPr>
                  <w:jc w:val="center"/>
                </w:pPr>
              </w:pPrChange>
            </w:pPr>
          </w:p>
        </w:tc>
        <w:tc>
          <w:tcPr>
            <w:tcW w:w="0" w:type="auto"/>
            <w:tcBorders>
              <w:top w:val="nil"/>
            </w:tcBorders>
            <w:shd w:val="clear" w:color="auto" w:fill="auto"/>
            <w:vAlign w:val="center"/>
            <w:hideMark/>
          </w:tcPr>
          <w:p w14:paraId="054EF031" w14:textId="77777777" w:rsidR="000D0736" w:rsidRPr="000D0736" w:rsidRDefault="000D0736">
            <w:pPr>
              <w:spacing w:line="276" w:lineRule="auto"/>
              <w:jc w:val="center"/>
              <w:rPr>
                <w:ins w:id="1741" w:author="Danny" w:date="2026-10-02T14:15:00Z"/>
                <w:rFonts w:ascii="Segoe UI Symbol" w:eastAsiaTheme="minorHAnsi" w:hAnsi="Segoe UI Symbol" w:cs="Calibri"/>
                <w:kern w:val="2"/>
                <w:sz w:val="14"/>
                <w:szCs w:val="18"/>
                <w14:ligatures w14:val="standardContextual"/>
                <w:rPrChange w:id="1742" w:author="Danny" w:date="2026-10-02T14:18:00Z">
                  <w:rPr>
                    <w:ins w:id="1743" w:author="Danny" w:date="2026-10-02T14:15:00Z"/>
                    <w:rFonts w:ascii="Segoe UI Symbol" w:hAnsi="Segoe UI Symbol" w:cs="Calibri"/>
                    <w:color w:val="000000"/>
                    <w:sz w:val="18"/>
                    <w:szCs w:val="18"/>
                  </w:rPr>
                </w:rPrChange>
              </w:rPr>
              <w:pPrChange w:id="1744" w:author="Danny" w:date="2026-10-02T14:23:00Z">
                <w:pPr>
                  <w:jc w:val="center"/>
                </w:pPr>
              </w:pPrChange>
            </w:pPr>
            <w:ins w:id="1745" w:author="Danny" w:date="2026-10-02T14:15:00Z">
              <w:r w:rsidRPr="000D0736">
                <w:rPr>
                  <w:rFonts w:ascii="Segoe UI Symbol" w:eastAsiaTheme="minorHAnsi" w:hAnsi="Segoe UI Symbol" w:cs="Calibri"/>
                  <w:kern w:val="2"/>
                  <w:sz w:val="14"/>
                  <w:szCs w:val="18"/>
                  <w14:ligatures w14:val="standardContextual"/>
                  <w:rPrChange w:id="174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06139EE" w14:textId="77777777" w:rsidR="000D0736" w:rsidRPr="000D0736" w:rsidRDefault="000D0736">
            <w:pPr>
              <w:spacing w:line="276" w:lineRule="auto"/>
              <w:jc w:val="center"/>
              <w:rPr>
                <w:ins w:id="1747" w:author="Danny" w:date="2026-10-02T14:15:00Z"/>
                <w:rFonts w:ascii="Segoe UI Symbol" w:eastAsiaTheme="minorHAnsi" w:hAnsi="Segoe UI Symbol" w:cs="Calibri"/>
                <w:kern w:val="2"/>
                <w:sz w:val="14"/>
                <w:szCs w:val="18"/>
                <w14:ligatures w14:val="standardContextual"/>
                <w:rPrChange w:id="1748" w:author="Danny" w:date="2026-10-02T14:18:00Z">
                  <w:rPr>
                    <w:ins w:id="1749" w:author="Danny" w:date="2026-10-02T14:15:00Z"/>
                    <w:rFonts w:ascii="Segoe UI Symbol" w:hAnsi="Segoe UI Symbol" w:cs="Calibri"/>
                    <w:color w:val="000000"/>
                    <w:sz w:val="18"/>
                    <w:szCs w:val="18"/>
                  </w:rPr>
                </w:rPrChange>
              </w:rPr>
              <w:pPrChange w:id="1750" w:author="Danny" w:date="2026-10-02T14:23:00Z">
                <w:pPr>
                  <w:jc w:val="center"/>
                </w:pPr>
              </w:pPrChange>
            </w:pPr>
            <w:ins w:id="1751" w:author="Danny" w:date="2026-10-02T14:15:00Z">
              <w:r w:rsidRPr="000D0736">
                <w:rPr>
                  <w:rFonts w:ascii="Segoe UI Symbol" w:eastAsiaTheme="minorHAnsi" w:hAnsi="Segoe UI Symbol" w:cs="Calibri"/>
                  <w:kern w:val="2"/>
                  <w:sz w:val="14"/>
                  <w:szCs w:val="18"/>
                  <w14:ligatures w14:val="standardContextual"/>
                  <w:rPrChange w:id="175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CF826CA" w14:textId="77777777" w:rsidR="000D0736" w:rsidRPr="000D0736" w:rsidRDefault="000D0736">
            <w:pPr>
              <w:spacing w:line="276" w:lineRule="auto"/>
              <w:jc w:val="center"/>
              <w:rPr>
                <w:ins w:id="1753" w:author="Danny" w:date="2026-10-02T14:15:00Z"/>
                <w:rFonts w:ascii="Segoe UI Symbol" w:eastAsiaTheme="minorHAnsi" w:hAnsi="Segoe UI Symbol" w:cs="Calibri"/>
                <w:kern w:val="2"/>
                <w:sz w:val="14"/>
                <w:szCs w:val="18"/>
                <w14:ligatures w14:val="standardContextual"/>
                <w:rPrChange w:id="1754" w:author="Danny" w:date="2026-10-02T14:18:00Z">
                  <w:rPr>
                    <w:ins w:id="1755" w:author="Danny" w:date="2026-10-02T14:15:00Z"/>
                    <w:rFonts w:ascii="Segoe UI Symbol" w:hAnsi="Segoe UI Symbol" w:cs="Calibri"/>
                    <w:color w:val="000000"/>
                    <w:sz w:val="18"/>
                    <w:szCs w:val="18"/>
                  </w:rPr>
                </w:rPrChange>
              </w:rPr>
              <w:pPrChange w:id="1756" w:author="Danny" w:date="2026-10-02T14:23:00Z">
                <w:pPr>
                  <w:jc w:val="center"/>
                </w:pPr>
              </w:pPrChange>
            </w:pPr>
            <w:ins w:id="1757" w:author="Danny" w:date="2026-10-02T14:15:00Z">
              <w:r w:rsidRPr="000D0736">
                <w:rPr>
                  <w:rFonts w:ascii="Segoe UI Symbol" w:eastAsiaTheme="minorHAnsi" w:hAnsi="Segoe UI Symbol" w:cs="Calibri"/>
                  <w:kern w:val="2"/>
                  <w:sz w:val="14"/>
                  <w:szCs w:val="18"/>
                  <w14:ligatures w14:val="standardContextual"/>
                  <w:rPrChange w:id="175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6F51098" w14:textId="77777777" w:rsidR="000D0736" w:rsidRPr="000D0736" w:rsidRDefault="000D0736">
            <w:pPr>
              <w:spacing w:line="276" w:lineRule="auto"/>
              <w:jc w:val="center"/>
              <w:rPr>
                <w:ins w:id="1759" w:author="Danny" w:date="2026-10-02T14:15:00Z"/>
                <w:rFonts w:ascii="Segoe UI Symbol" w:eastAsiaTheme="minorHAnsi" w:hAnsi="Segoe UI Symbol" w:cs="Calibri"/>
                <w:kern w:val="2"/>
                <w:sz w:val="14"/>
                <w:szCs w:val="18"/>
                <w14:ligatures w14:val="standardContextual"/>
                <w:rPrChange w:id="1760" w:author="Danny" w:date="2026-10-02T14:18:00Z">
                  <w:rPr>
                    <w:ins w:id="1761" w:author="Danny" w:date="2026-10-02T14:15:00Z"/>
                    <w:rFonts w:ascii="Segoe UI Symbol" w:hAnsi="Segoe UI Symbol" w:cs="Calibri"/>
                    <w:color w:val="000000"/>
                    <w:sz w:val="18"/>
                    <w:szCs w:val="18"/>
                  </w:rPr>
                </w:rPrChange>
              </w:rPr>
              <w:pPrChange w:id="1762" w:author="Danny" w:date="2026-10-02T14:23:00Z">
                <w:pPr>
                  <w:jc w:val="center"/>
                </w:pPr>
              </w:pPrChange>
            </w:pPr>
            <w:ins w:id="1763" w:author="Danny" w:date="2026-10-02T14:15:00Z">
              <w:r w:rsidRPr="000D0736">
                <w:rPr>
                  <w:rFonts w:ascii="Segoe UI Symbol" w:eastAsiaTheme="minorHAnsi" w:hAnsi="Segoe UI Symbol" w:cs="Calibri"/>
                  <w:kern w:val="2"/>
                  <w:sz w:val="14"/>
                  <w:szCs w:val="18"/>
                  <w14:ligatures w14:val="standardContextual"/>
                  <w:rPrChange w:id="176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28A386B" w14:textId="77777777" w:rsidR="000D0736" w:rsidRPr="000D0736" w:rsidRDefault="000D0736">
            <w:pPr>
              <w:spacing w:line="276" w:lineRule="auto"/>
              <w:jc w:val="center"/>
              <w:rPr>
                <w:ins w:id="1765" w:author="Danny" w:date="2026-10-02T14:15:00Z"/>
                <w:rFonts w:ascii="Segoe UI Symbol" w:eastAsiaTheme="minorHAnsi" w:hAnsi="Segoe UI Symbol" w:cs="Calibri"/>
                <w:kern w:val="2"/>
                <w:sz w:val="14"/>
                <w:szCs w:val="18"/>
                <w14:ligatures w14:val="standardContextual"/>
                <w:rPrChange w:id="1766" w:author="Danny" w:date="2026-10-02T14:18:00Z">
                  <w:rPr>
                    <w:ins w:id="1767" w:author="Danny" w:date="2026-10-02T14:15:00Z"/>
                    <w:rFonts w:ascii="Segoe UI Symbol" w:hAnsi="Segoe UI Symbol" w:cs="Calibri"/>
                    <w:color w:val="000000"/>
                    <w:sz w:val="18"/>
                    <w:szCs w:val="18"/>
                  </w:rPr>
                </w:rPrChange>
              </w:rPr>
              <w:pPrChange w:id="1768" w:author="Danny" w:date="2026-10-02T14:23:00Z">
                <w:pPr>
                  <w:jc w:val="center"/>
                </w:pPr>
              </w:pPrChange>
            </w:pPr>
          </w:p>
        </w:tc>
        <w:tc>
          <w:tcPr>
            <w:tcW w:w="0" w:type="auto"/>
            <w:tcBorders>
              <w:top w:val="nil"/>
            </w:tcBorders>
            <w:shd w:val="clear" w:color="auto" w:fill="auto"/>
            <w:vAlign w:val="center"/>
            <w:hideMark/>
          </w:tcPr>
          <w:p w14:paraId="0BA2FFE5" w14:textId="77777777" w:rsidR="000D0736" w:rsidRPr="000D0736" w:rsidRDefault="000D0736">
            <w:pPr>
              <w:spacing w:line="276" w:lineRule="auto"/>
              <w:jc w:val="center"/>
              <w:rPr>
                <w:ins w:id="1769" w:author="Danny" w:date="2026-10-02T14:15:00Z"/>
                <w:rFonts w:ascii="Segoe UI Symbol" w:eastAsiaTheme="minorHAnsi" w:hAnsi="Segoe UI Symbol" w:cs="Calibri"/>
                <w:kern w:val="2"/>
                <w:sz w:val="14"/>
                <w:szCs w:val="18"/>
                <w14:ligatures w14:val="standardContextual"/>
                <w:rPrChange w:id="1770" w:author="Danny" w:date="2026-10-02T14:18:00Z">
                  <w:rPr>
                    <w:ins w:id="1771" w:author="Danny" w:date="2026-10-02T14:15:00Z"/>
                    <w:rFonts w:ascii="Segoe UI Symbol" w:hAnsi="Segoe UI Symbol" w:cs="Calibri"/>
                    <w:color w:val="000000"/>
                    <w:sz w:val="18"/>
                    <w:szCs w:val="18"/>
                  </w:rPr>
                </w:rPrChange>
              </w:rPr>
              <w:pPrChange w:id="1772" w:author="Danny" w:date="2026-10-02T14:23:00Z">
                <w:pPr>
                  <w:jc w:val="center"/>
                </w:pPr>
              </w:pPrChange>
            </w:pPr>
            <w:ins w:id="1773" w:author="Danny" w:date="2026-10-02T14:15:00Z">
              <w:r w:rsidRPr="000D0736">
                <w:rPr>
                  <w:rFonts w:ascii="Segoe UI Symbol" w:eastAsiaTheme="minorHAnsi" w:hAnsi="Segoe UI Symbol" w:cs="Calibri"/>
                  <w:kern w:val="2"/>
                  <w:sz w:val="14"/>
                  <w:szCs w:val="18"/>
                  <w14:ligatures w14:val="standardContextual"/>
                  <w:rPrChange w:id="177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73FAF51" w14:textId="77777777" w:rsidR="000D0736" w:rsidRPr="000D0736" w:rsidRDefault="000D0736">
            <w:pPr>
              <w:spacing w:line="276" w:lineRule="auto"/>
              <w:jc w:val="center"/>
              <w:rPr>
                <w:ins w:id="1775" w:author="Danny" w:date="2026-10-02T14:15:00Z"/>
                <w:rFonts w:ascii="Segoe UI Symbol" w:eastAsiaTheme="minorHAnsi" w:hAnsi="Segoe UI Symbol" w:cs="Calibri"/>
                <w:kern w:val="2"/>
                <w:sz w:val="14"/>
                <w:szCs w:val="18"/>
                <w14:ligatures w14:val="standardContextual"/>
                <w:rPrChange w:id="1776" w:author="Danny" w:date="2026-10-02T14:18:00Z">
                  <w:rPr>
                    <w:ins w:id="1777" w:author="Danny" w:date="2026-10-02T14:15:00Z"/>
                    <w:rFonts w:ascii="Segoe UI Symbol" w:hAnsi="Segoe UI Symbol" w:cs="Calibri"/>
                    <w:color w:val="000000"/>
                    <w:sz w:val="18"/>
                    <w:szCs w:val="18"/>
                  </w:rPr>
                </w:rPrChange>
              </w:rPr>
              <w:pPrChange w:id="1778" w:author="Danny" w:date="2026-10-02T14:23:00Z">
                <w:pPr>
                  <w:jc w:val="center"/>
                </w:pPr>
              </w:pPrChange>
            </w:pPr>
            <w:ins w:id="1779" w:author="Danny" w:date="2026-10-02T14:15:00Z">
              <w:r w:rsidRPr="000D0736">
                <w:rPr>
                  <w:rFonts w:ascii="Segoe UI Symbol" w:eastAsiaTheme="minorHAnsi" w:hAnsi="Segoe UI Symbol" w:cs="Calibri"/>
                  <w:kern w:val="2"/>
                  <w:sz w:val="14"/>
                  <w:szCs w:val="18"/>
                  <w14:ligatures w14:val="standardContextual"/>
                  <w:rPrChange w:id="178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1356699" w14:textId="77777777" w:rsidR="000D0736" w:rsidRPr="000D0736" w:rsidRDefault="000D0736">
            <w:pPr>
              <w:spacing w:line="276" w:lineRule="auto"/>
              <w:jc w:val="center"/>
              <w:rPr>
                <w:ins w:id="1781" w:author="Danny" w:date="2026-10-02T14:15:00Z"/>
                <w:rFonts w:ascii="Segoe UI Symbol" w:eastAsiaTheme="minorHAnsi" w:hAnsi="Segoe UI Symbol" w:cs="Calibri"/>
                <w:kern w:val="2"/>
                <w:sz w:val="14"/>
                <w:szCs w:val="18"/>
                <w14:ligatures w14:val="standardContextual"/>
                <w:rPrChange w:id="1782" w:author="Danny" w:date="2026-10-02T14:18:00Z">
                  <w:rPr>
                    <w:ins w:id="1783" w:author="Danny" w:date="2026-10-02T14:15:00Z"/>
                    <w:rFonts w:ascii="Segoe UI Symbol" w:hAnsi="Segoe UI Symbol" w:cs="Calibri"/>
                    <w:color w:val="000000"/>
                    <w:sz w:val="18"/>
                    <w:szCs w:val="18"/>
                  </w:rPr>
                </w:rPrChange>
              </w:rPr>
              <w:pPrChange w:id="1784" w:author="Danny" w:date="2026-10-02T14:23:00Z">
                <w:pPr>
                  <w:jc w:val="center"/>
                </w:pPr>
              </w:pPrChange>
            </w:pPr>
            <w:ins w:id="1785" w:author="Danny" w:date="2026-10-02T14:15:00Z">
              <w:r w:rsidRPr="000D0736">
                <w:rPr>
                  <w:rFonts w:ascii="Segoe UI Symbol" w:eastAsiaTheme="minorHAnsi" w:hAnsi="Segoe UI Symbol" w:cs="Calibri"/>
                  <w:kern w:val="2"/>
                  <w:sz w:val="14"/>
                  <w:szCs w:val="18"/>
                  <w14:ligatures w14:val="standardContextual"/>
                  <w:rPrChange w:id="1786" w:author="Danny" w:date="2026-10-02T14:18:00Z">
                    <w:rPr>
                      <w:rFonts w:ascii="Segoe UI Symbol" w:hAnsi="Segoe UI Symbol" w:cs="Calibri"/>
                      <w:color w:val="000000"/>
                      <w:sz w:val="18"/>
                      <w:szCs w:val="18"/>
                    </w:rPr>
                  </w:rPrChange>
                </w:rPr>
                <w:t>✓</w:t>
              </w:r>
            </w:ins>
          </w:p>
        </w:tc>
      </w:tr>
      <w:tr w:rsidR="002A4041" w:rsidRPr="000718CF" w14:paraId="08332E48" w14:textId="77777777" w:rsidTr="00107337">
        <w:trPr>
          <w:trHeight w:val="20"/>
          <w:ins w:id="1787" w:author="Danny" w:date="2026-10-02T14:15:00Z"/>
        </w:trPr>
        <w:tc>
          <w:tcPr>
            <w:tcW w:w="0" w:type="auto"/>
            <w:tcBorders>
              <w:top w:val="nil"/>
              <w:left w:val="nil"/>
              <w:bottom w:val="nil"/>
              <w:right w:val="nil"/>
            </w:tcBorders>
            <w:shd w:val="clear" w:color="auto" w:fill="auto"/>
            <w:vAlign w:val="center"/>
            <w:hideMark/>
          </w:tcPr>
          <w:p w14:paraId="6C6A3DD4" w14:textId="77777777" w:rsidR="000D0736" w:rsidRPr="000D0736" w:rsidRDefault="000D0736">
            <w:pPr>
              <w:spacing w:line="276" w:lineRule="auto"/>
              <w:jc w:val="center"/>
              <w:rPr>
                <w:ins w:id="1788" w:author="Danny" w:date="2026-10-02T14:15:00Z"/>
                <w:rFonts w:eastAsiaTheme="minorHAnsi" w:cstheme="minorBidi"/>
                <w:kern w:val="2"/>
                <w:sz w:val="14"/>
                <w:szCs w:val="18"/>
                <w14:ligatures w14:val="standardContextual"/>
                <w:rPrChange w:id="1789" w:author="Danny" w:date="2026-10-02T14:18:00Z">
                  <w:rPr>
                    <w:ins w:id="1790" w:author="Danny" w:date="2026-10-02T14:15:00Z"/>
                    <w:color w:val="000000"/>
                    <w:sz w:val="18"/>
                    <w:szCs w:val="18"/>
                  </w:rPr>
                </w:rPrChange>
              </w:rPr>
              <w:pPrChange w:id="1791" w:author="Danny" w:date="2026-10-02T14:16:00Z">
                <w:pPr>
                  <w:jc w:val="center"/>
                </w:pPr>
              </w:pPrChange>
            </w:pPr>
            <w:ins w:id="1792" w:author="Danny" w:date="2026-10-02T14:15:00Z">
              <w:r w:rsidRPr="000D0736">
                <w:rPr>
                  <w:rFonts w:eastAsiaTheme="minorHAnsi" w:cstheme="minorBidi"/>
                  <w:kern w:val="2"/>
                  <w:sz w:val="14"/>
                  <w:szCs w:val="18"/>
                  <w14:ligatures w14:val="standardContextual"/>
                  <w:rPrChange w:id="1793" w:author="Danny" w:date="2026-10-02T14:18:00Z">
                    <w:rPr>
                      <w:color w:val="000000"/>
                      <w:sz w:val="18"/>
                      <w:szCs w:val="18"/>
                    </w:rPr>
                  </w:rPrChange>
                </w:rPr>
                <w:t>11</w:t>
              </w:r>
            </w:ins>
          </w:p>
        </w:tc>
        <w:tc>
          <w:tcPr>
            <w:tcW w:w="0" w:type="auto"/>
            <w:tcBorders>
              <w:top w:val="nil"/>
              <w:left w:val="nil"/>
              <w:bottom w:val="nil"/>
              <w:right w:val="nil"/>
            </w:tcBorders>
            <w:shd w:val="clear" w:color="auto" w:fill="auto"/>
            <w:vAlign w:val="center"/>
            <w:hideMark/>
          </w:tcPr>
          <w:p w14:paraId="42D2CE26" w14:textId="77777777" w:rsidR="000D0736" w:rsidRPr="000D0736" w:rsidRDefault="000D0736">
            <w:pPr>
              <w:spacing w:line="276" w:lineRule="auto"/>
              <w:rPr>
                <w:ins w:id="1794" w:author="Danny" w:date="2026-10-02T14:15:00Z"/>
                <w:rFonts w:eastAsiaTheme="minorHAnsi" w:cstheme="minorBidi"/>
                <w:kern w:val="2"/>
                <w:sz w:val="14"/>
                <w:szCs w:val="18"/>
                <w14:ligatures w14:val="standardContextual"/>
                <w:rPrChange w:id="1795" w:author="Danny" w:date="2026-10-02T14:18:00Z">
                  <w:rPr>
                    <w:ins w:id="1796" w:author="Danny" w:date="2026-10-02T14:15:00Z"/>
                    <w:color w:val="000000"/>
                    <w:sz w:val="18"/>
                    <w:szCs w:val="18"/>
                  </w:rPr>
                </w:rPrChange>
              </w:rPr>
              <w:pPrChange w:id="1797" w:author="Danny" w:date="2026-10-02T14:16:00Z">
                <w:pPr/>
              </w:pPrChange>
            </w:pPr>
            <w:ins w:id="1798" w:author="Danny" w:date="2026-10-02T14:15:00Z">
              <w:r w:rsidRPr="000D0736">
                <w:rPr>
                  <w:rFonts w:eastAsiaTheme="minorHAnsi" w:cstheme="minorBidi"/>
                  <w:kern w:val="2"/>
                  <w:sz w:val="14"/>
                  <w:szCs w:val="18"/>
                  <w14:ligatures w14:val="standardContextual"/>
                  <w:rPrChange w:id="1799" w:author="Danny" w:date="2026-10-02T14:18:00Z">
                    <w:rPr>
                      <w:color w:val="000000"/>
                      <w:sz w:val="18"/>
                      <w:szCs w:val="18"/>
                    </w:rPr>
                  </w:rPrChange>
                </w:rPr>
                <w:t>Beynnon et al., 2002</w:t>
              </w:r>
            </w:ins>
          </w:p>
        </w:tc>
        <w:tc>
          <w:tcPr>
            <w:tcW w:w="0" w:type="auto"/>
            <w:tcBorders>
              <w:top w:val="nil"/>
              <w:left w:val="nil"/>
              <w:bottom w:val="nil"/>
              <w:right w:val="nil"/>
            </w:tcBorders>
            <w:shd w:val="clear" w:color="auto" w:fill="auto"/>
            <w:noWrap/>
            <w:vAlign w:val="bottom"/>
            <w:hideMark/>
          </w:tcPr>
          <w:p w14:paraId="2C3B6372" w14:textId="77777777" w:rsidR="000D0736" w:rsidRPr="000D0736" w:rsidRDefault="000D0736">
            <w:pPr>
              <w:spacing w:line="276" w:lineRule="auto"/>
              <w:rPr>
                <w:ins w:id="1800" w:author="Danny" w:date="2026-10-02T14:15:00Z"/>
                <w:rFonts w:eastAsiaTheme="minorHAnsi" w:cstheme="minorBidi"/>
                <w:kern w:val="2"/>
                <w:sz w:val="14"/>
                <w:szCs w:val="18"/>
                <w14:ligatures w14:val="standardContextual"/>
                <w:rPrChange w:id="1801" w:author="Danny" w:date="2026-10-02T14:18:00Z">
                  <w:rPr>
                    <w:ins w:id="1802" w:author="Danny" w:date="2026-10-02T14:15:00Z"/>
                    <w:color w:val="000000"/>
                    <w:sz w:val="18"/>
                    <w:szCs w:val="18"/>
                  </w:rPr>
                </w:rPrChange>
              </w:rPr>
              <w:pPrChange w:id="1803" w:author="Danny" w:date="2026-10-02T14:16:00Z">
                <w:pPr/>
              </w:pPrChange>
            </w:pPr>
          </w:p>
        </w:tc>
        <w:tc>
          <w:tcPr>
            <w:tcW w:w="0" w:type="auto"/>
            <w:tcBorders>
              <w:top w:val="nil"/>
              <w:left w:val="nil"/>
              <w:bottom w:val="nil"/>
              <w:right w:val="nil"/>
            </w:tcBorders>
            <w:shd w:val="clear" w:color="auto" w:fill="auto"/>
            <w:vAlign w:val="center"/>
            <w:hideMark/>
          </w:tcPr>
          <w:p w14:paraId="7D62C582" w14:textId="77777777" w:rsidR="000D0736" w:rsidRPr="000D0736" w:rsidRDefault="000D0736">
            <w:pPr>
              <w:spacing w:line="276" w:lineRule="auto"/>
              <w:jc w:val="center"/>
              <w:rPr>
                <w:ins w:id="1804" w:author="Danny" w:date="2026-10-02T14:15:00Z"/>
                <w:rFonts w:eastAsiaTheme="minorHAnsi" w:cstheme="minorBidi"/>
                <w:kern w:val="2"/>
                <w:sz w:val="14"/>
                <w:szCs w:val="18"/>
                <w14:ligatures w14:val="standardContextual"/>
                <w:rPrChange w:id="1805" w:author="Danny" w:date="2026-10-02T14:18:00Z">
                  <w:rPr>
                    <w:ins w:id="1806" w:author="Danny" w:date="2026-10-02T14:15:00Z"/>
                    <w:color w:val="000000"/>
                    <w:sz w:val="18"/>
                    <w:szCs w:val="18"/>
                  </w:rPr>
                </w:rPrChange>
              </w:rPr>
              <w:pPrChange w:id="1807" w:author="Danny" w:date="2026-10-02T14:21:00Z">
                <w:pPr>
                  <w:jc w:val="center"/>
                </w:pPr>
              </w:pPrChange>
            </w:pPr>
            <w:ins w:id="1808" w:author="Danny" w:date="2026-10-02T14:15:00Z">
              <w:r w:rsidRPr="000D0736">
                <w:rPr>
                  <w:rFonts w:eastAsiaTheme="minorHAnsi" w:cstheme="minorBidi"/>
                  <w:kern w:val="2"/>
                  <w:sz w:val="14"/>
                  <w:szCs w:val="18"/>
                  <w14:ligatures w14:val="standardContextual"/>
                  <w:rPrChange w:id="1809"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513FF5CD" w14:textId="77777777" w:rsidR="000D0736" w:rsidRPr="000D0736" w:rsidRDefault="000D0736">
            <w:pPr>
              <w:spacing w:line="276" w:lineRule="auto"/>
              <w:jc w:val="center"/>
              <w:rPr>
                <w:ins w:id="1810" w:author="Danny" w:date="2026-10-02T14:15:00Z"/>
                <w:rFonts w:eastAsiaTheme="minorHAnsi" w:cstheme="minorBidi"/>
                <w:kern w:val="2"/>
                <w:sz w:val="14"/>
                <w:szCs w:val="18"/>
                <w14:ligatures w14:val="standardContextual"/>
                <w:rPrChange w:id="1811" w:author="Danny" w:date="2026-10-02T14:18:00Z">
                  <w:rPr>
                    <w:ins w:id="1812" w:author="Danny" w:date="2026-10-02T14:15:00Z"/>
                    <w:color w:val="000000"/>
                    <w:sz w:val="18"/>
                    <w:szCs w:val="18"/>
                  </w:rPr>
                </w:rPrChange>
              </w:rPr>
              <w:pPrChange w:id="1813" w:author="Danny" w:date="2026-10-02T14:21:00Z">
                <w:pPr>
                  <w:jc w:val="center"/>
                </w:pPr>
              </w:pPrChange>
            </w:pPr>
            <w:ins w:id="1814" w:author="Danny" w:date="2026-10-02T14:15:00Z">
              <w:r w:rsidRPr="000D0736">
                <w:rPr>
                  <w:rFonts w:eastAsiaTheme="minorHAnsi" w:cstheme="minorBidi"/>
                  <w:kern w:val="2"/>
                  <w:sz w:val="14"/>
                  <w:szCs w:val="18"/>
                  <w14:ligatures w14:val="standardContextual"/>
                  <w:rPrChange w:id="1815"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1DC590C4" w14:textId="77777777" w:rsidR="000D0736" w:rsidRPr="000D0736" w:rsidRDefault="000D0736">
            <w:pPr>
              <w:spacing w:line="276" w:lineRule="auto"/>
              <w:jc w:val="center"/>
              <w:rPr>
                <w:ins w:id="1816" w:author="Danny" w:date="2026-10-02T14:15:00Z"/>
                <w:rFonts w:eastAsiaTheme="minorHAnsi" w:cstheme="minorBidi"/>
                <w:kern w:val="2"/>
                <w:sz w:val="14"/>
                <w:szCs w:val="18"/>
                <w14:ligatures w14:val="standardContextual"/>
                <w:rPrChange w:id="1817" w:author="Danny" w:date="2026-10-02T14:18:00Z">
                  <w:rPr>
                    <w:ins w:id="1818" w:author="Danny" w:date="2026-10-02T14:15:00Z"/>
                    <w:color w:val="000000"/>
                    <w:sz w:val="18"/>
                    <w:szCs w:val="18"/>
                  </w:rPr>
                </w:rPrChange>
              </w:rPr>
              <w:pPrChange w:id="1819" w:author="Danny" w:date="2026-10-02T14:21:00Z">
                <w:pPr>
                  <w:jc w:val="center"/>
                </w:pPr>
              </w:pPrChange>
            </w:pPr>
          </w:p>
        </w:tc>
        <w:tc>
          <w:tcPr>
            <w:tcW w:w="0" w:type="auto"/>
            <w:tcBorders>
              <w:top w:val="nil"/>
              <w:left w:val="nil"/>
              <w:bottom w:val="nil"/>
              <w:right w:val="nil"/>
            </w:tcBorders>
            <w:shd w:val="clear" w:color="auto" w:fill="auto"/>
            <w:vAlign w:val="center"/>
            <w:hideMark/>
          </w:tcPr>
          <w:p w14:paraId="3F4F7A22" w14:textId="77777777" w:rsidR="000D0736" w:rsidRPr="000D0736" w:rsidRDefault="000D0736">
            <w:pPr>
              <w:spacing w:line="276" w:lineRule="auto"/>
              <w:jc w:val="center"/>
              <w:rPr>
                <w:ins w:id="1820" w:author="Danny" w:date="2026-10-02T14:15:00Z"/>
                <w:rFonts w:eastAsiaTheme="minorHAnsi" w:cstheme="minorBidi"/>
                <w:kern w:val="2"/>
                <w:sz w:val="14"/>
                <w:szCs w:val="18"/>
                <w14:ligatures w14:val="standardContextual"/>
                <w:rPrChange w:id="1821" w:author="Danny" w:date="2026-10-02T14:18:00Z">
                  <w:rPr>
                    <w:ins w:id="1822" w:author="Danny" w:date="2026-10-02T14:15:00Z"/>
                    <w:color w:val="000000"/>
                    <w:sz w:val="18"/>
                    <w:szCs w:val="18"/>
                  </w:rPr>
                </w:rPrChange>
              </w:rPr>
              <w:pPrChange w:id="1823" w:author="Danny" w:date="2026-10-02T14:21:00Z">
                <w:pPr>
                  <w:jc w:val="center"/>
                </w:pPr>
              </w:pPrChange>
            </w:pPr>
            <w:ins w:id="1824" w:author="Danny" w:date="2026-10-02T14:15:00Z">
              <w:r w:rsidRPr="000D0736">
                <w:rPr>
                  <w:rFonts w:eastAsiaTheme="minorHAnsi" w:cstheme="minorBidi"/>
                  <w:kern w:val="2"/>
                  <w:sz w:val="14"/>
                  <w:szCs w:val="18"/>
                  <w14:ligatures w14:val="standardContextual"/>
                  <w:rPrChange w:id="1825" w:author="Danny" w:date="2026-10-02T14:18:00Z">
                    <w:rPr>
                      <w:color w:val="000000"/>
                      <w:sz w:val="18"/>
                      <w:szCs w:val="18"/>
                    </w:rPr>
                  </w:rPrChange>
                </w:rPr>
                <w:t>29.2 ± 7.0</w:t>
              </w:r>
            </w:ins>
          </w:p>
        </w:tc>
        <w:tc>
          <w:tcPr>
            <w:tcW w:w="0" w:type="auto"/>
            <w:tcBorders>
              <w:top w:val="nil"/>
              <w:left w:val="nil"/>
              <w:bottom w:val="nil"/>
              <w:right w:val="nil"/>
            </w:tcBorders>
            <w:shd w:val="clear" w:color="auto" w:fill="auto"/>
            <w:vAlign w:val="center"/>
            <w:hideMark/>
          </w:tcPr>
          <w:p w14:paraId="670D3667" w14:textId="77777777" w:rsidR="000D0736" w:rsidRPr="000D0736" w:rsidRDefault="000D0736">
            <w:pPr>
              <w:spacing w:line="276" w:lineRule="auto"/>
              <w:jc w:val="center"/>
              <w:rPr>
                <w:ins w:id="1826" w:author="Danny" w:date="2026-10-02T14:15:00Z"/>
                <w:rFonts w:eastAsiaTheme="minorHAnsi" w:cstheme="minorBidi"/>
                <w:kern w:val="2"/>
                <w:sz w:val="14"/>
                <w:szCs w:val="18"/>
                <w14:ligatures w14:val="standardContextual"/>
                <w:rPrChange w:id="1827" w:author="Danny" w:date="2026-10-02T14:18:00Z">
                  <w:rPr>
                    <w:ins w:id="1828" w:author="Danny" w:date="2026-10-02T14:15:00Z"/>
                    <w:color w:val="000000"/>
                    <w:sz w:val="18"/>
                    <w:szCs w:val="18"/>
                  </w:rPr>
                </w:rPrChange>
              </w:rPr>
              <w:pPrChange w:id="1829" w:author="Danny" w:date="2026-10-02T14:21:00Z">
                <w:pPr>
                  <w:jc w:val="center"/>
                </w:pPr>
              </w:pPrChange>
            </w:pPr>
          </w:p>
        </w:tc>
        <w:tc>
          <w:tcPr>
            <w:tcW w:w="0" w:type="auto"/>
            <w:tcBorders>
              <w:top w:val="nil"/>
              <w:left w:val="nil"/>
              <w:bottom w:val="nil"/>
              <w:right w:val="nil"/>
            </w:tcBorders>
            <w:shd w:val="clear" w:color="auto" w:fill="auto"/>
            <w:vAlign w:val="center"/>
            <w:hideMark/>
          </w:tcPr>
          <w:p w14:paraId="00ECF546" w14:textId="77777777" w:rsidR="000D0736" w:rsidRPr="000D0736" w:rsidRDefault="000D0736">
            <w:pPr>
              <w:spacing w:line="276" w:lineRule="auto"/>
              <w:jc w:val="center"/>
              <w:rPr>
                <w:ins w:id="1830" w:author="Danny" w:date="2026-10-02T14:15:00Z"/>
                <w:rFonts w:eastAsiaTheme="minorHAnsi" w:cstheme="minorBidi"/>
                <w:kern w:val="2"/>
                <w:sz w:val="14"/>
                <w:szCs w:val="18"/>
                <w14:ligatures w14:val="standardContextual"/>
                <w:rPrChange w:id="1831" w:author="Danny" w:date="2026-10-02T14:18:00Z">
                  <w:rPr>
                    <w:ins w:id="1832" w:author="Danny" w:date="2026-10-02T14:15:00Z"/>
                    <w:color w:val="000000"/>
                    <w:sz w:val="18"/>
                    <w:szCs w:val="18"/>
                  </w:rPr>
                </w:rPrChange>
              </w:rPr>
              <w:pPrChange w:id="1833" w:author="Danny" w:date="2026-10-02T14:21:00Z">
                <w:pPr>
                  <w:jc w:val="center"/>
                </w:pPr>
              </w:pPrChange>
            </w:pPr>
            <w:ins w:id="1834" w:author="Danny" w:date="2026-10-02T14:15:00Z">
              <w:r w:rsidRPr="000D0736">
                <w:rPr>
                  <w:rFonts w:eastAsiaTheme="minorHAnsi" w:cstheme="minorBidi"/>
                  <w:kern w:val="2"/>
                  <w:sz w:val="14"/>
                  <w:szCs w:val="18"/>
                  <w14:ligatures w14:val="standardContextual"/>
                  <w:rPrChange w:id="1835" w:author="Danny" w:date="2026-10-02T14:18:00Z">
                    <w:rPr>
                      <w:color w:val="000000"/>
                      <w:sz w:val="18"/>
                      <w:szCs w:val="18"/>
                    </w:rPr>
                  </w:rPrChange>
                </w:rPr>
                <w:t>56</w:t>
              </w:r>
            </w:ins>
          </w:p>
        </w:tc>
        <w:tc>
          <w:tcPr>
            <w:tcW w:w="0" w:type="auto"/>
            <w:tcBorders>
              <w:top w:val="nil"/>
              <w:left w:val="nil"/>
              <w:bottom w:val="nil"/>
              <w:right w:val="nil"/>
            </w:tcBorders>
            <w:shd w:val="clear" w:color="auto" w:fill="auto"/>
            <w:vAlign w:val="center"/>
            <w:hideMark/>
          </w:tcPr>
          <w:p w14:paraId="1D8A2878" w14:textId="77777777" w:rsidR="000D0736" w:rsidRPr="000D0736" w:rsidRDefault="000D0736">
            <w:pPr>
              <w:spacing w:line="276" w:lineRule="auto"/>
              <w:jc w:val="center"/>
              <w:rPr>
                <w:ins w:id="1836" w:author="Danny" w:date="2026-10-02T14:15:00Z"/>
                <w:rFonts w:eastAsiaTheme="minorHAnsi" w:cstheme="minorBidi"/>
                <w:kern w:val="2"/>
                <w:sz w:val="14"/>
                <w:szCs w:val="18"/>
                <w14:ligatures w14:val="standardContextual"/>
                <w:rPrChange w:id="1837" w:author="Danny" w:date="2026-10-02T14:18:00Z">
                  <w:rPr>
                    <w:ins w:id="1838" w:author="Danny" w:date="2026-10-02T14:15:00Z"/>
                    <w:color w:val="000000"/>
                    <w:sz w:val="18"/>
                    <w:szCs w:val="18"/>
                  </w:rPr>
                </w:rPrChange>
              </w:rPr>
              <w:pPrChange w:id="1839" w:author="Danny" w:date="2026-10-02T14:21:00Z">
                <w:pPr>
                  <w:jc w:val="center"/>
                </w:pPr>
              </w:pPrChange>
            </w:pPr>
            <w:ins w:id="1840" w:author="Danny" w:date="2026-10-02T14:15:00Z">
              <w:r w:rsidRPr="000D0736">
                <w:rPr>
                  <w:rFonts w:eastAsiaTheme="minorHAnsi" w:cstheme="minorBidi"/>
                  <w:kern w:val="2"/>
                  <w:sz w:val="14"/>
                  <w:szCs w:val="18"/>
                  <w14:ligatures w14:val="standardContextual"/>
                  <w:rPrChange w:id="1841" w:author="Danny" w:date="2026-10-02T14:18:00Z">
                    <w:rPr>
                      <w:color w:val="000000"/>
                      <w:sz w:val="18"/>
                      <w:szCs w:val="18"/>
                    </w:rPr>
                  </w:rPrChange>
                </w:rPr>
                <w:t>31</w:t>
              </w:r>
            </w:ins>
          </w:p>
        </w:tc>
        <w:tc>
          <w:tcPr>
            <w:tcW w:w="0" w:type="auto"/>
            <w:tcBorders>
              <w:top w:val="nil"/>
              <w:left w:val="nil"/>
              <w:bottom w:val="nil"/>
              <w:right w:val="nil"/>
            </w:tcBorders>
            <w:shd w:val="clear" w:color="auto" w:fill="auto"/>
            <w:vAlign w:val="center"/>
            <w:hideMark/>
          </w:tcPr>
          <w:p w14:paraId="583F3340" w14:textId="77777777" w:rsidR="000D0736" w:rsidRPr="000D0736" w:rsidRDefault="000D0736">
            <w:pPr>
              <w:spacing w:line="276" w:lineRule="auto"/>
              <w:jc w:val="center"/>
              <w:rPr>
                <w:ins w:id="1842" w:author="Danny" w:date="2026-10-02T14:15:00Z"/>
                <w:rFonts w:eastAsiaTheme="minorHAnsi" w:cstheme="minorBidi"/>
                <w:kern w:val="2"/>
                <w:sz w:val="14"/>
                <w:szCs w:val="18"/>
                <w14:ligatures w14:val="standardContextual"/>
                <w:rPrChange w:id="1843" w:author="Danny" w:date="2026-10-02T14:18:00Z">
                  <w:rPr>
                    <w:ins w:id="1844" w:author="Danny" w:date="2026-10-02T14:15:00Z"/>
                    <w:color w:val="000000"/>
                    <w:sz w:val="18"/>
                    <w:szCs w:val="18"/>
                  </w:rPr>
                </w:rPrChange>
              </w:rPr>
              <w:pPrChange w:id="1845" w:author="Danny" w:date="2026-10-02T14:21:00Z">
                <w:pPr>
                  <w:jc w:val="center"/>
                </w:pPr>
              </w:pPrChange>
            </w:pPr>
            <w:ins w:id="1846" w:author="Danny" w:date="2026-10-02T14:15:00Z">
              <w:r w:rsidRPr="000D0736">
                <w:rPr>
                  <w:rFonts w:eastAsiaTheme="minorHAnsi" w:cstheme="minorBidi"/>
                  <w:kern w:val="2"/>
                  <w:sz w:val="14"/>
                  <w:szCs w:val="18"/>
                  <w14:ligatures w14:val="standardContextual"/>
                  <w:rPrChange w:id="1847" w:author="Danny" w:date="2026-10-02T14:18:00Z">
                    <w:rPr>
                      <w:color w:val="000000"/>
                      <w:sz w:val="18"/>
                      <w:szCs w:val="18"/>
                    </w:rPr>
                  </w:rPrChange>
                </w:rPr>
                <w:t>25</w:t>
              </w:r>
            </w:ins>
          </w:p>
        </w:tc>
        <w:tc>
          <w:tcPr>
            <w:tcW w:w="0" w:type="auto"/>
            <w:tcBorders>
              <w:top w:val="nil"/>
              <w:left w:val="nil"/>
              <w:bottom w:val="nil"/>
              <w:right w:val="nil"/>
            </w:tcBorders>
            <w:shd w:val="clear" w:color="auto" w:fill="auto"/>
            <w:noWrap/>
            <w:vAlign w:val="center"/>
            <w:hideMark/>
          </w:tcPr>
          <w:p w14:paraId="0B9DF150" w14:textId="77777777" w:rsidR="000D0736" w:rsidRPr="000D0736" w:rsidRDefault="000D0736">
            <w:pPr>
              <w:spacing w:line="276" w:lineRule="auto"/>
              <w:jc w:val="center"/>
              <w:rPr>
                <w:ins w:id="1848" w:author="Danny" w:date="2026-10-02T14:15:00Z"/>
                <w:rFonts w:eastAsiaTheme="minorHAnsi" w:cstheme="minorBidi"/>
                <w:kern w:val="2"/>
                <w:sz w:val="14"/>
                <w:szCs w:val="18"/>
                <w14:ligatures w14:val="standardContextual"/>
                <w:rPrChange w:id="1849" w:author="Danny" w:date="2026-10-02T14:18:00Z">
                  <w:rPr>
                    <w:ins w:id="1850" w:author="Danny" w:date="2026-10-02T14:15:00Z"/>
                    <w:color w:val="000000"/>
                    <w:sz w:val="18"/>
                    <w:szCs w:val="18"/>
                  </w:rPr>
                </w:rPrChange>
              </w:rPr>
              <w:pPrChange w:id="1851" w:author="Danny" w:date="2026-10-02T14:21:00Z">
                <w:pPr>
                  <w:jc w:val="center"/>
                </w:pPr>
              </w:pPrChange>
            </w:pPr>
          </w:p>
        </w:tc>
        <w:tc>
          <w:tcPr>
            <w:tcW w:w="0" w:type="auto"/>
            <w:tcBorders>
              <w:top w:val="nil"/>
              <w:left w:val="nil"/>
              <w:bottom w:val="nil"/>
              <w:right w:val="nil"/>
            </w:tcBorders>
            <w:shd w:val="clear" w:color="auto" w:fill="auto"/>
            <w:vAlign w:val="center"/>
            <w:hideMark/>
          </w:tcPr>
          <w:p w14:paraId="453F37C5" w14:textId="77777777" w:rsidR="000D0736" w:rsidRPr="000D0736" w:rsidRDefault="000D0736">
            <w:pPr>
              <w:spacing w:line="276" w:lineRule="auto"/>
              <w:jc w:val="center"/>
              <w:rPr>
                <w:ins w:id="1852" w:author="Danny" w:date="2026-10-02T14:15:00Z"/>
                <w:rFonts w:eastAsiaTheme="minorHAnsi" w:cstheme="minorBidi"/>
                <w:kern w:val="2"/>
                <w:sz w:val="14"/>
                <w:szCs w:val="18"/>
                <w14:ligatures w14:val="standardContextual"/>
                <w:rPrChange w:id="1853" w:author="Danny" w:date="2026-10-02T14:18:00Z">
                  <w:rPr>
                    <w:ins w:id="1854" w:author="Danny" w:date="2026-10-02T14:15:00Z"/>
                    <w:color w:val="000000"/>
                    <w:sz w:val="18"/>
                    <w:szCs w:val="18"/>
                  </w:rPr>
                </w:rPrChange>
              </w:rPr>
              <w:pPrChange w:id="1855" w:author="Danny" w:date="2026-10-02T14:21:00Z">
                <w:pPr>
                  <w:jc w:val="center"/>
                </w:pPr>
              </w:pPrChange>
            </w:pPr>
            <w:ins w:id="1856" w:author="Danny" w:date="2026-10-02T14:15:00Z">
              <w:r w:rsidRPr="000D0736">
                <w:rPr>
                  <w:rFonts w:eastAsiaTheme="minorHAnsi" w:cstheme="minorBidi"/>
                  <w:kern w:val="2"/>
                  <w:sz w:val="14"/>
                  <w:szCs w:val="18"/>
                  <w14:ligatures w14:val="standardContextual"/>
                  <w:rPrChange w:id="1857" w:author="Danny" w:date="2026-10-02T14:18:00Z">
                    <w:rPr>
                      <w:color w:val="000000"/>
                      <w:sz w:val="18"/>
                      <w:szCs w:val="18"/>
                    </w:rPr>
                  </w:rPrChange>
                </w:rPr>
                <w:t>36</w:t>
              </w:r>
            </w:ins>
          </w:p>
        </w:tc>
        <w:tc>
          <w:tcPr>
            <w:tcW w:w="0" w:type="auto"/>
            <w:tcBorders>
              <w:top w:val="nil"/>
              <w:left w:val="nil"/>
              <w:bottom w:val="nil"/>
              <w:right w:val="nil"/>
            </w:tcBorders>
            <w:shd w:val="clear" w:color="auto" w:fill="auto"/>
            <w:vAlign w:val="center"/>
            <w:hideMark/>
          </w:tcPr>
          <w:p w14:paraId="254B52C4" w14:textId="77777777" w:rsidR="000D0736" w:rsidRPr="000D0736" w:rsidRDefault="000D0736">
            <w:pPr>
              <w:spacing w:line="276" w:lineRule="auto"/>
              <w:jc w:val="center"/>
              <w:rPr>
                <w:ins w:id="1858" w:author="Danny" w:date="2026-10-02T14:15:00Z"/>
                <w:rFonts w:eastAsiaTheme="minorHAnsi" w:cstheme="minorBidi"/>
                <w:kern w:val="2"/>
                <w:sz w:val="14"/>
                <w:szCs w:val="18"/>
                <w14:ligatures w14:val="standardContextual"/>
                <w:rPrChange w:id="1859" w:author="Danny" w:date="2026-10-02T14:18:00Z">
                  <w:rPr>
                    <w:ins w:id="1860" w:author="Danny" w:date="2026-10-02T14:15:00Z"/>
                    <w:color w:val="000000"/>
                    <w:sz w:val="18"/>
                    <w:szCs w:val="18"/>
                  </w:rPr>
                </w:rPrChange>
              </w:rPr>
              <w:pPrChange w:id="1861" w:author="Danny" w:date="2026-10-02T14:21:00Z">
                <w:pPr>
                  <w:jc w:val="center"/>
                </w:pPr>
              </w:pPrChange>
            </w:pPr>
            <w:ins w:id="1862" w:author="Danny" w:date="2026-10-02T14:15:00Z">
              <w:r w:rsidRPr="000D0736">
                <w:rPr>
                  <w:rFonts w:eastAsiaTheme="minorHAnsi" w:cstheme="minorBidi"/>
                  <w:kern w:val="2"/>
                  <w:sz w:val="14"/>
                  <w:szCs w:val="18"/>
                  <w14:ligatures w14:val="standardContextual"/>
                  <w:rPrChange w:id="1863" w:author="Danny" w:date="2026-10-02T14:18:00Z">
                    <w:rPr>
                      <w:color w:val="000000"/>
                      <w:sz w:val="18"/>
                      <w:szCs w:val="18"/>
                    </w:rPr>
                  </w:rPrChange>
                </w:rPr>
                <w:t>3</w:t>
              </w:r>
            </w:ins>
          </w:p>
        </w:tc>
        <w:tc>
          <w:tcPr>
            <w:tcW w:w="0" w:type="auto"/>
            <w:tcBorders>
              <w:top w:val="nil"/>
              <w:left w:val="nil"/>
              <w:bottom w:val="nil"/>
              <w:right w:val="nil"/>
            </w:tcBorders>
            <w:shd w:val="clear" w:color="auto" w:fill="auto"/>
            <w:vAlign w:val="center"/>
            <w:hideMark/>
          </w:tcPr>
          <w:p w14:paraId="55B2E6A5" w14:textId="77777777" w:rsidR="000D0736" w:rsidRPr="000D0736" w:rsidRDefault="000D0736">
            <w:pPr>
              <w:spacing w:line="276" w:lineRule="auto"/>
              <w:jc w:val="center"/>
              <w:rPr>
                <w:ins w:id="1864" w:author="Danny" w:date="2026-10-02T14:15:00Z"/>
                <w:rFonts w:eastAsiaTheme="minorHAnsi" w:cstheme="minorBidi"/>
                <w:kern w:val="2"/>
                <w:sz w:val="14"/>
                <w:szCs w:val="18"/>
                <w14:ligatures w14:val="standardContextual"/>
                <w:rPrChange w:id="1865" w:author="Danny" w:date="2026-10-02T14:18:00Z">
                  <w:rPr>
                    <w:ins w:id="1866" w:author="Danny" w:date="2026-10-02T14:15:00Z"/>
                    <w:color w:val="000000"/>
                    <w:sz w:val="18"/>
                    <w:szCs w:val="18"/>
                  </w:rPr>
                </w:rPrChange>
              </w:rPr>
              <w:pPrChange w:id="1867" w:author="Danny" w:date="2026-10-02T14:21:00Z">
                <w:pPr>
                  <w:jc w:val="center"/>
                </w:pPr>
              </w:pPrChange>
            </w:pPr>
            <w:ins w:id="1868" w:author="Danny" w:date="2026-10-02T14:15:00Z">
              <w:r w:rsidRPr="000D0736">
                <w:rPr>
                  <w:rFonts w:eastAsiaTheme="minorHAnsi" w:cstheme="minorBidi"/>
                  <w:kern w:val="2"/>
                  <w:sz w:val="14"/>
                  <w:szCs w:val="18"/>
                  <w14:ligatures w14:val="standardContextual"/>
                  <w:rPrChange w:id="1869"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4B471FAF" w14:textId="77777777" w:rsidR="000D0736" w:rsidRPr="000D0736" w:rsidRDefault="000D0736">
            <w:pPr>
              <w:spacing w:line="276" w:lineRule="auto"/>
              <w:rPr>
                <w:ins w:id="1870" w:author="Danny" w:date="2026-10-02T14:15:00Z"/>
                <w:rFonts w:eastAsiaTheme="minorHAnsi" w:cstheme="minorBidi"/>
                <w:kern w:val="2"/>
                <w:sz w:val="14"/>
                <w:szCs w:val="18"/>
                <w14:ligatures w14:val="standardContextual"/>
                <w:rPrChange w:id="1871" w:author="Danny" w:date="2026-10-02T14:18:00Z">
                  <w:rPr>
                    <w:ins w:id="1872" w:author="Danny" w:date="2026-10-02T14:15:00Z"/>
                    <w:color w:val="000000"/>
                    <w:sz w:val="18"/>
                    <w:szCs w:val="18"/>
                  </w:rPr>
                </w:rPrChange>
              </w:rPr>
              <w:pPrChange w:id="1873" w:author="Danny" w:date="2026-10-02T14:16:00Z">
                <w:pPr>
                  <w:jc w:val="center"/>
                </w:pPr>
              </w:pPrChange>
            </w:pPr>
          </w:p>
        </w:tc>
        <w:tc>
          <w:tcPr>
            <w:tcW w:w="0" w:type="auto"/>
            <w:tcBorders>
              <w:top w:val="nil"/>
            </w:tcBorders>
            <w:shd w:val="clear" w:color="auto" w:fill="auto"/>
            <w:vAlign w:val="center"/>
            <w:hideMark/>
          </w:tcPr>
          <w:p w14:paraId="02974AF4" w14:textId="77777777" w:rsidR="000D0736" w:rsidRPr="000D0736" w:rsidRDefault="000D0736">
            <w:pPr>
              <w:spacing w:line="276" w:lineRule="auto"/>
              <w:jc w:val="center"/>
              <w:rPr>
                <w:ins w:id="1874" w:author="Danny" w:date="2026-10-02T14:15:00Z"/>
                <w:rFonts w:ascii="Segoe UI Symbol" w:eastAsiaTheme="minorHAnsi" w:hAnsi="Segoe UI Symbol" w:cs="Calibri"/>
                <w:kern w:val="2"/>
                <w:sz w:val="14"/>
                <w:szCs w:val="18"/>
                <w14:ligatures w14:val="standardContextual"/>
                <w:rPrChange w:id="1875" w:author="Danny" w:date="2026-10-02T14:18:00Z">
                  <w:rPr>
                    <w:ins w:id="1876" w:author="Danny" w:date="2026-10-02T14:15:00Z"/>
                    <w:rFonts w:ascii="Segoe UI Symbol" w:hAnsi="Segoe UI Symbol" w:cs="Calibri"/>
                    <w:color w:val="000000"/>
                    <w:sz w:val="18"/>
                    <w:szCs w:val="18"/>
                  </w:rPr>
                </w:rPrChange>
              </w:rPr>
              <w:pPrChange w:id="1877" w:author="Danny" w:date="2026-10-02T14:23:00Z">
                <w:pPr>
                  <w:jc w:val="center"/>
                </w:pPr>
              </w:pPrChange>
            </w:pPr>
            <w:ins w:id="1878" w:author="Danny" w:date="2026-10-02T14:15:00Z">
              <w:r w:rsidRPr="000D0736">
                <w:rPr>
                  <w:rFonts w:ascii="Segoe UI Symbol" w:eastAsiaTheme="minorHAnsi" w:hAnsi="Segoe UI Symbol" w:cs="Calibri"/>
                  <w:kern w:val="2"/>
                  <w:sz w:val="14"/>
                  <w:szCs w:val="18"/>
                  <w14:ligatures w14:val="standardContextual"/>
                  <w:rPrChange w:id="187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12325F8" w14:textId="77777777" w:rsidR="000D0736" w:rsidRPr="000D0736" w:rsidRDefault="000D0736">
            <w:pPr>
              <w:spacing w:line="276" w:lineRule="auto"/>
              <w:jc w:val="center"/>
              <w:rPr>
                <w:ins w:id="1880" w:author="Danny" w:date="2026-10-02T14:15:00Z"/>
                <w:rFonts w:ascii="Segoe UI Symbol" w:eastAsiaTheme="minorHAnsi" w:hAnsi="Segoe UI Symbol" w:cs="Calibri"/>
                <w:kern w:val="2"/>
                <w:sz w:val="14"/>
                <w:szCs w:val="18"/>
                <w14:ligatures w14:val="standardContextual"/>
                <w:rPrChange w:id="1881" w:author="Danny" w:date="2026-10-02T14:18:00Z">
                  <w:rPr>
                    <w:ins w:id="1882" w:author="Danny" w:date="2026-10-02T14:15:00Z"/>
                    <w:rFonts w:ascii="Segoe UI Symbol" w:hAnsi="Segoe UI Symbol" w:cs="Calibri"/>
                    <w:color w:val="000000"/>
                    <w:sz w:val="18"/>
                    <w:szCs w:val="18"/>
                  </w:rPr>
                </w:rPrChange>
              </w:rPr>
              <w:pPrChange w:id="1883" w:author="Danny" w:date="2026-10-02T14:23:00Z">
                <w:pPr>
                  <w:jc w:val="center"/>
                </w:pPr>
              </w:pPrChange>
            </w:pPr>
            <w:ins w:id="1884" w:author="Danny" w:date="2026-10-02T14:15:00Z">
              <w:r w:rsidRPr="000D0736">
                <w:rPr>
                  <w:rFonts w:ascii="Segoe UI Symbol" w:eastAsiaTheme="minorHAnsi" w:hAnsi="Segoe UI Symbol" w:cs="Calibri"/>
                  <w:kern w:val="2"/>
                  <w:sz w:val="14"/>
                  <w:szCs w:val="18"/>
                  <w14:ligatures w14:val="standardContextual"/>
                  <w:rPrChange w:id="188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C745ED5" w14:textId="77777777" w:rsidR="000D0736" w:rsidRPr="000D0736" w:rsidRDefault="000D0736">
            <w:pPr>
              <w:spacing w:line="276" w:lineRule="auto"/>
              <w:jc w:val="center"/>
              <w:rPr>
                <w:ins w:id="1886" w:author="Danny" w:date="2026-10-02T14:15:00Z"/>
                <w:rFonts w:ascii="Segoe UI Symbol" w:eastAsiaTheme="minorHAnsi" w:hAnsi="Segoe UI Symbol" w:cs="Calibri"/>
                <w:kern w:val="2"/>
                <w:sz w:val="14"/>
                <w:szCs w:val="18"/>
                <w14:ligatures w14:val="standardContextual"/>
                <w:rPrChange w:id="1887" w:author="Danny" w:date="2026-10-02T14:18:00Z">
                  <w:rPr>
                    <w:ins w:id="1888" w:author="Danny" w:date="2026-10-02T14:15:00Z"/>
                    <w:rFonts w:ascii="Segoe UI Symbol" w:hAnsi="Segoe UI Symbol" w:cs="Calibri"/>
                    <w:color w:val="000000"/>
                    <w:sz w:val="18"/>
                    <w:szCs w:val="18"/>
                  </w:rPr>
                </w:rPrChange>
              </w:rPr>
              <w:pPrChange w:id="1889" w:author="Danny" w:date="2026-10-02T14:23:00Z">
                <w:pPr>
                  <w:jc w:val="center"/>
                </w:pPr>
              </w:pPrChange>
            </w:pPr>
            <w:ins w:id="1890" w:author="Danny" w:date="2026-10-02T14:15:00Z">
              <w:r w:rsidRPr="000D0736">
                <w:rPr>
                  <w:rFonts w:ascii="Segoe UI Symbol" w:eastAsiaTheme="minorHAnsi" w:hAnsi="Segoe UI Symbol" w:cs="Calibri"/>
                  <w:kern w:val="2"/>
                  <w:sz w:val="14"/>
                  <w:szCs w:val="18"/>
                  <w14:ligatures w14:val="standardContextual"/>
                  <w:rPrChange w:id="189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766E3A5" w14:textId="77777777" w:rsidR="000D0736" w:rsidRPr="000D0736" w:rsidRDefault="000D0736">
            <w:pPr>
              <w:spacing w:line="276" w:lineRule="auto"/>
              <w:jc w:val="center"/>
              <w:rPr>
                <w:ins w:id="1892" w:author="Danny" w:date="2026-10-02T14:15:00Z"/>
                <w:rFonts w:ascii="Segoe UI Symbol" w:eastAsiaTheme="minorHAnsi" w:hAnsi="Segoe UI Symbol" w:cs="Calibri"/>
                <w:kern w:val="2"/>
                <w:sz w:val="14"/>
                <w:szCs w:val="18"/>
                <w14:ligatures w14:val="standardContextual"/>
                <w:rPrChange w:id="1893" w:author="Danny" w:date="2026-10-02T14:18:00Z">
                  <w:rPr>
                    <w:ins w:id="1894" w:author="Danny" w:date="2026-10-02T14:15:00Z"/>
                    <w:rFonts w:ascii="Segoe UI Symbol" w:hAnsi="Segoe UI Symbol" w:cs="Calibri"/>
                    <w:color w:val="000000"/>
                    <w:sz w:val="18"/>
                    <w:szCs w:val="18"/>
                  </w:rPr>
                </w:rPrChange>
              </w:rPr>
              <w:pPrChange w:id="1895" w:author="Danny" w:date="2026-10-02T14:23:00Z">
                <w:pPr>
                  <w:jc w:val="center"/>
                </w:pPr>
              </w:pPrChange>
            </w:pPr>
            <w:ins w:id="1896" w:author="Danny" w:date="2026-10-02T14:15:00Z">
              <w:r w:rsidRPr="000D0736">
                <w:rPr>
                  <w:rFonts w:ascii="Segoe UI Symbol" w:eastAsiaTheme="minorHAnsi" w:hAnsi="Segoe UI Symbol" w:cs="Calibri"/>
                  <w:kern w:val="2"/>
                  <w:sz w:val="14"/>
                  <w:szCs w:val="18"/>
                  <w14:ligatures w14:val="standardContextual"/>
                  <w:rPrChange w:id="189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138089C" w14:textId="77777777" w:rsidR="000D0736" w:rsidRPr="000D0736" w:rsidRDefault="000D0736">
            <w:pPr>
              <w:spacing w:line="276" w:lineRule="auto"/>
              <w:jc w:val="center"/>
              <w:rPr>
                <w:ins w:id="1898" w:author="Danny" w:date="2026-10-02T14:15:00Z"/>
                <w:rFonts w:ascii="Segoe UI Symbol" w:eastAsiaTheme="minorHAnsi" w:hAnsi="Segoe UI Symbol" w:cs="Calibri"/>
                <w:kern w:val="2"/>
                <w:sz w:val="14"/>
                <w:szCs w:val="18"/>
                <w14:ligatures w14:val="standardContextual"/>
                <w:rPrChange w:id="1899" w:author="Danny" w:date="2026-10-02T14:18:00Z">
                  <w:rPr>
                    <w:ins w:id="1900" w:author="Danny" w:date="2026-10-02T14:15:00Z"/>
                    <w:rFonts w:ascii="Segoe UI Symbol" w:hAnsi="Segoe UI Symbol" w:cs="Calibri"/>
                    <w:color w:val="000000"/>
                    <w:sz w:val="18"/>
                    <w:szCs w:val="18"/>
                  </w:rPr>
                </w:rPrChange>
              </w:rPr>
              <w:pPrChange w:id="1901" w:author="Danny" w:date="2026-10-02T14:23:00Z">
                <w:pPr>
                  <w:jc w:val="center"/>
                </w:pPr>
              </w:pPrChange>
            </w:pPr>
          </w:p>
        </w:tc>
        <w:tc>
          <w:tcPr>
            <w:tcW w:w="0" w:type="auto"/>
            <w:tcBorders>
              <w:top w:val="nil"/>
            </w:tcBorders>
            <w:shd w:val="clear" w:color="auto" w:fill="auto"/>
            <w:vAlign w:val="center"/>
            <w:hideMark/>
          </w:tcPr>
          <w:p w14:paraId="7DAF1013" w14:textId="77777777" w:rsidR="000D0736" w:rsidRPr="000D0736" w:rsidRDefault="000D0736">
            <w:pPr>
              <w:spacing w:line="276" w:lineRule="auto"/>
              <w:jc w:val="center"/>
              <w:rPr>
                <w:ins w:id="1902" w:author="Danny" w:date="2026-10-02T14:15:00Z"/>
                <w:rFonts w:ascii="Segoe UI Symbol" w:eastAsiaTheme="minorHAnsi" w:hAnsi="Segoe UI Symbol" w:cs="Calibri"/>
                <w:kern w:val="2"/>
                <w:sz w:val="14"/>
                <w:szCs w:val="18"/>
                <w14:ligatures w14:val="standardContextual"/>
                <w:rPrChange w:id="1903" w:author="Danny" w:date="2026-10-02T14:18:00Z">
                  <w:rPr>
                    <w:ins w:id="1904" w:author="Danny" w:date="2026-10-02T14:15:00Z"/>
                    <w:rFonts w:ascii="Segoe UI Symbol" w:hAnsi="Segoe UI Symbol" w:cs="Calibri"/>
                    <w:color w:val="000000"/>
                    <w:sz w:val="18"/>
                    <w:szCs w:val="18"/>
                  </w:rPr>
                </w:rPrChange>
              </w:rPr>
              <w:pPrChange w:id="1905" w:author="Danny" w:date="2026-10-02T14:23:00Z">
                <w:pPr>
                  <w:jc w:val="center"/>
                </w:pPr>
              </w:pPrChange>
            </w:pPr>
            <w:ins w:id="1906" w:author="Danny" w:date="2026-10-02T14:15:00Z">
              <w:r w:rsidRPr="000D0736">
                <w:rPr>
                  <w:rFonts w:ascii="Segoe UI Symbol" w:eastAsiaTheme="minorHAnsi" w:hAnsi="Segoe UI Symbol" w:cs="Calibri"/>
                  <w:kern w:val="2"/>
                  <w:sz w:val="14"/>
                  <w:szCs w:val="18"/>
                  <w14:ligatures w14:val="standardContextual"/>
                  <w:rPrChange w:id="190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008AD13" w14:textId="77777777" w:rsidR="000D0736" w:rsidRPr="000D0736" w:rsidRDefault="000D0736">
            <w:pPr>
              <w:spacing w:line="276" w:lineRule="auto"/>
              <w:jc w:val="center"/>
              <w:rPr>
                <w:ins w:id="1908" w:author="Danny" w:date="2026-10-02T14:15:00Z"/>
                <w:rFonts w:ascii="Segoe UI Symbol" w:eastAsiaTheme="minorHAnsi" w:hAnsi="Segoe UI Symbol" w:cs="Calibri"/>
                <w:kern w:val="2"/>
                <w:sz w:val="14"/>
                <w:szCs w:val="18"/>
                <w14:ligatures w14:val="standardContextual"/>
                <w:rPrChange w:id="1909" w:author="Danny" w:date="2026-10-02T14:18:00Z">
                  <w:rPr>
                    <w:ins w:id="1910" w:author="Danny" w:date="2026-10-02T14:15:00Z"/>
                    <w:rFonts w:ascii="Segoe UI Symbol" w:hAnsi="Segoe UI Symbol" w:cs="Calibri"/>
                    <w:color w:val="000000"/>
                    <w:sz w:val="18"/>
                    <w:szCs w:val="18"/>
                  </w:rPr>
                </w:rPrChange>
              </w:rPr>
              <w:pPrChange w:id="1911" w:author="Danny" w:date="2026-10-02T14:23:00Z">
                <w:pPr>
                  <w:jc w:val="center"/>
                </w:pPr>
              </w:pPrChange>
            </w:pPr>
            <w:ins w:id="1912" w:author="Danny" w:date="2026-10-02T14:15:00Z">
              <w:r w:rsidRPr="000D0736">
                <w:rPr>
                  <w:rFonts w:ascii="Segoe UI Symbol" w:eastAsiaTheme="minorHAnsi" w:hAnsi="Segoe UI Symbol" w:cs="Calibri"/>
                  <w:kern w:val="2"/>
                  <w:sz w:val="14"/>
                  <w:szCs w:val="18"/>
                  <w14:ligatures w14:val="standardContextual"/>
                  <w:rPrChange w:id="191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7E49BA1" w14:textId="77777777" w:rsidR="000D0736" w:rsidRPr="000D0736" w:rsidRDefault="000D0736">
            <w:pPr>
              <w:spacing w:line="276" w:lineRule="auto"/>
              <w:jc w:val="center"/>
              <w:rPr>
                <w:ins w:id="1914" w:author="Danny" w:date="2026-10-02T14:15:00Z"/>
                <w:rFonts w:ascii="Segoe UI Symbol" w:eastAsiaTheme="minorHAnsi" w:hAnsi="Segoe UI Symbol" w:cs="Calibri"/>
                <w:kern w:val="2"/>
                <w:sz w:val="14"/>
                <w:szCs w:val="18"/>
                <w14:ligatures w14:val="standardContextual"/>
                <w:rPrChange w:id="1915" w:author="Danny" w:date="2026-10-02T14:18:00Z">
                  <w:rPr>
                    <w:ins w:id="1916" w:author="Danny" w:date="2026-10-02T14:15:00Z"/>
                    <w:rFonts w:ascii="Segoe UI Symbol" w:hAnsi="Segoe UI Symbol" w:cs="Calibri"/>
                    <w:color w:val="000000"/>
                    <w:sz w:val="18"/>
                    <w:szCs w:val="18"/>
                  </w:rPr>
                </w:rPrChange>
              </w:rPr>
              <w:pPrChange w:id="1917" w:author="Danny" w:date="2026-10-02T14:23:00Z">
                <w:pPr>
                  <w:jc w:val="center"/>
                </w:pPr>
              </w:pPrChange>
            </w:pPr>
            <w:ins w:id="1918" w:author="Danny" w:date="2026-10-02T14:15:00Z">
              <w:r w:rsidRPr="000D0736">
                <w:rPr>
                  <w:rFonts w:ascii="Segoe UI Symbol" w:eastAsiaTheme="minorHAnsi" w:hAnsi="Segoe UI Symbol" w:cs="Calibri"/>
                  <w:kern w:val="2"/>
                  <w:sz w:val="14"/>
                  <w:szCs w:val="18"/>
                  <w14:ligatures w14:val="standardContextual"/>
                  <w:rPrChange w:id="1919" w:author="Danny" w:date="2026-10-02T14:18:00Z">
                    <w:rPr>
                      <w:rFonts w:ascii="Segoe UI Symbol" w:hAnsi="Segoe UI Symbol" w:cs="Calibri"/>
                      <w:color w:val="000000"/>
                      <w:sz w:val="18"/>
                      <w:szCs w:val="18"/>
                    </w:rPr>
                  </w:rPrChange>
                </w:rPr>
                <w:t>✗</w:t>
              </w:r>
            </w:ins>
          </w:p>
        </w:tc>
      </w:tr>
      <w:tr w:rsidR="002A4041" w:rsidRPr="000718CF" w14:paraId="43106DF6" w14:textId="77777777" w:rsidTr="00107337">
        <w:trPr>
          <w:trHeight w:val="20"/>
          <w:ins w:id="1920" w:author="Danny" w:date="2026-10-02T14:15:00Z"/>
        </w:trPr>
        <w:tc>
          <w:tcPr>
            <w:tcW w:w="0" w:type="auto"/>
            <w:tcBorders>
              <w:top w:val="nil"/>
              <w:left w:val="nil"/>
              <w:bottom w:val="nil"/>
              <w:right w:val="nil"/>
            </w:tcBorders>
            <w:shd w:val="clear" w:color="auto" w:fill="auto"/>
            <w:vAlign w:val="center"/>
            <w:hideMark/>
          </w:tcPr>
          <w:p w14:paraId="2E833BE0" w14:textId="77777777" w:rsidR="000D0736" w:rsidRPr="000D0736" w:rsidRDefault="000D0736">
            <w:pPr>
              <w:spacing w:line="276" w:lineRule="auto"/>
              <w:jc w:val="center"/>
              <w:rPr>
                <w:ins w:id="1921" w:author="Danny" w:date="2026-10-02T14:15:00Z"/>
                <w:rFonts w:eastAsiaTheme="minorHAnsi" w:cstheme="minorBidi"/>
                <w:kern w:val="2"/>
                <w:sz w:val="14"/>
                <w:szCs w:val="18"/>
                <w14:ligatures w14:val="standardContextual"/>
                <w:rPrChange w:id="1922" w:author="Danny" w:date="2026-10-02T14:18:00Z">
                  <w:rPr>
                    <w:ins w:id="1923" w:author="Danny" w:date="2026-10-02T14:15:00Z"/>
                    <w:color w:val="000000"/>
                    <w:sz w:val="18"/>
                    <w:szCs w:val="18"/>
                  </w:rPr>
                </w:rPrChange>
              </w:rPr>
              <w:pPrChange w:id="1924" w:author="Danny" w:date="2026-10-02T14:16:00Z">
                <w:pPr>
                  <w:jc w:val="center"/>
                </w:pPr>
              </w:pPrChange>
            </w:pPr>
            <w:ins w:id="1925" w:author="Danny" w:date="2026-10-02T14:15:00Z">
              <w:r w:rsidRPr="000D0736">
                <w:rPr>
                  <w:rFonts w:eastAsiaTheme="minorHAnsi" w:cstheme="minorBidi"/>
                  <w:kern w:val="2"/>
                  <w:sz w:val="14"/>
                  <w:szCs w:val="18"/>
                  <w14:ligatures w14:val="standardContextual"/>
                  <w:rPrChange w:id="1926" w:author="Danny" w:date="2026-10-02T14:18:00Z">
                    <w:rPr>
                      <w:color w:val="000000"/>
                      <w:sz w:val="18"/>
                      <w:szCs w:val="18"/>
                    </w:rPr>
                  </w:rPrChange>
                </w:rPr>
                <w:t>12</w:t>
              </w:r>
            </w:ins>
          </w:p>
        </w:tc>
        <w:tc>
          <w:tcPr>
            <w:tcW w:w="0" w:type="auto"/>
            <w:tcBorders>
              <w:top w:val="nil"/>
              <w:left w:val="nil"/>
              <w:bottom w:val="nil"/>
              <w:right w:val="nil"/>
            </w:tcBorders>
            <w:shd w:val="clear" w:color="auto" w:fill="auto"/>
            <w:vAlign w:val="center"/>
            <w:hideMark/>
          </w:tcPr>
          <w:p w14:paraId="7B9CD14B" w14:textId="77777777" w:rsidR="000D0736" w:rsidRPr="000D0736" w:rsidRDefault="000D0736">
            <w:pPr>
              <w:spacing w:line="276" w:lineRule="auto"/>
              <w:rPr>
                <w:ins w:id="1927" w:author="Danny" w:date="2026-10-02T14:15:00Z"/>
                <w:rFonts w:eastAsiaTheme="minorHAnsi" w:cstheme="minorBidi"/>
                <w:kern w:val="2"/>
                <w:sz w:val="14"/>
                <w:szCs w:val="18"/>
                <w14:ligatures w14:val="standardContextual"/>
                <w:rPrChange w:id="1928" w:author="Danny" w:date="2026-10-02T14:18:00Z">
                  <w:rPr>
                    <w:ins w:id="1929" w:author="Danny" w:date="2026-10-02T14:15:00Z"/>
                    <w:color w:val="000000"/>
                    <w:sz w:val="18"/>
                    <w:szCs w:val="18"/>
                  </w:rPr>
                </w:rPrChange>
              </w:rPr>
              <w:pPrChange w:id="1930" w:author="Danny" w:date="2026-10-02T14:16:00Z">
                <w:pPr/>
              </w:pPrChange>
            </w:pPr>
            <w:ins w:id="1931" w:author="Danny" w:date="2026-10-02T14:15:00Z">
              <w:r w:rsidRPr="000D0736">
                <w:rPr>
                  <w:rFonts w:eastAsiaTheme="minorHAnsi" w:cstheme="minorBidi"/>
                  <w:kern w:val="2"/>
                  <w:sz w:val="14"/>
                  <w:szCs w:val="18"/>
                  <w14:ligatures w14:val="standardContextual"/>
                  <w:rPrChange w:id="1932" w:author="Danny" w:date="2026-10-02T14:18:00Z">
                    <w:rPr>
                      <w:color w:val="000000"/>
                      <w:sz w:val="18"/>
                      <w:szCs w:val="18"/>
                    </w:rPr>
                  </w:rPrChange>
                </w:rPr>
                <w:t>Bi et al., 2018</w:t>
              </w:r>
            </w:ins>
          </w:p>
        </w:tc>
        <w:tc>
          <w:tcPr>
            <w:tcW w:w="0" w:type="auto"/>
            <w:tcBorders>
              <w:top w:val="nil"/>
              <w:left w:val="nil"/>
              <w:bottom w:val="nil"/>
              <w:right w:val="nil"/>
            </w:tcBorders>
            <w:shd w:val="clear" w:color="auto" w:fill="auto"/>
            <w:noWrap/>
            <w:vAlign w:val="bottom"/>
            <w:hideMark/>
          </w:tcPr>
          <w:p w14:paraId="4A16310B" w14:textId="77777777" w:rsidR="000D0736" w:rsidRPr="000D0736" w:rsidRDefault="000D0736">
            <w:pPr>
              <w:spacing w:line="276" w:lineRule="auto"/>
              <w:rPr>
                <w:ins w:id="1933" w:author="Danny" w:date="2026-10-02T14:15:00Z"/>
                <w:rFonts w:eastAsiaTheme="minorHAnsi" w:cstheme="minorBidi"/>
                <w:kern w:val="2"/>
                <w:sz w:val="14"/>
                <w:szCs w:val="18"/>
                <w14:ligatures w14:val="standardContextual"/>
                <w:rPrChange w:id="1934" w:author="Danny" w:date="2026-10-02T14:18:00Z">
                  <w:rPr>
                    <w:ins w:id="1935" w:author="Danny" w:date="2026-10-02T14:15:00Z"/>
                    <w:color w:val="000000"/>
                    <w:sz w:val="18"/>
                    <w:szCs w:val="18"/>
                  </w:rPr>
                </w:rPrChange>
              </w:rPr>
              <w:pPrChange w:id="1936" w:author="Danny" w:date="2026-10-02T14:16:00Z">
                <w:pPr/>
              </w:pPrChange>
            </w:pPr>
          </w:p>
        </w:tc>
        <w:tc>
          <w:tcPr>
            <w:tcW w:w="0" w:type="auto"/>
            <w:tcBorders>
              <w:top w:val="nil"/>
              <w:left w:val="nil"/>
              <w:bottom w:val="nil"/>
              <w:right w:val="nil"/>
            </w:tcBorders>
            <w:shd w:val="clear" w:color="auto" w:fill="auto"/>
            <w:vAlign w:val="center"/>
            <w:hideMark/>
          </w:tcPr>
          <w:p w14:paraId="50644425" w14:textId="77777777" w:rsidR="000D0736" w:rsidRPr="000D0736" w:rsidRDefault="000D0736">
            <w:pPr>
              <w:spacing w:line="276" w:lineRule="auto"/>
              <w:jc w:val="center"/>
              <w:rPr>
                <w:ins w:id="1937" w:author="Danny" w:date="2026-10-02T14:15:00Z"/>
                <w:rFonts w:eastAsiaTheme="minorHAnsi" w:cstheme="minorBidi"/>
                <w:kern w:val="2"/>
                <w:sz w:val="14"/>
                <w:szCs w:val="18"/>
                <w14:ligatures w14:val="standardContextual"/>
                <w:rPrChange w:id="1938" w:author="Danny" w:date="2026-10-02T14:18:00Z">
                  <w:rPr>
                    <w:ins w:id="1939" w:author="Danny" w:date="2026-10-02T14:15:00Z"/>
                    <w:color w:val="000000"/>
                    <w:sz w:val="18"/>
                    <w:szCs w:val="18"/>
                  </w:rPr>
                </w:rPrChange>
              </w:rPr>
              <w:pPrChange w:id="1940" w:author="Danny" w:date="2026-10-02T14:21:00Z">
                <w:pPr>
                  <w:jc w:val="center"/>
                </w:pPr>
              </w:pPrChange>
            </w:pPr>
            <w:ins w:id="1941" w:author="Danny" w:date="2026-10-02T14:15:00Z">
              <w:r w:rsidRPr="000D0736">
                <w:rPr>
                  <w:rFonts w:eastAsiaTheme="minorHAnsi" w:cstheme="minorBidi"/>
                  <w:kern w:val="2"/>
                  <w:sz w:val="14"/>
                  <w:szCs w:val="18"/>
                  <w14:ligatures w14:val="standardContextual"/>
                  <w:rPrChange w:id="1942"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31970E6B" w14:textId="77777777" w:rsidR="000D0736" w:rsidRPr="000D0736" w:rsidRDefault="000D0736">
            <w:pPr>
              <w:spacing w:line="276" w:lineRule="auto"/>
              <w:jc w:val="center"/>
              <w:rPr>
                <w:ins w:id="1943" w:author="Danny" w:date="2026-10-02T14:15:00Z"/>
                <w:rFonts w:eastAsiaTheme="minorHAnsi" w:cstheme="minorBidi"/>
                <w:kern w:val="2"/>
                <w:sz w:val="14"/>
                <w:szCs w:val="18"/>
                <w14:ligatures w14:val="standardContextual"/>
                <w:rPrChange w:id="1944" w:author="Danny" w:date="2026-10-02T14:18:00Z">
                  <w:rPr>
                    <w:ins w:id="1945" w:author="Danny" w:date="2026-10-02T14:15:00Z"/>
                    <w:color w:val="000000"/>
                    <w:sz w:val="18"/>
                    <w:szCs w:val="18"/>
                  </w:rPr>
                </w:rPrChange>
              </w:rPr>
              <w:pPrChange w:id="1946" w:author="Danny" w:date="2026-10-02T14:21:00Z">
                <w:pPr>
                  <w:jc w:val="center"/>
                </w:pPr>
              </w:pPrChange>
            </w:pPr>
            <w:ins w:id="1947" w:author="Danny" w:date="2026-10-02T14:15:00Z">
              <w:r w:rsidRPr="000D0736">
                <w:rPr>
                  <w:rFonts w:eastAsiaTheme="minorHAnsi" w:cstheme="minorBidi"/>
                  <w:kern w:val="2"/>
                  <w:sz w:val="14"/>
                  <w:szCs w:val="18"/>
                  <w14:ligatures w14:val="standardContextual"/>
                  <w:rPrChange w:id="1948" w:author="Danny" w:date="2026-10-02T14:18:00Z">
                    <w:rPr>
                      <w:color w:val="000000"/>
                      <w:sz w:val="18"/>
                      <w:szCs w:val="18"/>
                    </w:rPr>
                  </w:rPrChange>
                </w:rPr>
                <w:t>PLT</w:t>
              </w:r>
            </w:ins>
          </w:p>
        </w:tc>
        <w:tc>
          <w:tcPr>
            <w:tcW w:w="0" w:type="auto"/>
            <w:tcBorders>
              <w:top w:val="nil"/>
              <w:left w:val="nil"/>
              <w:bottom w:val="nil"/>
              <w:right w:val="nil"/>
            </w:tcBorders>
            <w:shd w:val="clear" w:color="auto" w:fill="auto"/>
            <w:noWrap/>
            <w:vAlign w:val="center"/>
            <w:hideMark/>
          </w:tcPr>
          <w:p w14:paraId="0B10E395" w14:textId="77777777" w:rsidR="000D0736" w:rsidRPr="000D0736" w:rsidRDefault="000D0736">
            <w:pPr>
              <w:spacing w:line="276" w:lineRule="auto"/>
              <w:jc w:val="center"/>
              <w:rPr>
                <w:ins w:id="1949" w:author="Danny" w:date="2026-10-02T14:15:00Z"/>
                <w:rFonts w:eastAsiaTheme="minorHAnsi" w:cstheme="minorBidi"/>
                <w:kern w:val="2"/>
                <w:sz w:val="14"/>
                <w:szCs w:val="18"/>
                <w14:ligatures w14:val="standardContextual"/>
                <w:rPrChange w:id="1950" w:author="Danny" w:date="2026-10-02T14:18:00Z">
                  <w:rPr>
                    <w:ins w:id="1951" w:author="Danny" w:date="2026-10-02T14:15:00Z"/>
                    <w:color w:val="000000"/>
                    <w:sz w:val="18"/>
                    <w:szCs w:val="18"/>
                  </w:rPr>
                </w:rPrChange>
              </w:rPr>
              <w:pPrChange w:id="1952" w:author="Danny" w:date="2026-10-02T14:21:00Z">
                <w:pPr>
                  <w:jc w:val="center"/>
                </w:pPr>
              </w:pPrChange>
            </w:pPr>
          </w:p>
        </w:tc>
        <w:tc>
          <w:tcPr>
            <w:tcW w:w="0" w:type="auto"/>
            <w:tcBorders>
              <w:top w:val="nil"/>
              <w:left w:val="nil"/>
              <w:bottom w:val="nil"/>
              <w:right w:val="nil"/>
            </w:tcBorders>
            <w:shd w:val="clear" w:color="auto" w:fill="auto"/>
            <w:vAlign w:val="center"/>
            <w:hideMark/>
          </w:tcPr>
          <w:p w14:paraId="21F79443" w14:textId="77777777" w:rsidR="000D0736" w:rsidRPr="000D0736" w:rsidRDefault="000D0736">
            <w:pPr>
              <w:spacing w:line="276" w:lineRule="auto"/>
              <w:jc w:val="center"/>
              <w:rPr>
                <w:ins w:id="1953" w:author="Danny" w:date="2026-10-02T14:15:00Z"/>
                <w:rFonts w:eastAsiaTheme="minorHAnsi" w:cstheme="minorBidi"/>
                <w:kern w:val="2"/>
                <w:sz w:val="14"/>
                <w:szCs w:val="18"/>
                <w14:ligatures w14:val="standardContextual"/>
                <w:rPrChange w:id="1954" w:author="Danny" w:date="2026-10-02T14:18:00Z">
                  <w:rPr>
                    <w:ins w:id="1955" w:author="Danny" w:date="2026-10-02T14:15:00Z"/>
                    <w:color w:val="000000"/>
                    <w:sz w:val="18"/>
                    <w:szCs w:val="18"/>
                  </w:rPr>
                </w:rPrChange>
              </w:rPr>
              <w:pPrChange w:id="1956" w:author="Danny" w:date="2026-10-02T14:21:00Z">
                <w:pPr>
                  <w:jc w:val="center"/>
                </w:pPr>
              </w:pPrChange>
            </w:pPr>
            <w:ins w:id="1957" w:author="Danny" w:date="2026-10-02T14:15:00Z">
              <w:r w:rsidRPr="000D0736">
                <w:rPr>
                  <w:rFonts w:eastAsiaTheme="minorHAnsi" w:cstheme="minorBidi"/>
                  <w:kern w:val="2"/>
                  <w:sz w:val="14"/>
                  <w:szCs w:val="18"/>
                  <w14:ligatures w14:val="standardContextual"/>
                  <w:rPrChange w:id="1958" w:author="Danny" w:date="2026-10-02T14:18:00Z">
                    <w:rPr>
                      <w:color w:val="000000"/>
                      <w:sz w:val="18"/>
                      <w:szCs w:val="18"/>
                    </w:rPr>
                  </w:rPrChange>
                </w:rPr>
                <w:t>28.5 ± 7.6</w:t>
              </w:r>
            </w:ins>
          </w:p>
        </w:tc>
        <w:tc>
          <w:tcPr>
            <w:tcW w:w="0" w:type="auto"/>
            <w:tcBorders>
              <w:top w:val="nil"/>
              <w:left w:val="nil"/>
              <w:bottom w:val="nil"/>
              <w:right w:val="nil"/>
            </w:tcBorders>
            <w:shd w:val="clear" w:color="auto" w:fill="auto"/>
            <w:vAlign w:val="center"/>
            <w:hideMark/>
          </w:tcPr>
          <w:p w14:paraId="31FF8C9B" w14:textId="77777777" w:rsidR="000D0736" w:rsidRPr="000D0736" w:rsidRDefault="000D0736">
            <w:pPr>
              <w:spacing w:line="276" w:lineRule="auto"/>
              <w:jc w:val="center"/>
              <w:rPr>
                <w:ins w:id="1959" w:author="Danny" w:date="2026-10-02T14:15:00Z"/>
                <w:rFonts w:eastAsiaTheme="minorHAnsi" w:cstheme="minorBidi"/>
                <w:kern w:val="2"/>
                <w:sz w:val="14"/>
                <w:szCs w:val="18"/>
                <w14:ligatures w14:val="standardContextual"/>
                <w:rPrChange w:id="1960" w:author="Danny" w:date="2026-10-02T14:18:00Z">
                  <w:rPr>
                    <w:ins w:id="1961" w:author="Danny" w:date="2026-10-02T14:15:00Z"/>
                    <w:color w:val="000000"/>
                    <w:sz w:val="18"/>
                    <w:szCs w:val="18"/>
                  </w:rPr>
                </w:rPrChange>
              </w:rPr>
              <w:pPrChange w:id="1962" w:author="Danny" w:date="2026-10-02T14:21:00Z">
                <w:pPr>
                  <w:jc w:val="center"/>
                </w:pPr>
              </w:pPrChange>
            </w:pPr>
          </w:p>
        </w:tc>
        <w:tc>
          <w:tcPr>
            <w:tcW w:w="0" w:type="auto"/>
            <w:tcBorders>
              <w:top w:val="nil"/>
              <w:left w:val="nil"/>
              <w:bottom w:val="nil"/>
              <w:right w:val="nil"/>
            </w:tcBorders>
            <w:shd w:val="clear" w:color="auto" w:fill="auto"/>
            <w:vAlign w:val="center"/>
            <w:hideMark/>
          </w:tcPr>
          <w:p w14:paraId="33C1EDFA" w14:textId="77777777" w:rsidR="000D0736" w:rsidRPr="000D0736" w:rsidRDefault="000D0736">
            <w:pPr>
              <w:spacing w:line="276" w:lineRule="auto"/>
              <w:jc w:val="center"/>
              <w:rPr>
                <w:ins w:id="1963" w:author="Danny" w:date="2026-10-02T14:15:00Z"/>
                <w:rFonts w:eastAsiaTheme="minorHAnsi" w:cstheme="minorBidi"/>
                <w:kern w:val="2"/>
                <w:sz w:val="14"/>
                <w:szCs w:val="18"/>
                <w14:ligatures w14:val="standardContextual"/>
                <w:rPrChange w:id="1964" w:author="Danny" w:date="2026-10-02T14:18:00Z">
                  <w:rPr>
                    <w:ins w:id="1965" w:author="Danny" w:date="2026-10-02T14:15:00Z"/>
                    <w:color w:val="000000"/>
                    <w:sz w:val="18"/>
                    <w:szCs w:val="18"/>
                  </w:rPr>
                </w:rPrChange>
              </w:rPr>
              <w:pPrChange w:id="1966" w:author="Danny" w:date="2026-10-02T14:21:00Z">
                <w:pPr>
                  <w:jc w:val="center"/>
                </w:pPr>
              </w:pPrChange>
            </w:pPr>
            <w:ins w:id="1967" w:author="Danny" w:date="2026-10-02T14:15:00Z">
              <w:r w:rsidRPr="000D0736">
                <w:rPr>
                  <w:rFonts w:eastAsiaTheme="minorHAnsi" w:cstheme="minorBidi"/>
                  <w:kern w:val="2"/>
                  <w:sz w:val="14"/>
                  <w:szCs w:val="18"/>
                  <w14:ligatures w14:val="standardContextual"/>
                  <w:rPrChange w:id="1968" w:author="Danny" w:date="2026-10-02T14:18:00Z">
                    <w:rPr>
                      <w:color w:val="000000"/>
                      <w:sz w:val="18"/>
                      <w:szCs w:val="18"/>
                    </w:rPr>
                  </w:rPrChange>
                </w:rPr>
                <w:t>124</w:t>
              </w:r>
            </w:ins>
          </w:p>
        </w:tc>
        <w:tc>
          <w:tcPr>
            <w:tcW w:w="0" w:type="auto"/>
            <w:tcBorders>
              <w:top w:val="nil"/>
              <w:left w:val="nil"/>
              <w:bottom w:val="nil"/>
              <w:right w:val="nil"/>
            </w:tcBorders>
            <w:shd w:val="clear" w:color="auto" w:fill="auto"/>
            <w:vAlign w:val="center"/>
            <w:hideMark/>
          </w:tcPr>
          <w:p w14:paraId="31D3573A" w14:textId="77777777" w:rsidR="000D0736" w:rsidRPr="000D0736" w:rsidRDefault="000D0736">
            <w:pPr>
              <w:spacing w:line="276" w:lineRule="auto"/>
              <w:jc w:val="center"/>
              <w:rPr>
                <w:ins w:id="1969" w:author="Danny" w:date="2026-10-02T14:15:00Z"/>
                <w:rFonts w:eastAsiaTheme="minorHAnsi" w:cstheme="minorBidi"/>
                <w:kern w:val="2"/>
                <w:sz w:val="14"/>
                <w:szCs w:val="18"/>
                <w14:ligatures w14:val="standardContextual"/>
                <w:rPrChange w:id="1970" w:author="Danny" w:date="2026-10-02T14:18:00Z">
                  <w:rPr>
                    <w:ins w:id="1971" w:author="Danny" w:date="2026-10-02T14:15:00Z"/>
                    <w:color w:val="000000"/>
                    <w:sz w:val="18"/>
                    <w:szCs w:val="18"/>
                  </w:rPr>
                </w:rPrChange>
              </w:rPr>
              <w:pPrChange w:id="1972" w:author="Danny" w:date="2026-10-02T14:21:00Z">
                <w:pPr>
                  <w:jc w:val="center"/>
                </w:pPr>
              </w:pPrChange>
            </w:pPr>
            <w:ins w:id="1973" w:author="Danny" w:date="2026-10-02T14:15:00Z">
              <w:r w:rsidRPr="000D0736">
                <w:rPr>
                  <w:rFonts w:eastAsiaTheme="minorHAnsi" w:cstheme="minorBidi"/>
                  <w:kern w:val="2"/>
                  <w:sz w:val="14"/>
                  <w:szCs w:val="18"/>
                  <w14:ligatures w14:val="standardContextual"/>
                  <w:rPrChange w:id="1974" w:author="Danny" w:date="2026-10-02T14:18:00Z">
                    <w:rPr>
                      <w:color w:val="000000"/>
                      <w:sz w:val="18"/>
                      <w:szCs w:val="18"/>
                    </w:rPr>
                  </w:rPrChange>
                </w:rPr>
                <w:t>65</w:t>
              </w:r>
            </w:ins>
          </w:p>
        </w:tc>
        <w:tc>
          <w:tcPr>
            <w:tcW w:w="0" w:type="auto"/>
            <w:tcBorders>
              <w:top w:val="nil"/>
              <w:left w:val="nil"/>
              <w:bottom w:val="nil"/>
              <w:right w:val="nil"/>
            </w:tcBorders>
            <w:shd w:val="clear" w:color="auto" w:fill="auto"/>
            <w:vAlign w:val="center"/>
            <w:hideMark/>
          </w:tcPr>
          <w:p w14:paraId="13C629E2" w14:textId="77777777" w:rsidR="000D0736" w:rsidRPr="000D0736" w:rsidRDefault="000D0736">
            <w:pPr>
              <w:spacing w:line="276" w:lineRule="auto"/>
              <w:jc w:val="center"/>
              <w:rPr>
                <w:ins w:id="1975" w:author="Danny" w:date="2026-10-02T14:15:00Z"/>
                <w:rFonts w:eastAsiaTheme="minorHAnsi" w:cstheme="minorBidi"/>
                <w:kern w:val="2"/>
                <w:sz w:val="14"/>
                <w:szCs w:val="18"/>
                <w14:ligatures w14:val="standardContextual"/>
                <w:rPrChange w:id="1976" w:author="Danny" w:date="2026-10-02T14:18:00Z">
                  <w:rPr>
                    <w:ins w:id="1977" w:author="Danny" w:date="2026-10-02T14:15:00Z"/>
                    <w:color w:val="000000"/>
                    <w:sz w:val="18"/>
                    <w:szCs w:val="18"/>
                  </w:rPr>
                </w:rPrChange>
              </w:rPr>
              <w:pPrChange w:id="1978" w:author="Danny" w:date="2026-10-02T14:21:00Z">
                <w:pPr>
                  <w:jc w:val="center"/>
                </w:pPr>
              </w:pPrChange>
            </w:pPr>
            <w:ins w:id="1979" w:author="Danny" w:date="2026-10-02T14:15:00Z">
              <w:r w:rsidRPr="000D0736">
                <w:rPr>
                  <w:rFonts w:eastAsiaTheme="minorHAnsi" w:cstheme="minorBidi"/>
                  <w:kern w:val="2"/>
                  <w:sz w:val="14"/>
                  <w:szCs w:val="18"/>
                  <w14:ligatures w14:val="standardContextual"/>
                  <w:rPrChange w:id="1980" w:author="Danny" w:date="2026-10-02T14:18:00Z">
                    <w:rPr>
                      <w:color w:val="000000"/>
                      <w:sz w:val="18"/>
                      <w:szCs w:val="18"/>
                    </w:rPr>
                  </w:rPrChange>
                </w:rPr>
                <w:t>59</w:t>
              </w:r>
            </w:ins>
          </w:p>
        </w:tc>
        <w:tc>
          <w:tcPr>
            <w:tcW w:w="0" w:type="auto"/>
            <w:tcBorders>
              <w:top w:val="nil"/>
              <w:left w:val="nil"/>
              <w:bottom w:val="nil"/>
              <w:right w:val="nil"/>
            </w:tcBorders>
            <w:shd w:val="clear" w:color="auto" w:fill="auto"/>
            <w:noWrap/>
            <w:vAlign w:val="center"/>
            <w:hideMark/>
          </w:tcPr>
          <w:p w14:paraId="34418677" w14:textId="77777777" w:rsidR="000D0736" w:rsidRPr="000D0736" w:rsidRDefault="000D0736">
            <w:pPr>
              <w:spacing w:line="276" w:lineRule="auto"/>
              <w:jc w:val="center"/>
              <w:rPr>
                <w:ins w:id="1981" w:author="Danny" w:date="2026-10-02T14:15:00Z"/>
                <w:rFonts w:eastAsiaTheme="minorHAnsi" w:cstheme="minorBidi"/>
                <w:kern w:val="2"/>
                <w:sz w:val="14"/>
                <w:szCs w:val="18"/>
                <w14:ligatures w14:val="standardContextual"/>
                <w:rPrChange w:id="1982" w:author="Danny" w:date="2026-10-02T14:18:00Z">
                  <w:rPr>
                    <w:ins w:id="1983" w:author="Danny" w:date="2026-10-02T14:15:00Z"/>
                    <w:color w:val="000000"/>
                    <w:sz w:val="18"/>
                    <w:szCs w:val="18"/>
                  </w:rPr>
                </w:rPrChange>
              </w:rPr>
              <w:pPrChange w:id="1984" w:author="Danny" w:date="2026-10-02T14:21:00Z">
                <w:pPr>
                  <w:jc w:val="center"/>
                </w:pPr>
              </w:pPrChange>
            </w:pPr>
          </w:p>
        </w:tc>
        <w:tc>
          <w:tcPr>
            <w:tcW w:w="0" w:type="auto"/>
            <w:tcBorders>
              <w:top w:val="nil"/>
              <w:left w:val="nil"/>
              <w:bottom w:val="nil"/>
              <w:right w:val="nil"/>
            </w:tcBorders>
            <w:shd w:val="clear" w:color="auto" w:fill="auto"/>
            <w:vAlign w:val="center"/>
            <w:hideMark/>
          </w:tcPr>
          <w:p w14:paraId="50D04205" w14:textId="77777777" w:rsidR="000D0736" w:rsidRPr="000D0736" w:rsidRDefault="000D0736">
            <w:pPr>
              <w:spacing w:line="276" w:lineRule="auto"/>
              <w:jc w:val="center"/>
              <w:rPr>
                <w:ins w:id="1985" w:author="Danny" w:date="2026-10-02T14:15:00Z"/>
                <w:rFonts w:eastAsiaTheme="minorHAnsi" w:cstheme="minorBidi"/>
                <w:kern w:val="2"/>
                <w:sz w:val="14"/>
                <w:szCs w:val="18"/>
                <w14:ligatures w14:val="standardContextual"/>
                <w:rPrChange w:id="1986" w:author="Danny" w:date="2026-10-02T14:18:00Z">
                  <w:rPr>
                    <w:ins w:id="1987" w:author="Danny" w:date="2026-10-02T14:15:00Z"/>
                    <w:color w:val="000000"/>
                    <w:sz w:val="18"/>
                    <w:szCs w:val="18"/>
                  </w:rPr>
                </w:rPrChange>
              </w:rPr>
              <w:pPrChange w:id="1988" w:author="Danny" w:date="2026-10-02T14:21:00Z">
                <w:pPr>
                  <w:jc w:val="center"/>
                </w:pPr>
              </w:pPrChange>
            </w:pPr>
            <w:ins w:id="1989" w:author="Danny" w:date="2026-10-02T14:15:00Z">
              <w:r w:rsidRPr="000D0736">
                <w:rPr>
                  <w:rFonts w:eastAsiaTheme="minorHAnsi" w:cstheme="minorBidi"/>
                  <w:kern w:val="2"/>
                  <w:sz w:val="14"/>
                  <w:szCs w:val="18"/>
                  <w14:ligatures w14:val="standardContextual"/>
                  <w:rPrChange w:id="1990" w:author="Danny" w:date="2026-10-02T14:18:00Z">
                    <w:rPr>
                      <w:color w:val="000000"/>
                      <w:sz w:val="18"/>
                      <w:szCs w:val="18"/>
                    </w:rPr>
                  </w:rPrChange>
                </w:rPr>
                <w:t>30</w:t>
              </w:r>
            </w:ins>
          </w:p>
        </w:tc>
        <w:tc>
          <w:tcPr>
            <w:tcW w:w="0" w:type="auto"/>
            <w:tcBorders>
              <w:top w:val="nil"/>
              <w:left w:val="nil"/>
              <w:bottom w:val="nil"/>
              <w:right w:val="nil"/>
            </w:tcBorders>
            <w:shd w:val="clear" w:color="auto" w:fill="auto"/>
            <w:vAlign w:val="center"/>
            <w:hideMark/>
          </w:tcPr>
          <w:p w14:paraId="60819BE5" w14:textId="77777777" w:rsidR="000D0736" w:rsidRPr="000D0736" w:rsidRDefault="000D0736">
            <w:pPr>
              <w:spacing w:line="276" w:lineRule="auto"/>
              <w:jc w:val="center"/>
              <w:rPr>
                <w:ins w:id="1991" w:author="Danny" w:date="2026-10-02T14:15:00Z"/>
                <w:rFonts w:eastAsiaTheme="minorHAnsi" w:cstheme="minorBidi"/>
                <w:kern w:val="2"/>
                <w:sz w:val="14"/>
                <w:szCs w:val="18"/>
                <w14:ligatures w14:val="standardContextual"/>
                <w:rPrChange w:id="1992" w:author="Danny" w:date="2026-10-02T14:18:00Z">
                  <w:rPr>
                    <w:ins w:id="1993" w:author="Danny" w:date="2026-10-02T14:15:00Z"/>
                    <w:color w:val="000000"/>
                    <w:sz w:val="18"/>
                    <w:szCs w:val="18"/>
                  </w:rPr>
                </w:rPrChange>
              </w:rPr>
              <w:pPrChange w:id="1994" w:author="Danny" w:date="2026-10-02T14:21:00Z">
                <w:pPr>
                  <w:jc w:val="center"/>
                </w:pPr>
              </w:pPrChange>
            </w:pPr>
            <w:ins w:id="1995" w:author="Danny" w:date="2026-10-02T14:15:00Z">
              <w:r w:rsidRPr="000D0736">
                <w:rPr>
                  <w:rFonts w:eastAsiaTheme="minorHAnsi" w:cstheme="minorBidi"/>
                  <w:kern w:val="2"/>
                  <w:sz w:val="14"/>
                  <w:szCs w:val="18"/>
                  <w14:ligatures w14:val="standardContextual"/>
                  <w:rPrChange w:id="1996" w:author="Danny" w:date="2026-10-02T14:18:00Z">
                    <w:rPr>
                      <w:color w:val="000000"/>
                      <w:sz w:val="18"/>
                      <w:szCs w:val="18"/>
                    </w:rPr>
                  </w:rPrChange>
                </w:rPr>
                <w:t>2.5</w:t>
              </w:r>
            </w:ins>
          </w:p>
        </w:tc>
        <w:tc>
          <w:tcPr>
            <w:tcW w:w="0" w:type="auto"/>
            <w:tcBorders>
              <w:top w:val="nil"/>
              <w:left w:val="nil"/>
              <w:bottom w:val="nil"/>
              <w:right w:val="nil"/>
            </w:tcBorders>
            <w:shd w:val="clear" w:color="auto" w:fill="auto"/>
            <w:vAlign w:val="center"/>
            <w:hideMark/>
          </w:tcPr>
          <w:p w14:paraId="6746977A" w14:textId="77777777" w:rsidR="000D0736" w:rsidRPr="000D0736" w:rsidRDefault="000D0736">
            <w:pPr>
              <w:spacing w:line="276" w:lineRule="auto"/>
              <w:jc w:val="center"/>
              <w:rPr>
                <w:ins w:id="1997" w:author="Danny" w:date="2026-10-02T14:15:00Z"/>
                <w:rFonts w:eastAsiaTheme="minorHAnsi" w:cstheme="minorBidi"/>
                <w:kern w:val="2"/>
                <w:sz w:val="14"/>
                <w:szCs w:val="18"/>
                <w14:ligatures w14:val="standardContextual"/>
                <w:rPrChange w:id="1998" w:author="Danny" w:date="2026-10-02T14:18:00Z">
                  <w:rPr>
                    <w:ins w:id="1999" w:author="Danny" w:date="2026-10-02T14:15:00Z"/>
                    <w:color w:val="000000"/>
                    <w:sz w:val="18"/>
                    <w:szCs w:val="18"/>
                  </w:rPr>
                </w:rPrChange>
              </w:rPr>
              <w:pPrChange w:id="2000" w:author="Danny" w:date="2026-10-02T14:21:00Z">
                <w:pPr>
                  <w:jc w:val="center"/>
                </w:pPr>
              </w:pPrChange>
            </w:pPr>
            <w:ins w:id="2001" w:author="Danny" w:date="2026-10-02T14:15:00Z">
              <w:r w:rsidRPr="000D0736">
                <w:rPr>
                  <w:rFonts w:eastAsiaTheme="minorHAnsi" w:cstheme="minorBidi"/>
                  <w:kern w:val="2"/>
                  <w:sz w:val="14"/>
                  <w:szCs w:val="18"/>
                  <w14:ligatures w14:val="standardContextual"/>
                  <w:rPrChange w:id="2002"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1A2E03C1" w14:textId="77777777" w:rsidR="000D0736" w:rsidRPr="000D0736" w:rsidRDefault="000D0736">
            <w:pPr>
              <w:spacing w:line="276" w:lineRule="auto"/>
              <w:rPr>
                <w:ins w:id="2003" w:author="Danny" w:date="2026-10-02T14:15:00Z"/>
                <w:rFonts w:eastAsiaTheme="minorHAnsi" w:cstheme="minorBidi"/>
                <w:kern w:val="2"/>
                <w:sz w:val="14"/>
                <w:szCs w:val="18"/>
                <w14:ligatures w14:val="standardContextual"/>
                <w:rPrChange w:id="2004" w:author="Danny" w:date="2026-10-02T14:18:00Z">
                  <w:rPr>
                    <w:ins w:id="2005" w:author="Danny" w:date="2026-10-02T14:15:00Z"/>
                    <w:color w:val="000000"/>
                    <w:sz w:val="18"/>
                    <w:szCs w:val="18"/>
                  </w:rPr>
                </w:rPrChange>
              </w:rPr>
              <w:pPrChange w:id="2006" w:author="Danny" w:date="2026-10-02T14:16:00Z">
                <w:pPr>
                  <w:jc w:val="center"/>
                </w:pPr>
              </w:pPrChange>
            </w:pPr>
          </w:p>
        </w:tc>
        <w:tc>
          <w:tcPr>
            <w:tcW w:w="0" w:type="auto"/>
            <w:tcBorders>
              <w:top w:val="nil"/>
            </w:tcBorders>
            <w:shd w:val="clear" w:color="auto" w:fill="auto"/>
            <w:vAlign w:val="center"/>
            <w:hideMark/>
          </w:tcPr>
          <w:p w14:paraId="7252D42F" w14:textId="77777777" w:rsidR="000D0736" w:rsidRPr="000D0736" w:rsidRDefault="000D0736">
            <w:pPr>
              <w:spacing w:line="276" w:lineRule="auto"/>
              <w:jc w:val="center"/>
              <w:rPr>
                <w:ins w:id="2007" w:author="Danny" w:date="2026-10-02T14:15:00Z"/>
                <w:rFonts w:ascii="Segoe UI Symbol" w:eastAsiaTheme="minorHAnsi" w:hAnsi="Segoe UI Symbol" w:cs="Calibri"/>
                <w:kern w:val="2"/>
                <w:sz w:val="14"/>
                <w:szCs w:val="18"/>
                <w14:ligatures w14:val="standardContextual"/>
                <w:rPrChange w:id="2008" w:author="Danny" w:date="2026-10-02T14:18:00Z">
                  <w:rPr>
                    <w:ins w:id="2009" w:author="Danny" w:date="2026-10-02T14:15:00Z"/>
                    <w:rFonts w:ascii="Segoe UI Symbol" w:hAnsi="Segoe UI Symbol" w:cs="Calibri"/>
                    <w:color w:val="000000"/>
                    <w:sz w:val="18"/>
                    <w:szCs w:val="18"/>
                  </w:rPr>
                </w:rPrChange>
              </w:rPr>
              <w:pPrChange w:id="2010" w:author="Danny" w:date="2026-10-02T14:23:00Z">
                <w:pPr>
                  <w:jc w:val="center"/>
                </w:pPr>
              </w:pPrChange>
            </w:pPr>
            <w:ins w:id="2011" w:author="Danny" w:date="2026-10-02T14:15:00Z">
              <w:r w:rsidRPr="000D0736">
                <w:rPr>
                  <w:rFonts w:ascii="Segoe UI Symbol" w:eastAsiaTheme="minorHAnsi" w:hAnsi="Segoe UI Symbol" w:cs="Calibri"/>
                  <w:kern w:val="2"/>
                  <w:sz w:val="14"/>
                  <w:szCs w:val="18"/>
                  <w14:ligatures w14:val="standardContextual"/>
                  <w:rPrChange w:id="201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EA2FD71" w14:textId="77777777" w:rsidR="000D0736" w:rsidRPr="000D0736" w:rsidRDefault="000D0736">
            <w:pPr>
              <w:spacing w:line="276" w:lineRule="auto"/>
              <w:jc w:val="center"/>
              <w:rPr>
                <w:ins w:id="2013" w:author="Danny" w:date="2026-10-02T14:15:00Z"/>
                <w:rFonts w:ascii="Segoe UI Symbol" w:eastAsiaTheme="minorHAnsi" w:hAnsi="Segoe UI Symbol" w:cs="Calibri"/>
                <w:kern w:val="2"/>
                <w:sz w:val="14"/>
                <w:szCs w:val="18"/>
                <w14:ligatures w14:val="standardContextual"/>
                <w:rPrChange w:id="2014" w:author="Danny" w:date="2026-10-02T14:18:00Z">
                  <w:rPr>
                    <w:ins w:id="2015" w:author="Danny" w:date="2026-10-02T14:15:00Z"/>
                    <w:rFonts w:ascii="Segoe UI Symbol" w:hAnsi="Segoe UI Symbol" w:cs="Calibri"/>
                    <w:color w:val="000000"/>
                    <w:sz w:val="18"/>
                    <w:szCs w:val="18"/>
                  </w:rPr>
                </w:rPrChange>
              </w:rPr>
              <w:pPrChange w:id="2016" w:author="Danny" w:date="2026-10-02T14:23:00Z">
                <w:pPr>
                  <w:jc w:val="center"/>
                </w:pPr>
              </w:pPrChange>
            </w:pPr>
            <w:ins w:id="2017" w:author="Danny" w:date="2026-10-02T14:15:00Z">
              <w:r w:rsidRPr="000D0736">
                <w:rPr>
                  <w:rFonts w:ascii="Segoe UI Symbol" w:eastAsiaTheme="minorHAnsi" w:hAnsi="Segoe UI Symbol" w:cs="Calibri"/>
                  <w:kern w:val="2"/>
                  <w:sz w:val="14"/>
                  <w:szCs w:val="18"/>
                  <w14:ligatures w14:val="standardContextual"/>
                  <w:rPrChange w:id="201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DE1C751" w14:textId="77777777" w:rsidR="000D0736" w:rsidRPr="000D0736" w:rsidRDefault="000D0736">
            <w:pPr>
              <w:spacing w:line="276" w:lineRule="auto"/>
              <w:jc w:val="center"/>
              <w:rPr>
                <w:ins w:id="2019" w:author="Danny" w:date="2026-10-02T14:15:00Z"/>
                <w:rFonts w:ascii="Segoe UI Symbol" w:eastAsiaTheme="minorHAnsi" w:hAnsi="Segoe UI Symbol" w:cs="Calibri"/>
                <w:kern w:val="2"/>
                <w:sz w:val="14"/>
                <w:szCs w:val="18"/>
                <w14:ligatures w14:val="standardContextual"/>
                <w:rPrChange w:id="2020" w:author="Danny" w:date="2026-10-02T14:18:00Z">
                  <w:rPr>
                    <w:ins w:id="2021" w:author="Danny" w:date="2026-10-02T14:15:00Z"/>
                    <w:rFonts w:ascii="Segoe UI Symbol" w:hAnsi="Segoe UI Symbol" w:cs="Calibri"/>
                    <w:color w:val="000000"/>
                    <w:sz w:val="18"/>
                    <w:szCs w:val="18"/>
                  </w:rPr>
                </w:rPrChange>
              </w:rPr>
              <w:pPrChange w:id="2022" w:author="Danny" w:date="2026-10-02T14:23:00Z">
                <w:pPr>
                  <w:jc w:val="center"/>
                </w:pPr>
              </w:pPrChange>
            </w:pPr>
            <w:ins w:id="2023" w:author="Danny" w:date="2026-10-02T14:15:00Z">
              <w:r w:rsidRPr="000D0736">
                <w:rPr>
                  <w:rFonts w:ascii="Segoe UI Symbol" w:eastAsiaTheme="minorHAnsi" w:hAnsi="Segoe UI Symbol" w:cs="Calibri"/>
                  <w:kern w:val="2"/>
                  <w:sz w:val="14"/>
                  <w:szCs w:val="18"/>
                  <w14:ligatures w14:val="standardContextual"/>
                  <w:rPrChange w:id="202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9A86496" w14:textId="77777777" w:rsidR="000D0736" w:rsidRPr="000D0736" w:rsidRDefault="000D0736">
            <w:pPr>
              <w:spacing w:line="276" w:lineRule="auto"/>
              <w:jc w:val="center"/>
              <w:rPr>
                <w:ins w:id="2025" w:author="Danny" w:date="2026-10-02T14:15:00Z"/>
                <w:rFonts w:ascii="Segoe UI Symbol" w:eastAsiaTheme="minorHAnsi" w:hAnsi="Segoe UI Symbol" w:cs="Calibri"/>
                <w:kern w:val="2"/>
                <w:sz w:val="14"/>
                <w:szCs w:val="18"/>
                <w14:ligatures w14:val="standardContextual"/>
                <w:rPrChange w:id="2026" w:author="Danny" w:date="2026-10-02T14:18:00Z">
                  <w:rPr>
                    <w:ins w:id="2027" w:author="Danny" w:date="2026-10-02T14:15:00Z"/>
                    <w:rFonts w:ascii="Segoe UI Symbol" w:hAnsi="Segoe UI Symbol" w:cs="Calibri"/>
                    <w:color w:val="000000"/>
                    <w:sz w:val="18"/>
                    <w:szCs w:val="18"/>
                  </w:rPr>
                </w:rPrChange>
              </w:rPr>
              <w:pPrChange w:id="2028" w:author="Danny" w:date="2026-10-02T14:23:00Z">
                <w:pPr>
                  <w:jc w:val="center"/>
                </w:pPr>
              </w:pPrChange>
            </w:pPr>
            <w:ins w:id="2029" w:author="Danny" w:date="2026-10-02T14:15:00Z">
              <w:r w:rsidRPr="000D0736">
                <w:rPr>
                  <w:rFonts w:ascii="Segoe UI Symbol" w:eastAsiaTheme="minorHAnsi" w:hAnsi="Segoe UI Symbol" w:cs="Calibri"/>
                  <w:kern w:val="2"/>
                  <w:sz w:val="14"/>
                  <w:szCs w:val="18"/>
                  <w14:ligatures w14:val="standardContextual"/>
                  <w:rPrChange w:id="203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C27B991" w14:textId="77777777" w:rsidR="000D0736" w:rsidRPr="000D0736" w:rsidRDefault="000D0736">
            <w:pPr>
              <w:spacing w:line="276" w:lineRule="auto"/>
              <w:jc w:val="center"/>
              <w:rPr>
                <w:ins w:id="2031" w:author="Danny" w:date="2026-10-02T14:15:00Z"/>
                <w:rFonts w:ascii="Segoe UI Symbol" w:eastAsiaTheme="minorHAnsi" w:hAnsi="Segoe UI Symbol" w:cs="Calibri"/>
                <w:kern w:val="2"/>
                <w:sz w:val="14"/>
                <w:szCs w:val="18"/>
                <w14:ligatures w14:val="standardContextual"/>
                <w:rPrChange w:id="2032" w:author="Danny" w:date="2026-10-02T14:18:00Z">
                  <w:rPr>
                    <w:ins w:id="2033" w:author="Danny" w:date="2026-10-02T14:15:00Z"/>
                    <w:rFonts w:ascii="Segoe UI Symbol" w:hAnsi="Segoe UI Symbol" w:cs="Calibri"/>
                    <w:color w:val="000000"/>
                    <w:sz w:val="18"/>
                    <w:szCs w:val="18"/>
                  </w:rPr>
                </w:rPrChange>
              </w:rPr>
              <w:pPrChange w:id="2034" w:author="Danny" w:date="2026-10-02T14:23:00Z">
                <w:pPr>
                  <w:jc w:val="center"/>
                </w:pPr>
              </w:pPrChange>
            </w:pPr>
          </w:p>
        </w:tc>
        <w:tc>
          <w:tcPr>
            <w:tcW w:w="0" w:type="auto"/>
            <w:tcBorders>
              <w:top w:val="nil"/>
            </w:tcBorders>
            <w:shd w:val="clear" w:color="auto" w:fill="auto"/>
            <w:vAlign w:val="center"/>
            <w:hideMark/>
          </w:tcPr>
          <w:p w14:paraId="0B06B8CF" w14:textId="77777777" w:rsidR="000D0736" w:rsidRPr="000D0736" w:rsidRDefault="000D0736">
            <w:pPr>
              <w:spacing w:line="276" w:lineRule="auto"/>
              <w:jc w:val="center"/>
              <w:rPr>
                <w:ins w:id="2035" w:author="Danny" w:date="2026-10-02T14:15:00Z"/>
                <w:rFonts w:ascii="Segoe UI Symbol" w:eastAsiaTheme="minorHAnsi" w:hAnsi="Segoe UI Symbol" w:cs="Calibri"/>
                <w:kern w:val="2"/>
                <w:sz w:val="14"/>
                <w:szCs w:val="18"/>
                <w14:ligatures w14:val="standardContextual"/>
                <w:rPrChange w:id="2036" w:author="Danny" w:date="2026-10-02T14:18:00Z">
                  <w:rPr>
                    <w:ins w:id="2037" w:author="Danny" w:date="2026-10-02T14:15:00Z"/>
                    <w:rFonts w:ascii="Segoe UI Symbol" w:hAnsi="Segoe UI Symbol" w:cs="Calibri"/>
                    <w:color w:val="000000"/>
                    <w:sz w:val="18"/>
                    <w:szCs w:val="18"/>
                  </w:rPr>
                </w:rPrChange>
              </w:rPr>
              <w:pPrChange w:id="2038" w:author="Danny" w:date="2026-10-02T14:23:00Z">
                <w:pPr>
                  <w:jc w:val="center"/>
                </w:pPr>
              </w:pPrChange>
            </w:pPr>
            <w:ins w:id="2039" w:author="Danny" w:date="2026-10-02T14:15:00Z">
              <w:r w:rsidRPr="000D0736">
                <w:rPr>
                  <w:rFonts w:ascii="Segoe UI Symbol" w:eastAsiaTheme="minorHAnsi" w:hAnsi="Segoe UI Symbol" w:cs="Calibri"/>
                  <w:kern w:val="2"/>
                  <w:sz w:val="14"/>
                  <w:szCs w:val="18"/>
                  <w14:ligatures w14:val="standardContextual"/>
                  <w:rPrChange w:id="204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BEC9B78" w14:textId="77777777" w:rsidR="000D0736" w:rsidRPr="000D0736" w:rsidRDefault="000D0736">
            <w:pPr>
              <w:spacing w:line="276" w:lineRule="auto"/>
              <w:jc w:val="center"/>
              <w:rPr>
                <w:ins w:id="2041" w:author="Danny" w:date="2026-10-02T14:15:00Z"/>
                <w:rFonts w:ascii="Segoe UI Symbol" w:eastAsiaTheme="minorHAnsi" w:hAnsi="Segoe UI Symbol" w:cs="Calibri"/>
                <w:kern w:val="2"/>
                <w:sz w:val="14"/>
                <w:szCs w:val="18"/>
                <w14:ligatures w14:val="standardContextual"/>
                <w:rPrChange w:id="2042" w:author="Danny" w:date="2026-10-02T14:18:00Z">
                  <w:rPr>
                    <w:ins w:id="2043" w:author="Danny" w:date="2026-10-02T14:15:00Z"/>
                    <w:rFonts w:ascii="Segoe UI Symbol" w:hAnsi="Segoe UI Symbol" w:cs="Calibri"/>
                    <w:color w:val="000000"/>
                    <w:sz w:val="18"/>
                    <w:szCs w:val="18"/>
                  </w:rPr>
                </w:rPrChange>
              </w:rPr>
              <w:pPrChange w:id="2044" w:author="Danny" w:date="2026-10-02T14:23:00Z">
                <w:pPr>
                  <w:jc w:val="center"/>
                </w:pPr>
              </w:pPrChange>
            </w:pPr>
            <w:ins w:id="2045" w:author="Danny" w:date="2026-10-02T14:15:00Z">
              <w:r w:rsidRPr="000D0736">
                <w:rPr>
                  <w:rFonts w:ascii="Segoe UI Symbol" w:eastAsiaTheme="minorHAnsi" w:hAnsi="Segoe UI Symbol" w:cs="Calibri"/>
                  <w:kern w:val="2"/>
                  <w:sz w:val="14"/>
                  <w:szCs w:val="18"/>
                  <w14:ligatures w14:val="standardContextual"/>
                  <w:rPrChange w:id="204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F14FBE5" w14:textId="77777777" w:rsidR="000D0736" w:rsidRPr="000D0736" w:rsidRDefault="000D0736">
            <w:pPr>
              <w:spacing w:line="276" w:lineRule="auto"/>
              <w:jc w:val="center"/>
              <w:rPr>
                <w:ins w:id="2047" w:author="Danny" w:date="2026-10-02T14:15:00Z"/>
                <w:rFonts w:ascii="Segoe UI Symbol" w:eastAsiaTheme="minorHAnsi" w:hAnsi="Segoe UI Symbol" w:cs="Calibri"/>
                <w:kern w:val="2"/>
                <w:sz w:val="14"/>
                <w:szCs w:val="18"/>
                <w14:ligatures w14:val="standardContextual"/>
                <w:rPrChange w:id="2048" w:author="Danny" w:date="2026-10-02T14:18:00Z">
                  <w:rPr>
                    <w:ins w:id="2049" w:author="Danny" w:date="2026-10-02T14:15:00Z"/>
                    <w:rFonts w:ascii="Segoe UI Symbol" w:hAnsi="Segoe UI Symbol" w:cs="Calibri"/>
                    <w:color w:val="000000"/>
                    <w:sz w:val="18"/>
                    <w:szCs w:val="18"/>
                  </w:rPr>
                </w:rPrChange>
              </w:rPr>
              <w:pPrChange w:id="2050" w:author="Danny" w:date="2026-10-02T14:23:00Z">
                <w:pPr>
                  <w:jc w:val="center"/>
                </w:pPr>
              </w:pPrChange>
            </w:pPr>
            <w:ins w:id="2051" w:author="Danny" w:date="2026-10-02T14:15:00Z">
              <w:r w:rsidRPr="000D0736">
                <w:rPr>
                  <w:rFonts w:ascii="Segoe UI Symbol" w:eastAsiaTheme="minorHAnsi" w:hAnsi="Segoe UI Symbol" w:cs="Calibri"/>
                  <w:kern w:val="2"/>
                  <w:sz w:val="14"/>
                  <w:szCs w:val="18"/>
                  <w14:ligatures w14:val="standardContextual"/>
                  <w:rPrChange w:id="2052" w:author="Danny" w:date="2026-10-02T14:18:00Z">
                    <w:rPr>
                      <w:rFonts w:ascii="Segoe UI Symbol" w:hAnsi="Segoe UI Symbol" w:cs="Calibri"/>
                      <w:color w:val="000000"/>
                      <w:sz w:val="18"/>
                      <w:szCs w:val="18"/>
                    </w:rPr>
                  </w:rPrChange>
                </w:rPr>
                <w:t>✓</w:t>
              </w:r>
            </w:ins>
          </w:p>
        </w:tc>
      </w:tr>
      <w:tr w:rsidR="002A4041" w:rsidRPr="000718CF" w14:paraId="1FF55649" w14:textId="77777777" w:rsidTr="00107337">
        <w:trPr>
          <w:trHeight w:val="20"/>
          <w:ins w:id="2053" w:author="Danny" w:date="2026-10-02T14:15:00Z"/>
        </w:trPr>
        <w:tc>
          <w:tcPr>
            <w:tcW w:w="0" w:type="auto"/>
            <w:tcBorders>
              <w:top w:val="nil"/>
              <w:left w:val="nil"/>
              <w:bottom w:val="nil"/>
              <w:right w:val="nil"/>
            </w:tcBorders>
            <w:shd w:val="clear" w:color="auto" w:fill="auto"/>
            <w:vAlign w:val="center"/>
            <w:hideMark/>
          </w:tcPr>
          <w:p w14:paraId="6857542D" w14:textId="77777777" w:rsidR="000D0736" w:rsidRPr="000D0736" w:rsidRDefault="000D0736">
            <w:pPr>
              <w:spacing w:line="276" w:lineRule="auto"/>
              <w:jc w:val="center"/>
              <w:rPr>
                <w:ins w:id="2054" w:author="Danny" w:date="2026-10-02T14:15:00Z"/>
                <w:rFonts w:eastAsiaTheme="minorHAnsi" w:cstheme="minorBidi"/>
                <w:kern w:val="2"/>
                <w:sz w:val="14"/>
                <w:szCs w:val="18"/>
                <w14:ligatures w14:val="standardContextual"/>
                <w:rPrChange w:id="2055" w:author="Danny" w:date="2026-10-02T14:18:00Z">
                  <w:rPr>
                    <w:ins w:id="2056" w:author="Danny" w:date="2026-10-02T14:15:00Z"/>
                    <w:color w:val="000000"/>
                    <w:sz w:val="18"/>
                    <w:szCs w:val="18"/>
                  </w:rPr>
                </w:rPrChange>
              </w:rPr>
              <w:pPrChange w:id="2057" w:author="Danny" w:date="2026-10-02T14:16:00Z">
                <w:pPr>
                  <w:jc w:val="center"/>
                </w:pPr>
              </w:pPrChange>
            </w:pPr>
            <w:ins w:id="2058" w:author="Danny" w:date="2026-10-02T14:15:00Z">
              <w:r w:rsidRPr="000D0736">
                <w:rPr>
                  <w:rFonts w:eastAsiaTheme="minorHAnsi" w:cstheme="minorBidi"/>
                  <w:kern w:val="2"/>
                  <w:sz w:val="14"/>
                  <w:szCs w:val="18"/>
                  <w14:ligatures w14:val="standardContextual"/>
                  <w:rPrChange w:id="2059" w:author="Danny" w:date="2026-10-02T14:18:00Z">
                    <w:rPr>
                      <w:color w:val="000000"/>
                      <w:sz w:val="18"/>
                      <w:szCs w:val="18"/>
                    </w:rPr>
                  </w:rPrChange>
                </w:rPr>
                <w:t>13</w:t>
              </w:r>
            </w:ins>
          </w:p>
        </w:tc>
        <w:tc>
          <w:tcPr>
            <w:tcW w:w="0" w:type="auto"/>
            <w:tcBorders>
              <w:top w:val="nil"/>
              <w:left w:val="nil"/>
              <w:bottom w:val="nil"/>
              <w:right w:val="nil"/>
            </w:tcBorders>
            <w:shd w:val="clear" w:color="auto" w:fill="auto"/>
            <w:vAlign w:val="center"/>
            <w:hideMark/>
          </w:tcPr>
          <w:p w14:paraId="79452C11" w14:textId="77777777" w:rsidR="000D0736" w:rsidRPr="000D0736" w:rsidRDefault="000D0736">
            <w:pPr>
              <w:spacing w:line="276" w:lineRule="auto"/>
              <w:rPr>
                <w:ins w:id="2060" w:author="Danny" w:date="2026-10-02T14:15:00Z"/>
                <w:rFonts w:eastAsiaTheme="minorHAnsi" w:cstheme="minorBidi"/>
                <w:kern w:val="2"/>
                <w:sz w:val="14"/>
                <w:szCs w:val="18"/>
                <w14:ligatures w14:val="standardContextual"/>
                <w:rPrChange w:id="2061" w:author="Danny" w:date="2026-10-02T14:18:00Z">
                  <w:rPr>
                    <w:ins w:id="2062" w:author="Danny" w:date="2026-10-02T14:15:00Z"/>
                    <w:color w:val="000000"/>
                    <w:sz w:val="18"/>
                    <w:szCs w:val="18"/>
                  </w:rPr>
                </w:rPrChange>
              </w:rPr>
              <w:pPrChange w:id="2063" w:author="Danny" w:date="2026-10-02T14:16:00Z">
                <w:pPr/>
              </w:pPrChange>
            </w:pPr>
            <w:ins w:id="2064" w:author="Danny" w:date="2026-10-02T14:15:00Z">
              <w:r w:rsidRPr="000D0736">
                <w:rPr>
                  <w:rFonts w:eastAsiaTheme="minorHAnsi" w:cstheme="minorBidi"/>
                  <w:kern w:val="2"/>
                  <w:sz w:val="14"/>
                  <w:szCs w:val="18"/>
                  <w14:ligatures w14:val="standardContextual"/>
                  <w:rPrChange w:id="2065" w:author="Danny" w:date="2026-10-02T14:18:00Z">
                    <w:rPr>
                      <w:color w:val="000000"/>
                      <w:sz w:val="18"/>
                      <w:szCs w:val="18"/>
                    </w:rPr>
                  </w:rPrChange>
                </w:rPr>
                <w:t>Björnsson et al., 2016</w:t>
              </w:r>
            </w:ins>
          </w:p>
        </w:tc>
        <w:tc>
          <w:tcPr>
            <w:tcW w:w="0" w:type="auto"/>
            <w:tcBorders>
              <w:top w:val="nil"/>
              <w:left w:val="nil"/>
              <w:bottom w:val="nil"/>
              <w:right w:val="nil"/>
            </w:tcBorders>
            <w:shd w:val="clear" w:color="auto" w:fill="auto"/>
            <w:noWrap/>
            <w:vAlign w:val="bottom"/>
            <w:hideMark/>
          </w:tcPr>
          <w:p w14:paraId="6DB893B1" w14:textId="77777777" w:rsidR="000D0736" w:rsidRPr="000D0736" w:rsidRDefault="000D0736">
            <w:pPr>
              <w:spacing w:line="276" w:lineRule="auto"/>
              <w:rPr>
                <w:ins w:id="2066" w:author="Danny" w:date="2026-10-02T14:15:00Z"/>
                <w:rFonts w:eastAsiaTheme="minorHAnsi" w:cstheme="minorBidi"/>
                <w:kern w:val="2"/>
                <w:sz w:val="14"/>
                <w:szCs w:val="18"/>
                <w14:ligatures w14:val="standardContextual"/>
                <w:rPrChange w:id="2067" w:author="Danny" w:date="2026-10-02T14:18:00Z">
                  <w:rPr>
                    <w:ins w:id="2068" w:author="Danny" w:date="2026-10-02T14:15:00Z"/>
                    <w:color w:val="000000"/>
                    <w:sz w:val="18"/>
                    <w:szCs w:val="18"/>
                  </w:rPr>
                </w:rPrChange>
              </w:rPr>
              <w:pPrChange w:id="2069" w:author="Danny" w:date="2026-10-02T14:16:00Z">
                <w:pPr/>
              </w:pPrChange>
            </w:pPr>
          </w:p>
        </w:tc>
        <w:tc>
          <w:tcPr>
            <w:tcW w:w="0" w:type="auto"/>
            <w:tcBorders>
              <w:top w:val="nil"/>
              <w:left w:val="nil"/>
              <w:bottom w:val="nil"/>
              <w:right w:val="nil"/>
            </w:tcBorders>
            <w:shd w:val="clear" w:color="auto" w:fill="auto"/>
            <w:vAlign w:val="center"/>
            <w:hideMark/>
          </w:tcPr>
          <w:p w14:paraId="5D06CF88" w14:textId="77777777" w:rsidR="000D0736" w:rsidRPr="000D0736" w:rsidRDefault="000D0736">
            <w:pPr>
              <w:spacing w:line="276" w:lineRule="auto"/>
              <w:jc w:val="center"/>
              <w:rPr>
                <w:ins w:id="2070" w:author="Danny" w:date="2026-10-02T14:15:00Z"/>
                <w:rFonts w:eastAsiaTheme="minorHAnsi" w:cstheme="minorBidi"/>
                <w:kern w:val="2"/>
                <w:sz w:val="14"/>
                <w:szCs w:val="18"/>
                <w14:ligatures w14:val="standardContextual"/>
                <w:rPrChange w:id="2071" w:author="Danny" w:date="2026-10-02T14:18:00Z">
                  <w:rPr>
                    <w:ins w:id="2072" w:author="Danny" w:date="2026-10-02T14:15:00Z"/>
                    <w:color w:val="000000"/>
                    <w:sz w:val="18"/>
                    <w:szCs w:val="18"/>
                  </w:rPr>
                </w:rPrChange>
              </w:rPr>
              <w:pPrChange w:id="2073" w:author="Danny" w:date="2026-10-02T14:21:00Z">
                <w:pPr>
                  <w:jc w:val="center"/>
                </w:pPr>
              </w:pPrChange>
            </w:pPr>
            <w:ins w:id="2074" w:author="Danny" w:date="2026-10-02T14:15:00Z">
              <w:r w:rsidRPr="000D0736">
                <w:rPr>
                  <w:rFonts w:eastAsiaTheme="minorHAnsi" w:cstheme="minorBidi"/>
                  <w:kern w:val="2"/>
                  <w:sz w:val="14"/>
                  <w:szCs w:val="18"/>
                  <w14:ligatures w14:val="standardContextual"/>
                  <w:rPrChange w:id="2075"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69547357" w14:textId="77777777" w:rsidR="000D0736" w:rsidRPr="000D0736" w:rsidRDefault="000D0736">
            <w:pPr>
              <w:spacing w:line="276" w:lineRule="auto"/>
              <w:jc w:val="center"/>
              <w:rPr>
                <w:ins w:id="2076" w:author="Danny" w:date="2026-10-02T14:15:00Z"/>
                <w:rFonts w:eastAsiaTheme="minorHAnsi" w:cstheme="minorBidi"/>
                <w:kern w:val="2"/>
                <w:sz w:val="14"/>
                <w:szCs w:val="18"/>
                <w14:ligatures w14:val="standardContextual"/>
                <w:rPrChange w:id="2077" w:author="Danny" w:date="2026-10-02T14:18:00Z">
                  <w:rPr>
                    <w:ins w:id="2078" w:author="Danny" w:date="2026-10-02T14:15:00Z"/>
                    <w:color w:val="000000"/>
                    <w:sz w:val="18"/>
                    <w:szCs w:val="18"/>
                  </w:rPr>
                </w:rPrChange>
              </w:rPr>
              <w:pPrChange w:id="2079" w:author="Danny" w:date="2026-10-02T14:21:00Z">
                <w:pPr>
                  <w:jc w:val="center"/>
                </w:pPr>
              </w:pPrChange>
            </w:pPr>
            <w:ins w:id="2080" w:author="Danny" w:date="2026-10-02T14:15:00Z">
              <w:r w:rsidRPr="000D0736">
                <w:rPr>
                  <w:rFonts w:eastAsiaTheme="minorHAnsi" w:cstheme="minorBidi"/>
                  <w:kern w:val="2"/>
                  <w:sz w:val="14"/>
                  <w:szCs w:val="18"/>
                  <w14:ligatures w14:val="standardContextual"/>
                  <w:rPrChange w:id="2081"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67D9AFC3" w14:textId="77777777" w:rsidR="000D0736" w:rsidRPr="000D0736" w:rsidRDefault="000D0736">
            <w:pPr>
              <w:spacing w:line="276" w:lineRule="auto"/>
              <w:jc w:val="center"/>
              <w:rPr>
                <w:ins w:id="2082" w:author="Danny" w:date="2026-10-02T14:15:00Z"/>
                <w:rFonts w:eastAsiaTheme="minorHAnsi" w:cstheme="minorBidi"/>
                <w:kern w:val="2"/>
                <w:sz w:val="14"/>
                <w:szCs w:val="18"/>
                <w14:ligatures w14:val="standardContextual"/>
                <w:rPrChange w:id="2083" w:author="Danny" w:date="2026-10-02T14:18:00Z">
                  <w:rPr>
                    <w:ins w:id="2084" w:author="Danny" w:date="2026-10-02T14:15:00Z"/>
                    <w:color w:val="000000"/>
                    <w:sz w:val="18"/>
                    <w:szCs w:val="18"/>
                  </w:rPr>
                </w:rPrChange>
              </w:rPr>
              <w:pPrChange w:id="2085" w:author="Danny" w:date="2026-10-02T14:21:00Z">
                <w:pPr>
                  <w:jc w:val="center"/>
                </w:pPr>
              </w:pPrChange>
            </w:pPr>
          </w:p>
        </w:tc>
        <w:tc>
          <w:tcPr>
            <w:tcW w:w="0" w:type="auto"/>
            <w:tcBorders>
              <w:top w:val="nil"/>
              <w:left w:val="nil"/>
              <w:bottom w:val="nil"/>
              <w:right w:val="nil"/>
            </w:tcBorders>
            <w:shd w:val="clear" w:color="auto" w:fill="auto"/>
            <w:vAlign w:val="center"/>
            <w:hideMark/>
          </w:tcPr>
          <w:p w14:paraId="2538BFE8" w14:textId="77777777" w:rsidR="000D0736" w:rsidRPr="000D0736" w:rsidRDefault="000D0736">
            <w:pPr>
              <w:spacing w:line="276" w:lineRule="auto"/>
              <w:jc w:val="center"/>
              <w:rPr>
                <w:ins w:id="2086" w:author="Danny" w:date="2026-10-02T14:15:00Z"/>
                <w:rFonts w:eastAsiaTheme="minorHAnsi" w:cstheme="minorBidi"/>
                <w:kern w:val="2"/>
                <w:sz w:val="14"/>
                <w:szCs w:val="18"/>
                <w14:ligatures w14:val="standardContextual"/>
                <w:rPrChange w:id="2087" w:author="Danny" w:date="2026-10-02T14:18:00Z">
                  <w:rPr>
                    <w:ins w:id="2088" w:author="Danny" w:date="2026-10-02T14:15:00Z"/>
                    <w:color w:val="000000"/>
                    <w:sz w:val="18"/>
                    <w:szCs w:val="18"/>
                  </w:rPr>
                </w:rPrChange>
              </w:rPr>
              <w:pPrChange w:id="2089" w:author="Danny" w:date="2026-10-02T14:21:00Z">
                <w:pPr>
                  <w:jc w:val="center"/>
                </w:pPr>
              </w:pPrChange>
            </w:pPr>
            <w:ins w:id="2090" w:author="Danny" w:date="2026-10-02T14:15:00Z">
              <w:r w:rsidRPr="000D0736">
                <w:rPr>
                  <w:rFonts w:eastAsiaTheme="minorHAnsi" w:cstheme="minorBidi"/>
                  <w:kern w:val="2"/>
                  <w:sz w:val="14"/>
                  <w:szCs w:val="18"/>
                  <w14:ligatures w14:val="standardContextual"/>
                  <w:rPrChange w:id="2091" w:author="Danny" w:date="2026-10-02T14:18:00Z">
                    <w:rPr>
                      <w:color w:val="000000"/>
                      <w:sz w:val="18"/>
                      <w:szCs w:val="18"/>
                    </w:rPr>
                  </w:rPrChange>
                </w:rPr>
                <w:t>27.5 ± 6.3</w:t>
              </w:r>
            </w:ins>
          </w:p>
        </w:tc>
        <w:tc>
          <w:tcPr>
            <w:tcW w:w="0" w:type="auto"/>
            <w:tcBorders>
              <w:top w:val="nil"/>
              <w:left w:val="nil"/>
              <w:bottom w:val="nil"/>
              <w:right w:val="nil"/>
            </w:tcBorders>
            <w:shd w:val="clear" w:color="auto" w:fill="auto"/>
            <w:vAlign w:val="center"/>
            <w:hideMark/>
          </w:tcPr>
          <w:p w14:paraId="0D26E89F" w14:textId="77777777" w:rsidR="000D0736" w:rsidRPr="000D0736" w:rsidRDefault="000D0736">
            <w:pPr>
              <w:spacing w:line="276" w:lineRule="auto"/>
              <w:jc w:val="center"/>
              <w:rPr>
                <w:ins w:id="2092" w:author="Danny" w:date="2026-10-02T14:15:00Z"/>
                <w:rFonts w:eastAsiaTheme="minorHAnsi" w:cstheme="minorBidi"/>
                <w:kern w:val="2"/>
                <w:sz w:val="14"/>
                <w:szCs w:val="18"/>
                <w14:ligatures w14:val="standardContextual"/>
                <w:rPrChange w:id="2093" w:author="Danny" w:date="2026-10-02T14:18:00Z">
                  <w:rPr>
                    <w:ins w:id="2094" w:author="Danny" w:date="2026-10-02T14:15:00Z"/>
                    <w:color w:val="000000"/>
                    <w:sz w:val="18"/>
                    <w:szCs w:val="18"/>
                  </w:rPr>
                </w:rPrChange>
              </w:rPr>
              <w:pPrChange w:id="2095" w:author="Danny" w:date="2026-10-02T14:21:00Z">
                <w:pPr>
                  <w:jc w:val="center"/>
                </w:pPr>
              </w:pPrChange>
            </w:pPr>
          </w:p>
        </w:tc>
        <w:tc>
          <w:tcPr>
            <w:tcW w:w="0" w:type="auto"/>
            <w:tcBorders>
              <w:top w:val="nil"/>
              <w:left w:val="nil"/>
              <w:bottom w:val="nil"/>
              <w:right w:val="nil"/>
            </w:tcBorders>
            <w:shd w:val="clear" w:color="auto" w:fill="auto"/>
            <w:vAlign w:val="center"/>
            <w:hideMark/>
          </w:tcPr>
          <w:p w14:paraId="28B6DE3A" w14:textId="77777777" w:rsidR="000D0736" w:rsidRPr="000D0736" w:rsidRDefault="000D0736">
            <w:pPr>
              <w:spacing w:line="276" w:lineRule="auto"/>
              <w:jc w:val="center"/>
              <w:rPr>
                <w:ins w:id="2096" w:author="Danny" w:date="2026-10-02T14:15:00Z"/>
                <w:rFonts w:eastAsiaTheme="minorHAnsi" w:cstheme="minorBidi"/>
                <w:kern w:val="2"/>
                <w:sz w:val="14"/>
                <w:szCs w:val="18"/>
                <w14:ligatures w14:val="standardContextual"/>
                <w:rPrChange w:id="2097" w:author="Danny" w:date="2026-10-02T14:18:00Z">
                  <w:rPr>
                    <w:ins w:id="2098" w:author="Danny" w:date="2026-10-02T14:15:00Z"/>
                    <w:color w:val="000000"/>
                    <w:sz w:val="18"/>
                    <w:szCs w:val="18"/>
                  </w:rPr>
                </w:rPrChange>
              </w:rPr>
              <w:pPrChange w:id="2099" w:author="Danny" w:date="2026-10-02T14:21:00Z">
                <w:pPr>
                  <w:jc w:val="center"/>
                </w:pPr>
              </w:pPrChange>
            </w:pPr>
            <w:ins w:id="2100" w:author="Danny" w:date="2026-10-02T14:15:00Z">
              <w:r w:rsidRPr="000D0736">
                <w:rPr>
                  <w:rFonts w:eastAsiaTheme="minorHAnsi" w:cstheme="minorBidi"/>
                  <w:kern w:val="2"/>
                  <w:sz w:val="14"/>
                  <w:szCs w:val="18"/>
                  <w14:ligatures w14:val="standardContextual"/>
                  <w:rPrChange w:id="2101" w:author="Danny" w:date="2026-10-02T14:18:00Z">
                    <w:rPr>
                      <w:color w:val="000000"/>
                      <w:sz w:val="18"/>
                      <w:szCs w:val="18"/>
                    </w:rPr>
                  </w:rPrChange>
                </w:rPr>
                <w:t>147</w:t>
              </w:r>
            </w:ins>
          </w:p>
        </w:tc>
        <w:tc>
          <w:tcPr>
            <w:tcW w:w="0" w:type="auto"/>
            <w:tcBorders>
              <w:top w:val="nil"/>
              <w:left w:val="nil"/>
              <w:bottom w:val="nil"/>
              <w:right w:val="nil"/>
            </w:tcBorders>
            <w:shd w:val="clear" w:color="auto" w:fill="auto"/>
            <w:vAlign w:val="center"/>
            <w:hideMark/>
          </w:tcPr>
          <w:p w14:paraId="0A780EF8" w14:textId="77777777" w:rsidR="000D0736" w:rsidRPr="000D0736" w:rsidRDefault="000D0736">
            <w:pPr>
              <w:spacing w:line="276" w:lineRule="auto"/>
              <w:jc w:val="center"/>
              <w:rPr>
                <w:ins w:id="2102" w:author="Danny" w:date="2026-10-02T14:15:00Z"/>
                <w:rFonts w:eastAsiaTheme="minorHAnsi" w:cstheme="minorBidi"/>
                <w:kern w:val="2"/>
                <w:sz w:val="14"/>
                <w:szCs w:val="18"/>
                <w14:ligatures w14:val="standardContextual"/>
                <w:rPrChange w:id="2103" w:author="Danny" w:date="2026-10-02T14:18:00Z">
                  <w:rPr>
                    <w:ins w:id="2104" w:author="Danny" w:date="2026-10-02T14:15:00Z"/>
                    <w:color w:val="000000"/>
                    <w:sz w:val="18"/>
                    <w:szCs w:val="18"/>
                  </w:rPr>
                </w:rPrChange>
              </w:rPr>
              <w:pPrChange w:id="2105" w:author="Danny" w:date="2026-10-02T14:21:00Z">
                <w:pPr>
                  <w:jc w:val="center"/>
                </w:pPr>
              </w:pPrChange>
            </w:pPr>
            <w:ins w:id="2106" w:author="Danny" w:date="2026-10-02T14:15:00Z">
              <w:r w:rsidRPr="000D0736">
                <w:rPr>
                  <w:rFonts w:eastAsiaTheme="minorHAnsi" w:cstheme="minorBidi"/>
                  <w:kern w:val="2"/>
                  <w:sz w:val="14"/>
                  <w:szCs w:val="18"/>
                  <w14:ligatures w14:val="standardContextual"/>
                  <w:rPrChange w:id="2107" w:author="Danny" w:date="2026-10-02T14:18:00Z">
                    <w:rPr>
                      <w:color w:val="000000"/>
                      <w:sz w:val="18"/>
                      <w:szCs w:val="18"/>
                    </w:rPr>
                  </w:rPrChange>
                </w:rPr>
                <w:t>95</w:t>
              </w:r>
            </w:ins>
          </w:p>
        </w:tc>
        <w:tc>
          <w:tcPr>
            <w:tcW w:w="0" w:type="auto"/>
            <w:tcBorders>
              <w:top w:val="nil"/>
              <w:left w:val="nil"/>
              <w:bottom w:val="nil"/>
              <w:right w:val="nil"/>
            </w:tcBorders>
            <w:shd w:val="clear" w:color="auto" w:fill="auto"/>
            <w:vAlign w:val="center"/>
            <w:hideMark/>
          </w:tcPr>
          <w:p w14:paraId="3AE306E7" w14:textId="77777777" w:rsidR="000D0736" w:rsidRPr="000D0736" w:rsidRDefault="000D0736">
            <w:pPr>
              <w:spacing w:line="276" w:lineRule="auto"/>
              <w:jc w:val="center"/>
              <w:rPr>
                <w:ins w:id="2108" w:author="Danny" w:date="2026-10-02T14:15:00Z"/>
                <w:rFonts w:eastAsiaTheme="minorHAnsi" w:cstheme="minorBidi"/>
                <w:kern w:val="2"/>
                <w:sz w:val="14"/>
                <w:szCs w:val="18"/>
                <w14:ligatures w14:val="standardContextual"/>
                <w:rPrChange w:id="2109" w:author="Danny" w:date="2026-10-02T14:18:00Z">
                  <w:rPr>
                    <w:ins w:id="2110" w:author="Danny" w:date="2026-10-02T14:15:00Z"/>
                    <w:color w:val="000000"/>
                    <w:sz w:val="18"/>
                    <w:szCs w:val="18"/>
                  </w:rPr>
                </w:rPrChange>
              </w:rPr>
              <w:pPrChange w:id="2111" w:author="Danny" w:date="2026-10-02T14:21:00Z">
                <w:pPr>
                  <w:jc w:val="center"/>
                </w:pPr>
              </w:pPrChange>
            </w:pPr>
            <w:ins w:id="2112" w:author="Danny" w:date="2026-10-02T14:15:00Z">
              <w:r w:rsidRPr="000D0736">
                <w:rPr>
                  <w:rFonts w:eastAsiaTheme="minorHAnsi" w:cstheme="minorBidi"/>
                  <w:kern w:val="2"/>
                  <w:sz w:val="14"/>
                  <w:szCs w:val="18"/>
                  <w14:ligatures w14:val="standardContextual"/>
                  <w:rPrChange w:id="2113" w:author="Danny" w:date="2026-10-02T14:18:00Z">
                    <w:rPr>
                      <w:color w:val="000000"/>
                      <w:sz w:val="18"/>
                      <w:szCs w:val="18"/>
                    </w:rPr>
                  </w:rPrChange>
                </w:rPr>
                <w:t>52</w:t>
              </w:r>
            </w:ins>
          </w:p>
        </w:tc>
        <w:tc>
          <w:tcPr>
            <w:tcW w:w="0" w:type="auto"/>
            <w:tcBorders>
              <w:top w:val="nil"/>
              <w:left w:val="nil"/>
              <w:bottom w:val="nil"/>
              <w:right w:val="nil"/>
            </w:tcBorders>
            <w:shd w:val="clear" w:color="auto" w:fill="auto"/>
            <w:noWrap/>
            <w:vAlign w:val="center"/>
            <w:hideMark/>
          </w:tcPr>
          <w:p w14:paraId="328C9859" w14:textId="77777777" w:rsidR="000D0736" w:rsidRPr="000D0736" w:rsidRDefault="000D0736">
            <w:pPr>
              <w:spacing w:line="276" w:lineRule="auto"/>
              <w:jc w:val="center"/>
              <w:rPr>
                <w:ins w:id="2114" w:author="Danny" w:date="2026-10-02T14:15:00Z"/>
                <w:rFonts w:eastAsiaTheme="minorHAnsi" w:cstheme="minorBidi"/>
                <w:kern w:val="2"/>
                <w:sz w:val="14"/>
                <w:szCs w:val="18"/>
                <w14:ligatures w14:val="standardContextual"/>
                <w:rPrChange w:id="2115" w:author="Danny" w:date="2026-10-02T14:18:00Z">
                  <w:rPr>
                    <w:ins w:id="2116" w:author="Danny" w:date="2026-10-02T14:15:00Z"/>
                    <w:color w:val="000000"/>
                    <w:sz w:val="18"/>
                    <w:szCs w:val="18"/>
                  </w:rPr>
                </w:rPrChange>
              </w:rPr>
              <w:pPrChange w:id="2117" w:author="Danny" w:date="2026-10-02T14:21:00Z">
                <w:pPr>
                  <w:jc w:val="center"/>
                </w:pPr>
              </w:pPrChange>
            </w:pPr>
          </w:p>
        </w:tc>
        <w:tc>
          <w:tcPr>
            <w:tcW w:w="0" w:type="auto"/>
            <w:tcBorders>
              <w:top w:val="nil"/>
              <w:left w:val="nil"/>
              <w:bottom w:val="nil"/>
              <w:right w:val="nil"/>
            </w:tcBorders>
            <w:shd w:val="clear" w:color="auto" w:fill="auto"/>
            <w:vAlign w:val="center"/>
            <w:hideMark/>
          </w:tcPr>
          <w:p w14:paraId="56BD4C4C" w14:textId="77777777" w:rsidR="000D0736" w:rsidRPr="000D0736" w:rsidRDefault="000D0736">
            <w:pPr>
              <w:spacing w:line="276" w:lineRule="auto"/>
              <w:jc w:val="center"/>
              <w:rPr>
                <w:ins w:id="2118" w:author="Danny" w:date="2026-10-02T14:15:00Z"/>
                <w:rFonts w:eastAsiaTheme="minorHAnsi" w:cstheme="minorBidi"/>
                <w:kern w:val="2"/>
                <w:sz w:val="14"/>
                <w:szCs w:val="18"/>
                <w14:ligatures w14:val="standardContextual"/>
                <w:rPrChange w:id="2119" w:author="Danny" w:date="2026-10-02T14:18:00Z">
                  <w:rPr>
                    <w:ins w:id="2120" w:author="Danny" w:date="2026-10-02T14:15:00Z"/>
                    <w:color w:val="000000"/>
                    <w:sz w:val="18"/>
                    <w:szCs w:val="18"/>
                  </w:rPr>
                </w:rPrChange>
              </w:rPr>
              <w:pPrChange w:id="2121" w:author="Danny" w:date="2026-10-02T14:21:00Z">
                <w:pPr>
                  <w:jc w:val="center"/>
                </w:pPr>
              </w:pPrChange>
            </w:pPr>
            <w:ins w:id="2122" w:author="Danny" w:date="2026-10-02T14:15:00Z">
              <w:r w:rsidRPr="000D0736">
                <w:rPr>
                  <w:rFonts w:eastAsiaTheme="minorHAnsi" w:cstheme="minorBidi"/>
                  <w:kern w:val="2"/>
                  <w:sz w:val="14"/>
                  <w:szCs w:val="18"/>
                  <w14:ligatures w14:val="standardContextual"/>
                  <w:rPrChange w:id="2123" w:author="Danny" w:date="2026-10-02T14:18:00Z">
                    <w:rPr>
                      <w:color w:val="000000"/>
                      <w:sz w:val="18"/>
                      <w:szCs w:val="18"/>
                    </w:rPr>
                  </w:rPrChange>
                </w:rPr>
                <w:t>197.3</w:t>
              </w:r>
            </w:ins>
          </w:p>
        </w:tc>
        <w:tc>
          <w:tcPr>
            <w:tcW w:w="0" w:type="auto"/>
            <w:tcBorders>
              <w:top w:val="nil"/>
              <w:left w:val="nil"/>
              <w:bottom w:val="nil"/>
              <w:right w:val="nil"/>
            </w:tcBorders>
            <w:shd w:val="clear" w:color="auto" w:fill="auto"/>
            <w:vAlign w:val="center"/>
            <w:hideMark/>
          </w:tcPr>
          <w:p w14:paraId="3724E1C4" w14:textId="77777777" w:rsidR="000D0736" w:rsidRPr="000D0736" w:rsidRDefault="000D0736">
            <w:pPr>
              <w:spacing w:line="276" w:lineRule="auto"/>
              <w:jc w:val="center"/>
              <w:rPr>
                <w:ins w:id="2124" w:author="Danny" w:date="2026-10-02T14:15:00Z"/>
                <w:rFonts w:eastAsiaTheme="minorHAnsi" w:cstheme="minorBidi"/>
                <w:kern w:val="2"/>
                <w:sz w:val="14"/>
                <w:szCs w:val="18"/>
                <w14:ligatures w14:val="standardContextual"/>
                <w:rPrChange w:id="2125" w:author="Danny" w:date="2026-10-02T14:18:00Z">
                  <w:rPr>
                    <w:ins w:id="2126" w:author="Danny" w:date="2026-10-02T14:15:00Z"/>
                    <w:color w:val="000000"/>
                    <w:sz w:val="18"/>
                    <w:szCs w:val="18"/>
                  </w:rPr>
                </w:rPrChange>
              </w:rPr>
              <w:pPrChange w:id="2127" w:author="Danny" w:date="2026-10-02T14:21:00Z">
                <w:pPr>
                  <w:jc w:val="center"/>
                </w:pPr>
              </w:pPrChange>
            </w:pPr>
            <w:ins w:id="2128" w:author="Danny" w:date="2026-10-02T14:15:00Z">
              <w:r w:rsidRPr="000D0736">
                <w:rPr>
                  <w:rFonts w:eastAsiaTheme="minorHAnsi" w:cstheme="minorBidi"/>
                  <w:kern w:val="2"/>
                  <w:sz w:val="14"/>
                  <w:szCs w:val="18"/>
                  <w14:ligatures w14:val="standardContextual"/>
                  <w:rPrChange w:id="2129" w:author="Danny" w:date="2026-10-02T14:18:00Z">
                    <w:rPr>
                      <w:color w:val="000000"/>
                      <w:sz w:val="18"/>
                      <w:szCs w:val="18"/>
                    </w:rPr>
                  </w:rPrChange>
                </w:rPr>
                <w:t>16.5</w:t>
              </w:r>
            </w:ins>
          </w:p>
        </w:tc>
        <w:tc>
          <w:tcPr>
            <w:tcW w:w="0" w:type="auto"/>
            <w:tcBorders>
              <w:top w:val="nil"/>
              <w:left w:val="nil"/>
              <w:bottom w:val="nil"/>
              <w:right w:val="nil"/>
            </w:tcBorders>
            <w:shd w:val="clear" w:color="auto" w:fill="auto"/>
            <w:vAlign w:val="center"/>
            <w:hideMark/>
          </w:tcPr>
          <w:p w14:paraId="1CF5F419" w14:textId="77777777" w:rsidR="000D0736" w:rsidRPr="000D0736" w:rsidRDefault="000D0736">
            <w:pPr>
              <w:spacing w:line="276" w:lineRule="auto"/>
              <w:jc w:val="center"/>
              <w:rPr>
                <w:ins w:id="2130" w:author="Danny" w:date="2026-10-02T14:15:00Z"/>
                <w:rFonts w:eastAsiaTheme="minorHAnsi" w:cstheme="minorBidi"/>
                <w:kern w:val="2"/>
                <w:sz w:val="14"/>
                <w:szCs w:val="18"/>
                <w14:ligatures w14:val="standardContextual"/>
                <w:rPrChange w:id="2131" w:author="Danny" w:date="2026-10-02T14:18:00Z">
                  <w:rPr>
                    <w:ins w:id="2132" w:author="Danny" w:date="2026-10-02T14:15:00Z"/>
                    <w:color w:val="000000"/>
                    <w:sz w:val="18"/>
                    <w:szCs w:val="18"/>
                  </w:rPr>
                </w:rPrChange>
              </w:rPr>
              <w:pPrChange w:id="2133" w:author="Danny" w:date="2026-10-02T14:21:00Z">
                <w:pPr>
                  <w:jc w:val="center"/>
                </w:pPr>
              </w:pPrChange>
            </w:pPr>
            <w:ins w:id="2134" w:author="Danny" w:date="2026-10-02T14:15:00Z">
              <w:r w:rsidRPr="000D0736">
                <w:rPr>
                  <w:rFonts w:eastAsiaTheme="minorHAnsi" w:cstheme="minorBidi"/>
                  <w:kern w:val="2"/>
                  <w:sz w:val="14"/>
                  <w:szCs w:val="18"/>
                  <w14:ligatures w14:val="standardContextual"/>
                  <w:rPrChange w:id="2135"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22A21908" w14:textId="77777777" w:rsidR="000D0736" w:rsidRPr="000D0736" w:rsidRDefault="000D0736">
            <w:pPr>
              <w:spacing w:line="276" w:lineRule="auto"/>
              <w:rPr>
                <w:ins w:id="2136" w:author="Danny" w:date="2026-10-02T14:15:00Z"/>
                <w:rFonts w:eastAsiaTheme="minorHAnsi" w:cstheme="minorBidi"/>
                <w:kern w:val="2"/>
                <w:sz w:val="14"/>
                <w:szCs w:val="18"/>
                <w14:ligatures w14:val="standardContextual"/>
                <w:rPrChange w:id="2137" w:author="Danny" w:date="2026-10-02T14:18:00Z">
                  <w:rPr>
                    <w:ins w:id="2138" w:author="Danny" w:date="2026-10-02T14:15:00Z"/>
                    <w:color w:val="000000"/>
                    <w:sz w:val="18"/>
                    <w:szCs w:val="18"/>
                  </w:rPr>
                </w:rPrChange>
              </w:rPr>
              <w:pPrChange w:id="2139" w:author="Danny" w:date="2026-10-02T14:16:00Z">
                <w:pPr>
                  <w:jc w:val="center"/>
                </w:pPr>
              </w:pPrChange>
            </w:pPr>
          </w:p>
        </w:tc>
        <w:tc>
          <w:tcPr>
            <w:tcW w:w="0" w:type="auto"/>
            <w:tcBorders>
              <w:top w:val="nil"/>
            </w:tcBorders>
            <w:shd w:val="clear" w:color="auto" w:fill="auto"/>
            <w:vAlign w:val="center"/>
            <w:hideMark/>
          </w:tcPr>
          <w:p w14:paraId="3FA7195B" w14:textId="77777777" w:rsidR="000D0736" w:rsidRPr="000D0736" w:rsidRDefault="000D0736">
            <w:pPr>
              <w:spacing w:line="276" w:lineRule="auto"/>
              <w:jc w:val="center"/>
              <w:rPr>
                <w:ins w:id="2140" w:author="Danny" w:date="2026-10-02T14:15:00Z"/>
                <w:rFonts w:ascii="Segoe UI Symbol" w:eastAsiaTheme="minorHAnsi" w:hAnsi="Segoe UI Symbol" w:cs="Calibri"/>
                <w:kern w:val="2"/>
                <w:sz w:val="14"/>
                <w:szCs w:val="18"/>
                <w14:ligatures w14:val="standardContextual"/>
                <w:rPrChange w:id="2141" w:author="Danny" w:date="2026-10-02T14:18:00Z">
                  <w:rPr>
                    <w:ins w:id="2142" w:author="Danny" w:date="2026-10-02T14:15:00Z"/>
                    <w:rFonts w:ascii="Segoe UI Symbol" w:hAnsi="Segoe UI Symbol" w:cs="Calibri"/>
                    <w:color w:val="000000"/>
                    <w:sz w:val="18"/>
                    <w:szCs w:val="18"/>
                  </w:rPr>
                </w:rPrChange>
              </w:rPr>
              <w:pPrChange w:id="2143" w:author="Danny" w:date="2026-10-02T14:23:00Z">
                <w:pPr>
                  <w:jc w:val="center"/>
                </w:pPr>
              </w:pPrChange>
            </w:pPr>
            <w:ins w:id="2144" w:author="Danny" w:date="2026-10-02T14:15:00Z">
              <w:r w:rsidRPr="000D0736">
                <w:rPr>
                  <w:rFonts w:ascii="Segoe UI Symbol" w:eastAsiaTheme="minorHAnsi" w:hAnsi="Segoe UI Symbol" w:cs="Calibri"/>
                  <w:kern w:val="2"/>
                  <w:sz w:val="14"/>
                  <w:szCs w:val="18"/>
                  <w14:ligatures w14:val="standardContextual"/>
                  <w:rPrChange w:id="214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8847C8C" w14:textId="77777777" w:rsidR="000D0736" w:rsidRPr="000D0736" w:rsidRDefault="000D0736">
            <w:pPr>
              <w:spacing w:line="276" w:lineRule="auto"/>
              <w:jc w:val="center"/>
              <w:rPr>
                <w:ins w:id="2146" w:author="Danny" w:date="2026-10-02T14:15:00Z"/>
                <w:rFonts w:ascii="Segoe UI Symbol" w:eastAsiaTheme="minorHAnsi" w:hAnsi="Segoe UI Symbol" w:cs="Calibri"/>
                <w:kern w:val="2"/>
                <w:sz w:val="14"/>
                <w:szCs w:val="18"/>
                <w14:ligatures w14:val="standardContextual"/>
                <w:rPrChange w:id="2147" w:author="Danny" w:date="2026-10-02T14:18:00Z">
                  <w:rPr>
                    <w:ins w:id="2148" w:author="Danny" w:date="2026-10-02T14:15:00Z"/>
                    <w:rFonts w:ascii="Segoe UI Symbol" w:hAnsi="Segoe UI Symbol" w:cs="Calibri"/>
                    <w:color w:val="000000"/>
                    <w:sz w:val="18"/>
                    <w:szCs w:val="18"/>
                  </w:rPr>
                </w:rPrChange>
              </w:rPr>
              <w:pPrChange w:id="2149" w:author="Danny" w:date="2026-10-02T14:23:00Z">
                <w:pPr>
                  <w:jc w:val="center"/>
                </w:pPr>
              </w:pPrChange>
            </w:pPr>
            <w:ins w:id="2150" w:author="Danny" w:date="2026-10-02T14:15:00Z">
              <w:r w:rsidRPr="000D0736">
                <w:rPr>
                  <w:rFonts w:ascii="Segoe UI Symbol" w:eastAsiaTheme="minorHAnsi" w:hAnsi="Segoe UI Symbol" w:cs="Calibri"/>
                  <w:kern w:val="2"/>
                  <w:sz w:val="14"/>
                  <w:szCs w:val="18"/>
                  <w14:ligatures w14:val="standardContextual"/>
                  <w:rPrChange w:id="215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DAABB15" w14:textId="77777777" w:rsidR="000D0736" w:rsidRPr="000D0736" w:rsidRDefault="000D0736">
            <w:pPr>
              <w:spacing w:line="276" w:lineRule="auto"/>
              <w:jc w:val="center"/>
              <w:rPr>
                <w:ins w:id="2152" w:author="Danny" w:date="2026-10-02T14:15:00Z"/>
                <w:rFonts w:ascii="Segoe UI Symbol" w:eastAsiaTheme="minorHAnsi" w:hAnsi="Segoe UI Symbol" w:cs="Calibri"/>
                <w:kern w:val="2"/>
                <w:sz w:val="14"/>
                <w:szCs w:val="18"/>
                <w14:ligatures w14:val="standardContextual"/>
                <w:rPrChange w:id="2153" w:author="Danny" w:date="2026-10-02T14:18:00Z">
                  <w:rPr>
                    <w:ins w:id="2154" w:author="Danny" w:date="2026-10-02T14:15:00Z"/>
                    <w:rFonts w:ascii="Segoe UI Symbol" w:hAnsi="Segoe UI Symbol" w:cs="Calibri"/>
                    <w:color w:val="000000"/>
                    <w:sz w:val="18"/>
                    <w:szCs w:val="18"/>
                  </w:rPr>
                </w:rPrChange>
              </w:rPr>
              <w:pPrChange w:id="2155" w:author="Danny" w:date="2026-10-02T14:23:00Z">
                <w:pPr>
                  <w:jc w:val="center"/>
                </w:pPr>
              </w:pPrChange>
            </w:pPr>
            <w:ins w:id="2156" w:author="Danny" w:date="2026-10-02T14:15:00Z">
              <w:r w:rsidRPr="000D0736">
                <w:rPr>
                  <w:rFonts w:ascii="Segoe UI Symbol" w:eastAsiaTheme="minorHAnsi" w:hAnsi="Segoe UI Symbol" w:cs="Calibri"/>
                  <w:kern w:val="2"/>
                  <w:sz w:val="14"/>
                  <w:szCs w:val="18"/>
                  <w14:ligatures w14:val="standardContextual"/>
                  <w:rPrChange w:id="215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9D8059E" w14:textId="77777777" w:rsidR="000D0736" w:rsidRPr="000D0736" w:rsidRDefault="000D0736">
            <w:pPr>
              <w:spacing w:line="276" w:lineRule="auto"/>
              <w:jc w:val="center"/>
              <w:rPr>
                <w:ins w:id="2158" w:author="Danny" w:date="2026-10-02T14:15:00Z"/>
                <w:rFonts w:ascii="Segoe UI Symbol" w:eastAsiaTheme="minorHAnsi" w:hAnsi="Segoe UI Symbol" w:cs="Calibri"/>
                <w:kern w:val="2"/>
                <w:sz w:val="14"/>
                <w:szCs w:val="18"/>
                <w14:ligatures w14:val="standardContextual"/>
                <w:rPrChange w:id="2159" w:author="Danny" w:date="2026-10-02T14:18:00Z">
                  <w:rPr>
                    <w:ins w:id="2160" w:author="Danny" w:date="2026-10-02T14:15:00Z"/>
                    <w:rFonts w:ascii="Segoe UI Symbol" w:hAnsi="Segoe UI Symbol" w:cs="Calibri"/>
                    <w:color w:val="000000"/>
                    <w:sz w:val="18"/>
                    <w:szCs w:val="18"/>
                  </w:rPr>
                </w:rPrChange>
              </w:rPr>
              <w:pPrChange w:id="2161" w:author="Danny" w:date="2026-10-02T14:23:00Z">
                <w:pPr>
                  <w:jc w:val="center"/>
                </w:pPr>
              </w:pPrChange>
            </w:pPr>
            <w:ins w:id="2162" w:author="Danny" w:date="2026-10-02T14:15:00Z">
              <w:r w:rsidRPr="000D0736">
                <w:rPr>
                  <w:rFonts w:ascii="Segoe UI Symbol" w:eastAsiaTheme="minorHAnsi" w:hAnsi="Segoe UI Symbol" w:cs="Calibri"/>
                  <w:kern w:val="2"/>
                  <w:sz w:val="14"/>
                  <w:szCs w:val="18"/>
                  <w14:ligatures w14:val="standardContextual"/>
                  <w:rPrChange w:id="216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F5C7B4D" w14:textId="77777777" w:rsidR="000D0736" w:rsidRPr="000D0736" w:rsidRDefault="000D0736">
            <w:pPr>
              <w:spacing w:line="276" w:lineRule="auto"/>
              <w:jc w:val="center"/>
              <w:rPr>
                <w:ins w:id="2164" w:author="Danny" w:date="2026-10-02T14:15:00Z"/>
                <w:rFonts w:ascii="Segoe UI Symbol" w:eastAsiaTheme="minorHAnsi" w:hAnsi="Segoe UI Symbol" w:cs="Calibri"/>
                <w:kern w:val="2"/>
                <w:sz w:val="14"/>
                <w:szCs w:val="18"/>
                <w14:ligatures w14:val="standardContextual"/>
                <w:rPrChange w:id="2165" w:author="Danny" w:date="2026-10-02T14:18:00Z">
                  <w:rPr>
                    <w:ins w:id="2166" w:author="Danny" w:date="2026-10-02T14:15:00Z"/>
                    <w:rFonts w:ascii="Segoe UI Symbol" w:hAnsi="Segoe UI Symbol" w:cs="Calibri"/>
                    <w:color w:val="000000"/>
                    <w:sz w:val="18"/>
                    <w:szCs w:val="18"/>
                  </w:rPr>
                </w:rPrChange>
              </w:rPr>
              <w:pPrChange w:id="2167" w:author="Danny" w:date="2026-10-02T14:23:00Z">
                <w:pPr>
                  <w:jc w:val="center"/>
                </w:pPr>
              </w:pPrChange>
            </w:pPr>
          </w:p>
        </w:tc>
        <w:tc>
          <w:tcPr>
            <w:tcW w:w="0" w:type="auto"/>
            <w:tcBorders>
              <w:top w:val="nil"/>
            </w:tcBorders>
            <w:shd w:val="clear" w:color="auto" w:fill="auto"/>
            <w:vAlign w:val="center"/>
            <w:hideMark/>
          </w:tcPr>
          <w:p w14:paraId="49F33162" w14:textId="77777777" w:rsidR="000D0736" w:rsidRPr="000D0736" w:rsidRDefault="000D0736">
            <w:pPr>
              <w:spacing w:line="276" w:lineRule="auto"/>
              <w:jc w:val="center"/>
              <w:rPr>
                <w:ins w:id="2168" w:author="Danny" w:date="2026-10-02T14:15:00Z"/>
                <w:rFonts w:ascii="Segoe UI Symbol" w:eastAsiaTheme="minorHAnsi" w:hAnsi="Segoe UI Symbol" w:cs="Calibri"/>
                <w:kern w:val="2"/>
                <w:sz w:val="14"/>
                <w:szCs w:val="18"/>
                <w14:ligatures w14:val="standardContextual"/>
                <w:rPrChange w:id="2169" w:author="Danny" w:date="2026-10-02T14:18:00Z">
                  <w:rPr>
                    <w:ins w:id="2170" w:author="Danny" w:date="2026-10-02T14:15:00Z"/>
                    <w:rFonts w:ascii="Segoe UI Symbol" w:hAnsi="Segoe UI Symbol" w:cs="Calibri"/>
                    <w:color w:val="000000"/>
                    <w:sz w:val="18"/>
                    <w:szCs w:val="18"/>
                  </w:rPr>
                </w:rPrChange>
              </w:rPr>
              <w:pPrChange w:id="2171" w:author="Danny" w:date="2026-10-02T14:23:00Z">
                <w:pPr>
                  <w:jc w:val="center"/>
                </w:pPr>
              </w:pPrChange>
            </w:pPr>
            <w:ins w:id="2172" w:author="Danny" w:date="2026-10-02T14:15:00Z">
              <w:r w:rsidRPr="000D0736">
                <w:rPr>
                  <w:rFonts w:ascii="Segoe UI Symbol" w:eastAsiaTheme="minorHAnsi" w:hAnsi="Segoe UI Symbol" w:cs="Calibri"/>
                  <w:kern w:val="2"/>
                  <w:sz w:val="14"/>
                  <w:szCs w:val="18"/>
                  <w14:ligatures w14:val="standardContextual"/>
                  <w:rPrChange w:id="217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1BA528C" w14:textId="77777777" w:rsidR="000D0736" w:rsidRPr="000D0736" w:rsidRDefault="000D0736">
            <w:pPr>
              <w:spacing w:line="276" w:lineRule="auto"/>
              <w:jc w:val="center"/>
              <w:rPr>
                <w:ins w:id="2174" w:author="Danny" w:date="2026-10-02T14:15:00Z"/>
                <w:rFonts w:ascii="Segoe UI Symbol" w:eastAsiaTheme="minorHAnsi" w:hAnsi="Segoe UI Symbol" w:cs="Calibri"/>
                <w:kern w:val="2"/>
                <w:sz w:val="14"/>
                <w:szCs w:val="18"/>
                <w14:ligatures w14:val="standardContextual"/>
                <w:rPrChange w:id="2175" w:author="Danny" w:date="2026-10-02T14:18:00Z">
                  <w:rPr>
                    <w:ins w:id="2176" w:author="Danny" w:date="2026-10-02T14:15:00Z"/>
                    <w:rFonts w:ascii="Segoe UI Symbol" w:hAnsi="Segoe UI Symbol" w:cs="Calibri"/>
                    <w:color w:val="000000"/>
                    <w:sz w:val="18"/>
                    <w:szCs w:val="18"/>
                  </w:rPr>
                </w:rPrChange>
              </w:rPr>
              <w:pPrChange w:id="2177" w:author="Danny" w:date="2026-10-02T14:23:00Z">
                <w:pPr>
                  <w:jc w:val="center"/>
                </w:pPr>
              </w:pPrChange>
            </w:pPr>
            <w:ins w:id="2178" w:author="Danny" w:date="2026-10-02T14:15:00Z">
              <w:r w:rsidRPr="000D0736">
                <w:rPr>
                  <w:rFonts w:ascii="Segoe UI Symbol" w:eastAsiaTheme="minorHAnsi" w:hAnsi="Segoe UI Symbol" w:cs="Calibri"/>
                  <w:kern w:val="2"/>
                  <w:sz w:val="14"/>
                  <w:szCs w:val="18"/>
                  <w14:ligatures w14:val="standardContextual"/>
                  <w:rPrChange w:id="217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3FD8573" w14:textId="77777777" w:rsidR="000D0736" w:rsidRPr="000D0736" w:rsidRDefault="000D0736">
            <w:pPr>
              <w:spacing w:line="276" w:lineRule="auto"/>
              <w:jc w:val="center"/>
              <w:rPr>
                <w:ins w:id="2180" w:author="Danny" w:date="2026-10-02T14:15:00Z"/>
                <w:rFonts w:ascii="Segoe UI Symbol" w:eastAsiaTheme="minorHAnsi" w:hAnsi="Segoe UI Symbol" w:cs="Calibri"/>
                <w:kern w:val="2"/>
                <w:sz w:val="14"/>
                <w:szCs w:val="18"/>
                <w14:ligatures w14:val="standardContextual"/>
                <w:rPrChange w:id="2181" w:author="Danny" w:date="2026-10-02T14:18:00Z">
                  <w:rPr>
                    <w:ins w:id="2182" w:author="Danny" w:date="2026-10-02T14:15:00Z"/>
                    <w:rFonts w:ascii="Segoe UI Symbol" w:hAnsi="Segoe UI Symbol" w:cs="Calibri"/>
                    <w:color w:val="000000"/>
                    <w:sz w:val="18"/>
                    <w:szCs w:val="18"/>
                  </w:rPr>
                </w:rPrChange>
              </w:rPr>
              <w:pPrChange w:id="2183" w:author="Danny" w:date="2026-10-02T14:23:00Z">
                <w:pPr>
                  <w:jc w:val="center"/>
                </w:pPr>
              </w:pPrChange>
            </w:pPr>
            <w:ins w:id="2184" w:author="Danny" w:date="2026-10-02T14:15:00Z">
              <w:r w:rsidRPr="000D0736">
                <w:rPr>
                  <w:rFonts w:ascii="Segoe UI Symbol" w:eastAsiaTheme="minorHAnsi" w:hAnsi="Segoe UI Symbol" w:cs="Calibri"/>
                  <w:kern w:val="2"/>
                  <w:sz w:val="14"/>
                  <w:szCs w:val="18"/>
                  <w14:ligatures w14:val="standardContextual"/>
                  <w:rPrChange w:id="2185" w:author="Danny" w:date="2026-10-02T14:18:00Z">
                    <w:rPr>
                      <w:rFonts w:ascii="Segoe UI Symbol" w:hAnsi="Segoe UI Symbol" w:cs="Calibri"/>
                      <w:color w:val="000000"/>
                      <w:sz w:val="18"/>
                      <w:szCs w:val="18"/>
                    </w:rPr>
                  </w:rPrChange>
                </w:rPr>
                <w:t>✗</w:t>
              </w:r>
            </w:ins>
          </w:p>
        </w:tc>
      </w:tr>
      <w:tr w:rsidR="002A4041" w:rsidRPr="000718CF" w14:paraId="5EE27086" w14:textId="77777777" w:rsidTr="00107337">
        <w:trPr>
          <w:trHeight w:val="20"/>
          <w:ins w:id="2186" w:author="Danny" w:date="2026-10-02T14:15:00Z"/>
        </w:trPr>
        <w:tc>
          <w:tcPr>
            <w:tcW w:w="0" w:type="auto"/>
            <w:tcBorders>
              <w:top w:val="nil"/>
              <w:left w:val="nil"/>
              <w:bottom w:val="nil"/>
              <w:right w:val="nil"/>
            </w:tcBorders>
            <w:shd w:val="clear" w:color="auto" w:fill="auto"/>
            <w:vAlign w:val="center"/>
            <w:hideMark/>
          </w:tcPr>
          <w:p w14:paraId="21FBE944" w14:textId="77777777" w:rsidR="000D0736" w:rsidRPr="000D0736" w:rsidRDefault="000D0736">
            <w:pPr>
              <w:spacing w:line="276" w:lineRule="auto"/>
              <w:jc w:val="center"/>
              <w:rPr>
                <w:ins w:id="2187" w:author="Danny" w:date="2026-10-02T14:15:00Z"/>
                <w:rFonts w:eastAsiaTheme="minorHAnsi" w:cstheme="minorBidi"/>
                <w:kern w:val="2"/>
                <w:sz w:val="14"/>
                <w:szCs w:val="18"/>
                <w14:ligatures w14:val="standardContextual"/>
                <w:rPrChange w:id="2188" w:author="Danny" w:date="2026-10-02T14:18:00Z">
                  <w:rPr>
                    <w:ins w:id="2189" w:author="Danny" w:date="2026-10-02T14:15:00Z"/>
                    <w:color w:val="000000"/>
                    <w:sz w:val="18"/>
                    <w:szCs w:val="18"/>
                  </w:rPr>
                </w:rPrChange>
              </w:rPr>
              <w:pPrChange w:id="2190" w:author="Danny" w:date="2026-10-02T14:16:00Z">
                <w:pPr>
                  <w:jc w:val="center"/>
                </w:pPr>
              </w:pPrChange>
            </w:pPr>
            <w:ins w:id="2191" w:author="Danny" w:date="2026-10-02T14:15:00Z">
              <w:r w:rsidRPr="000D0736">
                <w:rPr>
                  <w:rFonts w:eastAsiaTheme="minorHAnsi" w:cstheme="minorBidi"/>
                  <w:kern w:val="2"/>
                  <w:sz w:val="14"/>
                  <w:szCs w:val="18"/>
                  <w14:ligatures w14:val="standardContextual"/>
                  <w:rPrChange w:id="2192" w:author="Danny" w:date="2026-10-02T14:18:00Z">
                    <w:rPr>
                      <w:color w:val="000000"/>
                      <w:sz w:val="18"/>
                      <w:szCs w:val="18"/>
                    </w:rPr>
                  </w:rPrChange>
                </w:rPr>
                <w:t>14</w:t>
              </w:r>
            </w:ins>
          </w:p>
        </w:tc>
        <w:tc>
          <w:tcPr>
            <w:tcW w:w="0" w:type="auto"/>
            <w:tcBorders>
              <w:top w:val="nil"/>
              <w:left w:val="nil"/>
              <w:bottom w:val="nil"/>
              <w:right w:val="nil"/>
            </w:tcBorders>
            <w:shd w:val="clear" w:color="auto" w:fill="auto"/>
            <w:vAlign w:val="center"/>
            <w:hideMark/>
          </w:tcPr>
          <w:p w14:paraId="583098C3" w14:textId="77777777" w:rsidR="000D0736" w:rsidRPr="000D0736" w:rsidRDefault="000D0736">
            <w:pPr>
              <w:spacing w:line="276" w:lineRule="auto"/>
              <w:rPr>
                <w:ins w:id="2193" w:author="Danny" w:date="2026-10-02T14:15:00Z"/>
                <w:rFonts w:eastAsiaTheme="minorHAnsi" w:cstheme="minorBidi"/>
                <w:kern w:val="2"/>
                <w:sz w:val="14"/>
                <w:szCs w:val="18"/>
                <w14:ligatures w14:val="standardContextual"/>
                <w:rPrChange w:id="2194" w:author="Danny" w:date="2026-10-02T14:18:00Z">
                  <w:rPr>
                    <w:ins w:id="2195" w:author="Danny" w:date="2026-10-02T14:15:00Z"/>
                    <w:color w:val="000000"/>
                    <w:sz w:val="18"/>
                    <w:szCs w:val="18"/>
                  </w:rPr>
                </w:rPrChange>
              </w:rPr>
              <w:pPrChange w:id="2196" w:author="Danny" w:date="2026-10-02T14:16:00Z">
                <w:pPr/>
              </w:pPrChange>
            </w:pPr>
            <w:ins w:id="2197" w:author="Danny" w:date="2026-10-02T14:15:00Z">
              <w:r w:rsidRPr="000D0736">
                <w:rPr>
                  <w:rFonts w:eastAsiaTheme="minorHAnsi" w:cstheme="minorBidi"/>
                  <w:kern w:val="2"/>
                  <w:sz w:val="14"/>
                  <w:szCs w:val="18"/>
                  <w14:ligatures w14:val="standardContextual"/>
                  <w:rPrChange w:id="2198" w:author="Danny" w:date="2026-10-02T14:18:00Z">
                    <w:rPr>
                      <w:color w:val="000000"/>
                      <w:sz w:val="18"/>
                      <w:szCs w:val="18"/>
                    </w:rPr>
                  </w:rPrChange>
                </w:rPr>
                <w:t>Bottoni et al., 2015</w:t>
              </w:r>
            </w:ins>
          </w:p>
        </w:tc>
        <w:tc>
          <w:tcPr>
            <w:tcW w:w="0" w:type="auto"/>
            <w:tcBorders>
              <w:top w:val="nil"/>
              <w:left w:val="nil"/>
              <w:bottom w:val="nil"/>
              <w:right w:val="nil"/>
            </w:tcBorders>
            <w:shd w:val="clear" w:color="auto" w:fill="auto"/>
            <w:noWrap/>
            <w:vAlign w:val="bottom"/>
            <w:hideMark/>
          </w:tcPr>
          <w:p w14:paraId="5B61607B" w14:textId="77777777" w:rsidR="000D0736" w:rsidRPr="000D0736" w:rsidRDefault="000D0736">
            <w:pPr>
              <w:spacing w:line="276" w:lineRule="auto"/>
              <w:rPr>
                <w:ins w:id="2199" w:author="Danny" w:date="2026-10-02T14:15:00Z"/>
                <w:rFonts w:eastAsiaTheme="minorHAnsi" w:cstheme="minorBidi"/>
                <w:kern w:val="2"/>
                <w:sz w:val="14"/>
                <w:szCs w:val="18"/>
                <w14:ligatures w14:val="standardContextual"/>
                <w:rPrChange w:id="2200" w:author="Danny" w:date="2026-10-02T14:18:00Z">
                  <w:rPr>
                    <w:ins w:id="2201" w:author="Danny" w:date="2026-10-02T14:15:00Z"/>
                    <w:color w:val="000000"/>
                    <w:sz w:val="18"/>
                    <w:szCs w:val="18"/>
                  </w:rPr>
                </w:rPrChange>
              </w:rPr>
              <w:pPrChange w:id="2202" w:author="Danny" w:date="2026-10-02T14:16:00Z">
                <w:pPr/>
              </w:pPrChange>
            </w:pPr>
          </w:p>
        </w:tc>
        <w:tc>
          <w:tcPr>
            <w:tcW w:w="0" w:type="auto"/>
            <w:tcBorders>
              <w:top w:val="nil"/>
              <w:left w:val="nil"/>
              <w:bottom w:val="nil"/>
              <w:right w:val="nil"/>
            </w:tcBorders>
            <w:shd w:val="clear" w:color="auto" w:fill="auto"/>
            <w:vAlign w:val="center"/>
            <w:hideMark/>
          </w:tcPr>
          <w:p w14:paraId="41BF4140" w14:textId="77777777" w:rsidR="000D0736" w:rsidRPr="000D0736" w:rsidRDefault="000D0736">
            <w:pPr>
              <w:spacing w:line="276" w:lineRule="auto"/>
              <w:jc w:val="center"/>
              <w:rPr>
                <w:ins w:id="2203" w:author="Danny" w:date="2026-10-02T14:15:00Z"/>
                <w:rFonts w:eastAsiaTheme="minorHAnsi" w:cstheme="minorBidi"/>
                <w:kern w:val="2"/>
                <w:sz w:val="14"/>
                <w:szCs w:val="18"/>
                <w14:ligatures w14:val="standardContextual"/>
                <w:rPrChange w:id="2204" w:author="Danny" w:date="2026-10-02T14:18:00Z">
                  <w:rPr>
                    <w:ins w:id="2205" w:author="Danny" w:date="2026-10-02T14:15:00Z"/>
                    <w:color w:val="000000"/>
                    <w:sz w:val="18"/>
                    <w:szCs w:val="18"/>
                  </w:rPr>
                </w:rPrChange>
              </w:rPr>
              <w:pPrChange w:id="2206" w:author="Danny" w:date="2026-10-02T14:21:00Z">
                <w:pPr>
                  <w:jc w:val="center"/>
                </w:pPr>
              </w:pPrChange>
            </w:pPr>
            <w:ins w:id="2207" w:author="Danny" w:date="2026-10-02T14:15:00Z">
              <w:r w:rsidRPr="000D0736">
                <w:rPr>
                  <w:rFonts w:eastAsiaTheme="minorHAnsi" w:cstheme="minorBidi"/>
                  <w:kern w:val="2"/>
                  <w:sz w:val="14"/>
                  <w:szCs w:val="18"/>
                  <w14:ligatures w14:val="standardContextual"/>
                  <w:rPrChange w:id="2208"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613703AC" w14:textId="77777777" w:rsidR="000D0736" w:rsidRPr="000D0736" w:rsidRDefault="000D0736">
            <w:pPr>
              <w:spacing w:line="276" w:lineRule="auto"/>
              <w:jc w:val="center"/>
              <w:rPr>
                <w:ins w:id="2209" w:author="Danny" w:date="2026-10-02T14:15:00Z"/>
                <w:rFonts w:eastAsiaTheme="minorHAnsi" w:cstheme="minorBidi"/>
                <w:kern w:val="2"/>
                <w:sz w:val="14"/>
                <w:szCs w:val="18"/>
                <w14:ligatures w14:val="standardContextual"/>
                <w:rPrChange w:id="2210" w:author="Danny" w:date="2026-10-02T14:18:00Z">
                  <w:rPr>
                    <w:ins w:id="2211" w:author="Danny" w:date="2026-10-02T14:15:00Z"/>
                    <w:color w:val="000000"/>
                    <w:sz w:val="18"/>
                    <w:szCs w:val="18"/>
                  </w:rPr>
                </w:rPrChange>
              </w:rPr>
              <w:pPrChange w:id="2212" w:author="Danny" w:date="2026-10-02T14:21:00Z">
                <w:pPr>
                  <w:jc w:val="center"/>
                </w:pPr>
              </w:pPrChange>
            </w:pPr>
            <w:ins w:id="2213" w:author="Danny" w:date="2026-10-02T14:15:00Z">
              <w:r w:rsidRPr="000D0736">
                <w:rPr>
                  <w:rFonts w:eastAsiaTheme="minorHAnsi" w:cstheme="minorBidi"/>
                  <w:kern w:val="2"/>
                  <w:sz w:val="14"/>
                  <w:szCs w:val="18"/>
                  <w14:ligatures w14:val="standardContextual"/>
                  <w:rPrChange w:id="2214" w:author="Danny" w:date="2026-10-02T14:18:00Z">
                    <w:rPr>
                      <w:color w:val="000000"/>
                      <w:sz w:val="18"/>
                      <w:szCs w:val="18"/>
                    </w:rPr>
                  </w:rPrChange>
                </w:rPr>
                <w:t>TA</w:t>
              </w:r>
            </w:ins>
          </w:p>
        </w:tc>
        <w:tc>
          <w:tcPr>
            <w:tcW w:w="0" w:type="auto"/>
            <w:tcBorders>
              <w:top w:val="nil"/>
              <w:left w:val="nil"/>
              <w:bottom w:val="nil"/>
              <w:right w:val="nil"/>
            </w:tcBorders>
            <w:shd w:val="clear" w:color="auto" w:fill="auto"/>
            <w:noWrap/>
            <w:vAlign w:val="center"/>
            <w:hideMark/>
          </w:tcPr>
          <w:p w14:paraId="1694CC02" w14:textId="77777777" w:rsidR="000D0736" w:rsidRPr="000D0736" w:rsidRDefault="000D0736">
            <w:pPr>
              <w:spacing w:line="276" w:lineRule="auto"/>
              <w:jc w:val="center"/>
              <w:rPr>
                <w:ins w:id="2215" w:author="Danny" w:date="2026-10-02T14:15:00Z"/>
                <w:rFonts w:eastAsiaTheme="minorHAnsi" w:cstheme="minorBidi"/>
                <w:kern w:val="2"/>
                <w:sz w:val="14"/>
                <w:szCs w:val="18"/>
                <w14:ligatures w14:val="standardContextual"/>
                <w:rPrChange w:id="2216" w:author="Danny" w:date="2026-10-02T14:18:00Z">
                  <w:rPr>
                    <w:ins w:id="2217" w:author="Danny" w:date="2026-10-02T14:15:00Z"/>
                    <w:color w:val="000000"/>
                    <w:sz w:val="18"/>
                    <w:szCs w:val="18"/>
                  </w:rPr>
                </w:rPrChange>
              </w:rPr>
              <w:pPrChange w:id="2218" w:author="Danny" w:date="2026-10-02T14:21:00Z">
                <w:pPr>
                  <w:jc w:val="center"/>
                </w:pPr>
              </w:pPrChange>
            </w:pPr>
          </w:p>
        </w:tc>
        <w:tc>
          <w:tcPr>
            <w:tcW w:w="0" w:type="auto"/>
            <w:tcBorders>
              <w:top w:val="nil"/>
              <w:left w:val="nil"/>
              <w:bottom w:val="nil"/>
              <w:right w:val="nil"/>
            </w:tcBorders>
            <w:shd w:val="clear" w:color="auto" w:fill="auto"/>
            <w:vAlign w:val="center"/>
            <w:hideMark/>
          </w:tcPr>
          <w:p w14:paraId="65631921" w14:textId="77777777" w:rsidR="000D0736" w:rsidRPr="000D0736" w:rsidRDefault="000D0736">
            <w:pPr>
              <w:spacing w:line="276" w:lineRule="auto"/>
              <w:jc w:val="center"/>
              <w:rPr>
                <w:ins w:id="2219" w:author="Danny" w:date="2026-10-02T14:15:00Z"/>
                <w:rFonts w:eastAsiaTheme="minorHAnsi" w:cstheme="minorBidi"/>
                <w:kern w:val="2"/>
                <w:sz w:val="14"/>
                <w:szCs w:val="18"/>
                <w14:ligatures w14:val="standardContextual"/>
                <w:rPrChange w:id="2220" w:author="Danny" w:date="2026-10-02T14:18:00Z">
                  <w:rPr>
                    <w:ins w:id="2221" w:author="Danny" w:date="2026-10-02T14:15:00Z"/>
                    <w:color w:val="000000"/>
                    <w:sz w:val="18"/>
                    <w:szCs w:val="18"/>
                  </w:rPr>
                </w:rPrChange>
              </w:rPr>
              <w:pPrChange w:id="2222" w:author="Danny" w:date="2026-10-02T14:21:00Z">
                <w:pPr>
                  <w:jc w:val="center"/>
                </w:pPr>
              </w:pPrChange>
            </w:pPr>
            <w:ins w:id="2223" w:author="Danny" w:date="2026-10-02T14:15:00Z">
              <w:r w:rsidRPr="000D0736">
                <w:rPr>
                  <w:rFonts w:eastAsiaTheme="minorHAnsi" w:cstheme="minorBidi"/>
                  <w:kern w:val="2"/>
                  <w:sz w:val="14"/>
                  <w:szCs w:val="18"/>
                  <w14:ligatures w14:val="standardContextual"/>
                  <w:rPrChange w:id="2224" w:author="Danny" w:date="2026-10-02T14:18:00Z">
                    <w:rPr>
                      <w:color w:val="000000"/>
                      <w:sz w:val="18"/>
                      <w:szCs w:val="18"/>
                    </w:rPr>
                  </w:rPrChange>
                </w:rPr>
                <w:t>29.1 ± 6.6</w:t>
              </w:r>
            </w:ins>
          </w:p>
        </w:tc>
        <w:tc>
          <w:tcPr>
            <w:tcW w:w="0" w:type="auto"/>
            <w:tcBorders>
              <w:top w:val="nil"/>
              <w:left w:val="nil"/>
              <w:bottom w:val="nil"/>
              <w:right w:val="nil"/>
            </w:tcBorders>
            <w:shd w:val="clear" w:color="auto" w:fill="auto"/>
            <w:vAlign w:val="center"/>
            <w:hideMark/>
          </w:tcPr>
          <w:p w14:paraId="25C7EDDE" w14:textId="77777777" w:rsidR="000D0736" w:rsidRPr="000D0736" w:rsidRDefault="000D0736">
            <w:pPr>
              <w:spacing w:line="276" w:lineRule="auto"/>
              <w:jc w:val="center"/>
              <w:rPr>
                <w:ins w:id="2225" w:author="Danny" w:date="2026-10-02T14:15:00Z"/>
                <w:rFonts w:eastAsiaTheme="minorHAnsi" w:cstheme="minorBidi"/>
                <w:kern w:val="2"/>
                <w:sz w:val="14"/>
                <w:szCs w:val="18"/>
                <w14:ligatures w14:val="standardContextual"/>
                <w:rPrChange w:id="2226" w:author="Danny" w:date="2026-10-02T14:18:00Z">
                  <w:rPr>
                    <w:ins w:id="2227" w:author="Danny" w:date="2026-10-02T14:15:00Z"/>
                    <w:color w:val="000000"/>
                    <w:sz w:val="18"/>
                    <w:szCs w:val="18"/>
                  </w:rPr>
                </w:rPrChange>
              </w:rPr>
              <w:pPrChange w:id="2228" w:author="Danny" w:date="2026-10-02T14:21:00Z">
                <w:pPr>
                  <w:jc w:val="center"/>
                </w:pPr>
              </w:pPrChange>
            </w:pPr>
          </w:p>
        </w:tc>
        <w:tc>
          <w:tcPr>
            <w:tcW w:w="0" w:type="auto"/>
            <w:tcBorders>
              <w:top w:val="nil"/>
              <w:left w:val="nil"/>
              <w:bottom w:val="nil"/>
              <w:right w:val="nil"/>
            </w:tcBorders>
            <w:shd w:val="clear" w:color="auto" w:fill="auto"/>
            <w:vAlign w:val="center"/>
            <w:hideMark/>
          </w:tcPr>
          <w:p w14:paraId="01FD2030" w14:textId="77777777" w:rsidR="000D0736" w:rsidRPr="000D0736" w:rsidRDefault="000D0736">
            <w:pPr>
              <w:spacing w:line="276" w:lineRule="auto"/>
              <w:jc w:val="center"/>
              <w:rPr>
                <w:ins w:id="2229" w:author="Danny" w:date="2026-10-02T14:15:00Z"/>
                <w:rFonts w:eastAsiaTheme="minorHAnsi" w:cstheme="minorBidi"/>
                <w:kern w:val="2"/>
                <w:sz w:val="14"/>
                <w:szCs w:val="18"/>
                <w14:ligatures w14:val="standardContextual"/>
                <w:rPrChange w:id="2230" w:author="Danny" w:date="2026-10-02T14:18:00Z">
                  <w:rPr>
                    <w:ins w:id="2231" w:author="Danny" w:date="2026-10-02T14:15:00Z"/>
                    <w:color w:val="000000"/>
                    <w:sz w:val="18"/>
                    <w:szCs w:val="18"/>
                  </w:rPr>
                </w:rPrChange>
              </w:rPr>
              <w:pPrChange w:id="2232" w:author="Danny" w:date="2026-10-02T14:21:00Z">
                <w:pPr>
                  <w:jc w:val="center"/>
                </w:pPr>
              </w:pPrChange>
            </w:pPr>
            <w:ins w:id="2233" w:author="Danny" w:date="2026-10-02T14:15:00Z">
              <w:r w:rsidRPr="000D0736">
                <w:rPr>
                  <w:rFonts w:eastAsiaTheme="minorHAnsi" w:cstheme="minorBidi"/>
                  <w:kern w:val="2"/>
                  <w:sz w:val="14"/>
                  <w:szCs w:val="18"/>
                  <w14:ligatures w14:val="standardContextual"/>
                  <w:rPrChange w:id="2234" w:author="Danny" w:date="2026-10-02T14:18:00Z">
                    <w:rPr>
                      <w:color w:val="000000"/>
                      <w:sz w:val="18"/>
                      <w:szCs w:val="18"/>
                    </w:rPr>
                  </w:rPrChange>
                </w:rPr>
                <w:t>97</w:t>
              </w:r>
            </w:ins>
          </w:p>
        </w:tc>
        <w:tc>
          <w:tcPr>
            <w:tcW w:w="0" w:type="auto"/>
            <w:tcBorders>
              <w:top w:val="nil"/>
              <w:left w:val="nil"/>
              <w:bottom w:val="nil"/>
              <w:right w:val="nil"/>
            </w:tcBorders>
            <w:shd w:val="clear" w:color="auto" w:fill="auto"/>
            <w:vAlign w:val="center"/>
            <w:hideMark/>
          </w:tcPr>
          <w:p w14:paraId="66C8904D" w14:textId="77777777" w:rsidR="000D0736" w:rsidRPr="000D0736" w:rsidRDefault="000D0736">
            <w:pPr>
              <w:spacing w:line="276" w:lineRule="auto"/>
              <w:jc w:val="center"/>
              <w:rPr>
                <w:ins w:id="2235" w:author="Danny" w:date="2026-10-02T14:15:00Z"/>
                <w:rFonts w:eastAsiaTheme="minorHAnsi" w:cstheme="minorBidi"/>
                <w:kern w:val="2"/>
                <w:sz w:val="14"/>
                <w:szCs w:val="18"/>
                <w14:ligatures w14:val="standardContextual"/>
                <w:rPrChange w:id="2236" w:author="Danny" w:date="2026-10-02T14:18:00Z">
                  <w:rPr>
                    <w:ins w:id="2237" w:author="Danny" w:date="2026-10-02T14:15:00Z"/>
                    <w:color w:val="000000"/>
                    <w:sz w:val="18"/>
                    <w:szCs w:val="18"/>
                  </w:rPr>
                </w:rPrChange>
              </w:rPr>
              <w:pPrChange w:id="2238" w:author="Danny" w:date="2026-10-02T14:21:00Z">
                <w:pPr>
                  <w:jc w:val="center"/>
                </w:pPr>
              </w:pPrChange>
            </w:pPr>
            <w:ins w:id="2239" w:author="Danny" w:date="2026-10-02T14:15:00Z">
              <w:r w:rsidRPr="000D0736">
                <w:rPr>
                  <w:rFonts w:eastAsiaTheme="minorHAnsi" w:cstheme="minorBidi"/>
                  <w:kern w:val="2"/>
                  <w:sz w:val="14"/>
                  <w:szCs w:val="18"/>
                  <w14:ligatures w14:val="standardContextual"/>
                  <w:rPrChange w:id="2240" w:author="Danny" w:date="2026-10-02T14:18:00Z">
                    <w:rPr>
                      <w:color w:val="000000"/>
                      <w:sz w:val="18"/>
                      <w:szCs w:val="18"/>
                    </w:rPr>
                  </w:rPrChange>
                </w:rPr>
                <w:t>84</w:t>
              </w:r>
            </w:ins>
          </w:p>
        </w:tc>
        <w:tc>
          <w:tcPr>
            <w:tcW w:w="0" w:type="auto"/>
            <w:tcBorders>
              <w:top w:val="nil"/>
              <w:left w:val="nil"/>
              <w:bottom w:val="nil"/>
              <w:right w:val="nil"/>
            </w:tcBorders>
            <w:shd w:val="clear" w:color="auto" w:fill="auto"/>
            <w:vAlign w:val="center"/>
            <w:hideMark/>
          </w:tcPr>
          <w:p w14:paraId="3754C306" w14:textId="77777777" w:rsidR="000D0736" w:rsidRPr="000D0736" w:rsidRDefault="000D0736">
            <w:pPr>
              <w:spacing w:line="276" w:lineRule="auto"/>
              <w:jc w:val="center"/>
              <w:rPr>
                <w:ins w:id="2241" w:author="Danny" w:date="2026-10-02T14:15:00Z"/>
                <w:rFonts w:eastAsiaTheme="minorHAnsi" w:cstheme="minorBidi"/>
                <w:kern w:val="2"/>
                <w:sz w:val="14"/>
                <w:szCs w:val="18"/>
                <w14:ligatures w14:val="standardContextual"/>
                <w:rPrChange w:id="2242" w:author="Danny" w:date="2026-10-02T14:18:00Z">
                  <w:rPr>
                    <w:ins w:id="2243" w:author="Danny" w:date="2026-10-02T14:15:00Z"/>
                    <w:color w:val="000000"/>
                    <w:sz w:val="18"/>
                    <w:szCs w:val="18"/>
                  </w:rPr>
                </w:rPrChange>
              </w:rPr>
              <w:pPrChange w:id="2244" w:author="Danny" w:date="2026-10-02T14:21:00Z">
                <w:pPr>
                  <w:jc w:val="center"/>
                </w:pPr>
              </w:pPrChange>
            </w:pPr>
            <w:ins w:id="2245" w:author="Danny" w:date="2026-10-02T14:15:00Z">
              <w:r w:rsidRPr="000D0736">
                <w:rPr>
                  <w:rFonts w:eastAsiaTheme="minorHAnsi" w:cstheme="minorBidi"/>
                  <w:kern w:val="2"/>
                  <w:sz w:val="14"/>
                  <w:szCs w:val="18"/>
                  <w14:ligatures w14:val="standardContextual"/>
                  <w:rPrChange w:id="2246" w:author="Danny" w:date="2026-10-02T14:18:00Z">
                    <w:rPr>
                      <w:color w:val="000000"/>
                      <w:sz w:val="18"/>
                      <w:szCs w:val="18"/>
                    </w:rPr>
                  </w:rPrChange>
                </w:rPr>
                <w:t>13</w:t>
              </w:r>
            </w:ins>
          </w:p>
        </w:tc>
        <w:tc>
          <w:tcPr>
            <w:tcW w:w="0" w:type="auto"/>
            <w:tcBorders>
              <w:top w:val="nil"/>
              <w:left w:val="nil"/>
              <w:bottom w:val="nil"/>
              <w:right w:val="nil"/>
            </w:tcBorders>
            <w:shd w:val="clear" w:color="auto" w:fill="auto"/>
            <w:noWrap/>
            <w:vAlign w:val="center"/>
            <w:hideMark/>
          </w:tcPr>
          <w:p w14:paraId="49CAA0FC" w14:textId="77777777" w:rsidR="000D0736" w:rsidRPr="000D0736" w:rsidRDefault="000D0736">
            <w:pPr>
              <w:spacing w:line="276" w:lineRule="auto"/>
              <w:jc w:val="center"/>
              <w:rPr>
                <w:ins w:id="2247" w:author="Danny" w:date="2026-10-02T14:15:00Z"/>
                <w:rFonts w:eastAsiaTheme="minorHAnsi" w:cstheme="minorBidi"/>
                <w:kern w:val="2"/>
                <w:sz w:val="14"/>
                <w:szCs w:val="18"/>
                <w14:ligatures w14:val="standardContextual"/>
                <w:rPrChange w:id="2248" w:author="Danny" w:date="2026-10-02T14:18:00Z">
                  <w:rPr>
                    <w:ins w:id="2249" w:author="Danny" w:date="2026-10-02T14:15:00Z"/>
                    <w:color w:val="000000"/>
                    <w:sz w:val="18"/>
                    <w:szCs w:val="18"/>
                  </w:rPr>
                </w:rPrChange>
              </w:rPr>
              <w:pPrChange w:id="2250" w:author="Danny" w:date="2026-10-02T14:21:00Z">
                <w:pPr>
                  <w:jc w:val="center"/>
                </w:pPr>
              </w:pPrChange>
            </w:pPr>
          </w:p>
        </w:tc>
        <w:tc>
          <w:tcPr>
            <w:tcW w:w="0" w:type="auto"/>
            <w:tcBorders>
              <w:top w:val="nil"/>
              <w:left w:val="nil"/>
              <w:bottom w:val="nil"/>
              <w:right w:val="nil"/>
            </w:tcBorders>
            <w:shd w:val="clear" w:color="auto" w:fill="auto"/>
            <w:vAlign w:val="center"/>
            <w:hideMark/>
          </w:tcPr>
          <w:p w14:paraId="7D8EBB49" w14:textId="77777777" w:rsidR="000D0736" w:rsidRPr="000D0736" w:rsidRDefault="000D0736">
            <w:pPr>
              <w:spacing w:line="276" w:lineRule="auto"/>
              <w:jc w:val="center"/>
              <w:rPr>
                <w:ins w:id="2251" w:author="Danny" w:date="2026-10-02T14:15:00Z"/>
                <w:rFonts w:eastAsiaTheme="minorHAnsi" w:cstheme="minorBidi"/>
                <w:kern w:val="2"/>
                <w:sz w:val="14"/>
                <w:szCs w:val="18"/>
                <w14:ligatures w14:val="standardContextual"/>
                <w:rPrChange w:id="2252" w:author="Danny" w:date="2026-10-02T14:18:00Z">
                  <w:rPr>
                    <w:ins w:id="2253" w:author="Danny" w:date="2026-10-02T14:15:00Z"/>
                    <w:color w:val="000000"/>
                    <w:sz w:val="18"/>
                    <w:szCs w:val="18"/>
                  </w:rPr>
                </w:rPrChange>
              </w:rPr>
              <w:pPrChange w:id="2254" w:author="Danny" w:date="2026-10-02T14:21:00Z">
                <w:pPr>
                  <w:jc w:val="center"/>
                </w:pPr>
              </w:pPrChange>
            </w:pPr>
            <w:ins w:id="2255" w:author="Danny" w:date="2026-10-02T14:15:00Z">
              <w:r w:rsidRPr="000D0736">
                <w:rPr>
                  <w:rFonts w:eastAsiaTheme="minorHAnsi" w:cstheme="minorBidi"/>
                  <w:kern w:val="2"/>
                  <w:sz w:val="14"/>
                  <w:szCs w:val="18"/>
                  <w14:ligatures w14:val="standardContextual"/>
                  <w:rPrChange w:id="2256" w:author="Danny" w:date="2026-10-02T14:18:00Z">
                    <w:rPr>
                      <w:color w:val="000000"/>
                      <w:sz w:val="18"/>
                      <w:szCs w:val="18"/>
                    </w:rPr>
                  </w:rPrChange>
                </w:rPr>
                <w:t>120</w:t>
              </w:r>
            </w:ins>
          </w:p>
        </w:tc>
        <w:tc>
          <w:tcPr>
            <w:tcW w:w="0" w:type="auto"/>
            <w:tcBorders>
              <w:top w:val="nil"/>
              <w:left w:val="nil"/>
              <w:bottom w:val="nil"/>
              <w:right w:val="nil"/>
            </w:tcBorders>
            <w:shd w:val="clear" w:color="auto" w:fill="auto"/>
            <w:vAlign w:val="center"/>
            <w:hideMark/>
          </w:tcPr>
          <w:p w14:paraId="67B3D441" w14:textId="77777777" w:rsidR="000D0736" w:rsidRPr="000D0736" w:rsidRDefault="000D0736">
            <w:pPr>
              <w:spacing w:line="276" w:lineRule="auto"/>
              <w:jc w:val="center"/>
              <w:rPr>
                <w:ins w:id="2257" w:author="Danny" w:date="2026-10-02T14:15:00Z"/>
                <w:rFonts w:eastAsiaTheme="minorHAnsi" w:cstheme="minorBidi"/>
                <w:kern w:val="2"/>
                <w:sz w:val="14"/>
                <w:szCs w:val="18"/>
                <w14:ligatures w14:val="standardContextual"/>
                <w:rPrChange w:id="2258" w:author="Danny" w:date="2026-10-02T14:18:00Z">
                  <w:rPr>
                    <w:ins w:id="2259" w:author="Danny" w:date="2026-10-02T14:15:00Z"/>
                    <w:color w:val="000000"/>
                    <w:sz w:val="18"/>
                    <w:szCs w:val="18"/>
                  </w:rPr>
                </w:rPrChange>
              </w:rPr>
              <w:pPrChange w:id="2260" w:author="Danny" w:date="2026-10-02T14:21:00Z">
                <w:pPr>
                  <w:jc w:val="center"/>
                </w:pPr>
              </w:pPrChange>
            </w:pPr>
            <w:ins w:id="2261" w:author="Danny" w:date="2026-10-02T14:15:00Z">
              <w:r w:rsidRPr="000D0736">
                <w:rPr>
                  <w:rFonts w:eastAsiaTheme="minorHAnsi" w:cstheme="minorBidi"/>
                  <w:kern w:val="2"/>
                  <w:sz w:val="14"/>
                  <w:szCs w:val="18"/>
                  <w14:ligatures w14:val="standardContextual"/>
                  <w:rPrChange w:id="2262" w:author="Danny" w:date="2026-10-02T14:18:00Z">
                    <w:rPr>
                      <w:color w:val="000000"/>
                      <w:sz w:val="18"/>
                      <w:szCs w:val="18"/>
                    </w:rPr>
                  </w:rPrChange>
                </w:rPr>
                <w:t>10</w:t>
              </w:r>
            </w:ins>
          </w:p>
        </w:tc>
        <w:tc>
          <w:tcPr>
            <w:tcW w:w="0" w:type="auto"/>
            <w:tcBorders>
              <w:top w:val="nil"/>
              <w:left w:val="nil"/>
              <w:bottom w:val="nil"/>
              <w:right w:val="nil"/>
            </w:tcBorders>
            <w:shd w:val="clear" w:color="auto" w:fill="auto"/>
            <w:vAlign w:val="center"/>
            <w:hideMark/>
          </w:tcPr>
          <w:p w14:paraId="78E2C1D0" w14:textId="77777777" w:rsidR="000D0736" w:rsidRPr="000D0736" w:rsidRDefault="000D0736">
            <w:pPr>
              <w:spacing w:line="276" w:lineRule="auto"/>
              <w:jc w:val="center"/>
              <w:rPr>
                <w:ins w:id="2263" w:author="Danny" w:date="2026-10-02T14:15:00Z"/>
                <w:rFonts w:eastAsiaTheme="minorHAnsi" w:cstheme="minorBidi"/>
                <w:kern w:val="2"/>
                <w:sz w:val="14"/>
                <w:szCs w:val="18"/>
                <w14:ligatures w14:val="standardContextual"/>
                <w:rPrChange w:id="2264" w:author="Danny" w:date="2026-10-02T14:18:00Z">
                  <w:rPr>
                    <w:ins w:id="2265" w:author="Danny" w:date="2026-10-02T14:15:00Z"/>
                    <w:color w:val="000000"/>
                    <w:sz w:val="18"/>
                    <w:szCs w:val="18"/>
                  </w:rPr>
                </w:rPrChange>
              </w:rPr>
              <w:pPrChange w:id="2266" w:author="Danny" w:date="2026-10-02T14:21:00Z">
                <w:pPr>
                  <w:jc w:val="center"/>
                </w:pPr>
              </w:pPrChange>
            </w:pPr>
            <w:ins w:id="2267" w:author="Danny" w:date="2026-10-02T14:15:00Z">
              <w:r w:rsidRPr="000D0736">
                <w:rPr>
                  <w:rFonts w:eastAsiaTheme="minorHAnsi" w:cstheme="minorBidi"/>
                  <w:kern w:val="2"/>
                  <w:sz w:val="14"/>
                  <w:szCs w:val="18"/>
                  <w14:ligatures w14:val="standardContextual"/>
                  <w:rPrChange w:id="2268"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2E324099" w14:textId="77777777" w:rsidR="000D0736" w:rsidRPr="000D0736" w:rsidRDefault="000D0736">
            <w:pPr>
              <w:spacing w:line="276" w:lineRule="auto"/>
              <w:rPr>
                <w:ins w:id="2269" w:author="Danny" w:date="2026-10-02T14:15:00Z"/>
                <w:rFonts w:eastAsiaTheme="minorHAnsi" w:cstheme="minorBidi"/>
                <w:kern w:val="2"/>
                <w:sz w:val="14"/>
                <w:szCs w:val="18"/>
                <w14:ligatures w14:val="standardContextual"/>
                <w:rPrChange w:id="2270" w:author="Danny" w:date="2026-10-02T14:18:00Z">
                  <w:rPr>
                    <w:ins w:id="2271" w:author="Danny" w:date="2026-10-02T14:15:00Z"/>
                    <w:color w:val="000000"/>
                    <w:sz w:val="18"/>
                    <w:szCs w:val="18"/>
                  </w:rPr>
                </w:rPrChange>
              </w:rPr>
              <w:pPrChange w:id="2272" w:author="Danny" w:date="2026-10-02T14:16:00Z">
                <w:pPr>
                  <w:jc w:val="center"/>
                </w:pPr>
              </w:pPrChange>
            </w:pPr>
          </w:p>
        </w:tc>
        <w:tc>
          <w:tcPr>
            <w:tcW w:w="0" w:type="auto"/>
            <w:tcBorders>
              <w:top w:val="nil"/>
            </w:tcBorders>
            <w:shd w:val="clear" w:color="auto" w:fill="auto"/>
            <w:vAlign w:val="center"/>
            <w:hideMark/>
          </w:tcPr>
          <w:p w14:paraId="58E5071F" w14:textId="77777777" w:rsidR="000D0736" w:rsidRPr="000D0736" w:rsidRDefault="000D0736">
            <w:pPr>
              <w:spacing w:line="276" w:lineRule="auto"/>
              <w:jc w:val="center"/>
              <w:rPr>
                <w:ins w:id="2273" w:author="Danny" w:date="2026-10-02T14:15:00Z"/>
                <w:rFonts w:ascii="Segoe UI Symbol" w:eastAsiaTheme="minorHAnsi" w:hAnsi="Segoe UI Symbol" w:cs="Calibri"/>
                <w:kern w:val="2"/>
                <w:sz w:val="14"/>
                <w:szCs w:val="18"/>
                <w14:ligatures w14:val="standardContextual"/>
                <w:rPrChange w:id="2274" w:author="Danny" w:date="2026-10-02T14:18:00Z">
                  <w:rPr>
                    <w:ins w:id="2275" w:author="Danny" w:date="2026-10-02T14:15:00Z"/>
                    <w:rFonts w:ascii="Segoe UI Symbol" w:hAnsi="Segoe UI Symbol" w:cs="Calibri"/>
                    <w:color w:val="000000"/>
                    <w:sz w:val="18"/>
                    <w:szCs w:val="18"/>
                  </w:rPr>
                </w:rPrChange>
              </w:rPr>
              <w:pPrChange w:id="2276" w:author="Danny" w:date="2026-10-02T14:23:00Z">
                <w:pPr>
                  <w:jc w:val="center"/>
                </w:pPr>
              </w:pPrChange>
            </w:pPr>
            <w:ins w:id="2277" w:author="Danny" w:date="2026-10-02T14:15:00Z">
              <w:r w:rsidRPr="000D0736">
                <w:rPr>
                  <w:rFonts w:ascii="Segoe UI Symbol" w:eastAsiaTheme="minorHAnsi" w:hAnsi="Segoe UI Symbol" w:cs="Calibri"/>
                  <w:kern w:val="2"/>
                  <w:sz w:val="14"/>
                  <w:szCs w:val="18"/>
                  <w14:ligatures w14:val="standardContextual"/>
                  <w:rPrChange w:id="227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54F0C6C" w14:textId="77777777" w:rsidR="000D0736" w:rsidRPr="000D0736" w:rsidRDefault="000D0736">
            <w:pPr>
              <w:spacing w:line="276" w:lineRule="auto"/>
              <w:jc w:val="center"/>
              <w:rPr>
                <w:ins w:id="2279" w:author="Danny" w:date="2026-10-02T14:15:00Z"/>
                <w:rFonts w:ascii="Segoe UI Symbol" w:eastAsiaTheme="minorHAnsi" w:hAnsi="Segoe UI Symbol" w:cs="Calibri"/>
                <w:kern w:val="2"/>
                <w:sz w:val="14"/>
                <w:szCs w:val="18"/>
                <w14:ligatures w14:val="standardContextual"/>
                <w:rPrChange w:id="2280" w:author="Danny" w:date="2026-10-02T14:18:00Z">
                  <w:rPr>
                    <w:ins w:id="2281" w:author="Danny" w:date="2026-10-02T14:15:00Z"/>
                    <w:rFonts w:ascii="Segoe UI Symbol" w:hAnsi="Segoe UI Symbol" w:cs="Calibri"/>
                    <w:color w:val="000000"/>
                    <w:sz w:val="18"/>
                    <w:szCs w:val="18"/>
                  </w:rPr>
                </w:rPrChange>
              </w:rPr>
              <w:pPrChange w:id="2282" w:author="Danny" w:date="2026-10-02T14:23:00Z">
                <w:pPr>
                  <w:jc w:val="center"/>
                </w:pPr>
              </w:pPrChange>
            </w:pPr>
            <w:ins w:id="2283" w:author="Danny" w:date="2026-10-02T14:15:00Z">
              <w:r w:rsidRPr="000D0736">
                <w:rPr>
                  <w:rFonts w:ascii="Segoe UI Symbol" w:eastAsiaTheme="minorHAnsi" w:hAnsi="Segoe UI Symbol" w:cs="Calibri"/>
                  <w:kern w:val="2"/>
                  <w:sz w:val="14"/>
                  <w:szCs w:val="18"/>
                  <w14:ligatures w14:val="standardContextual"/>
                  <w:rPrChange w:id="228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49C751C" w14:textId="77777777" w:rsidR="000D0736" w:rsidRPr="000D0736" w:rsidRDefault="000D0736">
            <w:pPr>
              <w:spacing w:line="276" w:lineRule="auto"/>
              <w:jc w:val="center"/>
              <w:rPr>
                <w:ins w:id="2285" w:author="Danny" w:date="2026-10-02T14:15:00Z"/>
                <w:rFonts w:ascii="Segoe UI Symbol" w:eastAsiaTheme="minorHAnsi" w:hAnsi="Segoe UI Symbol" w:cs="Calibri"/>
                <w:kern w:val="2"/>
                <w:sz w:val="14"/>
                <w:szCs w:val="18"/>
                <w14:ligatures w14:val="standardContextual"/>
                <w:rPrChange w:id="2286" w:author="Danny" w:date="2026-10-02T14:18:00Z">
                  <w:rPr>
                    <w:ins w:id="2287" w:author="Danny" w:date="2026-10-02T14:15:00Z"/>
                    <w:rFonts w:ascii="Segoe UI Symbol" w:hAnsi="Segoe UI Symbol" w:cs="Calibri"/>
                    <w:color w:val="000000"/>
                    <w:sz w:val="18"/>
                    <w:szCs w:val="18"/>
                  </w:rPr>
                </w:rPrChange>
              </w:rPr>
              <w:pPrChange w:id="2288" w:author="Danny" w:date="2026-10-02T14:23:00Z">
                <w:pPr>
                  <w:jc w:val="center"/>
                </w:pPr>
              </w:pPrChange>
            </w:pPr>
            <w:ins w:id="2289" w:author="Danny" w:date="2026-10-02T14:15:00Z">
              <w:r w:rsidRPr="000D0736">
                <w:rPr>
                  <w:rFonts w:ascii="Segoe UI Symbol" w:eastAsiaTheme="minorHAnsi" w:hAnsi="Segoe UI Symbol" w:cs="Calibri"/>
                  <w:kern w:val="2"/>
                  <w:sz w:val="14"/>
                  <w:szCs w:val="18"/>
                  <w14:ligatures w14:val="standardContextual"/>
                  <w:rPrChange w:id="229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1457FE7" w14:textId="77777777" w:rsidR="000D0736" w:rsidRPr="000D0736" w:rsidRDefault="000D0736">
            <w:pPr>
              <w:spacing w:line="276" w:lineRule="auto"/>
              <w:jc w:val="center"/>
              <w:rPr>
                <w:ins w:id="2291" w:author="Danny" w:date="2026-10-02T14:15:00Z"/>
                <w:rFonts w:ascii="Segoe UI Symbol" w:eastAsiaTheme="minorHAnsi" w:hAnsi="Segoe UI Symbol" w:cs="Calibri"/>
                <w:kern w:val="2"/>
                <w:sz w:val="14"/>
                <w:szCs w:val="18"/>
                <w14:ligatures w14:val="standardContextual"/>
                <w:rPrChange w:id="2292" w:author="Danny" w:date="2026-10-02T14:18:00Z">
                  <w:rPr>
                    <w:ins w:id="2293" w:author="Danny" w:date="2026-10-02T14:15:00Z"/>
                    <w:rFonts w:ascii="Segoe UI Symbol" w:hAnsi="Segoe UI Symbol" w:cs="Calibri"/>
                    <w:color w:val="000000"/>
                    <w:sz w:val="18"/>
                    <w:szCs w:val="18"/>
                  </w:rPr>
                </w:rPrChange>
              </w:rPr>
              <w:pPrChange w:id="2294" w:author="Danny" w:date="2026-10-02T14:23:00Z">
                <w:pPr>
                  <w:jc w:val="center"/>
                </w:pPr>
              </w:pPrChange>
            </w:pPr>
            <w:ins w:id="2295" w:author="Danny" w:date="2026-10-02T14:15:00Z">
              <w:r w:rsidRPr="000D0736">
                <w:rPr>
                  <w:rFonts w:ascii="Segoe UI Symbol" w:eastAsiaTheme="minorHAnsi" w:hAnsi="Segoe UI Symbol" w:cs="Calibri"/>
                  <w:kern w:val="2"/>
                  <w:sz w:val="14"/>
                  <w:szCs w:val="18"/>
                  <w14:ligatures w14:val="standardContextual"/>
                  <w:rPrChange w:id="229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2487466" w14:textId="77777777" w:rsidR="000D0736" w:rsidRPr="000D0736" w:rsidRDefault="000D0736">
            <w:pPr>
              <w:spacing w:line="276" w:lineRule="auto"/>
              <w:jc w:val="center"/>
              <w:rPr>
                <w:ins w:id="2297" w:author="Danny" w:date="2026-10-02T14:15:00Z"/>
                <w:rFonts w:ascii="Segoe UI Symbol" w:eastAsiaTheme="minorHAnsi" w:hAnsi="Segoe UI Symbol" w:cs="Calibri"/>
                <w:kern w:val="2"/>
                <w:sz w:val="14"/>
                <w:szCs w:val="18"/>
                <w14:ligatures w14:val="standardContextual"/>
                <w:rPrChange w:id="2298" w:author="Danny" w:date="2026-10-02T14:18:00Z">
                  <w:rPr>
                    <w:ins w:id="2299" w:author="Danny" w:date="2026-10-02T14:15:00Z"/>
                    <w:rFonts w:ascii="Segoe UI Symbol" w:hAnsi="Segoe UI Symbol" w:cs="Calibri"/>
                    <w:color w:val="000000"/>
                    <w:sz w:val="18"/>
                    <w:szCs w:val="18"/>
                  </w:rPr>
                </w:rPrChange>
              </w:rPr>
              <w:pPrChange w:id="2300" w:author="Danny" w:date="2026-10-02T14:23:00Z">
                <w:pPr>
                  <w:jc w:val="center"/>
                </w:pPr>
              </w:pPrChange>
            </w:pPr>
          </w:p>
        </w:tc>
        <w:tc>
          <w:tcPr>
            <w:tcW w:w="0" w:type="auto"/>
            <w:tcBorders>
              <w:top w:val="nil"/>
            </w:tcBorders>
            <w:shd w:val="clear" w:color="auto" w:fill="auto"/>
            <w:vAlign w:val="center"/>
            <w:hideMark/>
          </w:tcPr>
          <w:p w14:paraId="30A6185D" w14:textId="77777777" w:rsidR="000D0736" w:rsidRPr="000D0736" w:rsidRDefault="000D0736">
            <w:pPr>
              <w:spacing w:line="276" w:lineRule="auto"/>
              <w:jc w:val="center"/>
              <w:rPr>
                <w:ins w:id="2301" w:author="Danny" w:date="2026-10-02T14:15:00Z"/>
                <w:rFonts w:ascii="Segoe UI Symbol" w:eastAsiaTheme="minorHAnsi" w:hAnsi="Segoe UI Symbol" w:cs="Calibri"/>
                <w:kern w:val="2"/>
                <w:sz w:val="14"/>
                <w:szCs w:val="18"/>
                <w14:ligatures w14:val="standardContextual"/>
                <w:rPrChange w:id="2302" w:author="Danny" w:date="2026-10-02T14:18:00Z">
                  <w:rPr>
                    <w:ins w:id="2303" w:author="Danny" w:date="2026-10-02T14:15:00Z"/>
                    <w:rFonts w:ascii="Segoe UI Symbol" w:hAnsi="Segoe UI Symbol" w:cs="Calibri"/>
                    <w:color w:val="000000"/>
                    <w:sz w:val="18"/>
                    <w:szCs w:val="18"/>
                  </w:rPr>
                </w:rPrChange>
              </w:rPr>
              <w:pPrChange w:id="2304" w:author="Danny" w:date="2026-10-02T14:23:00Z">
                <w:pPr>
                  <w:jc w:val="center"/>
                </w:pPr>
              </w:pPrChange>
            </w:pPr>
            <w:ins w:id="2305" w:author="Danny" w:date="2026-10-02T14:15:00Z">
              <w:r w:rsidRPr="000D0736">
                <w:rPr>
                  <w:rFonts w:ascii="Segoe UI Symbol" w:eastAsiaTheme="minorHAnsi" w:hAnsi="Segoe UI Symbol" w:cs="Calibri"/>
                  <w:kern w:val="2"/>
                  <w:sz w:val="14"/>
                  <w:szCs w:val="18"/>
                  <w14:ligatures w14:val="standardContextual"/>
                  <w:rPrChange w:id="230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F01812D" w14:textId="77777777" w:rsidR="000D0736" w:rsidRPr="000D0736" w:rsidRDefault="000D0736">
            <w:pPr>
              <w:spacing w:line="276" w:lineRule="auto"/>
              <w:jc w:val="center"/>
              <w:rPr>
                <w:ins w:id="2307" w:author="Danny" w:date="2026-10-02T14:15:00Z"/>
                <w:rFonts w:ascii="Segoe UI Symbol" w:eastAsiaTheme="minorHAnsi" w:hAnsi="Segoe UI Symbol" w:cs="Calibri"/>
                <w:kern w:val="2"/>
                <w:sz w:val="14"/>
                <w:szCs w:val="18"/>
                <w14:ligatures w14:val="standardContextual"/>
                <w:rPrChange w:id="2308" w:author="Danny" w:date="2026-10-02T14:18:00Z">
                  <w:rPr>
                    <w:ins w:id="2309" w:author="Danny" w:date="2026-10-02T14:15:00Z"/>
                    <w:rFonts w:ascii="Segoe UI Symbol" w:hAnsi="Segoe UI Symbol" w:cs="Calibri"/>
                    <w:color w:val="000000"/>
                    <w:sz w:val="18"/>
                    <w:szCs w:val="18"/>
                  </w:rPr>
                </w:rPrChange>
              </w:rPr>
              <w:pPrChange w:id="2310" w:author="Danny" w:date="2026-10-02T14:23:00Z">
                <w:pPr>
                  <w:jc w:val="center"/>
                </w:pPr>
              </w:pPrChange>
            </w:pPr>
            <w:ins w:id="2311" w:author="Danny" w:date="2026-10-02T14:15:00Z">
              <w:r w:rsidRPr="000D0736">
                <w:rPr>
                  <w:rFonts w:ascii="Segoe UI Symbol" w:eastAsiaTheme="minorHAnsi" w:hAnsi="Segoe UI Symbol" w:cs="Calibri"/>
                  <w:kern w:val="2"/>
                  <w:sz w:val="14"/>
                  <w:szCs w:val="18"/>
                  <w14:ligatures w14:val="standardContextual"/>
                  <w:rPrChange w:id="231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7C58094" w14:textId="77777777" w:rsidR="000D0736" w:rsidRPr="000D0736" w:rsidRDefault="000D0736">
            <w:pPr>
              <w:spacing w:line="276" w:lineRule="auto"/>
              <w:jc w:val="center"/>
              <w:rPr>
                <w:ins w:id="2313" w:author="Danny" w:date="2026-10-02T14:15:00Z"/>
                <w:rFonts w:ascii="Segoe UI Symbol" w:eastAsiaTheme="minorHAnsi" w:hAnsi="Segoe UI Symbol" w:cs="Calibri"/>
                <w:kern w:val="2"/>
                <w:sz w:val="14"/>
                <w:szCs w:val="18"/>
                <w14:ligatures w14:val="standardContextual"/>
                <w:rPrChange w:id="2314" w:author="Danny" w:date="2026-10-02T14:18:00Z">
                  <w:rPr>
                    <w:ins w:id="2315" w:author="Danny" w:date="2026-10-02T14:15:00Z"/>
                    <w:rFonts w:ascii="Segoe UI Symbol" w:hAnsi="Segoe UI Symbol" w:cs="Calibri"/>
                    <w:color w:val="000000"/>
                    <w:sz w:val="18"/>
                    <w:szCs w:val="18"/>
                  </w:rPr>
                </w:rPrChange>
              </w:rPr>
              <w:pPrChange w:id="2316" w:author="Danny" w:date="2026-10-02T14:23:00Z">
                <w:pPr>
                  <w:jc w:val="center"/>
                </w:pPr>
              </w:pPrChange>
            </w:pPr>
            <w:ins w:id="2317" w:author="Danny" w:date="2026-10-02T14:15:00Z">
              <w:r w:rsidRPr="000D0736">
                <w:rPr>
                  <w:rFonts w:ascii="Segoe UI Symbol" w:eastAsiaTheme="minorHAnsi" w:hAnsi="Segoe UI Symbol" w:cs="Calibri"/>
                  <w:kern w:val="2"/>
                  <w:sz w:val="14"/>
                  <w:szCs w:val="18"/>
                  <w14:ligatures w14:val="standardContextual"/>
                  <w:rPrChange w:id="2318" w:author="Danny" w:date="2026-10-02T14:18:00Z">
                    <w:rPr>
                      <w:rFonts w:ascii="Segoe UI Symbol" w:hAnsi="Segoe UI Symbol" w:cs="Calibri"/>
                      <w:color w:val="000000"/>
                      <w:sz w:val="18"/>
                      <w:szCs w:val="18"/>
                    </w:rPr>
                  </w:rPrChange>
                </w:rPr>
                <w:t>✗</w:t>
              </w:r>
            </w:ins>
          </w:p>
        </w:tc>
      </w:tr>
      <w:tr w:rsidR="002A4041" w:rsidRPr="000718CF" w14:paraId="282B76B0" w14:textId="77777777" w:rsidTr="00107337">
        <w:trPr>
          <w:trHeight w:val="20"/>
          <w:ins w:id="2319" w:author="Danny" w:date="2026-10-02T14:15:00Z"/>
        </w:trPr>
        <w:tc>
          <w:tcPr>
            <w:tcW w:w="0" w:type="auto"/>
            <w:tcBorders>
              <w:top w:val="nil"/>
              <w:left w:val="nil"/>
              <w:bottom w:val="nil"/>
              <w:right w:val="nil"/>
            </w:tcBorders>
            <w:shd w:val="clear" w:color="auto" w:fill="auto"/>
            <w:vAlign w:val="center"/>
            <w:hideMark/>
          </w:tcPr>
          <w:p w14:paraId="3003BED0" w14:textId="77777777" w:rsidR="000D0736" w:rsidRPr="000D0736" w:rsidRDefault="000D0736">
            <w:pPr>
              <w:spacing w:line="276" w:lineRule="auto"/>
              <w:jc w:val="center"/>
              <w:rPr>
                <w:ins w:id="2320" w:author="Danny" w:date="2026-10-02T14:15:00Z"/>
                <w:rFonts w:eastAsiaTheme="minorHAnsi" w:cstheme="minorBidi"/>
                <w:kern w:val="2"/>
                <w:sz w:val="14"/>
                <w:szCs w:val="18"/>
                <w14:ligatures w14:val="standardContextual"/>
                <w:rPrChange w:id="2321" w:author="Danny" w:date="2026-10-02T14:18:00Z">
                  <w:rPr>
                    <w:ins w:id="2322" w:author="Danny" w:date="2026-10-02T14:15:00Z"/>
                    <w:color w:val="000000"/>
                    <w:sz w:val="18"/>
                    <w:szCs w:val="18"/>
                  </w:rPr>
                </w:rPrChange>
              </w:rPr>
              <w:pPrChange w:id="2323" w:author="Danny" w:date="2026-10-02T14:16:00Z">
                <w:pPr>
                  <w:jc w:val="center"/>
                </w:pPr>
              </w:pPrChange>
            </w:pPr>
            <w:ins w:id="2324" w:author="Danny" w:date="2026-10-02T14:15:00Z">
              <w:r w:rsidRPr="000D0736">
                <w:rPr>
                  <w:rFonts w:eastAsiaTheme="minorHAnsi" w:cstheme="minorBidi"/>
                  <w:kern w:val="2"/>
                  <w:sz w:val="14"/>
                  <w:szCs w:val="18"/>
                  <w14:ligatures w14:val="standardContextual"/>
                  <w:rPrChange w:id="2325" w:author="Danny" w:date="2026-10-02T14:18:00Z">
                    <w:rPr>
                      <w:color w:val="000000"/>
                      <w:sz w:val="18"/>
                      <w:szCs w:val="18"/>
                    </w:rPr>
                  </w:rPrChange>
                </w:rPr>
                <w:t>18</w:t>
              </w:r>
            </w:ins>
          </w:p>
        </w:tc>
        <w:tc>
          <w:tcPr>
            <w:tcW w:w="0" w:type="auto"/>
            <w:tcBorders>
              <w:top w:val="nil"/>
              <w:left w:val="nil"/>
              <w:bottom w:val="nil"/>
              <w:right w:val="nil"/>
            </w:tcBorders>
            <w:shd w:val="clear" w:color="auto" w:fill="auto"/>
            <w:vAlign w:val="center"/>
            <w:hideMark/>
          </w:tcPr>
          <w:p w14:paraId="1ABC0E40" w14:textId="77777777" w:rsidR="000D0736" w:rsidRPr="000D0736" w:rsidRDefault="000D0736">
            <w:pPr>
              <w:spacing w:line="276" w:lineRule="auto"/>
              <w:rPr>
                <w:ins w:id="2326" w:author="Danny" w:date="2026-10-02T14:15:00Z"/>
                <w:rFonts w:eastAsiaTheme="minorHAnsi" w:cstheme="minorBidi"/>
                <w:kern w:val="2"/>
                <w:sz w:val="14"/>
                <w:szCs w:val="18"/>
                <w14:ligatures w14:val="standardContextual"/>
                <w:rPrChange w:id="2327" w:author="Danny" w:date="2026-10-02T14:18:00Z">
                  <w:rPr>
                    <w:ins w:id="2328" w:author="Danny" w:date="2026-10-02T14:15:00Z"/>
                    <w:color w:val="000000"/>
                    <w:sz w:val="18"/>
                    <w:szCs w:val="18"/>
                  </w:rPr>
                </w:rPrChange>
              </w:rPr>
              <w:pPrChange w:id="2329" w:author="Danny" w:date="2026-10-02T14:16:00Z">
                <w:pPr/>
              </w:pPrChange>
            </w:pPr>
            <w:ins w:id="2330" w:author="Danny" w:date="2026-10-02T14:15:00Z">
              <w:r w:rsidRPr="000D0736">
                <w:rPr>
                  <w:rFonts w:eastAsiaTheme="minorHAnsi" w:cstheme="minorBidi"/>
                  <w:kern w:val="2"/>
                  <w:sz w:val="14"/>
                  <w:szCs w:val="18"/>
                  <w14:ligatures w14:val="standardContextual"/>
                  <w:rPrChange w:id="2331" w:author="Danny" w:date="2026-10-02T14:18:00Z">
                    <w:rPr>
                      <w:color w:val="000000"/>
                      <w:sz w:val="18"/>
                      <w:szCs w:val="18"/>
                    </w:rPr>
                  </w:rPrChange>
                </w:rPr>
                <w:t>Butt et al., 2024</w:t>
              </w:r>
            </w:ins>
          </w:p>
        </w:tc>
        <w:tc>
          <w:tcPr>
            <w:tcW w:w="0" w:type="auto"/>
            <w:tcBorders>
              <w:top w:val="nil"/>
              <w:left w:val="nil"/>
              <w:bottom w:val="nil"/>
              <w:right w:val="nil"/>
            </w:tcBorders>
            <w:shd w:val="clear" w:color="auto" w:fill="auto"/>
            <w:noWrap/>
            <w:vAlign w:val="bottom"/>
            <w:hideMark/>
          </w:tcPr>
          <w:p w14:paraId="3B7B7B2D" w14:textId="77777777" w:rsidR="000D0736" w:rsidRPr="000D0736" w:rsidRDefault="000D0736">
            <w:pPr>
              <w:spacing w:line="276" w:lineRule="auto"/>
              <w:rPr>
                <w:ins w:id="2332" w:author="Danny" w:date="2026-10-02T14:15:00Z"/>
                <w:rFonts w:eastAsiaTheme="minorHAnsi" w:cstheme="minorBidi"/>
                <w:kern w:val="2"/>
                <w:sz w:val="14"/>
                <w:szCs w:val="18"/>
                <w14:ligatures w14:val="standardContextual"/>
                <w:rPrChange w:id="2333" w:author="Danny" w:date="2026-10-02T14:18:00Z">
                  <w:rPr>
                    <w:ins w:id="2334" w:author="Danny" w:date="2026-10-02T14:15:00Z"/>
                    <w:color w:val="000000"/>
                    <w:sz w:val="18"/>
                    <w:szCs w:val="18"/>
                  </w:rPr>
                </w:rPrChange>
              </w:rPr>
              <w:pPrChange w:id="2335" w:author="Danny" w:date="2026-10-02T14:16:00Z">
                <w:pPr/>
              </w:pPrChange>
            </w:pPr>
          </w:p>
        </w:tc>
        <w:tc>
          <w:tcPr>
            <w:tcW w:w="0" w:type="auto"/>
            <w:tcBorders>
              <w:top w:val="nil"/>
              <w:left w:val="nil"/>
              <w:bottom w:val="nil"/>
              <w:right w:val="nil"/>
            </w:tcBorders>
            <w:shd w:val="clear" w:color="auto" w:fill="auto"/>
            <w:vAlign w:val="center"/>
            <w:hideMark/>
          </w:tcPr>
          <w:p w14:paraId="0B314398" w14:textId="77777777" w:rsidR="000D0736" w:rsidRPr="000D0736" w:rsidRDefault="000D0736">
            <w:pPr>
              <w:spacing w:line="276" w:lineRule="auto"/>
              <w:jc w:val="center"/>
              <w:rPr>
                <w:ins w:id="2336" w:author="Danny" w:date="2026-10-02T14:15:00Z"/>
                <w:rFonts w:eastAsiaTheme="minorHAnsi" w:cstheme="minorBidi"/>
                <w:kern w:val="2"/>
                <w:sz w:val="14"/>
                <w:szCs w:val="18"/>
                <w14:ligatures w14:val="standardContextual"/>
                <w:rPrChange w:id="2337" w:author="Danny" w:date="2026-10-02T14:18:00Z">
                  <w:rPr>
                    <w:ins w:id="2338" w:author="Danny" w:date="2026-10-02T14:15:00Z"/>
                    <w:color w:val="000000"/>
                    <w:sz w:val="18"/>
                    <w:szCs w:val="18"/>
                  </w:rPr>
                </w:rPrChange>
              </w:rPr>
              <w:pPrChange w:id="2339" w:author="Danny" w:date="2026-10-02T14:21:00Z">
                <w:pPr>
                  <w:jc w:val="center"/>
                </w:pPr>
              </w:pPrChange>
            </w:pPr>
            <w:ins w:id="2340" w:author="Danny" w:date="2026-10-02T14:15:00Z">
              <w:r w:rsidRPr="000D0736">
                <w:rPr>
                  <w:rFonts w:eastAsiaTheme="minorHAnsi" w:cstheme="minorBidi"/>
                  <w:kern w:val="2"/>
                  <w:sz w:val="14"/>
                  <w:szCs w:val="18"/>
                  <w14:ligatures w14:val="standardContextual"/>
                  <w:rPrChange w:id="2341"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7BFAD450" w14:textId="77777777" w:rsidR="000D0736" w:rsidRPr="000D0736" w:rsidRDefault="000D0736">
            <w:pPr>
              <w:spacing w:line="276" w:lineRule="auto"/>
              <w:jc w:val="center"/>
              <w:rPr>
                <w:ins w:id="2342" w:author="Danny" w:date="2026-10-02T14:15:00Z"/>
                <w:rFonts w:eastAsiaTheme="minorHAnsi" w:cstheme="minorBidi"/>
                <w:kern w:val="2"/>
                <w:sz w:val="14"/>
                <w:szCs w:val="18"/>
                <w14:ligatures w14:val="standardContextual"/>
                <w:rPrChange w:id="2343" w:author="Danny" w:date="2026-10-02T14:18:00Z">
                  <w:rPr>
                    <w:ins w:id="2344" w:author="Danny" w:date="2026-10-02T14:15:00Z"/>
                    <w:color w:val="000000"/>
                    <w:sz w:val="18"/>
                    <w:szCs w:val="18"/>
                  </w:rPr>
                </w:rPrChange>
              </w:rPr>
              <w:pPrChange w:id="2345" w:author="Danny" w:date="2026-10-02T14:21:00Z">
                <w:pPr>
                  <w:jc w:val="center"/>
                </w:pPr>
              </w:pPrChange>
            </w:pPr>
            <w:ins w:id="2346" w:author="Danny" w:date="2026-10-02T14:15:00Z">
              <w:r w:rsidRPr="000D0736">
                <w:rPr>
                  <w:rFonts w:eastAsiaTheme="minorHAnsi" w:cstheme="minorBidi"/>
                  <w:kern w:val="2"/>
                  <w:sz w:val="14"/>
                  <w:szCs w:val="18"/>
                  <w14:ligatures w14:val="standardContextual"/>
                  <w:rPrChange w:id="2347" w:author="Danny" w:date="2026-10-02T14:18:00Z">
                    <w:rPr>
                      <w:color w:val="000000"/>
                      <w:sz w:val="18"/>
                      <w:szCs w:val="18"/>
                    </w:rPr>
                  </w:rPrChange>
                </w:rPr>
                <w:t>PLT</w:t>
              </w:r>
            </w:ins>
          </w:p>
        </w:tc>
        <w:tc>
          <w:tcPr>
            <w:tcW w:w="0" w:type="auto"/>
            <w:tcBorders>
              <w:top w:val="nil"/>
              <w:left w:val="nil"/>
              <w:bottom w:val="nil"/>
              <w:right w:val="nil"/>
            </w:tcBorders>
            <w:shd w:val="clear" w:color="auto" w:fill="auto"/>
            <w:noWrap/>
            <w:vAlign w:val="center"/>
            <w:hideMark/>
          </w:tcPr>
          <w:p w14:paraId="60B006CF" w14:textId="77777777" w:rsidR="000D0736" w:rsidRPr="000D0736" w:rsidRDefault="000D0736">
            <w:pPr>
              <w:spacing w:line="276" w:lineRule="auto"/>
              <w:jc w:val="center"/>
              <w:rPr>
                <w:ins w:id="2348" w:author="Danny" w:date="2026-10-02T14:15:00Z"/>
                <w:rFonts w:eastAsiaTheme="minorHAnsi" w:cstheme="minorBidi"/>
                <w:kern w:val="2"/>
                <w:sz w:val="14"/>
                <w:szCs w:val="18"/>
                <w14:ligatures w14:val="standardContextual"/>
                <w:rPrChange w:id="2349" w:author="Danny" w:date="2026-10-02T14:18:00Z">
                  <w:rPr>
                    <w:ins w:id="2350" w:author="Danny" w:date="2026-10-02T14:15:00Z"/>
                    <w:color w:val="000000"/>
                    <w:sz w:val="18"/>
                    <w:szCs w:val="18"/>
                  </w:rPr>
                </w:rPrChange>
              </w:rPr>
              <w:pPrChange w:id="2351" w:author="Danny" w:date="2026-10-02T14:21:00Z">
                <w:pPr>
                  <w:jc w:val="center"/>
                </w:pPr>
              </w:pPrChange>
            </w:pPr>
          </w:p>
        </w:tc>
        <w:tc>
          <w:tcPr>
            <w:tcW w:w="0" w:type="auto"/>
            <w:tcBorders>
              <w:top w:val="nil"/>
              <w:left w:val="nil"/>
              <w:bottom w:val="nil"/>
              <w:right w:val="nil"/>
            </w:tcBorders>
            <w:shd w:val="clear" w:color="auto" w:fill="auto"/>
            <w:vAlign w:val="center"/>
            <w:hideMark/>
          </w:tcPr>
          <w:p w14:paraId="5C0215E1" w14:textId="77777777" w:rsidR="000D0736" w:rsidRPr="000D0736" w:rsidRDefault="000D0736">
            <w:pPr>
              <w:spacing w:line="276" w:lineRule="auto"/>
              <w:jc w:val="center"/>
              <w:rPr>
                <w:ins w:id="2352" w:author="Danny" w:date="2026-10-02T14:15:00Z"/>
                <w:rFonts w:eastAsiaTheme="minorHAnsi" w:cstheme="minorBidi"/>
                <w:kern w:val="2"/>
                <w:sz w:val="14"/>
                <w:szCs w:val="18"/>
                <w14:ligatures w14:val="standardContextual"/>
                <w:rPrChange w:id="2353" w:author="Danny" w:date="2026-10-02T14:18:00Z">
                  <w:rPr>
                    <w:ins w:id="2354" w:author="Danny" w:date="2026-10-02T14:15:00Z"/>
                    <w:color w:val="000000"/>
                    <w:sz w:val="18"/>
                    <w:szCs w:val="18"/>
                  </w:rPr>
                </w:rPrChange>
              </w:rPr>
              <w:pPrChange w:id="2355" w:author="Danny" w:date="2026-10-02T14:21:00Z">
                <w:pPr>
                  <w:jc w:val="center"/>
                </w:pPr>
              </w:pPrChange>
            </w:pPr>
            <w:ins w:id="2356" w:author="Danny" w:date="2026-10-02T14:15:00Z">
              <w:r w:rsidRPr="000D0736">
                <w:rPr>
                  <w:rFonts w:eastAsiaTheme="minorHAnsi" w:cstheme="minorBidi"/>
                  <w:kern w:val="2"/>
                  <w:sz w:val="14"/>
                  <w:szCs w:val="18"/>
                  <w14:ligatures w14:val="standardContextual"/>
                  <w:rPrChange w:id="2357" w:author="Danny" w:date="2026-10-02T14:18:00Z">
                    <w:rPr>
                      <w:color w:val="000000"/>
                      <w:sz w:val="18"/>
                      <w:szCs w:val="18"/>
                    </w:rPr>
                  </w:rPrChange>
                </w:rPr>
                <w:t>28.5 ± 8.3</w:t>
              </w:r>
            </w:ins>
          </w:p>
        </w:tc>
        <w:tc>
          <w:tcPr>
            <w:tcW w:w="0" w:type="auto"/>
            <w:tcBorders>
              <w:top w:val="nil"/>
              <w:left w:val="nil"/>
              <w:bottom w:val="nil"/>
              <w:right w:val="nil"/>
            </w:tcBorders>
            <w:shd w:val="clear" w:color="auto" w:fill="auto"/>
            <w:vAlign w:val="center"/>
            <w:hideMark/>
          </w:tcPr>
          <w:p w14:paraId="570E3B0B" w14:textId="77777777" w:rsidR="000D0736" w:rsidRPr="000D0736" w:rsidRDefault="000D0736">
            <w:pPr>
              <w:spacing w:line="276" w:lineRule="auto"/>
              <w:jc w:val="center"/>
              <w:rPr>
                <w:ins w:id="2358" w:author="Danny" w:date="2026-10-02T14:15:00Z"/>
                <w:rFonts w:eastAsiaTheme="minorHAnsi" w:cstheme="minorBidi"/>
                <w:kern w:val="2"/>
                <w:sz w:val="14"/>
                <w:szCs w:val="18"/>
                <w14:ligatures w14:val="standardContextual"/>
                <w:rPrChange w:id="2359" w:author="Danny" w:date="2026-10-02T14:18:00Z">
                  <w:rPr>
                    <w:ins w:id="2360" w:author="Danny" w:date="2026-10-02T14:15:00Z"/>
                    <w:color w:val="000000"/>
                    <w:sz w:val="18"/>
                    <w:szCs w:val="18"/>
                  </w:rPr>
                </w:rPrChange>
              </w:rPr>
              <w:pPrChange w:id="2361" w:author="Danny" w:date="2026-10-02T14:21:00Z">
                <w:pPr>
                  <w:jc w:val="center"/>
                </w:pPr>
              </w:pPrChange>
            </w:pPr>
          </w:p>
        </w:tc>
        <w:tc>
          <w:tcPr>
            <w:tcW w:w="0" w:type="auto"/>
            <w:tcBorders>
              <w:top w:val="nil"/>
              <w:left w:val="nil"/>
              <w:bottom w:val="nil"/>
              <w:right w:val="nil"/>
            </w:tcBorders>
            <w:shd w:val="clear" w:color="auto" w:fill="auto"/>
            <w:vAlign w:val="center"/>
            <w:hideMark/>
          </w:tcPr>
          <w:p w14:paraId="57FBFAD3" w14:textId="77777777" w:rsidR="000D0736" w:rsidRPr="000D0736" w:rsidRDefault="000D0736">
            <w:pPr>
              <w:spacing w:line="276" w:lineRule="auto"/>
              <w:jc w:val="center"/>
              <w:rPr>
                <w:ins w:id="2362" w:author="Danny" w:date="2026-10-02T14:15:00Z"/>
                <w:rFonts w:eastAsiaTheme="minorHAnsi" w:cstheme="minorBidi"/>
                <w:kern w:val="2"/>
                <w:sz w:val="14"/>
                <w:szCs w:val="18"/>
                <w14:ligatures w14:val="standardContextual"/>
                <w:rPrChange w:id="2363" w:author="Danny" w:date="2026-10-02T14:18:00Z">
                  <w:rPr>
                    <w:ins w:id="2364" w:author="Danny" w:date="2026-10-02T14:15:00Z"/>
                    <w:color w:val="000000"/>
                    <w:sz w:val="18"/>
                    <w:szCs w:val="18"/>
                  </w:rPr>
                </w:rPrChange>
              </w:rPr>
              <w:pPrChange w:id="2365" w:author="Danny" w:date="2026-10-02T14:21:00Z">
                <w:pPr>
                  <w:jc w:val="center"/>
                </w:pPr>
              </w:pPrChange>
            </w:pPr>
            <w:ins w:id="2366" w:author="Danny" w:date="2026-10-02T14:15:00Z">
              <w:r w:rsidRPr="000D0736">
                <w:rPr>
                  <w:rFonts w:eastAsiaTheme="minorHAnsi" w:cstheme="minorBidi"/>
                  <w:kern w:val="2"/>
                  <w:sz w:val="14"/>
                  <w:szCs w:val="18"/>
                  <w14:ligatures w14:val="standardContextual"/>
                  <w:rPrChange w:id="2367" w:author="Danny" w:date="2026-10-02T14:18:00Z">
                    <w:rPr>
                      <w:color w:val="000000"/>
                      <w:sz w:val="18"/>
                      <w:szCs w:val="18"/>
                    </w:rPr>
                  </w:rPrChange>
                </w:rPr>
                <w:t>60</w:t>
              </w:r>
            </w:ins>
          </w:p>
        </w:tc>
        <w:tc>
          <w:tcPr>
            <w:tcW w:w="0" w:type="auto"/>
            <w:tcBorders>
              <w:top w:val="nil"/>
              <w:left w:val="nil"/>
              <w:bottom w:val="nil"/>
              <w:right w:val="nil"/>
            </w:tcBorders>
            <w:shd w:val="clear" w:color="auto" w:fill="auto"/>
            <w:vAlign w:val="center"/>
            <w:hideMark/>
          </w:tcPr>
          <w:p w14:paraId="78D244B8" w14:textId="77777777" w:rsidR="000D0736" w:rsidRPr="000D0736" w:rsidRDefault="000D0736">
            <w:pPr>
              <w:spacing w:line="276" w:lineRule="auto"/>
              <w:jc w:val="center"/>
              <w:rPr>
                <w:ins w:id="2368" w:author="Danny" w:date="2026-10-02T14:15:00Z"/>
                <w:rFonts w:eastAsiaTheme="minorHAnsi" w:cstheme="minorBidi"/>
                <w:kern w:val="2"/>
                <w:sz w:val="14"/>
                <w:szCs w:val="18"/>
                <w14:ligatures w14:val="standardContextual"/>
                <w:rPrChange w:id="2369" w:author="Danny" w:date="2026-10-02T14:18:00Z">
                  <w:rPr>
                    <w:ins w:id="2370" w:author="Danny" w:date="2026-10-02T14:15:00Z"/>
                    <w:color w:val="000000"/>
                    <w:sz w:val="18"/>
                    <w:szCs w:val="18"/>
                  </w:rPr>
                </w:rPrChange>
              </w:rPr>
              <w:pPrChange w:id="2371" w:author="Danny" w:date="2026-10-02T14:21:00Z">
                <w:pPr>
                  <w:jc w:val="center"/>
                </w:pPr>
              </w:pPrChange>
            </w:pPr>
            <w:ins w:id="2372" w:author="Danny" w:date="2026-10-02T14:15:00Z">
              <w:r w:rsidRPr="000D0736">
                <w:rPr>
                  <w:rFonts w:eastAsiaTheme="minorHAnsi" w:cstheme="minorBidi"/>
                  <w:kern w:val="2"/>
                  <w:sz w:val="14"/>
                  <w:szCs w:val="18"/>
                  <w14:ligatures w14:val="standardContextual"/>
                  <w:rPrChange w:id="2373" w:author="Danny" w:date="2026-10-02T14:18:00Z">
                    <w:rPr>
                      <w:color w:val="000000"/>
                      <w:sz w:val="18"/>
                      <w:szCs w:val="18"/>
                    </w:rPr>
                  </w:rPrChange>
                </w:rPr>
                <w:t>59</w:t>
              </w:r>
            </w:ins>
          </w:p>
        </w:tc>
        <w:tc>
          <w:tcPr>
            <w:tcW w:w="0" w:type="auto"/>
            <w:tcBorders>
              <w:top w:val="nil"/>
              <w:left w:val="nil"/>
              <w:bottom w:val="nil"/>
              <w:right w:val="nil"/>
            </w:tcBorders>
            <w:shd w:val="clear" w:color="auto" w:fill="auto"/>
            <w:vAlign w:val="center"/>
            <w:hideMark/>
          </w:tcPr>
          <w:p w14:paraId="35A33F68" w14:textId="77777777" w:rsidR="000D0736" w:rsidRPr="000D0736" w:rsidRDefault="000D0736">
            <w:pPr>
              <w:spacing w:line="276" w:lineRule="auto"/>
              <w:jc w:val="center"/>
              <w:rPr>
                <w:ins w:id="2374" w:author="Danny" w:date="2026-10-02T14:15:00Z"/>
                <w:rFonts w:eastAsiaTheme="minorHAnsi" w:cstheme="minorBidi"/>
                <w:kern w:val="2"/>
                <w:sz w:val="14"/>
                <w:szCs w:val="18"/>
                <w14:ligatures w14:val="standardContextual"/>
                <w:rPrChange w:id="2375" w:author="Danny" w:date="2026-10-02T14:18:00Z">
                  <w:rPr>
                    <w:ins w:id="2376" w:author="Danny" w:date="2026-10-02T14:15:00Z"/>
                    <w:color w:val="000000"/>
                    <w:sz w:val="18"/>
                    <w:szCs w:val="18"/>
                  </w:rPr>
                </w:rPrChange>
              </w:rPr>
              <w:pPrChange w:id="2377" w:author="Danny" w:date="2026-10-02T14:21:00Z">
                <w:pPr>
                  <w:jc w:val="center"/>
                </w:pPr>
              </w:pPrChange>
            </w:pPr>
            <w:ins w:id="2378" w:author="Danny" w:date="2026-10-02T14:15:00Z">
              <w:r w:rsidRPr="000D0736">
                <w:rPr>
                  <w:rFonts w:eastAsiaTheme="minorHAnsi" w:cstheme="minorBidi"/>
                  <w:kern w:val="2"/>
                  <w:sz w:val="14"/>
                  <w:szCs w:val="18"/>
                  <w14:ligatures w14:val="standardContextual"/>
                  <w:rPrChange w:id="2379" w:author="Danny" w:date="2026-10-02T14:18:00Z">
                    <w:rPr>
                      <w:color w:val="000000"/>
                      <w:sz w:val="18"/>
                      <w:szCs w:val="18"/>
                    </w:rPr>
                  </w:rPrChange>
                </w:rPr>
                <w:t>1</w:t>
              </w:r>
            </w:ins>
          </w:p>
        </w:tc>
        <w:tc>
          <w:tcPr>
            <w:tcW w:w="0" w:type="auto"/>
            <w:tcBorders>
              <w:top w:val="nil"/>
              <w:left w:val="nil"/>
              <w:bottom w:val="nil"/>
              <w:right w:val="nil"/>
            </w:tcBorders>
            <w:shd w:val="clear" w:color="auto" w:fill="auto"/>
            <w:noWrap/>
            <w:vAlign w:val="center"/>
            <w:hideMark/>
          </w:tcPr>
          <w:p w14:paraId="52C4364C" w14:textId="77777777" w:rsidR="000D0736" w:rsidRPr="000D0736" w:rsidRDefault="000D0736">
            <w:pPr>
              <w:spacing w:line="276" w:lineRule="auto"/>
              <w:jc w:val="center"/>
              <w:rPr>
                <w:ins w:id="2380" w:author="Danny" w:date="2026-10-02T14:15:00Z"/>
                <w:rFonts w:eastAsiaTheme="minorHAnsi" w:cstheme="minorBidi"/>
                <w:kern w:val="2"/>
                <w:sz w:val="14"/>
                <w:szCs w:val="18"/>
                <w14:ligatures w14:val="standardContextual"/>
                <w:rPrChange w:id="2381" w:author="Danny" w:date="2026-10-02T14:18:00Z">
                  <w:rPr>
                    <w:ins w:id="2382" w:author="Danny" w:date="2026-10-02T14:15:00Z"/>
                    <w:color w:val="000000"/>
                    <w:sz w:val="18"/>
                    <w:szCs w:val="18"/>
                  </w:rPr>
                </w:rPrChange>
              </w:rPr>
              <w:pPrChange w:id="2383" w:author="Danny" w:date="2026-10-02T14:21:00Z">
                <w:pPr>
                  <w:jc w:val="center"/>
                </w:pPr>
              </w:pPrChange>
            </w:pPr>
          </w:p>
        </w:tc>
        <w:tc>
          <w:tcPr>
            <w:tcW w:w="0" w:type="auto"/>
            <w:tcBorders>
              <w:top w:val="nil"/>
              <w:left w:val="nil"/>
              <w:bottom w:val="nil"/>
              <w:right w:val="nil"/>
            </w:tcBorders>
            <w:shd w:val="clear" w:color="auto" w:fill="auto"/>
            <w:vAlign w:val="center"/>
            <w:hideMark/>
          </w:tcPr>
          <w:p w14:paraId="4C63E051" w14:textId="77777777" w:rsidR="000D0736" w:rsidRPr="000D0736" w:rsidRDefault="000D0736">
            <w:pPr>
              <w:spacing w:line="276" w:lineRule="auto"/>
              <w:jc w:val="center"/>
              <w:rPr>
                <w:ins w:id="2384" w:author="Danny" w:date="2026-10-02T14:15:00Z"/>
                <w:rFonts w:eastAsiaTheme="minorHAnsi" w:cstheme="minorBidi"/>
                <w:kern w:val="2"/>
                <w:sz w:val="14"/>
                <w:szCs w:val="18"/>
                <w14:ligatures w14:val="standardContextual"/>
                <w:rPrChange w:id="2385" w:author="Danny" w:date="2026-10-02T14:18:00Z">
                  <w:rPr>
                    <w:ins w:id="2386" w:author="Danny" w:date="2026-10-02T14:15:00Z"/>
                    <w:color w:val="000000"/>
                    <w:sz w:val="18"/>
                    <w:szCs w:val="18"/>
                  </w:rPr>
                </w:rPrChange>
              </w:rPr>
              <w:pPrChange w:id="2387" w:author="Danny" w:date="2026-10-02T14:21:00Z">
                <w:pPr>
                  <w:jc w:val="center"/>
                </w:pPr>
              </w:pPrChange>
            </w:pPr>
            <w:ins w:id="2388" w:author="Danny" w:date="2026-10-02T14:15:00Z">
              <w:r w:rsidRPr="000D0736">
                <w:rPr>
                  <w:rFonts w:eastAsiaTheme="minorHAnsi" w:cstheme="minorBidi"/>
                  <w:kern w:val="2"/>
                  <w:sz w:val="14"/>
                  <w:szCs w:val="18"/>
                  <w14:ligatures w14:val="standardContextual"/>
                  <w:rPrChange w:id="2389" w:author="Danny" w:date="2026-10-02T14:18:00Z">
                    <w:rPr>
                      <w:color w:val="000000"/>
                      <w:sz w:val="18"/>
                      <w:szCs w:val="18"/>
                    </w:rPr>
                  </w:rPrChange>
                </w:rPr>
                <w:t>60</w:t>
              </w:r>
            </w:ins>
          </w:p>
        </w:tc>
        <w:tc>
          <w:tcPr>
            <w:tcW w:w="0" w:type="auto"/>
            <w:tcBorders>
              <w:top w:val="nil"/>
              <w:left w:val="nil"/>
              <w:bottom w:val="nil"/>
              <w:right w:val="nil"/>
            </w:tcBorders>
            <w:shd w:val="clear" w:color="auto" w:fill="auto"/>
            <w:vAlign w:val="center"/>
            <w:hideMark/>
          </w:tcPr>
          <w:p w14:paraId="2EA1740B" w14:textId="77777777" w:rsidR="000D0736" w:rsidRPr="000D0736" w:rsidRDefault="000D0736">
            <w:pPr>
              <w:spacing w:line="276" w:lineRule="auto"/>
              <w:jc w:val="center"/>
              <w:rPr>
                <w:ins w:id="2390" w:author="Danny" w:date="2026-10-02T14:15:00Z"/>
                <w:rFonts w:eastAsiaTheme="minorHAnsi" w:cstheme="minorBidi"/>
                <w:kern w:val="2"/>
                <w:sz w:val="14"/>
                <w:szCs w:val="18"/>
                <w14:ligatures w14:val="standardContextual"/>
                <w:rPrChange w:id="2391" w:author="Danny" w:date="2026-10-02T14:18:00Z">
                  <w:rPr>
                    <w:ins w:id="2392" w:author="Danny" w:date="2026-10-02T14:15:00Z"/>
                    <w:color w:val="000000"/>
                    <w:sz w:val="18"/>
                    <w:szCs w:val="18"/>
                  </w:rPr>
                </w:rPrChange>
              </w:rPr>
              <w:pPrChange w:id="2393" w:author="Danny" w:date="2026-10-02T14:21:00Z">
                <w:pPr>
                  <w:jc w:val="center"/>
                </w:pPr>
              </w:pPrChange>
            </w:pPr>
            <w:ins w:id="2394" w:author="Danny" w:date="2026-10-02T14:15:00Z">
              <w:r w:rsidRPr="000D0736">
                <w:rPr>
                  <w:rFonts w:eastAsiaTheme="minorHAnsi" w:cstheme="minorBidi"/>
                  <w:kern w:val="2"/>
                  <w:sz w:val="14"/>
                  <w:szCs w:val="18"/>
                  <w14:ligatures w14:val="standardContextual"/>
                  <w:rPrChange w:id="2395" w:author="Danny" w:date="2026-10-02T14:18:00Z">
                    <w:rPr>
                      <w:color w:val="000000"/>
                      <w:sz w:val="18"/>
                      <w:szCs w:val="18"/>
                    </w:rPr>
                  </w:rPrChange>
                </w:rPr>
                <w:t>5</w:t>
              </w:r>
            </w:ins>
          </w:p>
        </w:tc>
        <w:tc>
          <w:tcPr>
            <w:tcW w:w="0" w:type="auto"/>
            <w:tcBorders>
              <w:top w:val="nil"/>
              <w:left w:val="nil"/>
              <w:bottom w:val="nil"/>
              <w:right w:val="nil"/>
            </w:tcBorders>
            <w:shd w:val="clear" w:color="auto" w:fill="auto"/>
            <w:vAlign w:val="center"/>
            <w:hideMark/>
          </w:tcPr>
          <w:p w14:paraId="02EDA410" w14:textId="77777777" w:rsidR="000D0736" w:rsidRPr="000D0736" w:rsidRDefault="000D0736">
            <w:pPr>
              <w:spacing w:line="276" w:lineRule="auto"/>
              <w:jc w:val="center"/>
              <w:rPr>
                <w:ins w:id="2396" w:author="Danny" w:date="2026-10-02T14:15:00Z"/>
                <w:rFonts w:eastAsiaTheme="minorHAnsi" w:cstheme="minorBidi"/>
                <w:kern w:val="2"/>
                <w:sz w:val="14"/>
                <w:szCs w:val="18"/>
                <w14:ligatures w14:val="standardContextual"/>
                <w:rPrChange w:id="2397" w:author="Danny" w:date="2026-10-02T14:18:00Z">
                  <w:rPr>
                    <w:ins w:id="2398" w:author="Danny" w:date="2026-10-02T14:15:00Z"/>
                    <w:color w:val="000000"/>
                    <w:sz w:val="18"/>
                    <w:szCs w:val="18"/>
                  </w:rPr>
                </w:rPrChange>
              </w:rPr>
              <w:pPrChange w:id="2399" w:author="Danny" w:date="2026-10-02T14:21:00Z">
                <w:pPr>
                  <w:jc w:val="center"/>
                </w:pPr>
              </w:pPrChange>
            </w:pPr>
            <w:ins w:id="2400" w:author="Danny" w:date="2026-10-02T14:15:00Z">
              <w:r w:rsidRPr="000D0736">
                <w:rPr>
                  <w:rFonts w:eastAsiaTheme="minorHAnsi" w:cstheme="minorBidi"/>
                  <w:kern w:val="2"/>
                  <w:sz w:val="14"/>
                  <w:szCs w:val="18"/>
                  <w14:ligatures w14:val="standardContextual"/>
                  <w:rPrChange w:id="2401"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71BBBA06" w14:textId="77777777" w:rsidR="000D0736" w:rsidRPr="000D0736" w:rsidRDefault="000D0736">
            <w:pPr>
              <w:spacing w:line="276" w:lineRule="auto"/>
              <w:rPr>
                <w:ins w:id="2402" w:author="Danny" w:date="2026-10-02T14:15:00Z"/>
                <w:rFonts w:eastAsiaTheme="minorHAnsi" w:cstheme="minorBidi"/>
                <w:kern w:val="2"/>
                <w:sz w:val="14"/>
                <w:szCs w:val="18"/>
                <w14:ligatures w14:val="standardContextual"/>
                <w:rPrChange w:id="2403" w:author="Danny" w:date="2026-10-02T14:18:00Z">
                  <w:rPr>
                    <w:ins w:id="2404" w:author="Danny" w:date="2026-10-02T14:15:00Z"/>
                    <w:color w:val="000000"/>
                    <w:sz w:val="18"/>
                    <w:szCs w:val="18"/>
                  </w:rPr>
                </w:rPrChange>
              </w:rPr>
              <w:pPrChange w:id="2405" w:author="Danny" w:date="2026-10-02T14:16:00Z">
                <w:pPr>
                  <w:jc w:val="center"/>
                </w:pPr>
              </w:pPrChange>
            </w:pPr>
          </w:p>
        </w:tc>
        <w:tc>
          <w:tcPr>
            <w:tcW w:w="0" w:type="auto"/>
            <w:tcBorders>
              <w:top w:val="nil"/>
            </w:tcBorders>
            <w:shd w:val="clear" w:color="auto" w:fill="auto"/>
            <w:vAlign w:val="center"/>
            <w:hideMark/>
          </w:tcPr>
          <w:p w14:paraId="49DC6B92" w14:textId="77777777" w:rsidR="000D0736" w:rsidRPr="000D0736" w:rsidRDefault="000D0736">
            <w:pPr>
              <w:spacing w:line="276" w:lineRule="auto"/>
              <w:jc w:val="center"/>
              <w:rPr>
                <w:ins w:id="2406" w:author="Danny" w:date="2026-10-02T14:15:00Z"/>
                <w:rFonts w:ascii="Segoe UI Symbol" w:eastAsiaTheme="minorHAnsi" w:hAnsi="Segoe UI Symbol" w:cs="Calibri"/>
                <w:kern w:val="2"/>
                <w:sz w:val="14"/>
                <w:szCs w:val="18"/>
                <w14:ligatures w14:val="standardContextual"/>
                <w:rPrChange w:id="2407" w:author="Danny" w:date="2026-10-02T14:18:00Z">
                  <w:rPr>
                    <w:ins w:id="2408" w:author="Danny" w:date="2026-10-02T14:15:00Z"/>
                    <w:rFonts w:ascii="Segoe UI Symbol" w:hAnsi="Segoe UI Symbol" w:cs="Calibri"/>
                    <w:color w:val="000000"/>
                    <w:sz w:val="18"/>
                    <w:szCs w:val="18"/>
                  </w:rPr>
                </w:rPrChange>
              </w:rPr>
              <w:pPrChange w:id="2409" w:author="Danny" w:date="2026-10-02T14:23:00Z">
                <w:pPr>
                  <w:jc w:val="center"/>
                </w:pPr>
              </w:pPrChange>
            </w:pPr>
            <w:ins w:id="2410" w:author="Danny" w:date="2026-10-02T14:15:00Z">
              <w:r w:rsidRPr="000D0736">
                <w:rPr>
                  <w:rFonts w:ascii="Segoe UI Symbol" w:eastAsiaTheme="minorHAnsi" w:hAnsi="Segoe UI Symbol" w:cs="Calibri"/>
                  <w:kern w:val="2"/>
                  <w:sz w:val="14"/>
                  <w:szCs w:val="18"/>
                  <w14:ligatures w14:val="standardContextual"/>
                  <w:rPrChange w:id="241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817A678" w14:textId="77777777" w:rsidR="000D0736" w:rsidRPr="000D0736" w:rsidRDefault="000D0736">
            <w:pPr>
              <w:spacing w:line="276" w:lineRule="auto"/>
              <w:jc w:val="center"/>
              <w:rPr>
                <w:ins w:id="2412" w:author="Danny" w:date="2026-10-02T14:15:00Z"/>
                <w:rFonts w:ascii="Segoe UI Symbol" w:eastAsiaTheme="minorHAnsi" w:hAnsi="Segoe UI Symbol" w:cs="Calibri"/>
                <w:kern w:val="2"/>
                <w:sz w:val="14"/>
                <w:szCs w:val="18"/>
                <w14:ligatures w14:val="standardContextual"/>
                <w:rPrChange w:id="2413" w:author="Danny" w:date="2026-10-02T14:18:00Z">
                  <w:rPr>
                    <w:ins w:id="2414" w:author="Danny" w:date="2026-10-02T14:15:00Z"/>
                    <w:rFonts w:ascii="Segoe UI Symbol" w:hAnsi="Segoe UI Symbol" w:cs="Calibri"/>
                    <w:color w:val="000000"/>
                    <w:sz w:val="18"/>
                    <w:szCs w:val="18"/>
                  </w:rPr>
                </w:rPrChange>
              </w:rPr>
              <w:pPrChange w:id="2415" w:author="Danny" w:date="2026-10-02T14:23:00Z">
                <w:pPr>
                  <w:jc w:val="center"/>
                </w:pPr>
              </w:pPrChange>
            </w:pPr>
            <w:ins w:id="2416" w:author="Danny" w:date="2026-10-02T14:15:00Z">
              <w:r w:rsidRPr="000D0736">
                <w:rPr>
                  <w:rFonts w:ascii="Segoe UI Symbol" w:eastAsiaTheme="minorHAnsi" w:hAnsi="Segoe UI Symbol" w:cs="Calibri"/>
                  <w:kern w:val="2"/>
                  <w:sz w:val="14"/>
                  <w:szCs w:val="18"/>
                  <w14:ligatures w14:val="standardContextual"/>
                  <w:rPrChange w:id="241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E5A08AF" w14:textId="77777777" w:rsidR="000D0736" w:rsidRPr="000D0736" w:rsidRDefault="000D0736">
            <w:pPr>
              <w:spacing w:line="276" w:lineRule="auto"/>
              <w:jc w:val="center"/>
              <w:rPr>
                <w:ins w:id="2418" w:author="Danny" w:date="2026-10-02T14:15:00Z"/>
                <w:rFonts w:ascii="Segoe UI Symbol" w:eastAsiaTheme="minorHAnsi" w:hAnsi="Segoe UI Symbol" w:cs="Calibri"/>
                <w:kern w:val="2"/>
                <w:sz w:val="14"/>
                <w:szCs w:val="18"/>
                <w14:ligatures w14:val="standardContextual"/>
                <w:rPrChange w:id="2419" w:author="Danny" w:date="2026-10-02T14:18:00Z">
                  <w:rPr>
                    <w:ins w:id="2420" w:author="Danny" w:date="2026-10-02T14:15:00Z"/>
                    <w:rFonts w:ascii="Segoe UI Symbol" w:hAnsi="Segoe UI Symbol" w:cs="Calibri"/>
                    <w:color w:val="000000"/>
                    <w:sz w:val="18"/>
                    <w:szCs w:val="18"/>
                  </w:rPr>
                </w:rPrChange>
              </w:rPr>
              <w:pPrChange w:id="2421" w:author="Danny" w:date="2026-10-02T14:23:00Z">
                <w:pPr>
                  <w:jc w:val="center"/>
                </w:pPr>
              </w:pPrChange>
            </w:pPr>
            <w:ins w:id="2422" w:author="Danny" w:date="2026-10-02T14:15:00Z">
              <w:r w:rsidRPr="000D0736">
                <w:rPr>
                  <w:rFonts w:ascii="Segoe UI Symbol" w:eastAsiaTheme="minorHAnsi" w:hAnsi="Segoe UI Symbol" w:cs="Calibri"/>
                  <w:kern w:val="2"/>
                  <w:sz w:val="14"/>
                  <w:szCs w:val="18"/>
                  <w14:ligatures w14:val="standardContextual"/>
                  <w:rPrChange w:id="242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F0BF92A" w14:textId="77777777" w:rsidR="000D0736" w:rsidRPr="000D0736" w:rsidRDefault="000D0736">
            <w:pPr>
              <w:spacing w:line="276" w:lineRule="auto"/>
              <w:jc w:val="center"/>
              <w:rPr>
                <w:ins w:id="2424" w:author="Danny" w:date="2026-10-02T14:15:00Z"/>
                <w:rFonts w:ascii="Segoe UI Symbol" w:eastAsiaTheme="minorHAnsi" w:hAnsi="Segoe UI Symbol" w:cs="Calibri"/>
                <w:kern w:val="2"/>
                <w:sz w:val="14"/>
                <w:szCs w:val="18"/>
                <w14:ligatures w14:val="standardContextual"/>
                <w:rPrChange w:id="2425" w:author="Danny" w:date="2026-10-02T14:18:00Z">
                  <w:rPr>
                    <w:ins w:id="2426" w:author="Danny" w:date="2026-10-02T14:15:00Z"/>
                    <w:rFonts w:ascii="Segoe UI Symbol" w:hAnsi="Segoe UI Symbol" w:cs="Calibri"/>
                    <w:color w:val="000000"/>
                    <w:sz w:val="18"/>
                    <w:szCs w:val="18"/>
                  </w:rPr>
                </w:rPrChange>
              </w:rPr>
              <w:pPrChange w:id="2427" w:author="Danny" w:date="2026-10-02T14:23:00Z">
                <w:pPr>
                  <w:jc w:val="center"/>
                </w:pPr>
              </w:pPrChange>
            </w:pPr>
            <w:ins w:id="2428" w:author="Danny" w:date="2026-10-02T14:15:00Z">
              <w:r w:rsidRPr="000D0736">
                <w:rPr>
                  <w:rFonts w:ascii="Segoe UI Symbol" w:eastAsiaTheme="minorHAnsi" w:hAnsi="Segoe UI Symbol" w:cs="Calibri"/>
                  <w:kern w:val="2"/>
                  <w:sz w:val="14"/>
                  <w:szCs w:val="18"/>
                  <w14:ligatures w14:val="standardContextual"/>
                  <w:rPrChange w:id="242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962A710" w14:textId="77777777" w:rsidR="000D0736" w:rsidRPr="000D0736" w:rsidRDefault="000D0736">
            <w:pPr>
              <w:spacing w:line="276" w:lineRule="auto"/>
              <w:jc w:val="center"/>
              <w:rPr>
                <w:ins w:id="2430" w:author="Danny" w:date="2026-10-02T14:15:00Z"/>
                <w:rFonts w:ascii="Segoe UI Symbol" w:eastAsiaTheme="minorHAnsi" w:hAnsi="Segoe UI Symbol" w:cs="Calibri"/>
                <w:kern w:val="2"/>
                <w:sz w:val="14"/>
                <w:szCs w:val="18"/>
                <w14:ligatures w14:val="standardContextual"/>
                <w:rPrChange w:id="2431" w:author="Danny" w:date="2026-10-02T14:18:00Z">
                  <w:rPr>
                    <w:ins w:id="2432" w:author="Danny" w:date="2026-10-02T14:15:00Z"/>
                    <w:rFonts w:ascii="Segoe UI Symbol" w:hAnsi="Segoe UI Symbol" w:cs="Calibri"/>
                    <w:color w:val="000000"/>
                    <w:sz w:val="18"/>
                    <w:szCs w:val="18"/>
                  </w:rPr>
                </w:rPrChange>
              </w:rPr>
              <w:pPrChange w:id="2433" w:author="Danny" w:date="2026-10-02T14:23:00Z">
                <w:pPr>
                  <w:jc w:val="center"/>
                </w:pPr>
              </w:pPrChange>
            </w:pPr>
          </w:p>
        </w:tc>
        <w:tc>
          <w:tcPr>
            <w:tcW w:w="0" w:type="auto"/>
            <w:tcBorders>
              <w:top w:val="nil"/>
            </w:tcBorders>
            <w:shd w:val="clear" w:color="auto" w:fill="auto"/>
            <w:vAlign w:val="center"/>
            <w:hideMark/>
          </w:tcPr>
          <w:p w14:paraId="78AFCC61" w14:textId="77777777" w:rsidR="000D0736" w:rsidRPr="000D0736" w:rsidRDefault="000D0736">
            <w:pPr>
              <w:spacing w:line="276" w:lineRule="auto"/>
              <w:jc w:val="center"/>
              <w:rPr>
                <w:ins w:id="2434" w:author="Danny" w:date="2026-10-02T14:15:00Z"/>
                <w:rFonts w:ascii="Segoe UI Symbol" w:eastAsiaTheme="minorHAnsi" w:hAnsi="Segoe UI Symbol" w:cs="Calibri"/>
                <w:kern w:val="2"/>
                <w:sz w:val="14"/>
                <w:szCs w:val="18"/>
                <w14:ligatures w14:val="standardContextual"/>
                <w:rPrChange w:id="2435" w:author="Danny" w:date="2026-10-02T14:18:00Z">
                  <w:rPr>
                    <w:ins w:id="2436" w:author="Danny" w:date="2026-10-02T14:15:00Z"/>
                    <w:rFonts w:ascii="Segoe UI Symbol" w:hAnsi="Segoe UI Symbol" w:cs="Calibri"/>
                    <w:color w:val="000000"/>
                    <w:sz w:val="18"/>
                    <w:szCs w:val="18"/>
                  </w:rPr>
                </w:rPrChange>
              </w:rPr>
              <w:pPrChange w:id="2437" w:author="Danny" w:date="2026-10-02T14:23:00Z">
                <w:pPr>
                  <w:jc w:val="center"/>
                </w:pPr>
              </w:pPrChange>
            </w:pPr>
            <w:ins w:id="2438" w:author="Danny" w:date="2026-10-02T14:15:00Z">
              <w:r w:rsidRPr="000D0736">
                <w:rPr>
                  <w:rFonts w:ascii="Segoe UI Symbol" w:eastAsiaTheme="minorHAnsi" w:hAnsi="Segoe UI Symbol" w:cs="Calibri"/>
                  <w:kern w:val="2"/>
                  <w:sz w:val="14"/>
                  <w:szCs w:val="18"/>
                  <w14:ligatures w14:val="standardContextual"/>
                  <w:rPrChange w:id="243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B408E97" w14:textId="77777777" w:rsidR="000D0736" w:rsidRPr="000D0736" w:rsidRDefault="000D0736">
            <w:pPr>
              <w:spacing w:line="276" w:lineRule="auto"/>
              <w:jc w:val="center"/>
              <w:rPr>
                <w:ins w:id="2440" w:author="Danny" w:date="2026-10-02T14:15:00Z"/>
                <w:rFonts w:ascii="Segoe UI Symbol" w:eastAsiaTheme="minorHAnsi" w:hAnsi="Segoe UI Symbol" w:cs="Calibri"/>
                <w:kern w:val="2"/>
                <w:sz w:val="14"/>
                <w:szCs w:val="18"/>
                <w14:ligatures w14:val="standardContextual"/>
                <w:rPrChange w:id="2441" w:author="Danny" w:date="2026-10-02T14:18:00Z">
                  <w:rPr>
                    <w:ins w:id="2442" w:author="Danny" w:date="2026-10-02T14:15:00Z"/>
                    <w:rFonts w:ascii="Segoe UI Symbol" w:hAnsi="Segoe UI Symbol" w:cs="Calibri"/>
                    <w:color w:val="000000"/>
                    <w:sz w:val="18"/>
                    <w:szCs w:val="18"/>
                  </w:rPr>
                </w:rPrChange>
              </w:rPr>
              <w:pPrChange w:id="2443" w:author="Danny" w:date="2026-10-02T14:23:00Z">
                <w:pPr>
                  <w:jc w:val="center"/>
                </w:pPr>
              </w:pPrChange>
            </w:pPr>
            <w:ins w:id="2444" w:author="Danny" w:date="2026-10-02T14:15:00Z">
              <w:r w:rsidRPr="000D0736">
                <w:rPr>
                  <w:rFonts w:ascii="Segoe UI Symbol" w:eastAsiaTheme="minorHAnsi" w:hAnsi="Segoe UI Symbol" w:cs="Calibri"/>
                  <w:kern w:val="2"/>
                  <w:sz w:val="14"/>
                  <w:szCs w:val="18"/>
                  <w14:ligatures w14:val="standardContextual"/>
                  <w:rPrChange w:id="244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6AAF951" w14:textId="77777777" w:rsidR="000D0736" w:rsidRPr="000D0736" w:rsidRDefault="000D0736">
            <w:pPr>
              <w:spacing w:line="276" w:lineRule="auto"/>
              <w:jc w:val="center"/>
              <w:rPr>
                <w:ins w:id="2446" w:author="Danny" w:date="2026-10-02T14:15:00Z"/>
                <w:rFonts w:ascii="Segoe UI Symbol" w:eastAsiaTheme="minorHAnsi" w:hAnsi="Segoe UI Symbol" w:cs="Calibri"/>
                <w:kern w:val="2"/>
                <w:sz w:val="14"/>
                <w:szCs w:val="18"/>
                <w14:ligatures w14:val="standardContextual"/>
                <w:rPrChange w:id="2447" w:author="Danny" w:date="2026-10-02T14:18:00Z">
                  <w:rPr>
                    <w:ins w:id="2448" w:author="Danny" w:date="2026-10-02T14:15:00Z"/>
                    <w:rFonts w:ascii="Segoe UI Symbol" w:hAnsi="Segoe UI Symbol" w:cs="Calibri"/>
                    <w:color w:val="000000"/>
                    <w:sz w:val="18"/>
                    <w:szCs w:val="18"/>
                  </w:rPr>
                </w:rPrChange>
              </w:rPr>
              <w:pPrChange w:id="2449" w:author="Danny" w:date="2026-10-02T14:23:00Z">
                <w:pPr>
                  <w:jc w:val="center"/>
                </w:pPr>
              </w:pPrChange>
            </w:pPr>
            <w:ins w:id="2450" w:author="Danny" w:date="2026-10-02T14:15:00Z">
              <w:r w:rsidRPr="000D0736">
                <w:rPr>
                  <w:rFonts w:ascii="Segoe UI Symbol" w:eastAsiaTheme="minorHAnsi" w:hAnsi="Segoe UI Symbol" w:cs="Calibri"/>
                  <w:kern w:val="2"/>
                  <w:sz w:val="14"/>
                  <w:szCs w:val="18"/>
                  <w14:ligatures w14:val="standardContextual"/>
                  <w:rPrChange w:id="2451" w:author="Danny" w:date="2026-10-02T14:18:00Z">
                    <w:rPr>
                      <w:rFonts w:ascii="Segoe UI Symbol" w:hAnsi="Segoe UI Symbol" w:cs="Calibri"/>
                      <w:color w:val="000000"/>
                      <w:sz w:val="18"/>
                      <w:szCs w:val="18"/>
                    </w:rPr>
                  </w:rPrChange>
                </w:rPr>
                <w:t>✗</w:t>
              </w:r>
            </w:ins>
          </w:p>
        </w:tc>
      </w:tr>
      <w:tr w:rsidR="002A4041" w:rsidRPr="000718CF" w14:paraId="091A5A1D" w14:textId="77777777" w:rsidTr="00107337">
        <w:trPr>
          <w:trHeight w:val="20"/>
          <w:ins w:id="2452" w:author="Danny" w:date="2026-10-02T14:15:00Z"/>
        </w:trPr>
        <w:tc>
          <w:tcPr>
            <w:tcW w:w="0" w:type="auto"/>
            <w:tcBorders>
              <w:top w:val="nil"/>
              <w:left w:val="nil"/>
              <w:bottom w:val="nil"/>
              <w:right w:val="nil"/>
            </w:tcBorders>
            <w:shd w:val="clear" w:color="auto" w:fill="auto"/>
            <w:vAlign w:val="center"/>
            <w:hideMark/>
          </w:tcPr>
          <w:p w14:paraId="267504BF" w14:textId="77777777" w:rsidR="000D0736" w:rsidRPr="000D0736" w:rsidRDefault="000D0736">
            <w:pPr>
              <w:spacing w:line="276" w:lineRule="auto"/>
              <w:jc w:val="center"/>
              <w:rPr>
                <w:ins w:id="2453" w:author="Danny" w:date="2026-10-02T14:15:00Z"/>
                <w:rFonts w:eastAsiaTheme="minorHAnsi" w:cstheme="minorBidi"/>
                <w:kern w:val="2"/>
                <w:sz w:val="14"/>
                <w:szCs w:val="18"/>
                <w14:ligatures w14:val="standardContextual"/>
                <w:rPrChange w:id="2454" w:author="Danny" w:date="2026-10-02T14:18:00Z">
                  <w:rPr>
                    <w:ins w:id="2455" w:author="Danny" w:date="2026-10-02T14:15:00Z"/>
                    <w:color w:val="000000"/>
                    <w:sz w:val="18"/>
                    <w:szCs w:val="18"/>
                  </w:rPr>
                </w:rPrChange>
              </w:rPr>
              <w:pPrChange w:id="2456" w:author="Danny" w:date="2026-10-02T14:16:00Z">
                <w:pPr>
                  <w:jc w:val="center"/>
                </w:pPr>
              </w:pPrChange>
            </w:pPr>
            <w:ins w:id="2457" w:author="Danny" w:date="2026-10-02T14:15:00Z">
              <w:r w:rsidRPr="000D0736">
                <w:rPr>
                  <w:rFonts w:eastAsiaTheme="minorHAnsi" w:cstheme="minorBidi"/>
                  <w:kern w:val="2"/>
                  <w:sz w:val="14"/>
                  <w:szCs w:val="18"/>
                  <w14:ligatures w14:val="standardContextual"/>
                  <w:rPrChange w:id="2458" w:author="Danny" w:date="2026-10-02T14:18:00Z">
                    <w:rPr>
                      <w:color w:val="000000"/>
                      <w:sz w:val="18"/>
                      <w:szCs w:val="18"/>
                    </w:rPr>
                  </w:rPrChange>
                </w:rPr>
                <w:t>19</w:t>
              </w:r>
            </w:ins>
          </w:p>
        </w:tc>
        <w:tc>
          <w:tcPr>
            <w:tcW w:w="0" w:type="auto"/>
            <w:tcBorders>
              <w:top w:val="nil"/>
              <w:left w:val="nil"/>
              <w:bottom w:val="nil"/>
              <w:right w:val="nil"/>
            </w:tcBorders>
            <w:shd w:val="clear" w:color="auto" w:fill="auto"/>
            <w:vAlign w:val="center"/>
            <w:hideMark/>
          </w:tcPr>
          <w:p w14:paraId="7243DFD0" w14:textId="77777777" w:rsidR="000D0736" w:rsidRPr="000D0736" w:rsidRDefault="000D0736">
            <w:pPr>
              <w:spacing w:line="276" w:lineRule="auto"/>
              <w:rPr>
                <w:ins w:id="2459" w:author="Danny" w:date="2026-10-02T14:15:00Z"/>
                <w:rFonts w:eastAsiaTheme="minorHAnsi" w:cstheme="minorBidi"/>
                <w:kern w:val="2"/>
                <w:sz w:val="14"/>
                <w:szCs w:val="18"/>
                <w14:ligatures w14:val="standardContextual"/>
                <w:rPrChange w:id="2460" w:author="Danny" w:date="2026-10-02T14:18:00Z">
                  <w:rPr>
                    <w:ins w:id="2461" w:author="Danny" w:date="2026-10-02T14:15:00Z"/>
                    <w:color w:val="000000"/>
                    <w:sz w:val="18"/>
                    <w:szCs w:val="18"/>
                  </w:rPr>
                </w:rPrChange>
              </w:rPr>
              <w:pPrChange w:id="2462" w:author="Danny" w:date="2026-10-02T14:16:00Z">
                <w:pPr/>
              </w:pPrChange>
            </w:pPr>
            <w:ins w:id="2463" w:author="Danny" w:date="2026-10-02T14:15:00Z">
              <w:r w:rsidRPr="000D0736">
                <w:rPr>
                  <w:rFonts w:eastAsiaTheme="minorHAnsi" w:cstheme="minorBidi"/>
                  <w:kern w:val="2"/>
                  <w:sz w:val="14"/>
                  <w:szCs w:val="18"/>
                  <w14:ligatures w14:val="standardContextual"/>
                  <w:rPrChange w:id="2464" w:author="Danny" w:date="2026-10-02T14:18:00Z">
                    <w:rPr>
                      <w:color w:val="000000"/>
                      <w:sz w:val="18"/>
                      <w:szCs w:val="18"/>
                    </w:rPr>
                  </w:rPrChange>
                </w:rPr>
                <w:t>Calvert et al., 2025</w:t>
              </w:r>
            </w:ins>
          </w:p>
        </w:tc>
        <w:tc>
          <w:tcPr>
            <w:tcW w:w="0" w:type="auto"/>
            <w:tcBorders>
              <w:top w:val="nil"/>
              <w:left w:val="nil"/>
              <w:bottom w:val="nil"/>
              <w:right w:val="nil"/>
            </w:tcBorders>
            <w:shd w:val="clear" w:color="auto" w:fill="auto"/>
            <w:noWrap/>
            <w:vAlign w:val="bottom"/>
            <w:hideMark/>
          </w:tcPr>
          <w:p w14:paraId="30EE12E5" w14:textId="77777777" w:rsidR="000D0736" w:rsidRPr="000D0736" w:rsidRDefault="000D0736">
            <w:pPr>
              <w:spacing w:line="276" w:lineRule="auto"/>
              <w:rPr>
                <w:ins w:id="2465" w:author="Danny" w:date="2026-10-02T14:15:00Z"/>
                <w:rFonts w:eastAsiaTheme="minorHAnsi" w:cstheme="minorBidi"/>
                <w:kern w:val="2"/>
                <w:sz w:val="14"/>
                <w:szCs w:val="18"/>
                <w14:ligatures w14:val="standardContextual"/>
                <w:rPrChange w:id="2466" w:author="Danny" w:date="2026-10-02T14:18:00Z">
                  <w:rPr>
                    <w:ins w:id="2467" w:author="Danny" w:date="2026-10-02T14:15:00Z"/>
                    <w:color w:val="000000"/>
                    <w:sz w:val="18"/>
                    <w:szCs w:val="18"/>
                  </w:rPr>
                </w:rPrChange>
              </w:rPr>
              <w:pPrChange w:id="2468" w:author="Danny" w:date="2026-10-02T14:16:00Z">
                <w:pPr/>
              </w:pPrChange>
            </w:pPr>
          </w:p>
        </w:tc>
        <w:tc>
          <w:tcPr>
            <w:tcW w:w="0" w:type="auto"/>
            <w:tcBorders>
              <w:top w:val="nil"/>
              <w:left w:val="nil"/>
              <w:bottom w:val="nil"/>
              <w:right w:val="nil"/>
            </w:tcBorders>
            <w:shd w:val="clear" w:color="auto" w:fill="auto"/>
            <w:vAlign w:val="center"/>
            <w:hideMark/>
          </w:tcPr>
          <w:p w14:paraId="3857970F" w14:textId="77777777" w:rsidR="000D0736" w:rsidRPr="000D0736" w:rsidRDefault="000D0736">
            <w:pPr>
              <w:spacing w:line="276" w:lineRule="auto"/>
              <w:jc w:val="center"/>
              <w:rPr>
                <w:ins w:id="2469" w:author="Danny" w:date="2026-10-02T14:15:00Z"/>
                <w:rFonts w:eastAsiaTheme="minorHAnsi" w:cstheme="minorBidi"/>
                <w:kern w:val="2"/>
                <w:sz w:val="14"/>
                <w:szCs w:val="18"/>
                <w14:ligatures w14:val="standardContextual"/>
                <w:rPrChange w:id="2470" w:author="Danny" w:date="2026-10-02T14:18:00Z">
                  <w:rPr>
                    <w:ins w:id="2471" w:author="Danny" w:date="2026-10-02T14:15:00Z"/>
                    <w:color w:val="000000"/>
                    <w:sz w:val="18"/>
                    <w:szCs w:val="18"/>
                  </w:rPr>
                </w:rPrChange>
              </w:rPr>
              <w:pPrChange w:id="2472" w:author="Danny" w:date="2026-10-02T14:21:00Z">
                <w:pPr>
                  <w:jc w:val="center"/>
                </w:pPr>
              </w:pPrChange>
            </w:pPr>
            <w:ins w:id="2473" w:author="Danny" w:date="2026-10-02T14:15:00Z">
              <w:r w:rsidRPr="000D0736">
                <w:rPr>
                  <w:rFonts w:eastAsiaTheme="minorHAnsi" w:cstheme="minorBidi"/>
                  <w:kern w:val="2"/>
                  <w:sz w:val="14"/>
                  <w:szCs w:val="18"/>
                  <w14:ligatures w14:val="standardContextual"/>
                  <w:rPrChange w:id="2474"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134AF950" w14:textId="77777777" w:rsidR="000D0736" w:rsidRPr="000D0736" w:rsidRDefault="000D0736">
            <w:pPr>
              <w:spacing w:line="276" w:lineRule="auto"/>
              <w:jc w:val="center"/>
              <w:rPr>
                <w:ins w:id="2475" w:author="Danny" w:date="2026-10-02T14:15:00Z"/>
                <w:rFonts w:eastAsiaTheme="minorHAnsi" w:cstheme="minorBidi"/>
                <w:kern w:val="2"/>
                <w:sz w:val="14"/>
                <w:szCs w:val="18"/>
                <w14:ligatures w14:val="standardContextual"/>
                <w:rPrChange w:id="2476" w:author="Danny" w:date="2026-10-02T14:18:00Z">
                  <w:rPr>
                    <w:ins w:id="2477" w:author="Danny" w:date="2026-10-02T14:15:00Z"/>
                    <w:color w:val="000000"/>
                    <w:sz w:val="18"/>
                    <w:szCs w:val="18"/>
                  </w:rPr>
                </w:rPrChange>
              </w:rPr>
              <w:pPrChange w:id="2478" w:author="Danny" w:date="2026-10-02T14:21:00Z">
                <w:pPr>
                  <w:jc w:val="center"/>
                </w:pPr>
              </w:pPrChange>
            </w:pPr>
            <w:ins w:id="2479" w:author="Danny" w:date="2026-10-02T14:15:00Z">
              <w:r w:rsidRPr="000D0736">
                <w:rPr>
                  <w:rFonts w:eastAsiaTheme="minorHAnsi" w:cstheme="minorBidi"/>
                  <w:kern w:val="2"/>
                  <w:sz w:val="14"/>
                  <w:szCs w:val="18"/>
                  <w14:ligatures w14:val="standardContextual"/>
                  <w:rPrChange w:id="2480"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3E4B23E4" w14:textId="77777777" w:rsidR="000D0736" w:rsidRPr="000D0736" w:rsidRDefault="000D0736">
            <w:pPr>
              <w:spacing w:line="276" w:lineRule="auto"/>
              <w:jc w:val="center"/>
              <w:rPr>
                <w:ins w:id="2481" w:author="Danny" w:date="2026-10-02T14:15:00Z"/>
                <w:rFonts w:eastAsiaTheme="minorHAnsi" w:cstheme="minorBidi"/>
                <w:kern w:val="2"/>
                <w:sz w:val="14"/>
                <w:szCs w:val="18"/>
                <w14:ligatures w14:val="standardContextual"/>
                <w:rPrChange w:id="2482" w:author="Danny" w:date="2026-10-02T14:18:00Z">
                  <w:rPr>
                    <w:ins w:id="2483" w:author="Danny" w:date="2026-10-02T14:15:00Z"/>
                    <w:color w:val="000000"/>
                    <w:sz w:val="18"/>
                    <w:szCs w:val="18"/>
                  </w:rPr>
                </w:rPrChange>
              </w:rPr>
              <w:pPrChange w:id="2484" w:author="Danny" w:date="2026-10-02T14:21:00Z">
                <w:pPr>
                  <w:jc w:val="center"/>
                </w:pPr>
              </w:pPrChange>
            </w:pPr>
          </w:p>
        </w:tc>
        <w:tc>
          <w:tcPr>
            <w:tcW w:w="0" w:type="auto"/>
            <w:tcBorders>
              <w:top w:val="nil"/>
              <w:left w:val="nil"/>
              <w:bottom w:val="nil"/>
              <w:right w:val="nil"/>
            </w:tcBorders>
            <w:shd w:val="clear" w:color="auto" w:fill="auto"/>
            <w:vAlign w:val="center"/>
            <w:hideMark/>
          </w:tcPr>
          <w:p w14:paraId="63ACB3A6" w14:textId="77777777" w:rsidR="000D0736" w:rsidRPr="000D0736" w:rsidRDefault="000D0736">
            <w:pPr>
              <w:spacing w:line="276" w:lineRule="auto"/>
              <w:jc w:val="center"/>
              <w:rPr>
                <w:ins w:id="2485" w:author="Danny" w:date="2026-10-02T14:15:00Z"/>
                <w:rFonts w:eastAsiaTheme="minorHAnsi" w:cstheme="minorBidi"/>
                <w:kern w:val="2"/>
                <w:sz w:val="14"/>
                <w:szCs w:val="18"/>
                <w14:ligatures w14:val="standardContextual"/>
                <w:rPrChange w:id="2486" w:author="Danny" w:date="2026-10-02T14:18:00Z">
                  <w:rPr>
                    <w:ins w:id="2487" w:author="Danny" w:date="2026-10-02T14:15:00Z"/>
                    <w:color w:val="000000"/>
                    <w:sz w:val="18"/>
                    <w:szCs w:val="18"/>
                  </w:rPr>
                </w:rPrChange>
              </w:rPr>
              <w:pPrChange w:id="2488" w:author="Danny" w:date="2026-10-02T14:21:00Z">
                <w:pPr>
                  <w:jc w:val="center"/>
                </w:pPr>
              </w:pPrChange>
            </w:pPr>
            <w:ins w:id="2489" w:author="Danny" w:date="2026-10-02T14:15:00Z">
              <w:r w:rsidRPr="000D0736">
                <w:rPr>
                  <w:rFonts w:eastAsiaTheme="minorHAnsi" w:cstheme="minorBidi"/>
                  <w:kern w:val="2"/>
                  <w:sz w:val="14"/>
                  <w:szCs w:val="18"/>
                  <w14:ligatures w14:val="standardContextual"/>
                  <w:rPrChange w:id="2490" w:author="Danny" w:date="2026-10-02T14:18:00Z">
                    <w:rPr>
                      <w:color w:val="000000"/>
                      <w:sz w:val="18"/>
                      <w:szCs w:val="18"/>
                    </w:rPr>
                  </w:rPrChange>
                </w:rPr>
                <w:t>28.8 ± 5.6</w:t>
              </w:r>
            </w:ins>
          </w:p>
        </w:tc>
        <w:tc>
          <w:tcPr>
            <w:tcW w:w="0" w:type="auto"/>
            <w:tcBorders>
              <w:top w:val="nil"/>
              <w:left w:val="nil"/>
              <w:bottom w:val="nil"/>
              <w:right w:val="nil"/>
            </w:tcBorders>
            <w:shd w:val="clear" w:color="auto" w:fill="auto"/>
            <w:vAlign w:val="center"/>
            <w:hideMark/>
          </w:tcPr>
          <w:p w14:paraId="7374CEA1" w14:textId="77777777" w:rsidR="000D0736" w:rsidRPr="000D0736" w:rsidRDefault="000D0736">
            <w:pPr>
              <w:spacing w:line="276" w:lineRule="auto"/>
              <w:jc w:val="center"/>
              <w:rPr>
                <w:ins w:id="2491" w:author="Danny" w:date="2026-10-02T14:15:00Z"/>
                <w:rFonts w:eastAsiaTheme="minorHAnsi" w:cstheme="minorBidi"/>
                <w:kern w:val="2"/>
                <w:sz w:val="14"/>
                <w:szCs w:val="18"/>
                <w14:ligatures w14:val="standardContextual"/>
                <w:rPrChange w:id="2492" w:author="Danny" w:date="2026-10-02T14:18:00Z">
                  <w:rPr>
                    <w:ins w:id="2493" w:author="Danny" w:date="2026-10-02T14:15:00Z"/>
                    <w:color w:val="000000"/>
                    <w:sz w:val="18"/>
                    <w:szCs w:val="18"/>
                  </w:rPr>
                </w:rPrChange>
              </w:rPr>
              <w:pPrChange w:id="2494" w:author="Danny" w:date="2026-10-02T14:21:00Z">
                <w:pPr>
                  <w:jc w:val="center"/>
                </w:pPr>
              </w:pPrChange>
            </w:pPr>
          </w:p>
        </w:tc>
        <w:tc>
          <w:tcPr>
            <w:tcW w:w="0" w:type="auto"/>
            <w:tcBorders>
              <w:top w:val="nil"/>
              <w:left w:val="nil"/>
              <w:bottom w:val="nil"/>
              <w:right w:val="nil"/>
            </w:tcBorders>
            <w:shd w:val="clear" w:color="auto" w:fill="auto"/>
            <w:vAlign w:val="center"/>
            <w:hideMark/>
          </w:tcPr>
          <w:p w14:paraId="6327E2D5" w14:textId="77777777" w:rsidR="000D0736" w:rsidRPr="000D0736" w:rsidRDefault="000D0736">
            <w:pPr>
              <w:spacing w:line="276" w:lineRule="auto"/>
              <w:jc w:val="center"/>
              <w:rPr>
                <w:ins w:id="2495" w:author="Danny" w:date="2026-10-02T14:15:00Z"/>
                <w:rFonts w:eastAsiaTheme="minorHAnsi" w:cstheme="minorBidi"/>
                <w:kern w:val="2"/>
                <w:sz w:val="14"/>
                <w:szCs w:val="18"/>
                <w14:ligatures w14:val="standardContextual"/>
                <w:rPrChange w:id="2496" w:author="Danny" w:date="2026-10-02T14:18:00Z">
                  <w:rPr>
                    <w:ins w:id="2497" w:author="Danny" w:date="2026-10-02T14:15:00Z"/>
                    <w:color w:val="000000"/>
                    <w:sz w:val="18"/>
                    <w:szCs w:val="18"/>
                  </w:rPr>
                </w:rPrChange>
              </w:rPr>
              <w:pPrChange w:id="2498" w:author="Danny" w:date="2026-10-02T14:21:00Z">
                <w:pPr>
                  <w:jc w:val="center"/>
                </w:pPr>
              </w:pPrChange>
            </w:pPr>
            <w:ins w:id="2499" w:author="Danny" w:date="2026-10-02T14:15:00Z">
              <w:r w:rsidRPr="000D0736">
                <w:rPr>
                  <w:rFonts w:eastAsiaTheme="minorHAnsi" w:cstheme="minorBidi"/>
                  <w:kern w:val="2"/>
                  <w:sz w:val="14"/>
                  <w:szCs w:val="18"/>
                  <w14:ligatures w14:val="standardContextual"/>
                  <w:rPrChange w:id="2500" w:author="Danny" w:date="2026-10-02T14:18:00Z">
                    <w:rPr>
                      <w:color w:val="000000"/>
                      <w:sz w:val="18"/>
                      <w:szCs w:val="18"/>
                    </w:rPr>
                  </w:rPrChange>
                </w:rPr>
                <w:t>112</w:t>
              </w:r>
            </w:ins>
          </w:p>
        </w:tc>
        <w:tc>
          <w:tcPr>
            <w:tcW w:w="0" w:type="auto"/>
            <w:tcBorders>
              <w:top w:val="nil"/>
              <w:left w:val="nil"/>
              <w:bottom w:val="nil"/>
              <w:right w:val="nil"/>
            </w:tcBorders>
            <w:shd w:val="clear" w:color="auto" w:fill="auto"/>
            <w:vAlign w:val="center"/>
            <w:hideMark/>
          </w:tcPr>
          <w:p w14:paraId="0C35F866" w14:textId="77777777" w:rsidR="000D0736" w:rsidRPr="000D0736" w:rsidRDefault="000D0736">
            <w:pPr>
              <w:spacing w:line="276" w:lineRule="auto"/>
              <w:jc w:val="center"/>
              <w:rPr>
                <w:ins w:id="2501" w:author="Danny" w:date="2026-10-02T14:15:00Z"/>
                <w:rFonts w:eastAsiaTheme="minorHAnsi" w:cstheme="minorBidi"/>
                <w:kern w:val="2"/>
                <w:sz w:val="14"/>
                <w:szCs w:val="18"/>
                <w14:ligatures w14:val="standardContextual"/>
                <w:rPrChange w:id="2502" w:author="Danny" w:date="2026-10-02T14:18:00Z">
                  <w:rPr>
                    <w:ins w:id="2503" w:author="Danny" w:date="2026-10-02T14:15:00Z"/>
                    <w:color w:val="000000"/>
                    <w:sz w:val="18"/>
                    <w:szCs w:val="18"/>
                  </w:rPr>
                </w:rPrChange>
              </w:rPr>
              <w:pPrChange w:id="2504" w:author="Danny" w:date="2026-10-02T14:21:00Z">
                <w:pPr>
                  <w:jc w:val="center"/>
                </w:pPr>
              </w:pPrChange>
            </w:pPr>
            <w:ins w:id="2505" w:author="Danny" w:date="2026-10-02T14:15:00Z">
              <w:r w:rsidRPr="000D0736">
                <w:rPr>
                  <w:rFonts w:eastAsiaTheme="minorHAnsi" w:cstheme="minorBidi"/>
                  <w:kern w:val="2"/>
                  <w:sz w:val="14"/>
                  <w:szCs w:val="18"/>
                  <w14:ligatures w14:val="standardContextual"/>
                  <w:rPrChange w:id="2506" w:author="Danny" w:date="2026-10-02T14:18:00Z">
                    <w:rPr>
                      <w:color w:val="000000"/>
                      <w:sz w:val="18"/>
                      <w:szCs w:val="18"/>
                    </w:rPr>
                  </w:rPrChange>
                </w:rPr>
                <w:t>56</w:t>
              </w:r>
            </w:ins>
          </w:p>
        </w:tc>
        <w:tc>
          <w:tcPr>
            <w:tcW w:w="0" w:type="auto"/>
            <w:tcBorders>
              <w:top w:val="nil"/>
              <w:left w:val="nil"/>
              <w:bottom w:val="nil"/>
              <w:right w:val="nil"/>
            </w:tcBorders>
            <w:shd w:val="clear" w:color="auto" w:fill="auto"/>
            <w:vAlign w:val="center"/>
            <w:hideMark/>
          </w:tcPr>
          <w:p w14:paraId="0D870D91" w14:textId="77777777" w:rsidR="000D0736" w:rsidRPr="000D0736" w:rsidRDefault="000D0736">
            <w:pPr>
              <w:spacing w:line="276" w:lineRule="auto"/>
              <w:jc w:val="center"/>
              <w:rPr>
                <w:ins w:id="2507" w:author="Danny" w:date="2026-10-02T14:15:00Z"/>
                <w:rFonts w:eastAsiaTheme="minorHAnsi" w:cstheme="minorBidi"/>
                <w:kern w:val="2"/>
                <w:sz w:val="14"/>
                <w:szCs w:val="18"/>
                <w14:ligatures w14:val="standardContextual"/>
                <w:rPrChange w:id="2508" w:author="Danny" w:date="2026-10-02T14:18:00Z">
                  <w:rPr>
                    <w:ins w:id="2509" w:author="Danny" w:date="2026-10-02T14:15:00Z"/>
                    <w:color w:val="000000"/>
                    <w:sz w:val="18"/>
                    <w:szCs w:val="18"/>
                  </w:rPr>
                </w:rPrChange>
              </w:rPr>
              <w:pPrChange w:id="2510" w:author="Danny" w:date="2026-10-02T14:21:00Z">
                <w:pPr>
                  <w:jc w:val="center"/>
                </w:pPr>
              </w:pPrChange>
            </w:pPr>
            <w:ins w:id="2511" w:author="Danny" w:date="2026-10-02T14:15:00Z">
              <w:r w:rsidRPr="000D0736">
                <w:rPr>
                  <w:rFonts w:eastAsiaTheme="minorHAnsi" w:cstheme="minorBidi"/>
                  <w:kern w:val="2"/>
                  <w:sz w:val="14"/>
                  <w:szCs w:val="18"/>
                  <w14:ligatures w14:val="standardContextual"/>
                  <w:rPrChange w:id="2512" w:author="Danny" w:date="2026-10-02T14:18:00Z">
                    <w:rPr>
                      <w:color w:val="000000"/>
                      <w:sz w:val="18"/>
                      <w:szCs w:val="18"/>
                    </w:rPr>
                  </w:rPrChange>
                </w:rPr>
                <w:t>56</w:t>
              </w:r>
            </w:ins>
          </w:p>
        </w:tc>
        <w:tc>
          <w:tcPr>
            <w:tcW w:w="0" w:type="auto"/>
            <w:tcBorders>
              <w:top w:val="nil"/>
              <w:left w:val="nil"/>
              <w:bottom w:val="nil"/>
              <w:right w:val="nil"/>
            </w:tcBorders>
            <w:shd w:val="clear" w:color="auto" w:fill="auto"/>
            <w:noWrap/>
            <w:vAlign w:val="center"/>
            <w:hideMark/>
          </w:tcPr>
          <w:p w14:paraId="1120231C" w14:textId="77777777" w:rsidR="000D0736" w:rsidRPr="000D0736" w:rsidRDefault="000D0736">
            <w:pPr>
              <w:spacing w:line="276" w:lineRule="auto"/>
              <w:jc w:val="center"/>
              <w:rPr>
                <w:ins w:id="2513" w:author="Danny" w:date="2026-10-02T14:15:00Z"/>
                <w:rFonts w:eastAsiaTheme="minorHAnsi" w:cstheme="minorBidi"/>
                <w:kern w:val="2"/>
                <w:sz w:val="14"/>
                <w:szCs w:val="18"/>
                <w14:ligatures w14:val="standardContextual"/>
                <w:rPrChange w:id="2514" w:author="Danny" w:date="2026-10-02T14:18:00Z">
                  <w:rPr>
                    <w:ins w:id="2515" w:author="Danny" w:date="2026-10-02T14:15:00Z"/>
                    <w:color w:val="000000"/>
                    <w:sz w:val="18"/>
                    <w:szCs w:val="18"/>
                  </w:rPr>
                </w:rPrChange>
              </w:rPr>
              <w:pPrChange w:id="2516" w:author="Danny" w:date="2026-10-02T14:21:00Z">
                <w:pPr>
                  <w:jc w:val="center"/>
                </w:pPr>
              </w:pPrChange>
            </w:pPr>
          </w:p>
        </w:tc>
        <w:tc>
          <w:tcPr>
            <w:tcW w:w="0" w:type="auto"/>
            <w:tcBorders>
              <w:top w:val="nil"/>
              <w:left w:val="nil"/>
              <w:bottom w:val="nil"/>
              <w:right w:val="nil"/>
            </w:tcBorders>
            <w:shd w:val="clear" w:color="auto" w:fill="auto"/>
            <w:vAlign w:val="center"/>
            <w:hideMark/>
          </w:tcPr>
          <w:p w14:paraId="18EF9BD3" w14:textId="77777777" w:rsidR="000D0736" w:rsidRPr="000D0736" w:rsidRDefault="000D0736">
            <w:pPr>
              <w:spacing w:line="276" w:lineRule="auto"/>
              <w:jc w:val="center"/>
              <w:rPr>
                <w:ins w:id="2517" w:author="Danny" w:date="2026-10-02T14:15:00Z"/>
                <w:rFonts w:eastAsiaTheme="minorHAnsi" w:cstheme="minorBidi"/>
                <w:kern w:val="2"/>
                <w:sz w:val="14"/>
                <w:szCs w:val="18"/>
                <w14:ligatures w14:val="standardContextual"/>
                <w:rPrChange w:id="2518" w:author="Danny" w:date="2026-10-02T14:18:00Z">
                  <w:rPr>
                    <w:ins w:id="2519" w:author="Danny" w:date="2026-10-02T14:15:00Z"/>
                    <w:color w:val="000000"/>
                    <w:sz w:val="18"/>
                    <w:szCs w:val="18"/>
                  </w:rPr>
                </w:rPrChange>
              </w:rPr>
              <w:pPrChange w:id="2520" w:author="Danny" w:date="2026-10-02T14:21:00Z">
                <w:pPr>
                  <w:jc w:val="center"/>
                </w:pPr>
              </w:pPrChange>
            </w:pPr>
            <w:ins w:id="2521" w:author="Danny" w:date="2026-10-02T14:15:00Z">
              <w:r w:rsidRPr="000D0736">
                <w:rPr>
                  <w:rFonts w:eastAsiaTheme="minorHAnsi" w:cstheme="minorBidi"/>
                  <w:kern w:val="2"/>
                  <w:sz w:val="14"/>
                  <w:szCs w:val="18"/>
                  <w14:ligatures w14:val="standardContextual"/>
                  <w:rPrChange w:id="2522"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3B39BF66" w14:textId="77777777" w:rsidR="000D0736" w:rsidRPr="000D0736" w:rsidRDefault="000D0736">
            <w:pPr>
              <w:spacing w:line="276" w:lineRule="auto"/>
              <w:jc w:val="center"/>
              <w:rPr>
                <w:ins w:id="2523" w:author="Danny" w:date="2026-10-02T14:15:00Z"/>
                <w:rFonts w:eastAsiaTheme="minorHAnsi" w:cstheme="minorBidi"/>
                <w:kern w:val="2"/>
                <w:sz w:val="14"/>
                <w:szCs w:val="18"/>
                <w14:ligatures w14:val="standardContextual"/>
                <w:rPrChange w:id="2524" w:author="Danny" w:date="2026-10-02T14:18:00Z">
                  <w:rPr>
                    <w:ins w:id="2525" w:author="Danny" w:date="2026-10-02T14:15:00Z"/>
                    <w:color w:val="000000"/>
                    <w:sz w:val="18"/>
                    <w:szCs w:val="18"/>
                  </w:rPr>
                </w:rPrChange>
              </w:rPr>
              <w:pPrChange w:id="2526" w:author="Danny" w:date="2026-10-02T14:21:00Z">
                <w:pPr>
                  <w:jc w:val="center"/>
                </w:pPr>
              </w:pPrChange>
            </w:pPr>
            <w:ins w:id="2527" w:author="Danny" w:date="2026-10-02T14:15:00Z">
              <w:r w:rsidRPr="000D0736">
                <w:rPr>
                  <w:rFonts w:eastAsiaTheme="minorHAnsi" w:cstheme="minorBidi"/>
                  <w:kern w:val="2"/>
                  <w:sz w:val="14"/>
                  <w:szCs w:val="18"/>
                  <w14:ligatures w14:val="standardContextual"/>
                  <w:rPrChange w:id="2528"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31708C6A" w14:textId="77777777" w:rsidR="000D0736" w:rsidRPr="000D0736" w:rsidRDefault="000D0736">
            <w:pPr>
              <w:spacing w:line="276" w:lineRule="auto"/>
              <w:jc w:val="center"/>
              <w:rPr>
                <w:ins w:id="2529" w:author="Danny" w:date="2026-10-02T14:15:00Z"/>
                <w:rFonts w:eastAsiaTheme="minorHAnsi" w:cstheme="minorBidi"/>
                <w:kern w:val="2"/>
                <w:sz w:val="14"/>
                <w:szCs w:val="18"/>
                <w14:ligatures w14:val="standardContextual"/>
                <w:rPrChange w:id="2530" w:author="Danny" w:date="2026-10-02T14:18:00Z">
                  <w:rPr>
                    <w:ins w:id="2531" w:author="Danny" w:date="2026-10-02T14:15:00Z"/>
                    <w:color w:val="000000"/>
                    <w:sz w:val="18"/>
                    <w:szCs w:val="18"/>
                  </w:rPr>
                </w:rPrChange>
              </w:rPr>
              <w:pPrChange w:id="2532" w:author="Danny" w:date="2026-10-02T14:21:00Z">
                <w:pPr>
                  <w:jc w:val="center"/>
                </w:pPr>
              </w:pPrChange>
            </w:pPr>
            <w:ins w:id="2533" w:author="Danny" w:date="2026-10-02T14:15:00Z">
              <w:r w:rsidRPr="000D0736">
                <w:rPr>
                  <w:rFonts w:eastAsiaTheme="minorHAnsi" w:cstheme="minorBidi"/>
                  <w:kern w:val="2"/>
                  <w:sz w:val="14"/>
                  <w:szCs w:val="18"/>
                  <w14:ligatures w14:val="standardContextual"/>
                  <w:rPrChange w:id="2534"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45C7889D" w14:textId="77777777" w:rsidR="000D0736" w:rsidRPr="000D0736" w:rsidRDefault="000D0736">
            <w:pPr>
              <w:spacing w:line="276" w:lineRule="auto"/>
              <w:rPr>
                <w:ins w:id="2535" w:author="Danny" w:date="2026-10-02T14:15:00Z"/>
                <w:rFonts w:eastAsiaTheme="minorHAnsi" w:cstheme="minorBidi"/>
                <w:kern w:val="2"/>
                <w:sz w:val="14"/>
                <w:szCs w:val="18"/>
                <w14:ligatures w14:val="standardContextual"/>
                <w:rPrChange w:id="2536" w:author="Danny" w:date="2026-10-02T14:18:00Z">
                  <w:rPr>
                    <w:ins w:id="2537" w:author="Danny" w:date="2026-10-02T14:15:00Z"/>
                    <w:color w:val="000000"/>
                    <w:sz w:val="18"/>
                    <w:szCs w:val="18"/>
                  </w:rPr>
                </w:rPrChange>
              </w:rPr>
              <w:pPrChange w:id="2538" w:author="Danny" w:date="2026-10-02T14:16:00Z">
                <w:pPr>
                  <w:jc w:val="center"/>
                </w:pPr>
              </w:pPrChange>
            </w:pPr>
          </w:p>
        </w:tc>
        <w:tc>
          <w:tcPr>
            <w:tcW w:w="0" w:type="auto"/>
            <w:tcBorders>
              <w:top w:val="nil"/>
            </w:tcBorders>
            <w:shd w:val="clear" w:color="auto" w:fill="auto"/>
            <w:vAlign w:val="center"/>
            <w:hideMark/>
          </w:tcPr>
          <w:p w14:paraId="12D0BB2A" w14:textId="77777777" w:rsidR="000D0736" w:rsidRPr="000D0736" w:rsidRDefault="000D0736">
            <w:pPr>
              <w:spacing w:line="276" w:lineRule="auto"/>
              <w:jc w:val="center"/>
              <w:rPr>
                <w:ins w:id="2539" w:author="Danny" w:date="2026-10-02T14:15:00Z"/>
                <w:rFonts w:ascii="Segoe UI Symbol" w:eastAsiaTheme="minorHAnsi" w:hAnsi="Segoe UI Symbol" w:cs="Calibri"/>
                <w:kern w:val="2"/>
                <w:sz w:val="14"/>
                <w:szCs w:val="18"/>
                <w14:ligatures w14:val="standardContextual"/>
                <w:rPrChange w:id="2540" w:author="Danny" w:date="2026-10-02T14:18:00Z">
                  <w:rPr>
                    <w:ins w:id="2541" w:author="Danny" w:date="2026-10-02T14:15:00Z"/>
                    <w:rFonts w:ascii="Segoe UI Symbol" w:hAnsi="Segoe UI Symbol" w:cs="Calibri"/>
                    <w:color w:val="000000"/>
                    <w:sz w:val="18"/>
                    <w:szCs w:val="18"/>
                  </w:rPr>
                </w:rPrChange>
              </w:rPr>
              <w:pPrChange w:id="2542" w:author="Danny" w:date="2026-10-02T14:23:00Z">
                <w:pPr>
                  <w:jc w:val="center"/>
                </w:pPr>
              </w:pPrChange>
            </w:pPr>
            <w:ins w:id="2543" w:author="Danny" w:date="2026-10-02T14:15:00Z">
              <w:r w:rsidRPr="000D0736">
                <w:rPr>
                  <w:rFonts w:ascii="Segoe UI Symbol" w:eastAsiaTheme="minorHAnsi" w:hAnsi="Segoe UI Symbol" w:cs="Calibri"/>
                  <w:kern w:val="2"/>
                  <w:sz w:val="14"/>
                  <w:szCs w:val="18"/>
                  <w14:ligatures w14:val="standardContextual"/>
                  <w:rPrChange w:id="254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CA902B6" w14:textId="77777777" w:rsidR="000D0736" w:rsidRPr="000D0736" w:rsidRDefault="000D0736">
            <w:pPr>
              <w:spacing w:line="276" w:lineRule="auto"/>
              <w:jc w:val="center"/>
              <w:rPr>
                <w:ins w:id="2545" w:author="Danny" w:date="2026-10-02T14:15:00Z"/>
                <w:rFonts w:ascii="Segoe UI Symbol" w:eastAsiaTheme="minorHAnsi" w:hAnsi="Segoe UI Symbol" w:cs="Calibri"/>
                <w:kern w:val="2"/>
                <w:sz w:val="14"/>
                <w:szCs w:val="18"/>
                <w14:ligatures w14:val="standardContextual"/>
                <w:rPrChange w:id="2546" w:author="Danny" w:date="2026-10-02T14:18:00Z">
                  <w:rPr>
                    <w:ins w:id="2547" w:author="Danny" w:date="2026-10-02T14:15:00Z"/>
                    <w:rFonts w:ascii="Segoe UI Symbol" w:hAnsi="Segoe UI Symbol" w:cs="Calibri"/>
                    <w:color w:val="000000"/>
                    <w:sz w:val="18"/>
                    <w:szCs w:val="18"/>
                  </w:rPr>
                </w:rPrChange>
              </w:rPr>
              <w:pPrChange w:id="2548" w:author="Danny" w:date="2026-10-02T14:23:00Z">
                <w:pPr>
                  <w:jc w:val="center"/>
                </w:pPr>
              </w:pPrChange>
            </w:pPr>
            <w:ins w:id="2549" w:author="Danny" w:date="2026-10-02T14:15:00Z">
              <w:r w:rsidRPr="000D0736">
                <w:rPr>
                  <w:rFonts w:ascii="Segoe UI Symbol" w:eastAsiaTheme="minorHAnsi" w:hAnsi="Segoe UI Symbol" w:cs="Calibri"/>
                  <w:kern w:val="2"/>
                  <w:sz w:val="14"/>
                  <w:szCs w:val="18"/>
                  <w14:ligatures w14:val="standardContextual"/>
                  <w:rPrChange w:id="255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AD9F2C2" w14:textId="77777777" w:rsidR="000D0736" w:rsidRPr="000D0736" w:rsidRDefault="000D0736">
            <w:pPr>
              <w:spacing w:line="276" w:lineRule="auto"/>
              <w:jc w:val="center"/>
              <w:rPr>
                <w:ins w:id="2551" w:author="Danny" w:date="2026-10-02T14:15:00Z"/>
                <w:rFonts w:ascii="Segoe UI Symbol" w:eastAsiaTheme="minorHAnsi" w:hAnsi="Segoe UI Symbol" w:cs="Calibri"/>
                <w:kern w:val="2"/>
                <w:sz w:val="14"/>
                <w:szCs w:val="18"/>
                <w14:ligatures w14:val="standardContextual"/>
                <w:rPrChange w:id="2552" w:author="Danny" w:date="2026-10-02T14:18:00Z">
                  <w:rPr>
                    <w:ins w:id="2553" w:author="Danny" w:date="2026-10-02T14:15:00Z"/>
                    <w:rFonts w:ascii="Segoe UI Symbol" w:hAnsi="Segoe UI Symbol" w:cs="Calibri"/>
                    <w:color w:val="000000"/>
                    <w:sz w:val="18"/>
                    <w:szCs w:val="18"/>
                  </w:rPr>
                </w:rPrChange>
              </w:rPr>
              <w:pPrChange w:id="2554" w:author="Danny" w:date="2026-10-02T14:23:00Z">
                <w:pPr>
                  <w:jc w:val="center"/>
                </w:pPr>
              </w:pPrChange>
            </w:pPr>
            <w:ins w:id="2555" w:author="Danny" w:date="2026-10-02T14:15:00Z">
              <w:r w:rsidRPr="000D0736">
                <w:rPr>
                  <w:rFonts w:ascii="Segoe UI Symbol" w:eastAsiaTheme="minorHAnsi" w:hAnsi="Segoe UI Symbol" w:cs="Calibri"/>
                  <w:kern w:val="2"/>
                  <w:sz w:val="14"/>
                  <w:szCs w:val="18"/>
                  <w14:ligatures w14:val="standardContextual"/>
                  <w:rPrChange w:id="255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642D306" w14:textId="77777777" w:rsidR="000D0736" w:rsidRPr="000D0736" w:rsidRDefault="000D0736">
            <w:pPr>
              <w:spacing w:line="276" w:lineRule="auto"/>
              <w:jc w:val="center"/>
              <w:rPr>
                <w:ins w:id="2557" w:author="Danny" w:date="2026-10-02T14:15:00Z"/>
                <w:rFonts w:ascii="Segoe UI Symbol" w:eastAsiaTheme="minorHAnsi" w:hAnsi="Segoe UI Symbol" w:cs="Calibri"/>
                <w:kern w:val="2"/>
                <w:sz w:val="14"/>
                <w:szCs w:val="18"/>
                <w14:ligatures w14:val="standardContextual"/>
                <w:rPrChange w:id="2558" w:author="Danny" w:date="2026-10-02T14:18:00Z">
                  <w:rPr>
                    <w:ins w:id="2559" w:author="Danny" w:date="2026-10-02T14:15:00Z"/>
                    <w:rFonts w:ascii="Segoe UI Symbol" w:hAnsi="Segoe UI Symbol" w:cs="Calibri"/>
                    <w:color w:val="000000"/>
                    <w:sz w:val="18"/>
                    <w:szCs w:val="18"/>
                  </w:rPr>
                </w:rPrChange>
              </w:rPr>
              <w:pPrChange w:id="2560" w:author="Danny" w:date="2026-10-02T14:23:00Z">
                <w:pPr>
                  <w:jc w:val="center"/>
                </w:pPr>
              </w:pPrChange>
            </w:pPr>
            <w:ins w:id="2561" w:author="Danny" w:date="2026-10-02T14:15:00Z">
              <w:r w:rsidRPr="000D0736">
                <w:rPr>
                  <w:rFonts w:ascii="Segoe UI Symbol" w:eastAsiaTheme="minorHAnsi" w:hAnsi="Segoe UI Symbol" w:cs="Calibri"/>
                  <w:kern w:val="2"/>
                  <w:sz w:val="14"/>
                  <w:szCs w:val="18"/>
                  <w14:ligatures w14:val="standardContextual"/>
                  <w:rPrChange w:id="256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CA638CA" w14:textId="77777777" w:rsidR="000D0736" w:rsidRPr="000D0736" w:rsidRDefault="000D0736">
            <w:pPr>
              <w:spacing w:line="276" w:lineRule="auto"/>
              <w:jc w:val="center"/>
              <w:rPr>
                <w:ins w:id="2563" w:author="Danny" w:date="2026-10-02T14:15:00Z"/>
                <w:rFonts w:ascii="Segoe UI Symbol" w:eastAsiaTheme="minorHAnsi" w:hAnsi="Segoe UI Symbol" w:cs="Calibri"/>
                <w:kern w:val="2"/>
                <w:sz w:val="14"/>
                <w:szCs w:val="18"/>
                <w14:ligatures w14:val="standardContextual"/>
                <w:rPrChange w:id="2564" w:author="Danny" w:date="2026-10-02T14:18:00Z">
                  <w:rPr>
                    <w:ins w:id="2565" w:author="Danny" w:date="2026-10-02T14:15:00Z"/>
                    <w:rFonts w:ascii="Segoe UI Symbol" w:hAnsi="Segoe UI Symbol" w:cs="Calibri"/>
                    <w:color w:val="000000"/>
                    <w:sz w:val="18"/>
                    <w:szCs w:val="18"/>
                  </w:rPr>
                </w:rPrChange>
              </w:rPr>
              <w:pPrChange w:id="2566" w:author="Danny" w:date="2026-10-02T14:23:00Z">
                <w:pPr>
                  <w:jc w:val="center"/>
                </w:pPr>
              </w:pPrChange>
            </w:pPr>
          </w:p>
        </w:tc>
        <w:tc>
          <w:tcPr>
            <w:tcW w:w="0" w:type="auto"/>
            <w:tcBorders>
              <w:top w:val="nil"/>
            </w:tcBorders>
            <w:shd w:val="clear" w:color="auto" w:fill="auto"/>
            <w:vAlign w:val="center"/>
            <w:hideMark/>
          </w:tcPr>
          <w:p w14:paraId="1FDD6C49" w14:textId="77777777" w:rsidR="000D0736" w:rsidRPr="000D0736" w:rsidRDefault="000D0736">
            <w:pPr>
              <w:spacing w:line="276" w:lineRule="auto"/>
              <w:jc w:val="center"/>
              <w:rPr>
                <w:ins w:id="2567" w:author="Danny" w:date="2026-10-02T14:15:00Z"/>
                <w:rFonts w:ascii="Segoe UI Symbol" w:eastAsiaTheme="minorHAnsi" w:hAnsi="Segoe UI Symbol" w:cs="Calibri"/>
                <w:kern w:val="2"/>
                <w:sz w:val="14"/>
                <w:szCs w:val="18"/>
                <w14:ligatures w14:val="standardContextual"/>
                <w:rPrChange w:id="2568" w:author="Danny" w:date="2026-10-02T14:18:00Z">
                  <w:rPr>
                    <w:ins w:id="2569" w:author="Danny" w:date="2026-10-02T14:15:00Z"/>
                    <w:rFonts w:ascii="Segoe UI Symbol" w:hAnsi="Segoe UI Symbol" w:cs="Calibri"/>
                    <w:color w:val="000000"/>
                    <w:sz w:val="18"/>
                    <w:szCs w:val="18"/>
                  </w:rPr>
                </w:rPrChange>
              </w:rPr>
              <w:pPrChange w:id="2570" w:author="Danny" w:date="2026-10-02T14:23:00Z">
                <w:pPr>
                  <w:jc w:val="center"/>
                </w:pPr>
              </w:pPrChange>
            </w:pPr>
            <w:ins w:id="2571" w:author="Danny" w:date="2026-10-02T14:15:00Z">
              <w:r w:rsidRPr="000D0736">
                <w:rPr>
                  <w:rFonts w:ascii="Segoe UI Symbol" w:eastAsiaTheme="minorHAnsi" w:hAnsi="Segoe UI Symbol" w:cs="Calibri"/>
                  <w:kern w:val="2"/>
                  <w:sz w:val="14"/>
                  <w:szCs w:val="18"/>
                  <w14:ligatures w14:val="standardContextual"/>
                  <w:rPrChange w:id="257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C8FEA44" w14:textId="77777777" w:rsidR="000D0736" w:rsidRPr="000D0736" w:rsidRDefault="000D0736">
            <w:pPr>
              <w:spacing w:line="276" w:lineRule="auto"/>
              <w:jc w:val="center"/>
              <w:rPr>
                <w:ins w:id="2573" w:author="Danny" w:date="2026-10-02T14:15:00Z"/>
                <w:rFonts w:ascii="Segoe UI Symbol" w:eastAsiaTheme="minorHAnsi" w:hAnsi="Segoe UI Symbol" w:cs="Calibri"/>
                <w:kern w:val="2"/>
                <w:sz w:val="14"/>
                <w:szCs w:val="18"/>
                <w14:ligatures w14:val="standardContextual"/>
                <w:rPrChange w:id="2574" w:author="Danny" w:date="2026-10-02T14:18:00Z">
                  <w:rPr>
                    <w:ins w:id="2575" w:author="Danny" w:date="2026-10-02T14:15:00Z"/>
                    <w:rFonts w:ascii="Segoe UI Symbol" w:hAnsi="Segoe UI Symbol" w:cs="Calibri"/>
                    <w:color w:val="000000"/>
                    <w:sz w:val="18"/>
                    <w:szCs w:val="18"/>
                  </w:rPr>
                </w:rPrChange>
              </w:rPr>
              <w:pPrChange w:id="2576" w:author="Danny" w:date="2026-10-02T14:23:00Z">
                <w:pPr>
                  <w:jc w:val="center"/>
                </w:pPr>
              </w:pPrChange>
            </w:pPr>
            <w:ins w:id="2577" w:author="Danny" w:date="2026-10-02T14:15:00Z">
              <w:r w:rsidRPr="000D0736">
                <w:rPr>
                  <w:rFonts w:ascii="Segoe UI Symbol" w:eastAsiaTheme="minorHAnsi" w:hAnsi="Segoe UI Symbol" w:cs="Calibri"/>
                  <w:kern w:val="2"/>
                  <w:sz w:val="14"/>
                  <w:szCs w:val="18"/>
                  <w14:ligatures w14:val="standardContextual"/>
                  <w:rPrChange w:id="257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81AD998" w14:textId="77777777" w:rsidR="000D0736" w:rsidRPr="000D0736" w:rsidRDefault="000D0736">
            <w:pPr>
              <w:spacing w:line="276" w:lineRule="auto"/>
              <w:jc w:val="center"/>
              <w:rPr>
                <w:ins w:id="2579" w:author="Danny" w:date="2026-10-02T14:15:00Z"/>
                <w:rFonts w:ascii="Segoe UI Symbol" w:eastAsiaTheme="minorHAnsi" w:hAnsi="Segoe UI Symbol" w:cs="Calibri"/>
                <w:kern w:val="2"/>
                <w:sz w:val="14"/>
                <w:szCs w:val="18"/>
                <w14:ligatures w14:val="standardContextual"/>
                <w:rPrChange w:id="2580" w:author="Danny" w:date="2026-10-02T14:18:00Z">
                  <w:rPr>
                    <w:ins w:id="2581" w:author="Danny" w:date="2026-10-02T14:15:00Z"/>
                    <w:rFonts w:ascii="Segoe UI Symbol" w:hAnsi="Segoe UI Symbol" w:cs="Calibri"/>
                    <w:color w:val="000000"/>
                    <w:sz w:val="18"/>
                    <w:szCs w:val="18"/>
                  </w:rPr>
                </w:rPrChange>
              </w:rPr>
              <w:pPrChange w:id="2582" w:author="Danny" w:date="2026-10-02T14:23:00Z">
                <w:pPr>
                  <w:jc w:val="center"/>
                </w:pPr>
              </w:pPrChange>
            </w:pPr>
            <w:ins w:id="2583" w:author="Danny" w:date="2026-10-02T14:15:00Z">
              <w:r w:rsidRPr="000D0736">
                <w:rPr>
                  <w:rFonts w:ascii="Segoe UI Symbol" w:eastAsiaTheme="minorHAnsi" w:hAnsi="Segoe UI Symbol" w:cs="Calibri"/>
                  <w:kern w:val="2"/>
                  <w:sz w:val="14"/>
                  <w:szCs w:val="18"/>
                  <w14:ligatures w14:val="standardContextual"/>
                  <w:rPrChange w:id="2584" w:author="Danny" w:date="2026-10-02T14:18:00Z">
                    <w:rPr>
                      <w:rFonts w:ascii="Segoe UI Symbol" w:hAnsi="Segoe UI Symbol" w:cs="Calibri"/>
                      <w:color w:val="000000"/>
                      <w:sz w:val="18"/>
                      <w:szCs w:val="18"/>
                    </w:rPr>
                  </w:rPrChange>
                </w:rPr>
                <w:t>✗</w:t>
              </w:r>
            </w:ins>
          </w:p>
        </w:tc>
      </w:tr>
      <w:tr w:rsidR="002A4041" w:rsidRPr="000718CF" w14:paraId="0DF7C626" w14:textId="77777777" w:rsidTr="00107337">
        <w:trPr>
          <w:trHeight w:val="20"/>
          <w:ins w:id="2585" w:author="Danny" w:date="2026-10-02T14:15:00Z"/>
        </w:trPr>
        <w:tc>
          <w:tcPr>
            <w:tcW w:w="0" w:type="auto"/>
            <w:tcBorders>
              <w:top w:val="nil"/>
              <w:left w:val="nil"/>
              <w:bottom w:val="nil"/>
              <w:right w:val="nil"/>
            </w:tcBorders>
            <w:shd w:val="clear" w:color="auto" w:fill="auto"/>
            <w:vAlign w:val="center"/>
            <w:hideMark/>
          </w:tcPr>
          <w:p w14:paraId="52FFBF5C" w14:textId="77777777" w:rsidR="000D0736" w:rsidRPr="000D0736" w:rsidRDefault="000D0736">
            <w:pPr>
              <w:spacing w:line="276" w:lineRule="auto"/>
              <w:jc w:val="center"/>
              <w:rPr>
                <w:ins w:id="2586" w:author="Danny" w:date="2026-10-02T14:15:00Z"/>
                <w:rFonts w:eastAsiaTheme="minorHAnsi" w:cstheme="minorBidi"/>
                <w:kern w:val="2"/>
                <w:sz w:val="14"/>
                <w:szCs w:val="18"/>
                <w14:ligatures w14:val="standardContextual"/>
                <w:rPrChange w:id="2587" w:author="Danny" w:date="2026-10-02T14:18:00Z">
                  <w:rPr>
                    <w:ins w:id="2588" w:author="Danny" w:date="2026-10-02T14:15:00Z"/>
                    <w:color w:val="000000"/>
                    <w:sz w:val="18"/>
                    <w:szCs w:val="18"/>
                  </w:rPr>
                </w:rPrChange>
              </w:rPr>
              <w:pPrChange w:id="2589" w:author="Danny" w:date="2026-10-02T14:16:00Z">
                <w:pPr>
                  <w:jc w:val="center"/>
                </w:pPr>
              </w:pPrChange>
            </w:pPr>
            <w:ins w:id="2590" w:author="Danny" w:date="2026-10-02T14:15:00Z">
              <w:r w:rsidRPr="000D0736">
                <w:rPr>
                  <w:rFonts w:eastAsiaTheme="minorHAnsi" w:cstheme="minorBidi"/>
                  <w:kern w:val="2"/>
                  <w:sz w:val="14"/>
                  <w:szCs w:val="18"/>
                  <w14:ligatures w14:val="standardContextual"/>
                  <w:rPrChange w:id="2591" w:author="Danny" w:date="2026-10-02T14:18:00Z">
                    <w:rPr>
                      <w:color w:val="000000"/>
                      <w:sz w:val="18"/>
                      <w:szCs w:val="18"/>
                    </w:rPr>
                  </w:rPrChange>
                </w:rPr>
                <w:t>23</w:t>
              </w:r>
            </w:ins>
          </w:p>
        </w:tc>
        <w:tc>
          <w:tcPr>
            <w:tcW w:w="0" w:type="auto"/>
            <w:tcBorders>
              <w:top w:val="nil"/>
              <w:left w:val="nil"/>
              <w:bottom w:val="nil"/>
              <w:right w:val="nil"/>
            </w:tcBorders>
            <w:shd w:val="clear" w:color="auto" w:fill="auto"/>
            <w:vAlign w:val="center"/>
            <w:hideMark/>
          </w:tcPr>
          <w:p w14:paraId="385D086F" w14:textId="77777777" w:rsidR="000D0736" w:rsidRPr="000D0736" w:rsidRDefault="000D0736">
            <w:pPr>
              <w:spacing w:line="276" w:lineRule="auto"/>
              <w:rPr>
                <w:ins w:id="2592" w:author="Danny" w:date="2026-10-02T14:15:00Z"/>
                <w:rFonts w:eastAsiaTheme="minorHAnsi" w:cstheme="minorBidi"/>
                <w:kern w:val="2"/>
                <w:sz w:val="14"/>
                <w:szCs w:val="18"/>
                <w14:ligatures w14:val="standardContextual"/>
                <w:rPrChange w:id="2593" w:author="Danny" w:date="2026-10-02T14:18:00Z">
                  <w:rPr>
                    <w:ins w:id="2594" w:author="Danny" w:date="2026-10-02T14:15:00Z"/>
                    <w:color w:val="000000"/>
                    <w:sz w:val="18"/>
                    <w:szCs w:val="18"/>
                  </w:rPr>
                </w:rPrChange>
              </w:rPr>
              <w:pPrChange w:id="2595" w:author="Danny" w:date="2026-10-02T14:16:00Z">
                <w:pPr/>
              </w:pPrChange>
            </w:pPr>
            <w:commentRangeStart w:id="2596"/>
            <w:ins w:id="2597" w:author="Danny" w:date="2026-10-02T14:15:00Z">
              <w:r w:rsidRPr="000D0736">
                <w:rPr>
                  <w:rFonts w:eastAsiaTheme="minorHAnsi" w:cstheme="minorBidi"/>
                  <w:kern w:val="2"/>
                  <w:sz w:val="14"/>
                  <w:szCs w:val="18"/>
                  <w14:ligatures w14:val="standardContextual"/>
                  <w:rPrChange w:id="2598" w:author="Danny" w:date="2026-10-02T14:18:00Z">
                    <w:rPr>
                      <w:color w:val="000000"/>
                      <w:sz w:val="18"/>
                      <w:szCs w:val="18"/>
                    </w:rPr>
                  </w:rPrChange>
                </w:rPr>
                <w:t>Ejerhed et al., 2003</w:t>
              </w:r>
            </w:ins>
            <w:commentRangeEnd w:id="2596"/>
            <w:r w:rsidR="00FE4480">
              <w:rPr>
                <w:rStyle w:val="CommentReference"/>
                <w:rFonts w:eastAsiaTheme="minorEastAsia"/>
              </w:rPr>
              <w:commentReference w:id="2596"/>
            </w:r>
          </w:p>
        </w:tc>
        <w:tc>
          <w:tcPr>
            <w:tcW w:w="0" w:type="auto"/>
            <w:tcBorders>
              <w:top w:val="nil"/>
              <w:left w:val="nil"/>
              <w:bottom w:val="nil"/>
              <w:right w:val="nil"/>
            </w:tcBorders>
            <w:shd w:val="clear" w:color="auto" w:fill="auto"/>
            <w:noWrap/>
            <w:vAlign w:val="bottom"/>
            <w:hideMark/>
          </w:tcPr>
          <w:p w14:paraId="64196642" w14:textId="77777777" w:rsidR="000D0736" w:rsidRPr="000D0736" w:rsidRDefault="000D0736">
            <w:pPr>
              <w:spacing w:line="276" w:lineRule="auto"/>
              <w:rPr>
                <w:ins w:id="2599" w:author="Danny" w:date="2026-10-02T14:15:00Z"/>
                <w:rFonts w:eastAsiaTheme="minorHAnsi" w:cstheme="minorBidi"/>
                <w:kern w:val="2"/>
                <w:sz w:val="14"/>
                <w:szCs w:val="18"/>
                <w14:ligatures w14:val="standardContextual"/>
                <w:rPrChange w:id="2600" w:author="Danny" w:date="2026-10-02T14:18:00Z">
                  <w:rPr>
                    <w:ins w:id="2601" w:author="Danny" w:date="2026-10-02T14:15:00Z"/>
                    <w:color w:val="000000"/>
                    <w:sz w:val="18"/>
                    <w:szCs w:val="18"/>
                  </w:rPr>
                </w:rPrChange>
              </w:rPr>
              <w:pPrChange w:id="2602" w:author="Danny" w:date="2026-10-02T14:16:00Z">
                <w:pPr/>
              </w:pPrChange>
            </w:pPr>
          </w:p>
        </w:tc>
        <w:tc>
          <w:tcPr>
            <w:tcW w:w="0" w:type="auto"/>
            <w:tcBorders>
              <w:top w:val="nil"/>
              <w:left w:val="nil"/>
              <w:bottom w:val="nil"/>
              <w:right w:val="nil"/>
            </w:tcBorders>
            <w:shd w:val="clear" w:color="auto" w:fill="auto"/>
            <w:vAlign w:val="center"/>
            <w:hideMark/>
          </w:tcPr>
          <w:p w14:paraId="3D74ED4F" w14:textId="77777777" w:rsidR="000D0736" w:rsidRPr="000D0736" w:rsidRDefault="000D0736">
            <w:pPr>
              <w:spacing w:line="276" w:lineRule="auto"/>
              <w:jc w:val="center"/>
              <w:rPr>
                <w:ins w:id="2603" w:author="Danny" w:date="2026-10-02T14:15:00Z"/>
                <w:rFonts w:eastAsiaTheme="minorHAnsi" w:cstheme="minorBidi"/>
                <w:kern w:val="2"/>
                <w:sz w:val="14"/>
                <w:szCs w:val="18"/>
                <w14:ligatures w14:val="standardContextual"/>
                <w:rPrChange w:id="2604" w:author="Danny" w:date="2026-10-02T14:18:00Z">
                  <w:rPr>
                    <w:ins w:id="2605" w:author="Danny" w:date="2026-10-02T14:15:00Z"/>
                    <w:color w:val="000000"/>
                    <w:sz w:val="18"/>
                    <w:szCs w:val="18"/>
                  </w:rPr>
                </w:rPrChange>
              </w:rPr>
              <w:pPrChange w:id="2606" w:author="Danny" w:date="2026-10-02T14:21:00Z">
                <w:pPr>
                  <w:jc w:val="center"/>
                </w:pPr>
              </w:pPrChange>
            </w:pPr>
            <w:ins w:id="2607" w:author="Danny" w:date="2026-10-02T14:15:00Z">
              <w:r w:rsidRPr="000D0736">
                <w:rPr>
                  <w:rFonts w:eastAsiaTheme="minorHAnsi" w:cstheme="minorBidi"/>
                  <w:kern w:val="2"/>
                  <w:sz w:val="14"/>
                  <w:szCs w:val="18"/>
                  <w14:ligatures w14:val="standardContextual"/>
                  <w:rPrChange w:id="2608"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49C0C8CA" w14:textId="77777777" w:rsidR="000D0736" w:rsidRPr="000D0736" w:rsidRDefault="000D0736">
            <w:pPr>
              <w:spacing w:line="276" w:lineRule="auto"/>
              <w:jc w:val="center"/>
              <w:rPr>
                <w:ins w:id="2609" w:author="Danny" w:date="2026-10-02T14:15:00Z"/>
                <w:rFonts w:eastAsiaTheme="minorHAnsi" w:cstheme="minorBidi"/>
                <w:kern w:val="2"/>
                <w:sz w:val="14"/>
                <w:szCs w:val="18"/>
                <w14:ligatures w14:val="standardContextual"/>
                <w:rPrChange w:id="2610" w:author="Danny" w:date="2026-10-02T14:18:00Z">
                  <w:rPr>
                    <w:ins w:id="2611" w:author="Danny" w:date="2026-10-02T14:15:00Z"/>
                    <w:color w:val="000000"/>
                    <w:sz w:val="18"/>
                    <w:szCs w:val="18"/>
                  </w:rPr>
                </w:rPrChange>
              </w:rPr>
              <w:pPrChange w:id="2612" w:author="Danny" w:date="2026-10-02T14:21:00Z">
                <w:pPr>
                  <w:jc w:val="center"/>
                </w:pPr>
              </w:pPrChange>
            </w:pPr>
            <w:ins w:id="2613" w:author="Danny" w:date="2026-10-02T14:15:00Z">
              <w:r w:rsidRPr="000D0736">
                <w:rPr>
                  <w:rFonts w:eastAsiaTheme="minorHAnsi" w:cstheme="minorBidi"/>
                  <w:kern w:val="2"/>
                  <w:sz w:val="14"/>
                  <w:szCs w:val="18"/>
                  <w14:ligatures w14:val="standardContextual"/>
                  <w:rPrChange w:id="2614"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3E3C61A" w14:textId="77777777" w:rsidR="000D0736" w:rsidRPr="000D0736" w:rsidRDefault="000D0736">
            <w:pPr>
              <w:spacing w:line="276" w:lineRule="auto"/>
              <w:jc w:val="center"/>
              <w:rPr>
                <w:ins w:id="2615" w:author="Danny" w:date="2026-10-02T14:15:00Z"/>
                <w:rFonts w:eastAsiaTheme="minorHAnsi" w:cstheme="minorBidi"/>
                <w:kern w:val="2"/>
                <w:sz w:val="14"/>
                <w:szCs w:val="18"/>
                <w14:ligatures w14:val="standardContextual"/>
                <w:rPrChange w:id="2616" w:author="Danny" w:date="2026-10-02T14:18:00Z">
                  <w:rPr>
                    <w:ins w:id="2617" w:author="Danny" w:date="2026-10-02T14:15:00Z"/>
                    <w:color w:val="000000"/>
                    <w:sz w:val="18"/>
                    <w:szCs w:val="18"/>
                  </w:rPr>
                </w:rPrChange>
              </w:rPr>
              <w:pPrChange w:id="2618" w:author="Danny" w:date="2026-10-02T14:21:00Z">
                <w:pPr>
                  <w:jc w:val="center"/>
                </w:pPr>
              </w:pPrChange>
            </w:pPr>
          </w:p>
        </w:tc>
        <w:tc>
          <w:tcPr>
            <w:tcW w:w="0" w:type="auto"/>
            <w:tcBorders>
              <w:top w:val="nil"/>
              <w:left w:val="nil"/>
              <w:bottom w:val="nil"/>
              <w:right w:val="nil"/>
            </w:tcBorders>
            <w:shd w:val="clear" w:color="auto" w:fill="auto"/>
            <w:vAlign w:val="center"/>
            <w:hideMark/>
          </w:tcPr>
          <w:p w14:paraId="54338951" w14:textId="77777777" w:rsidR="000D0736" w:rsidRPr="000D0736" w:rsidRDefault="000D0736">
            <w:pPr>
              <w:spacing w:line="276" w:lineRule="auto"/>
              <w:jc w:val="center"/>
              <w:rPr>
                <w:ins w:id="2619" w:author="Danny" w:date="2026-10-02T14:15:00Z"/>
                <w:rFonts w:eastAsiaTheme="minorHAnsi" w:cstheme="minorBidi"/>
                <w:kern w:val="2"/>
                <w:sz w:val="14"/>
                <w:szCs w:val="18"/>
                <w14:ligatures w14:val="standardContextual"/>
                <w:rPrChange w:id="2620" w:author="Danny" w:date="2026-10-02T14:18:00Z">
                  <w:rPr>
                    <w:ins w:id="2621" w:author="Danny" w:date="2026-10-02T14:15:00Z"/>
                    <w:color w:val="000000"/>
                    <w:sz w:val="18"/>
                    <w:szCs w:val="18"/>
                  </w:rPr>
                </w:rPrChange>
              </w:rPr>
              <w:pPrChange w:id="2622" w:author="Danny" w:date="2026-10-02T14:21:00Z">
                <w:pPr>
                  <w:jc w:val="center"/>
                </w:pPr>
              </w:pPrChange>
            </w:pPr>
            <w:ins w:id="2623" w:author="Danny" w:date="2026-10-02T14:15:00Z">
              <w:r w:rsidRPr="000D0736">
                <w:rPr>
                  <w:rFonts w:eastAsiaTheme="minorHAnsi" w:cstheme="minorBidi"/>
                  <w:kern w:val="2"/>
                  <w:sz w:val="14"/>
                  <w:szCs w:val="18"/>
                  <w14:ligatures w14:val="standardContextual"/>
                  <w:rPrChange w:id="2624" w:author="Danny" w:date="2026-10-02T14:18:00Z">
                    <w:rPr>
                      <w:color w:val="000000"/>
                      <w:sz w:val="18"/>
                      <w:szCs w:val="18"/>
                    </w:rPr>
                  </w:rPrChange>
                </w:rPr>
                <w:t>29.0 ± 4.6</w:t>
              </w:r>
            </w:ins>
          </w:p>
        </w:tc>
        <w:tc>
          <w:tcPr>
            <w:tcW w:w="0" w:type="auto"/>
            <w:tcBorders>
              <w:top w:val="nil"/>
              <w:left w:val="nil"/>
              <w:bottom w:val="nil"/>
              <w:right w:val="nil"/>
            </w:tcBorders>
            <w:shd w:val="clear" w:color="auto" w:fill="auto"/>
            <w:vAlign w:val="center"/>
            <w:hideMark/>
          </w:tcPr>
          <w:p w14:paraId="5827D944" w14:textId="77777777" w:rsidR="000D0736" w:rsidRPr="000D0736" w:rsidRDefault="000D0736">
            <w:pPr>
              <w:spacing w:line="276" w:lineRule="auto"/>
              <w:jc w:val="center"/>
              <w:rPr>
                <w:ins w:id="2625" w:author="Danny" w:date="2026-10-02T14:15:00Z"/>
                <w:rFonts w:eastAsiaTheme="minorHAnsi" w:cstheme="minorBidi"/>
                <w:kern w:val="2"/>
                <w:sz w:val="14"/>
                <w:szCs w:val="18"/>
                <w14:ligatures w14:val="standardContextual"/>
                <w:rPrChange w:id="2626" w:author="Danny" w:date="2026-10-02T14:18:00Z">
                  <w:rPr>
                    <w:ins w:id="2627" w:author="Danny" w:date="2026-10-02T14:15:00Z"/>
                    <w:color w:val="000000"/>
                    <w:sz w:val="18"/>
                    <w:szCs w:val="18"/>
                  </w:rPr>
                </w:rPrChange>
              </w:rPr>
              <w:pPrChange w:id="2628" w:author="Danny" w:date="2026-10-02T14:21:00Z">
                <w:pPr>
                  <w:jc w:val="center"/>
                </w:pPr>
              </w:pPrChange>
            </w:pPr>
          </w:p>
        </w:tc>
        <w:tc>
          <w:tcPr>
            <w:tcW w:w="0" w:type="auto"/>
            <w:tcBorders>
              <w:top w:val="nil"/>
              <w:left w:val="nil"/>
              <w:bottom w:val="nil"/>
              <w:right w:val="nil"/>
            </w:tcBorders>
            <w:shd w:val="clear" w:color="auto" w:fill="auto"/>
            <w:vAlign w:val="center"/>
            <w:hideMark/>
          </w:tcPr>
          <w:p w14:paraId="0BC6F4AD" w14:textId="77777777" w:rsidR="000D0736" w:rsidRPr="000D0736" w:rsidRDefault="000D0736">
            <w:pPr>
              <w:spacing w:line="276" w:lineRule="auto"/>
              <w:jc w:val="center"/>
              <w:rPr>
                <w:ins w:id="2629" w:author="Danny" w:date="2026-10-02T14:15:00Z"/>
                <w:rFonts w:eastAsiaTheme="minorHAnsi" w:cstheme="minorBidi"/>
                <w:kern w:val="2"/>
                <w:sz w:val="14"/>
                <w:szCs w:val="18"/>
                <w14:ligatures w14:val="standardContextual"/>
                <w:rPrChange w:id="2630" w:author="Danny" w:date="2026-10-02T14:18:00Z">
                  <w:rPr>
                    <w:ins w:id="2631" w:author="Danny" w:date="2026-10-02T14:15:00Z"/>
                    <w:color w:val="000000"/>
                    <w:sz w:val="18"/>
                    <w:szCs w:val="18"/>
                  </w:rPr>
                </w:rPrChange>
              </w:rPr>
              <w:pPrChange w:id="2632" w:author="Danny" w:date="2026-10-02T14:21:00Z">
                <w:pPr>
                  <w:jc w:val="center"/>
                </w:pPr>
              </w:pPrChange>
            </w:pPr>
            <w:ins w:id="2633" w:author="Danny" w:date="2026-10-02T14:15:00Z">
              <w:r w:rsidRPr="000D0736">
                <w:rPr>
                  <w:rFonts w:eastAsiaTheme="minorHAnsi" w:cstheme="minorBidi"/>
                  <w:kern w:val="2"/>
                  <w:sz w:val="14"/>
                  <w:szCs w:val="18"/>
                  <w14:ligatures w14:val="standardContextual"/>
                  <w:rPrChange w:id="2634" w:author="Danny" w:date="2026-10-02T14:18:00Z">
                    <w:rPr>
                      <w:color w:val="000000"/>
                      <w:sz w:val="18"/>
                      <w:szCs w:val="18"/>
                    </w:rPr>
                  </w:rPrChange>
                </w:rPr>
                <w:t>66</w:t>
              </w:r>
            </w:ins>
          </w:p>
        </w:tc>
        <w:tc>
          <w:tcPr>
            <w:tcW w:w="0" w:type="auto"/>
            <w:tcBorders>
              <w:top w:val="nil"/>
              <w:left w:val="nil"/>
              <w:bottom w:val="nil"/>
              <w:right w:val="nil"/>
            </w:tcBorders>
            <w:shd w:val="clear" w:color="auto" w:fill="auto"/>
            <w:vAlign w:val="center"/>
            <w:hideMark/>
          </w:tcPr>
          <w:p w14:paraId="6AA544B2" w14:textId="77777777" w:rsidR="000D0736" w:rsidRPr="000D0736" w:rsidRDefault="000D0736">
            <w:pPr>
              <w:spacing w:line="276" w:lineRule="auto"/>
              <w:jc w:val="center"/>
              <w:rPr>
                <w:ins w:id="2635" w:author="Danny" w:date="2026-10-02T14:15:00Z"/>
                <w:rFonts w:eastAsiaTheme="minorHAnsi" w:cstheme="minorBidi"/>
                <w:kern w:val="2"/>
                <w:sz w:val="14"/>
                <w:szCs w:val="18"/>
                <w14:ligatures w14:val="standardContextual"/>
                <w:rPrChange w:id="2636" w:author="Danny" w:date="2026-10-02T14:18:00Z">
                  <w:rPr>
                    <w:ins w:id="2637" w:author="Danny" w:date="2026-10-02T14:15:00Z"/>
                    <w:color w:val="000000"/>
                    <w:sz w:val="18"/>
                    <w:szCs w:val="18"/>
                  </w:rPr>
                </w:rPrChange>
              </w:rPr>
              <w:pPrChange w:id="2638" w:author="Danny" w:date="2026-10-02T14:21:00Z">
                <w:pPr>
                  <w:jc w:val="center"/>
                </w:pPr>
              </w:pPrChange>
            </w:pPr>
            <w:ins w:id="2639" w:author="Danny" w:date="2026-10-02T14:15:00Z">
              <w:r w:rsidRPr="000D0736">
                <w:rPr>
                  <w:rFonts w:eastAsiaTheme="minorHAnsi" w:cstheme="minorBidi"/>
                  <w:kern w:val="2"/>
                  <w:sz w:val="14"/>
                  <w:szCs w:val="18"/>
                  <w14:ligatures w14:val="standardContextual"/>
                  <w:rPrChange w:id="2640" w:author="Danny" w:date="2026-10-02T14:18:00Z">
                    <w:rPr>
                      <w:color w:val="000000"/>
                      <w:sz w:val="18"/>
                      <w:szCs w:val="18"/>
                    </w:rPr>
                  </w:rPrChange>
                </w:rPr>
                <w:t>46</w:t>
              </w:r>
            </w:ins>
          </w:p>
        </w:tc>
        <w:tc>
          <w:tcPr>
            <w:tcW w:w="0" w:type="auto"/>
            <w:tcBorders>
              <w:top w:val="nil"/>
              <w:left w:val="nil"/>
              <w:bottom w:val="nil"/>
              <w:right w:val="nil"/>
            </w:tcBorders>
            <w:shd w:val="clear" w:color="auto" w:fill="auto"/>
            <w:vAlign w:val="center"/>
            <w:hideMark/>
          </w:tcPr>
          <w:p w14:paraId="6149552D" w14:textId="77777777" w:rsidR="000D0736" w:rsidRPr="000D0736" w:rsidRDefault="000D0736">
            <w:pPr>
              <w:spacing w:line="276" w:lineRule="auto"/>
              <w:jc w:val="center"/>
              <w:rPr>
                <w:ins w:id="2641" w:author="Danny" w:date="2026-10-02T14:15:00Z"/>
                <w:rFonts w:eastAsiaTheme="minorHAnsi" w:cstheme="minorBidi"/>
                <w:kern w:val="2"/>
                <w:sz w:val="14"/>
                <w:szCs w:val="18"/>
                <w14:ligatures w14:val="standardContextual"/>
                <w:rPrChange w:id="2642" w:author="Danny" w:date="2026-10-02T14:18:00Z">
                  <w:rPr>
                    <w:ins w:id="2643" w:author="Danny" w:date="2026-10-02T14:15:00Z"/>
                    <w:color w:val="000000"/>
                    <w:sz w:val="18"/>
                    <w:szCs w:val="18"/>
                  </w:rPr>
                </w:rPrChange>
              </w:rPr>
              <w:pPrChange w:id="2644" w:author="Danny" w:date="2026-10-02T14:21:00Z">
                <w:pPr>
                  <w:jc w:val="center"/>
                </w:pPr>
              </w:pPrChange>
            </w:pPr>
            <w:ins w:id="2645" w:author="Danny" w:date="2026-10-02T14:15:00Z">
              <w:r w:rsidRPr="000D0736">
                <w:rPr>
                  <w:rFonts w:eastAsiaTheme="minorHAnsi" w:cstheme="minorBidi"/>
                  <w:kern w:val="2"/>
                  <w:sz w:val="14"/>
                  <w:szCs w:val="18"/>
                  <w14:ligatures w14:val="standardContextual"/>
                  <w:rPrChange w:id="2646" w:author="Danny" w:date="2026-10-02T14:18:00Z">
                    <w:rPr>
                      <w:color w:val="000000"/>
                      <w:sz w:val="18"/>
                      <w:szCs w:val="18"/>
                    </w:rPr>
                  </w:rPrChange>
                </w:rPr>
                <w:t>20</w:t>
              </w:r>
            </w:ins>
          </w:p>
        </w:tc>
        <w:tc>
          <w:tcPr>
            <w:tcW w:w="0" w:type="auto"/>
            <w:tcBorders>
              <w:top w:val="nil"/>
              <w:left w:val="nil"/>
              <w:bottom w:val="nil"/>
              <w:right w:val="nil"/>
            </w:tcBorders>
            <w:shd w:val="clear" w:color="auto" w:fill="auto"/>
            <w:noWrap/>
            <w:vAlign w:val="center"/>
            <w:hideMark/>
          </w:tcPr>
          <w:p w14:paraId="55558A7E" w14:textId="77777777" w:rsidR="000D0736" w:rsidRPr="000D0736" w:rsidRDefault="000D0736">
            <w:pPr>
              <w:spacing w:line="276" w:lineRule="auto"/>
              <w:jc w:val="center"/>
              <w:rPr>
                <w:ins w:id="2647" w:author="Danny" w:date="2026-10-02T14:15:00Z"/>
                <w:rFonts w:eastAsiaTheme="minorHAnsi" w:cstheme="minorBidi"/>
                <w:kern w:val="2"/>
                <w:sz w:val="14"/>
                <w:szCs w:val="18"/>
                <w14:ligatures w14:val="standardContextual"/>
                <w:rPrChange w:id="2648" w:author="Danny" w:date="2026-10-02T14:18:00Z">
                  <w:rPr>
                    <w:ins w:id="2649" w:author="Danny" w:date="2026-10-02T14:15:00Z"/>
                    <w:color w:val="000000"/>
                    <w:sz w:val="18"/>
                    <w:szCs w:val="18"/>
                  </w:rPr>
                </w:rPrChange>
              </w:rPr>
              <w:pPrChange w:id="2650" w:author="Danny" w:date="2026-10-02T14:21:00Z">
                <w:pPr>
                  <w:jc w:val="center"/>
                </w:pPr>
              </w:pPrChange>
            </w:pPr>
          </w:p>
        </w:tc>
        <w:tc>
          <w:tcPr>
            <w:tcW w:w="0" w:type="auto"/>
            <w:tcBorders>
              <w:top w:val="nil"/>
              <w:left w:val="nil"/>
              <w:bottom w:val="nil"/>
              <w:right w:val="nil"/>
            </w:tcBorders>
            <w:shd w:val="clear" w:color="auto" w:fill="auto"/>
            <w:vAlign w:val="center"/>
            <w:hideMark/>
          </w:tcPr>
          <w:p w14:paraId="4DAEFA3C" w14:textId="77777777" w:rsidR="000D0736" w:rsidRPr="000D0736" w:rsidRDefault="000D0736">
            <w:pPr>
              <w:spacing w:line="276" w:lineRule="auto"/>
              <w:jc w:val="center"/>
              <w:rPr>
                <w:ins w:id="2651" w:author="Danny" w:date="2026-10-02T14:15:00Z"/>
                <w:rFonts w:eastAsiaTheme="minorHAnsi" w:cstheme="minorBidi"/>
                <w:kern w:val="2"/>
                <w:sz w:val="14"/>
                <w:szCs w:val="18"/>
                <w14:ligatures w14:val="standardContextual"/>
                <w:rPrChange w:id="2652" w:author="Danny" w:date="2026-10-02T14:18:00Z">
                  <w:rPr>
                    <w:ins w:id="2653" w:author="Danny" w:date="2026-10-02T14:15:00Z"/>
                    <w:color w:val="000000"/>
                    <w:sz w:val="18"/>
                    <w:szCs w:val="18"/>
                  </w:rPr>
                </w:rPrChange>
              </w:rPr>
              <w:pPrChange w:id="2654" w:author="Danny" w:date="2026-10-02T14:21:00Z">
                <w:pPr>
                  <w:jc w:val="center"/>
                </w:pPr>
              </w:pPrChange>
            </w:pPr>
            <w:ins w:id="2655" w:author="Danny" w:date="2026-10-02T14:15:00Z">
              <w:r w:rsidRPr="000D0736">
                <w:rPr>
                  <w:rFonts w:eastAsiaTheme="minorHAnsi" w:cstheme="minorBidi"/>
                  <w:kern w:val="2"/>
                  <w:sz w:val="14"/>
                  <w:szCs w:val="18"/>
                  <w14:ligatures w14:val="standardContextual"/>
                  <w:rPrChange w:id="2656"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4CC2B04E" w14:textId="77777777" w:rsidR="000D0736" w:rsidRPr="000D0736" w:rsidRDefault="000D0736">
            <w:pPr>
              <w:spacing w:line="276" w:lineRule="auto"/>
              <w:jc w:val="center"/>
              <w:rPr>
                <w:ins w:id="2657" w:author="Danny" w:date="2026-10-02T14:15:00Z"/>
                <w:rFonts w:eastAsiaTheme="minorHAnsi" w:cstheme="minorBidi"/>
                <w:kern w:val="2"/>
                <w:sz w:val="14"/>
                <w:szCs w:val="18"/>
                <w14:ligatures w14:val="standardContextual"/>
                <w:rPrChange w:id="2658" w:author="Danny" w:date="2026-10-02T14:18:00Z">
                  <w:rPr>
                    <w:ins w:id="2659" w:author="Danny" w:date="2026-10-02T14:15:00Z"/>
                    <w:color w:val="000000"/>
                    <w:sz w:val="18"/>
                    <w:szCs w:val="18"/>
                  </w:rPr>
                </w:rPrChange>
              </w:rPr>
              <w:pPrChange w:id="2660" w:author="Danny" w:date="2026-10-02T14:21:00Z">
                <w:pPr>
                  <w:jc w:val="center"/>
                </w:pPr>
              </w:pPrChange>
            </w:pPr>
            <w:ins w:id="2661" w:author="Danny" w:date="2026-10-02T14:15:00Z">
              <w:r w:rsidRPr="000D0736">
                <w:rPr>
                  <w:rFonts w:eastAsiaTheme="minorHAnsi" w:cstheme="minorBidi"/>
                  <w:kern w:val="2"/>
                  <w:sz w:val="14"/>
                  <w:szCs w:val="18"/>
                  <w14:ligatures w14:val="standardContextual"/>
                  <w:rPrChange w:id="2662"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63F27860" w14:textId="77777777" w:rsidR="000D0736" w:rsidRPr="000D0736" w:rsidRDefault="000D0736">
            <w:pPr>
              <w:spacing w:line="276" w:lineRule="auto"/>
              <w:jc w:val="center"/>
              <w:rPr>
                <w:ins w:id="2663" w:author="Danny" w:date="2026-10-02T14:15:00Z"/>
                <w:rFonts w:eastAsiaTheme="minorHAnsi" w:cstheme="minorBidi"/>
                <w:kern w:val="2"/>
                <w:sz w:val="14"/>
                <w:szCs w:val="18"/>
                <w14:ligatures w14:val="standardContextual"/>
                <w:rPrChange w:id="2664" w:author="Danny" w:date="2026-10-02T14:18:00Z">
                  <w:rPr>
                    <w:ins w:id="2665" w:author="Danny" w:date="2026-10-02T14:15:00Z"/>
                    <w:color w:val="000000"/>
                    <w:sz w:val="18"/>
                    <w:szCs w:val="18"/>
                  </w:rPr>
                </w:rPrChange>
              </w:rPr>
              <w:pPrChange w:id="2666" w:author="Danny" w:date="2026-10-02T14:21:00Z">
                <w:pPr>
                  <w:jc w:val="center"/>
                </w:pPr>
              </w:pPrChange>
            </w:pPr>
            <w:ins w:id="2667" w:author="Danny" w:date="2026-10-02T14:15:00Z">
              <w:r w:rsidRPr="000D0736">
                <w:rPr>
                  <w:rFonts w:eastAsiaTheme="minorHAnsi" w:cstheme="minorBidi"/>
                  <w:kern w:val="2"/>
                  <w:sz w:val="14"/>
                  <w:szCs w:val="18"/>
                  <w14:ligatures w14:val="standardContextual"/>
                  <w:rPrChange w:id="2668"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6800E51F" w14:textId="77777777" w:rsidR="000D0736" w:rsidRPr="000D0736" w:rsidRDefault="000D0736">
            <w:pPr>
              <w:spacing w:line="276" w:lineRule="auto"/>
              <w:rPr>
                <w:ins w:id="2669" w:author="Danny" w:date="2026-10-02T14:15:00Z"/>
                <w:rFonts w:eastAsiaTheme="minorHAnsi" w:cstheme="minorBidi"/>
                <w:kern w:val="2"/>
                <w:sz w:val="14"/>
                <w:szCs w:val="18"/>
                <w14:ligatures w14:val="standardContextual"/>
                <w:rPrChange w:id="2670" w:author="Danny" w:date="2026-10-02T14:18:00Z">
                  <w:rPr>
                    <w:ins w:id="2671" w:author="Danny" w:date="2026-10-02T14:15:00Z"/>
                    <w:color w:val="000000"/>
                    <w:sz w:val="18"/>
                    <w:szCs w:val="18"/>
                  </w:rPr>
                </w:rPrChange>
              </w:rPr>
              <w:pPrChange w:id="2672" w:author="Danny" w:date="2026-10-02T14:16:00Z">
                <w:pPr>
                  <w:jc w:val="center"/>
                </w:pPr>
              </w:pPrChange>
            </w:pPr>
          </w:p>
        </w:tc>
        <w:tc>
          <w:tcPr>
            <w:tcW w:w="0" w:type="auto"/>
            <w:tcBorders>
              <w:top w:val="nil"/>
            </w:tcBorders>
            <w:shd w:val="clear" w:color="auto" w:fill="auto"/>
            <w:vAlign w:val="center"/>
            <w:hideMark/>
          </w:tcPr>
          <w:p w14:paraId="0562C5D5" w14:textId="77777777" w:rsidR="000D0736" w:rsidRPr="000D0736" w:rsidRDefault="000D0736">
            <w:pPr>
              <w:spacing w:line="276" w:lineRule="auto"/>
              <w:jc w:val="center"/>
              <w:rPr>
                <w:ins w:id="2673" w:author="Danny" w:date="2026-10-02T14:15:00Z"/>
                <w:rFonts w:ascii="Segoe UI Symbol" w:eastAsiaTheme="minorHAnsi" w:hAnsi="Segoe UI Symbol" w:cs="Calibri"/>
                <w:kern w:val="2"/>
                <w:sz w:val="14"/>
                <w:szCs w:val="18"/>
                <w14:ligatures w14:val="standardContextual"/>
                <w:rPrChange w:id="2674" w:author="Danny" w:date="2026-10-02T14:18:00Z">
                  <w:rPr>
                    <w:ins w:id="2675" w:author="Danny" w:date="2026-10-02T14:15:00Z"/>
                    <w:rFonts w:ascii="Segoe UI Symbol" w:hAnsi="Segoe UI Symbol" w:cs="Calibri"/>
                    <w:color w:val="000000"/>
                    <w:sz w:val="18"/>
                    <w:szCs w:val="18"/>
                  </w:rPr>
                </w:rPrChange>
              </w:rPr>
              <w:pPrChange w:id="2676" w:author="Danny" w:date="2026-10-02T14:23:00Z">
                <w:pPr>
                  <w:jc w:val="center"/>
                </w:pPr>
              </w:pPrChange>
            </w:pPr>
            <w:ins w:id="2677" w:author="Danny" w:date="2026-10-02T14:15:00Z">
              <w:r w:rsidRPr="000D0736">
                <w:rPr>
                  <w:rFonts w:ascii="Segoe UI Symbol" w:eastAsiaTheme="minorHAnsi" w:hAnsi="Segoe UI Symbol" w:cs="Calibri"/>
                  <w:kern w:val="2"/>
                  <w:sz w:val="14"/>
                  <w:szCs w:val="18"/>
                  <w14:ligatures w14:val="standardContextual"/>
                  <w:rPrChange w:id="267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94C419D" w14:textId="77777777" w:rsidR="000D0736" w:rsidRPr="000D0736" w:rsidRDefault="000D0736">
            <w:pPr>
              <w:spacing w:line="276" w:lineRule="auto"/>
              <w:jc w:val="center"/>
              <w:rPr>
                <w:ins w:id="2679" w:author="Danny" w:date="2026-10-02T14:15:00Z"/>
                <w:rFonts w:ascii="Segoe UI Symbol" w:eastAsiaTheme="minorHAnsi" w:hAnsi="Segoe UI Symbol" w:cs="Calibri"/>
                <w:kern w:val="2"/>
                <w:sz w:val="14"/>
                <w:szCs w:val="18"/>
                <w14:ligatures w14:val="standardContextual"/>
                <w:rPrChange w:id="2680" w:author="Danny" w:date="2026-10-02T14:18:00Z">
                  <w:rPr>
                    <w:ins w:id="2681" w:author="Danny" w:date="2026-10-02T14:15:00Z"/>
                    <w:rFonts w:ascii="Segoe UI Symbol" w:hAnsi="Segoe UI Symbol" w:cs="Calibri"/>
                    <w:color w:val="000000"/>
                    <w:sz w:val="18"/>
                    <w:szCs w:val="18"/>
                  </w:rPr>
                </w:rPrChange>
              </w:rPr>
              <w:pPrChange w:id="2682" w:author="Danny" w:date="2026-10-02T14:23:00Z">
                <w:pPr>
                  <w:jc w:val="center"/>
                </w:pPr>
              </w:pPrChange>
            </w:pPr>
            <w:ins w:id="2683" w:author="Danny" w:date="2026-10-02T14:15:00Z">
              <w:r w:rsidRPr="000D0736">
                <w:rPr>
                  <w:rFonts w:ascii="Segoe UI Symbol" w:eastAsiaTheme="minorHAnsi" w:hAnsi="Segoe UI Symbol" w:cs="Calibri"/>
                  <w:kern w:val="2"/>
                  <w:sz w:val="14"/>
                  <w:szCs w:val="18"/>
                  <w14:ligatures w14:val="standardContextual"/>
                  <w:rPrChange w:id="268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D7DF795" w14:textId="77777777" w:rsidR="000D0736" w:rsidRPr="000D0736" w:rsidRDefault="000D0736">
            <w:pPr>
              <w:spacing w:line="276" w:lineRule="auto"/>
              <w:jc w:val="center"/>
              <w:rPr>
                <w:ins w:id="2685" w:author="Danny" w:date="2026-10-02T14:15:00Z"/>
                <w:rFonts w:ascii="Segoe UI Symbol" w:eastAsiaTheme="minorHAnsi" w:hAnsi="Segoe UI Symbol" w:cs="Calibri"/>
                <w:kern w:val="2"/>
                <w:sz w:val="14"/>
                <w:szCs w:val="18"/>
                <w14:ligatures w14:val="standardContextual"/>
                <w:rPrChange w:id="2686" w:author="Danny" w:date="2026-10-02T14:18:00Z">
                  <w:rPr>
                    <w:ins w:id="2687" w:author="Danny" w:date="2026-10-02T14:15:00Z"/>
                    <w:rFonts w:ascii="Segoe UI Symbol" w:hAnsi="Segoe UI Symbol" w:cs="Calibri"/>
                    <w:color w:val="000000"/>
                    <w:sz w:val="18"/>
                    <w:szCs w:val="18"/>
                  </w:rPr>
                </w:rPrChange>
              </w:rPr>
              <w:pPrChange w:id="2688" w:author="Danny" w:date="2026-10-02T14:23:00Z">
                <w:pPr>
                  <w:jc w:val="center"/>
                </w:pPr>
              </w:pPrChange>
            </w:pPr>
            <w:ins w:id="2689" w:author="Danny" w:date="2026-10-02T14:15:00Z">
              <w:r w:rsidRPr="000D0736">
                <w:rPr>
                  <w:rFonts w:ascii="Segoe UI Symbol" w:eastAsiaTheme="minorHAnsi" w:hAnsi="Segoe UI Symbol" w:cs="Calibri"/>
                  <w:kern w:val="2"/>
                  <w:sz w:val="14"/>
                  <w:szCs w:val="18"/>
                  <w14:ligatures w14:val="standardContextual"/>
                  <w:rPrChange w:id="269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48FD6EA" w14:textId="77777777" w:rsidR="000D0736" w:rsidRPr="000D0736" w:rsidRDefault="000D0736">
            <w:pPr>
              <w:spacing w:line="276" w:lineRule="auto"/>
              <w:jc w:val="center"/>
              <w:rPr>
                <w:ins w:id="2691" w:author="Danny" w:date="2026-10-02T14:15:00Z"/>
                <w:rFonts w:ascii="Segoe UI Symbol" w:eastAsiaTheme="minorHAnsi" w:hAnsi="Segoe UI Symbol" w:cs="Calibri"/>
                <w:kern w:val="2"/>
                <w:sz w:val="14"/>
                <w:szCs w:val="18"/>
                <w14:ligatures w14:val="standardContextual"/>
                <w:rPrChange w:id="2692" w:author="Danny" w:date="2026-10-02T14:18:00Z">
                  <w:rPr>
                    <w:ins w:id="2693" w:author="Danny" w:date="2026-10-02T14:15:00Z"/>
                    <w:rFonts w:ascii="Segoe UI Symbol" w:hAnsi="Segoe UI Symbol" w:cs="Calibri"/>
                    <w:color w:val="000000"/>
                    <w:sz w:val="18"/>
                    <w:szCs w:val="18"/>
                  </w:rPr>
                </w:rPrChange>
              </w:rPr>
              <w:pPrChange w:id="2694" w:author="Danny" w:date="2026-10-02T14:23:00Z">
                <w:pPr>
                  <w:jc w:val="center"/>
                </w:pPr>
              </w:pPrChange>
            </w:pPr>
            <w:ins w:id="2695" w:author="Danny" w:date="2026-10-02T14:15:00Z">
              <w:r w:rsidRPr="000D0736">
                <w:rPr>
                  <w:rFonts w:ascii="Segoe UI Symbol" w:eastAsiaTheme="minorHAnsi" w:hAnsi="Segoe UI Symbol" w:cs="Calibri"/>
                  <w:kern w:val="2"/>
                  <w:sz w:val="14"/>
                  <w:szCs w:val="18"/>
                  <w14:ligatures w14:val="standardContextual"/>
                  <w:rPrChange w:id="269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D3482EF" w14:textId="77777777" w:rsidR="000D0736" w:rsidRPr="000D0736" w:rsidRDefault="000D0736">
            <w:pPr>
              <w:spacing w:line="276" w:lineRule="auto"/>
              <w:jc w:val="center"/>
              <w:rPr>
                <w:ins w:id="2697" w:author="Danny" w:date="2026-10-02T14:15:00Z"/>
                <w:rFonts w:ascii="Segoe UI Symbol" w:eastAsiaTheme="minorHAnsi" w:hAnsi="Segoe UI Symbol" w:cs="Calibri"/>
                <w:kern w:val="2"/>
                <w:sz w:val="14"/>
                <w:szCs w:val="18"/>
                <w14:ligatures w14:val="standardContextual"/>
                <w:rPrChange w:id="2698" w:author="Danny" w:date="2026-10-02T14:18:00Z">
                  <w:rPr>
                    <w:ins w:id="2699" w:author="Danny" w:date="2026-10-02T14:15:00Z"/>
                    <w:rFonts w:ascii="Segoe UI Symbol" w:hAnsi="Segoe UI Symbol" w:cs="Calibri"/>
                    <w:color w:val="000000"/>
                    <w:sz w:val="18"/>
                    <w:szCs w:val="18"/>
                  </w:rPr>
                </w:rPrChange>
              </w:rPr>
              <w:pPrChange w:id="2700" w:author="Danny" w:date="2026-10-02T14:23:00Z">
                <w:pPr>
                  <w:jc w:val="center"/>
                </w:pPr>
              </w:pPrChange>
            </w:pPr>
          </w:p>
        </w:tc>
        <w:tc>
          <w:tcPr>
            <w:tcW w:w="0" w:type="auto"/>
            <w:tcBorders>
              <w:top w:val="nil"/>
            </w:tcBorders>
            <w:shd w:val="clear" w:color="auto" w:fill="auto"/>
            <w:vAlign w:val="center"/>
            <w:hideMark/>
          </w:tcPr>
          <w:p w14:paraId="228FDFF2" w14:textId="77777777" w:rsidR="000D0736" w:rsidRPr="000D0736" w:rsidRDefault="000D0736">
            <w:pPr>
              <w:spacing w:line="276" w:lineRule="auto"/>
              <w:jc w:val="center"/>
              <w:rPr>
                <w:ins w:id="2701" w:author="Danny" w:date="2026-10-02T14:15:00Z"/>
                <w:rFonts w:ascii="Segoe UI Symbol" w:eastAsiaTheme="minorHAnsi" w:hAnsi="Segoe UI Symbol" w:cs="Calibri"/>
                <w:kern w:val="2"/>
                <w:sz w:val="14"/>
                <w:szCs w:val="18"/>
                <w14:ligatures w14:val="standardContextual"/>
                <w:rPrChange w:id="2702" w:author="Danny" w:date="2026-10-02T14:18:00Z">
                  <w:rPr>
                    <w:ins w:id="2703" w:author="Danny" w:date="2026-10-02T14:15:00Z"/>
                    <w:rFonts w:ascii="Segoe UI Symbol" w:hAnsi="Segoe UI Symbol" w:cs="Calibri"/>
                    <w:color w:val="000000"/>
                    <w:sz w:val="18"/>
                    <w:szCs w:val="18"/>
                  </w:rPr>
                </w:rPrChange>
              </w:rPr>
              <w:pPrChange w:id="2704" w:author="Danny" w:date="2026-10-02T14:23:00Z">
                <w:pPr>
                  <w:jc w:val="center"/>
                </w:pPr>
              </w:pPrChange>
            </w:pPr>
            <w:ins w:id="2705" w:author="Danny" w:date="2026-10-02T14:15:00Z">
              <w:r w:rsidRPr="000D0736">
                <w:rPr>
                  <w:rFonts w:ascii="Segoe UI Symbol" w:eastAsiaTheme="minorHAnsi" w:hAnsi="Segoe UI Symbol" w:cs="Calibri"/>
                  <w:kern w:val="2"/>
                  <w:sz w:val="14"/>
                  <w:szCs w:val="18"/>
                  <w14:ligatures w14:val="standardContextual"/>
                  <w:rPrChange w:id="270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48F0795" w14:textId="77777777" w:rsidR="000D0736" w:rsidRPr="000D0736" w:rsidRDefault="000D0736">
            <w:pPr>
              <w:spacing w:line="276" w:lineRule="auto"/>
              <w:jc w:val="center"/>
              <w:rPr>
                <w:ins w:id="2707" w:author="Danny" w:date="2026-10-02T14:15:00Z"/>
                <w:rFonts w:ascii="Segoe UI Symbol" w:eastAsiaTheme="minorHAnsi" w:hAnsi="Segoe UI Symbol" w:cs="Calibri"/>
                <w:kern w:val="2"/>
                <w:sz w:val="14"/>
                <w:szCs w:val="18"/>
                <w14:ligatures w14:val="standardContextual"/>
                <w:rPrChange w:id="2708" w:author="Danny" w:date="2026-10-02T14:18:00Z">
                  <w:rPr>
                    <w:ins w:id="2709" w:author="Danny" w:date="2026-10-02T14:15:00Z"/>
                    <w:rFonts w:ascii="Segoe UI Symbol" w:hAnsi="Segoe UI Symbol" w:cs="Calibri"/>
                    <w:color w:val="000000"/>
                    <w:sz w:val="18"/>
                    <w:szCs w:val="18"/>
                  </w:rPr>
                </w:rPrChange>
              </w:rPr>
              <w:pPrChange w:id="2710" w:author="Danny" w:date="2026-10-02T14:23:00Z">
                <w:pPr>
                  <w:jc w:val="center"/>
                </w:pPr>
              </w:pPrChange>
            </w:pPr>
            <w:ins w:id="2711" w:author="Danny" w:date="2026-10-02T14:15:00Z">
              <w:r w:rsidRPr="000D0736">
                <w:rPr>
                  <w:rFonts w:ascii="Segoe UI Symbol" w:eastAsiaTheme="minorHAnsi" w:hAnsi="Segoe UI Symbol" w:cs="Calibri"/>
                  <w:kern w:val="2"/>
                  <w:sz w:val="14"/>
                  <w:szCs w:val="18"/>
                  <w14:ligatures w14:val="standardContextual"/>
                  <w:rPrChange w:id="271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E22893C" w14:textId="77777777" w:rsidR="000D0736" w:rsidRPr="000D0736" w:rsidRDefault="000D0736">
            <w:pPr>
              <w:spacing w:line="276" w:lineRule="auto"/>
              <w:jc w:val="center"/>
              <w:rPr>
                <w:ins w:id="2713" w:author="Danny" w:date="2026-10-02T14:15:00Z"/>
                <w:rFonts w:ascii="Segoe UI Symbol" w:eastAsiaTheme="minorHAnsi" w:hAnsi="Segoe UI Symbol" w:cs="Calibri"/>
                <w:kern w:val="2"/>
                <w:sz w:val="14"/>
                <w:szCs w:val="18"/>
                <w14:ligatures w14:val="standardContextual"/>
                <w:rPrChange w:id="2714" w:author="Danny" w:date="2026-10-02T14:18:00Z">
                  <w:rPr>
                    <w:ins w:id="2715" w:author="Danny" w:date="2026-10-02T14:15:00Z"/>
                    <w:rFonts w:ascii="Segoe UI Symbol" w:hAnsi="Segoe UI Symbol" w:cs="Calibri"/>
                    <w:color w:val="000000"/>
                    <w:sz w:val="18"/>
                    <w:szCs w:val="18"/>
                  </w:rPr>
                </w:rPrChange>
              </w:rPr>
              <w:pPrChange w:id="2716" w:author="Danny" w:date="2026-10-02T14:23:00Z">
                <w:pPr>
                  <w:jc w:val="center"/>
                </w:pPr>
              </w:pPrChange>
            </w:pPr>
            <w:ins w:id="2717" w:author="Danny" w:date="2026-10-02T14:15:00Z">
              <w:r w:rsidRPr="000D0736">
                <w:rPr>
                  <w:rFonts w:ascii="Segoe UI Symbol" w:eastAsiaTheme="minorHAnsi" w:hAnsi="Segoe UI Symbol" w:cs="Calibri"/>
                  <w:kern w:val="2"/>
                  <w:sz w:val="14"/>
                  <w:szCs w:val="18"/>
                  <w14:ligatures w14:val="standardContextual"/>
                  <w:rPrChange w:id="2718" w:author="Danny" w:date="2026-10-02T14:18:00Z">
                    <w:rPr>
                      <w:rFonts w:ascii="Segoe UI Symbol" w:hAnsi="Segoe UI Symbol" w:cs="Calibri"/>
                      <w:color w:val="000000"/>
                      <w:sz w:val="18"/>
                      <w:szCs w:val="18"/>
                    </w:rPr>
                  </w:rPrChange>
                </w:rPr>
                <w:t>✗</w:t>
              </w:r>
            </w:ins>
          </w:p>
        </w:tc>
      </w:tr>
      <w:tr w:rsidR="002A4041" w:rsidRPr="000718CF" w14:paraId="5A26AA36" w14:textId="77777777" w:rsidTr="00107337">
        <w:trPr>
          <w:trHeight w:val="20"/>
          <w:ins w:id="2719" w:author="Danny" w:date="2026-10-02T14:15:00Z"/>
        </w:trPr>
        <w:tc>
          <w:tcPr>
            <w:tcW w:w="0" w:type="auto"/>
            <w:tcBorders>
              <w:top w:val="nil"/>
              <w:left w:val="nil"/>
              <w:bottom w:val="nil"/>
              <w:right w:val="nil"/>
            </w:tcBorders>
            <w:shd w:val="clear" w:color="auto" w:fill="auto"/>
            <w:vAlign w:val="center"/>
            <w:hideMark/>
          </w:tcPr>
          <w:p w14:paraId="75796350" w14:textId="77777777" w:rsidR="000D0736" w:rsidRPr="000D0736" w:rsidRDefault="000D0736">
            <w:pPr>
              <w:spacing w:line="276" w:lineRule="auto"/>
              <w:jc w:val="center"/>
              <w:rPr>
                <w:ins w:id="2720" w:author="Danny" w:date="2026-10-02T14:15:00Z"/>
                <w:rFonts w:eastAsiaTheme="minorHAnsi" w:cstheme="minorBidi"/>
                <w:kern w:val="2"/>
                <w:sz w:val="14"/>
                <w:szCs w:val="18"/>
                <w14:ligatures w14:val="standardContextual"/>
                <w:rPrChange w:id="2721" w:author="Danny" w:date="2026-10-02T14:18:00Z">
                  <w:rPr>
                    <w:ins w:id="2722" w:author="Danny" w:date="2026-10-02T14:15:00Z"/>
                    <w:color w:val="000000"/>
                    <w:sz w:val="18"/>
                    <w:szCs w:val="18"/>
                  </w:rPr>
                </w:rPrChange>
              </w:rPr>
              <w:pPrChange w:id="2723" w:author="Danny" w:date="2026-10-02T14:16:00Z">
                <w:pPr>
                  <w:jc w:val="center"/>
                </w:pPr>
              </w:pPrChange>
            </w:pPr>
            <w:ins w:id="2724" w:author="Danny" w:date="2026-10-02T14:15:00Z">
              <w:r w:rsidRPr="000D0736">
                <w:rPr>
                  <w:rFonts w:eastAsiaTheme="minorHAnsi" w:cstheme="minorBidi"/>
                  <w:kern w:val="2"/>
                  <w:sz w:val="14"/>
                  <w:szCs w:val="18"/>
                  <w14:ligatures w14:val="standardContextual"/>
                  <w:rPrChange w:id="2725" w:author="Danny" w:date="2026-10-02T14:18:00Z">
                    <w:rPr>
                      <w:color w:val="000000"/>
                      <w:sz w:val="18"/>
                      <w:szCs w:val="18"/>
                    </w:rPr>
                  </w:rPrChange>
                </w:rPr>
                <w:t>25</w:t>
              </w:r>
            </w:ins>
          </w:p>
        </w:tc>
        <w:tc>
          <w:tcPr>
            <w:tcW w:w="0" w:type="auto"/>
            <w:tcBorders>
              <w:top w:val="nil"/>
              <w:left w:val="nil"/>
              <w:bottom w:val="nil"/>
              <w:right w:val="nil"/>
            </w:tcBorders>
            <w:shd w:val="clear" w:color="auto" w:fill="auto"/>
            <w:vAlign w:val="center"/>
            <w:hideMark/>
          </w:tcPr>
          <w:p w14:paraId="4CE3E727" w14:textId="77777777" w:rsidR="000D0736" w:rsidRPr="000D0736" w:rsidRDefault="000D0736">
            <w:pPr>
              <w:spacing w:line="276" w:lineRule="auto"/>
              <w:rPr>
                <w:ins w:id="2726" w:author="Danny" w:date="2026-10-02T14:15:00Z"/>
                <w:rFonts w:eastAsiaTheme="minorHAnsi" w:cstheme="minorBidi"/>
                <w:kern w:val="2"/>
                <w:sz w:val="14"/>
                <w:szCs w:val="18"/>
                <w14:ligatures w14:val="standardContextual"/>
                <w:rPrChange w:id="2727" w:author="Danny" w:date="2026-10-02T14:18:00Z">
                  <w:rPr>
                    <w:ins w:id="2728" w:author="Danny" w:date="2026-10-02T14:15:00Z"/>
                    <w:color w:val="000000"/>
                    <w:sz w:val="18"/>
                    <w:szCs w:val="18"/>
                  </w:rPr>
                </w:rPrChange>
              </w:rPr>
              <w:pPrChange w:id="2729" w:author="Danny" w:date="2026-10-02T14:16:00Z">
                <w:pPr/>
              </w:pPrChange>
            </w:pPr>
            <w:ins w:id="2730" w:author="Danny" w:date="2026-10-02T14:15:00Z">
              <w:r w:rsidRPr="000D0736">
                <w:rPr>
                  <w:rFonts w:eastAsiaTheme="minorHAnsi" w:cstheme="minorBidi"/>
                  <w:kern w:val="2"/>
                  <w:sz w:val="14"/>
                  <w:szCs w:val="18"/>
                  <w14:ligatures w14:val="standardContextual"/>
                  <w:rPrChange w:id="2731" w:author="Danny" w:date="2026-10-02T14:18:00Z">
                    <w:rPr>
                      <w:color w:val="000000"/>
                      <w:sz w:val="18"/>
                      <w:szCs w:val="18"/>
                    </w:rPr>
                  </w:rPrChange>
                </w:rPr>
                <w:t>Eriksson et al., 2001</w:t>
              </w:r>
            </w:ins>
          </w:p>
        </w:tc>
        <w:tc>
          <w:tcPr>
            <w:tcW w:w="0" w:type="auto"/>
            <w:tcBorders>
              <w:top w:val="nil"/>
              <w:left w:val="nil"/>
              <w:bottom w:val="nil"/>
              <w:right w:val="nil"/>
            </w:tcBorders>
            <w:shd w:val="clear" w:color="auto" w:fill="auto"/>
            <w:noWrap/>
            <w:vAlign w:val="bottom"/>
            <w:hideMark/>
          </w:tcPr>
          <w:p w14:paraId="5E279D01" w14:textId="77777777" w:rsidR="000D0736" w:rsidRPr="000D0736" w:rsidRDefault="000D0736">
            <w:pPr>
              <w:spacing w:line="276" w:lineRule="auto"/>
              <w:rPr>
                <w:ins w:id="2732" w:author="Danny" w:date="2026-10-02T14:15:00Z"/>
                <w:rFonts w:eastAsiaTheme="minorHAnsi" w:cstheme="minorBidi"/>
                <w:kern w:val="2"/>
                <w:sz w:val="14"/>
                <w:szCs w:val="18"/>
                <w14:ligatures w14:val="standardContextual"/>
                <w:rPrChange w:id="2733" w:author="Danny" w:date="2026-10-02T14:18:00Z">
                  <w:rPr>
                    <w:ins w:id="2734" w:author="Danny" w:date="2026-10-02T14:15:00Z"/>
                    <w:color w:val="000000"/>
                    <w:sz w:val="18"/>
                    <w:szCs w:val="18"/>
                  </w:rPr>
                </w:rPrChange>
              </w:rPr>
              <w:pPrChange w:id="2735" w:author="Danny" w:date="2026-10-02T14:16:00Z">
                <w:pPr/>
              </w:pPrChange>
            </w:pPr>
          </w:p>
        </w:tc>
        <w:tc>
          <w:tcPr>
            <w:tcW w:w="0" w:type="auto"/>
            <w:tcBorders>
              <w:top w:val="nil"/>
              <w:left w:val="nil"/>
              <w:bottom w:val="nil"/>
              <w:right w:val="nil"/>
            </w:tcBorders>
            <w:shd w:val="clear" w:color="auto" w:fill="auto"/>
            <w:vAlign w:val="center"/>
            <w:hideMark/>
          </w:tcPr>
          <w:p w14:paraId="30BF2766" w14:textId="77777777" w:rsidR="000D0736" w:rsidRPr="000D0736" w:rsidRDefault="000D0736">
            <w:pPr>
              <w:spacing w:line="276" w:lineRule="auto"/>
              <w:jc w:val="center"/>
              <w:rPr>
                <w:ins w:id="2736" w:author="Danny" w:date="2026-10-02T14:15:00Z"/>
                <w:rFonts w:eastAsiaTheme="minorHAnsi" w:cstheme="minorBidi"/>
                <w:kern w:val="2"/>
                <w:sz w:val="14"/>
                <w:szCs w:val="18"/>
                <w14:ligatures w14:val="standardContextual"/>
                <w:rPrChange w:id="2737" w:author="Danny" w:date="2026-10-02T14:18:00Z">
                  <w:rPr>
                    <w:ins w:id="2738" w:author="Danny" w:date="2026-10-02T14:15:00Z"/>
                    <w:color w:val="000000"/>
                    <w:sz w:val="18"/>
                    <w:szCs w:val="18"/>
                  </w:rPr>
                </w:rPrChange>
              </w:rPr>
              <w:pPrChange w:id="2739" w:author="Danny" w:date="2026-10-02T14:21:00Z">
                <w:pPr>
                  <w:jc w:val="center"/>
                </w:pPr>
              </w:pPrChange>
            </w:pPr>
            <w:ins w:id="2740" w:author="Danny" w:date="2026-10-02T14:15:00Z">
              <w:r w:rsidRPr="000D0736">
                <w:rPr>
                  <w:rFonts w:eastAsiaTheme="minorHAnsi" w:cstheme="minorBidi"/>
                  <w:kern w:val="2"/>
                  <w:sz w:val="14"/>
                  <w:szCs w:val="18"/>
                  <w14:ligatures w14:val="standardContextual"/>
                  <w:rPrChange w:id="2741"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30574D72" w14:textId="77777777" w:rsidR="000D0736" w:rsidRPr="000D0736" w:rsidRDefault="000D0736">
            <w:pPr>
              <w:spacing w:line="276" w:lineRule="auto"/>
              <w:jc w:val="center"/>
              <w:rPr>
                <w:ins w:id="2742" w:author="Danny" w:date="2026-10-02T14:15:00Z"/>
                <w:rFonts w:eastAsiaTheme="minorHAnsi" w:cstheme="minorBidi"/>
                <w:kern w:val="2"/>
                <w:sz w:val="14"/>
                <w:szCs w:val="18"/>
                <w14:ligatures w14:val="standardContextual"/>
                <w:rPrChange w:id="2743" w:author="Danny" w:date="2026-10-02T14:18:00Z">
                  <w:rPr>
                    <w:ins w:id="2744" w:author="Danny" w:date="2026-10-02T14:15:00Z"/>
                    <w:color w:val="000000"/>
                    <w:sz w:val="18"/>
                    <w:szCs w:val="18"/>
                  </w:rPr>
                </w:rPrChange>
              </w:rPr>
              <w:pPrChange w:id="2745" w:author="Danny" w:date="2026-10-02T14:21:00Z">
                <w:pPr>
                  <w:jc w:val="center"/>
                </w:pPr>
              </w:pPrChange>
            </w:pPr>
            <w:ins w:id="2746" w:author="Danny" w:date="2026-10-02T14:15:00Z">
              <w:r w:rsidRPr="000D0736">
                <w:rPr>
                  <w:rFonts w:eastAsiaTheme="minorHAnsi" w:cstheme="minorBidi"/>
                  <w:kern w:val="2"/>
                  <w:sz w:val="14"/>
                  <w:szCs w:val="18"/>
                  <w14:ligatures w14:val="standardContextual"/>
                  <w:rPrChange w:id="2747"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2042DCA4" w14:textId="77777777" w:rsidR="000D0736" w:rsidRPr="000D0736" w:rsidRDefault="000D0736">
            <w:pPr>
              <w:spacing w:line="276" w:lineRule="auto"/>
              <w:jc w:val="center"/>
              <w:rPr>
                <w:ins w:id="2748" w:author="Danny" w:date="2026-10-02T14:15:00Z"/>
                <w:rFonts w:eastAsiaTheme="minorHAnsi" w:cstheme="minorBidi"/>
                <w:kern w:val="2"/>
                <w:sz w:val="14"/>
                <w:szCs w:val="18"/>
                <w14:ligatures w14:val="standardContextual"/>
                <w:rPrChange w:id="2749" w:author="Danny" w:date="2026-10-02T14:18:00Z">
                  <w:rPr>
                    <w:ins w:id="2750" w:author="Danny" w:date="2026-10-02T14:15:00Z"/>
                    <w:color w:val="000000"/>
                    <w:sz w:val="18"/>
                    <w:szCs w:val="18"/>
                  </w:rPr>
                </w:rPrChange>
              </w:rPr>
              <w:pPrChange w:id="2751" w:author="Danny" w:date="2026-10-02T14:21:00Z">
                <w:pPr>
                  <w:jc w:val="center"/>
                </w:pPr>
              </w:pPrChange>
            </w:pPr>
          </w:p>
        </w:tc>
        <w:tc>
          <w:tcPr>
            <w:tcW w:w="0" w:type="auto"/>
            <w:tcBorders>
              <w:top w:val="nil"/>
              <w:left w:val="nil"/>
              <w:bottom w:val="nil"/>
              <w:right w:val="nil"/>
            </w:tcBorders>
            <w:shd w:val="clear" w:color="auto" w:fill="auto"/>
            <w:vAlign w:val="center"/>
            <w:hideMark/>
          </w:tcPr>
          <w:p w14:paraId="40174B55" w14:textId="77777777" w:rsidR="000D0736" w:rsidRPr="000D0736" w:rsidRDefault="000D0736">
            <w:pPr>
              <w:spacing w:line="276" w:lineRule="auto"/>
              <w:jc w:val="center"/>
              <w:rPr>
                <w:ins w:id="2752" w:author="Danny" w:date="2026-10-02T14:15:00Z"/>
                <w:rFonts w:eastAsiaTheme="minorHAnsi" w:cstheme="minorBidi"/>
                <w:kern w:val="2"/>
                <w:sz w:val="14"/>
                <w:szCs w:val="18"/>
                <w14:ligatures w14:val="standardContextual"/>
                <w:rPrChange w:id="2753" w:author="Danny" w:date="2026-10-02T14:18:00Z">
                  <w:rPr>
                    <w:ins w:id="2754" w:author="Danny" w:date="2026-10-02T14:15:00Z"/>
                    <w:color w:val="000000"/>
                    <w:sz w:val="18"/>
                    <w:szCs w:val="18"/>
                  </w:rPr>
                </w:rPrChange>
              </w:rPr>
              <w:pPrChange w:id="2755" w:author="Danny" w:date="2026-10-02T14:21:00Z">
                <w:pPr>
                  <w:jc w:val="center"/>
                </w:pPr>
              </w:pPrChange>
            </w:pPr>
            <w:ins w:id="2756" w:author="Danny" w:date="2026-10-02T14:15:00Z">
              <w:r w:rsidRPr="000D0736">
                <w:rPr>
                  <w:rFonts w:eastAsiaTheme="minorHAnsi" w:cstheme="minorBidi"/>
                  <w:kern w:val="2"/>
                  <w:sz w:val="14"/>
                  <w:szCs w:val="18"/>
                  <w14:ligatures w14:val="standardContextual"/>
                  <w:rPrChange w:id="2757" w:author="Danny" w:date="2026-10-02T14:18:00Z">
                    <w:rPr>
                      <w:color w:val="000000"/>
                      <w:sz w:val="18"/>
                      <w:szCs w:val="18"/>
                    </w:rPr>
                  </w:rPrChange>
                </w:rPr>
                <w:t>27.0 ± 7.9</w:t>
              </w:r>
            </w:ins>
          </w:p>
        </w:tc>
        <w:tc>
          <w:tcPr>
            <w:tcW w:w="0" w:type="auto"/>
            <w:tcBorders>
              <w:top w:val="nil"/>
              <w:left w:val="nil"/>
              <w:bottom w:val="nil"/>
              <w:right w:val="nil"/>
            </w:tcBorders>
            <w:shd w:val="clear" w:color="auto" w:fill="auto"/>
            <w:vAlign w:val="center"/>
            <w:hideMark/>
          </w:tcPr>
          <w:p w14:paraId="58B1C7DB" w14:textId="77777777" w:rsidR="000D0736" w:rsidRPr="000D0736" w:rsidRDefault="000D0736">
            <w:pPr>
              <w:spacing w:line="276" w:lineRule="auto"/>
              <w:jc w:val="center"/>
              <w:rPr>
                <w:ins w:id="2758" w:author="Danny" w:date="2026-10-02T14:15:00Z"/>
                <w:rFonts w:eastAsiaTheme="minorHAnsi" w:cstheme="minorBidi"/>
                <w:kern w:val="2"/>
                <w:sz w:val="14"/>
                <w:szCs w:val="18"/>
                <w14:ligatures w14:val="standardContextual"/>
                <w:rPrChange w:id="2759" w:author="Danny" w:date="2026-10-02T14:18:00Z">
                  <w:rPr>
                    <w:ins w:id="2760" w:author="Danny" w:date="2026-10-02T14:15:00Z"/>
                    <w:color w:val="000000"/>
                    <w:sz w:val="18"/>
                    <w:szCs w:val="18"/>
                  </w:rPr>
                </w:rPrChange>
              </w:rPr>
              <w:pPrChange w:id="2761" w:author="Danny" w:date="2026-10-02T14:21:00Z">
                <w:pPr>
                  <w:jc w:val="center"/>
                </w:pPr>
              </w:pPrChange>
            </w:pPr>
          </w:p>
        </w:tc>
        <w:tc>
          <w:tcPr>
            <w:tcW w:w="0" w:type="auto"/>
            <w:tcBorders>
              <w:top w:val="nil"/>
              <w:left w:val="nil"/>
              <w:bottom w:val="nil"/>
              <w:right w:val="nil"/>
            </w:tcBorders>
            <w:shd w:val="clear" w:color="auto" w:fill="auto"/>
            <w:vAlign w:val="center"/>
            <w:hideMark/>
          </w:tcPr>
          <w:p w14:paraId="374CFD71" w14:textId="77777777" w:rsidR="000D0736" w:rsidRPr="000D0736" w:rsidRDefault="000D0736">
            <w:pPr>
              <w:spacing w:line="276" w:lineRule="auto"/>
              <w:jc w:val="center"/>
              <w:rPr>
                <w:ins w:id="2762" w:author="Danny" w:date="2026-10-02T14:15:00Z"/>
                <w:rFonts w:eastAsiaTheme="minorHAnsi" w:cstheme="minorBidi"/>
                <w:kern w:val="2"/>
                <w:sz w:val="14"/>
                <w:szCs w:val="18"/>
                <w14:ligatures w14:val="standardContextual"/>
                <w:rPrChange w:id="2763" w:author="Danny" w:date="2026-10-02T14:18:00Z">
                  <w:rPr>
                    <w:ins w:id="2764" w:author="Danny" w:date="2026-10-02T14:15:00Z"/>
                    <w:color w:val="000000"/>
                    <w:sz w:val="18"/>
                    <w:szCs w:val="18"/>
                  </w:rPr>
                </w:rPrChange>
              </w:rPr>
              <w:pPrChange w:id="2765" w:author="Danny" w:date="2026-10-02T14:21:00Z">
                <w:pPr>
                  <w:jc w:val="center"/>
                </w:pPr>
              </w:pPrChange>
            </w:pPr>
            <w:ins w:id="2766" w:author="Danny" w:date="2026-10-02T14:15:00Z">
              <w:r w:rsidRPr="000D0736">
                <w:rPr>
                  <w:rFonts w:eastAsiaTheme="minorHAnsi" w:cstheme="minorBidi"/>
                  <w:kern w:val="2"/>
                  <w:sz w:val="14"/>
                  <w:szCs w:val="18"/>
                  <w14:ligatures w14:val="standardContextual"/>
                  <w:rPrChange w:id="2767" w:author="Danny" w:date="2026-10-02T14:18:00Z">
                    <w:rPr>
                      <w:color w:val="000000"/>
                      <w:sz w:val="18"/>
                      <w:szCs w:val="18"/>
                    </w:rPr>
                  </w:rPrChange>
                </w:rPr>
                <w:t>116</w:t>
              </w:r>
            </w:ins>
          </w:p>
        </w:tc>
        <w:tc>
          <w:tcPr>
            <w:tcW w:w="0" w:type="auto"/>
            <w:tcBorders>
              <w:top w:val="nil"/>
              <w:left w:val="nil"/>
              <w:bottom w:val="nil"/>
              <w:right w:val="nil"/>
            </w:tcBorders>
            <w:shd w:val="clear" w:color="auto" w:fill="auto"/>
            <w:vAlign w:val="center"/>
            <w:hideMark/>
          </w:tcPr>
          <w:p w14:paraId="1FA3AC92" w14:textId="77777777" w:rsidR="000D0736" w:rsidRPr="000D0736" w:rsidRDefault="000D0736">
            <w:pPr>
              <w:spacing w:line="276" w:lineRule="auto"/>
              <w:jc w:val="center"/>
              <w:rPr>
                <w:ins w:id="2768" w:author="Danny" w:date="2026-10-02T14:15:00Z"/>
                <w:rFonts w:eastAsiaTheme="minorHAnsi" w:cstheme="minorBidi"/>
                <w:kern w:val="2"/>
                <w:sz w:val="14"/>
                <w:szCs w:val="18"/>
                <w14:ligatures w14:val="standardContextual"/>
                <w:rPrChange w:id="2769" w:author="Danny" w:date="2026-10-02T14:18:00Z">
                  <w:rPr>
                    <w:ins w:id="2770" w:author="Danny" w:date="2026-10-02T14:15:00Z"/>
                    <w:color w:val="000000"/>
                    <w:sz w:val="18"/>
                    <w:szCs w:val="18"/>
                  </w:rPr>
                </w:rPrChange>
              </w:rPr>
              <w:pPrChange w:id="2771" w:author="Danny" w:date="2026-10-02T14:21:00Z">
                <w:pPr>
                  <w:jc w:val="center"/>
                </w:pPr>
              </w:pPrChange>
            </w:pPr>
          </w:p>
        </w:tc>
        <w:tc>
          <w:tcPr>
            <w:tcW w:w="0" w:type="auto"/>
            <w:tcBorders>
              <w:top w:val="nil"/>
              <w:left w:val="nil"/>
              <w:bottom w:val="nil"/>
              <w:right w:val="nil"/>
            </w:tcBorders>
            <w:shd w:val="clear" w:color="auto" w:fill="auto"/>
            <w:vAlign w:val="center"/>
            <w:hideMark/>
          </w:tcPr>
          <w:p w14:paraId="652032AE" w14:textId="77777777" w:rsidR="000D0736" w:rsidRPr="000D0736" w:rsidRDefault="000D0736">
            <w:pPr>
              <w:spacing w:line="276" w:lineRule="auto"/>
              <w:jc w:val="center"/>
              <w:rPr>
                <w:ins w:id="2772" w:author="Danny" w:date="2026-10-02T14:15:00Z"/>
                <w:rFonts w:eastAsiaTheme="minorHAnsi" w:cstheme="minorBidi"/>
                <w:kern w:val="2"/>
                <w:sz w:val="14"/>
                <w:szCs w:val="18"/>
                <w14:ligatures w14:val="standardContextual"/>
                <w:rPrChange w:id="2773" w:author="Danny" w:date="2026-10-02T14:18:00Z">
                  <w:rPr>
                    <w:ins w:id="2774" w:author="Danny" w:date="2026-10-02T14:15:00Z"/>
                    <w:szCs w:val="20"/>
                  </w:rPr>
                </w:rPrChange>
              </w:rPr>
              <w:pPrChange w:id="2775" w:author="Danny" w:date="2026-10-02T14:21:00Z">
                <w:pPr>
                  <w:jc w:val="center"/>
                </w:pPr>
              </w:pPrChange>
            </w:pPr>
          </w:p>
        </w:tc>
        <w:tc>
          <w:tcPr>
            <w:tcW w:w="0" w:type="auto"/>
            <w:tcBorders>
              <w:top w:val="nil"/>
              <w:left w:val="nil"/>
              <w:bottom w:val="nil"/>
              <w:right w:val="nil"/>
            </w:tcBorders>
            <w:shd w:val="clear" w:color="auto" w:fill="auto"/>
            <w:noWrap/>
            <w:vAlign w:val="center"/>
            <w:hideMark/>
          </w:tcPr>
          <w:p w14:paraId="1F452EA8" w14:textId="77777777" w:rsidR="000D0736" w:rsidRPr="000D0736" w:rsidRDefault="000D0736">
            <w:pPr>
              <w:spacing w:line="276" w:lineRule="auto"/>
              <w:jc w:val="center"/>
              <w:rPr>
                <w:ins w:id="2776" w:author="Danny" w:date="2026-10-02T14:15:00Z"/>
                <w:rFonts w:eastAsiaTheme="minorHAnsi" w:cstheme="minorBidi"/>
                <w:kern w:val="2"/>
                <w:sz w:val="14"/>
                <w:szCs w:val="18"/>
                <w14:ligatures w14:val="standardContextual"/>
                <w:rPrChange w:id="2777" w:author="Danny" w:date="2026-10-02T14:18:00Z">
                  <w:rPr>
                    <w:ins w:id="2778" w:author="Danny" w:date="2026-10-02T14:15:00Z"/>
                    <w:szCs w:val="20"/>
                  </w:rPr>
                </w:rPrChange>
              </w:rPr>
              <w:pPrChange w:id="2779" w:author="Danny" w:date="2026-10-02T14:21:00Z">
                <w:pPr>
                  <w:jc w:val="center"/>
                </w:pPr>
              </w:pPrChange>
            </w:pPr>
          </w:p>
        </w:tc>
        <w:tc>
          <w:tcPr>
            <w:tcW w:w="0" w:type="auto"/>
            <w:tcBorders>
              <w:top w:val="nil"/>
              <w:left w:val="nil"/>
              <w:bottom w:val="nil"/>
              <w:right w:val="nil"/>
            </w:tcBorders>
            <w:shd w:val="clear" w:color="auto" w:fill="auto"/>
            <w:vAlign w:val="center"/>
            <w:hideMark/>
          </w:tcPr>
          <w:p w14:paraId="3C1B96A8" w14:textId="77777777" w:rsidR="000D0736" w:rsidRPr="000D0736" w:rsidRDefault="000D0736">
            <w:pPr>
              <w:spacing w:line="276" w:lineRule="auto"/>
              <w:jc w:val="center"/>
              <w:rPr>
                <w:ins w:id="2780" w:author="Danny" w:date="2026-10-02T14:15:00Z"/>
                <w:rFonts w:eastAsiaTheme="minorHAnsi" w:cstheme="minorBidi"/>
                <w:kern w:val="2"/>
                <w:sz w:val="14"/>
                <w:szCs w:val="18"/>
                <w14:ligatures w14:val="standardContextual"/>
                <w:rPrChange w:id="2781" w:author="Danny" w:date="2026-10-02T14:18:00Z">
                  <w:rPr>
                    <w:ins w:id="2782" w:author="Danny" w:date="2026-10-02T14:15:00Z"/>
                    <w:color w:val="000000"/>
                    <w:sz w:val="18"/>
                    <w:szCs w:val="18"/>
                  </w:rPr>
                </w:rPrChange>
              </w:rPr>
              <w:pPrChange w:id="2783" w:author="Danny" w:date="2026-10-02T14:21:00Z">
                <w:pPr>
                  <w:jc w:val="center"/>
                </w:pPr>
              </w:pPrChange>
            </w:pPr>
            <w:ins w:id="2784" w:author="Danny" w:date="2026-10-02T14:15:00Z">
              <w:r w:rsidRPr="000D0736">
                <w:rPr>
                  <w:rFonts w:eastAsiaTheme="minorHAnsi" w:cstheme="minorBidi"/>
                  <w:kern w:val="2"/>
                  <w:sz w:val="14"/>
                  <w:szCs w:val="18"/>
                  <w14:ligatures w14:val="standardContextual"/>
                  <w:rPrChange w:id="2785" w:author="Danny" w:date="2026-10-02T14:18:00Z">
                    <w:rPr>
                      <w:color w:val="000000"/>
                      <w:sz w:val="18"/>
                      <w:szCs w:val="18"/>
                    </w:rPr>
                  </w:rPrChange>
                </w:rPr>
                <w:t>6.7</w:t>
              </w:r>
            </w:ins>
          </w:p>
        </w:tc>
        <w:tc>
          <w:tcPr>
            <w:tcW w:w="0" w:type="auto"/>
            <w:tcBorders>
              <w:top w:val="nil"/>
              <w:left w:val="nil"/>
              <w:bottom w:val="nil"/>
              <w:right w:val="nil"/>
            </w:tcBorders>
            <w:shd w:val="clear" w:color="auto" w:fill="auto"/>
            <w:vAlign w:val="center"/>
            <w:hideMark/>
          </w:tcPr>
          <w:p w14:paraId="096F8AA5" w14:textId="77777777" w:rsidR="000D0736" w:rsidRPr="000D0736" w:rsidRDefault="000D0736">
            <w:pPr>
              <w:spacing w:line="276" w:lineRule="auto"/>
              <w:jc w:val="center"/>
              <w:rPr>
                <w:ins w:id="2786" w:author="Danny" w:date="2026-10-02T14:15:00Z"/>
                <w:rFonts w:eastAsiaTheme="minorHAnsi" w:cstheme="minorBidi"/>
                <w:kern w:val="2"/>
                <w:sz w:val="14"/>
                <w:szCs w:val="18"/>
                <w14:ligatures w14:val="standardContextual"/>
                <w:rPrChange w:id="2787" w:author="Danny" w:date="2026-10-02T14:18:00Z">
                  <w:rPr>
                    <w:ins w:id="2788" w:author="Danny" w:date="2026-10-02T14:15:00Z"/>
                    <w:color w:val="000000"/>
                    <w:sz w:val="18"/>
                    <w:szCs w:val="18"/>
                  </w:rPr>
                </w:rPrChange>
              </w:rPr>
              <w:pPrChange w:id="2789" w:author="Danny" w:date="2026-10-02T14:21:00Z">
                <w:pPr>
                  <w:jc w:val="center"/>
                </w:pPr>
              </w:pPrChange>
            </w:pPr>
            <w:ins w:id="2790" w:author="Danny" w:date="2026-10-02T14:15:00Z">
              <w:r w:rsidRPr="000D0736">
                <w:rPr>
                  <w:rFonts w:eastAsiaTheme="minorHAnsi" w:cstheme="minorBidi"/>
                  <w:kern w:val="2"/>
                  <w:sz w:val="14"/>
                  <w:szCs w:val="18"/>
                  <w14:ligatures w14:val="standardContextual"/>
                  <w:rPrChange w:id="2791" w:author="Danny" w:date="2026-10-02T14:18:00Z">
                    <w:rPr>
                      <w:color w:val="000000"/>
                      <w:sz w:val="18"/>
                      <w:szCs w:val="18"/>
                    </w:rPr>
                  </w:rPrChange>
                </w:rPr>
                <w:t>0.6</w:t>
              </w:r>
            </w:ins>
          </w:p>
        </w:tc>
        <w:tc>
          <w:tcPr>
            <w:tcW w:w="0" w:type="auto"/>
            <w:tcBorders>
              <w:top w:val="nil"/>
              <w:left w:val="nil"/>
              <w:bottom w:val="nil"/>
              <w:right w:val="nil"/>
            </w:tcBorders>
            <w:shd w:val="clear" w:color="auto" w:fill="auto"/>
            <w:vAlign w:val="center"/>
            <w:hideMark/>
          </w:tcPr>
          <w:p w14:paraId="172686BA" w14:textId="77777777" w:rsidR="000D0736" w:rsidRPr="000D0736" w:rsidRDefault="000D0736">
            <w:pPr>
              <w:spacing w:line="276" w:lineRule="auto"/>
              <w:jc w:val="center"/>
              <w:rPr>
                <w:ins w:id="2792" w:author="Danny" w:date="2026-10-02T14:15:00Z"/>
                <w:rFonts w:eastAsiaTheme="minorHAnsi" w:cstheme="minorBidi"/>
                <w:kern w:val="2"/>
                <w:sz w:val="14"/>
                <w:szCs w:val="18"/>
                <w14:ligatures w14:val="standardContextual"/>
                <w:rPrChange w:id="2793" w:author="Danny" w:date="2026-10-02T14:18:00Z">
                  <w:rPr>
                    <w:ins w:id="2794" w:author="Danny" w:date="2026-10-02T14:15:00Z"/>
                    <w:color w:val="000000"/>
                    <w:sz w:val="18"/>
                    <w:szCs w:val="18"/>
                  </w:rPr>
                </w:rPrChange>
              </w:rPr>
              <w:pPrChange w:id="2795" w:author="Danny" w:date="2026-10-02T14:21:00Z">
                <w:pPr>
                  <w:jc w:val="center"/>
                </w:pPr>
              </w:pPrChange>
            </w:pPr>
            <w:ins w:id="2796" w:author="Danny" w:date="2026-10-02T14:15:00Z">
              <w:r w:rsidRPr="000D0736">
                <w:rPr>
                  <w:rFonts w:eastAsiaTheme="minorHAnsi" w:cstheme="minorBidi"/>
                  <w:kern w:val="2"/>
                  <w:sz w:val="14"/>
                  <w:szCs w:val="18"/>
                  <w14:ligatures w14:val="standardContextual"/>
                  <w:rPrChange w:id="2797" w:author="Danny" w:date="2026-10-02T14:18:00Z">
                    <w:rPr>
                      <w:color w:val="000000"/>
                      <w:sz w:val="18"/>
                      <w:szCs w:val="18"/>
                    </w:rPr>
                  </w:rPrChange>
                </w:rPr>
                <w:t>Short</w:t>
              </w:r>
            </w:ins>
          </w:p>
        </w:tc>
        <w:tc>
          <w:tcPr>
            <w:tcW w:w="0" w:type="auto"/>
            <w:tcBorders>
              <w:top w:val="nil"/>
              <w:left w:val="nil"/>
              <w:bottom w:val="nil"/>
            </w:tcBorders>
            <w:shd w:val="clear" w:color="auto" w:fill="auto"/>
            <w:vAlign w:val="center"/>
            <w:hideMark/>
          </w:tcPr>
          <w:p w14:paraId="3C0B5C8C" w14:textId="77777777" w:rsidR="000D0736" w:rsidRPr="000D0736" w:rsidRDefault="000D0736">
            <w:pPr>
              <w:spacing w:line="276" w:lineRule="auto"/>
              <w:rPr>
                <w:ins w:id="2798" w:author="Danny" w:date="2026-10-02T14:15:00Z"/>
                <w:rFonts w:eastAsiaTheme="minorHAnsi" w:cstheme="minorBidi"/>
                <w:kern w:val="2"/>
                <w:sz w:val="14"/>
                <w:szCs w:val="18"/>
                <w14:ligatures w14:val="standardContextual"/>
                <w:rPrChange w:id="2799" w:author="Danny" w:date="2026-10-02T14:18:00Z">
                  <w:rPr>
                    <w:ins w:id="2800" w:author="Danny" w:date="2026-10-02T14:15:00Z"/>
                    <w:color w:val="000000"/>
                    <w:sz w:val="18"/>
                    <w:szCs w:val="18"/>
                  </w:rPr>
                </w:rPrChange>
              </w:rPr>
              <w:pPrChange w:id="2801" w:author="Danny" w:date="2026-10-02T14:16:00Z">
                <w:pPr>
                  <w:jc w:val="center"/>
                </w:pPr>
              </w:pPrChange>
            </w:pPr>
          </w:p>
        </w:tc>
        <w:tc>
          <w:tcPr>
            <w:tcW w:w="0" w:type="auto"/>
            <w:tcBorders>
              <w:top w:val="nil"/>
            </w:tcBorders>
            <w:shd w:val="clear" w:color="auto" w:fill="auto"/>
            <w:vAlign w:val="center"/>
            <w:hideMark/>
          </w:tcPr>
          <w:p w14:paraId="1AEA2B92" w14:textId="77777777" w:rsidR="000D0736" w:rsidRPr="000D0736" w:rsidRDefault="000D0736">
            <w:pPr>
              <w:spacing w:line="276" w:lineRule="auto"/>
              <w:jc w:val="center"/>
              <w:rPr>
                <w:ins w:id="2802" w:author="Danny" w:date="2026-10-02T14:15:00Z"/>
                <w:rFonts w:ascii="Segoe UI Symbol" w:eastAsiaTheme="minorHAnsi" w:hAnsi="Segoe UI Symbol" w:cs="Calibri"/>
                <w:kern w:val="2"/>
                <w:sz w:val="14"/>
                <w:szCs w:val="18"/>
                <w14:ligatures w14:val="standardContextual"/>
                <w:rPrChange w:id="2803" w:author="Danny" w:date="2026-10-02T14:18:00Z">
                  <w:rPr>
                    <w:ins w:id="2804" w:author="Danny" w:date="2026-10-02T14:15:00Z"/>
                    <w:rFonts w:ascii="Segoe UI Symbol" w:hAnsi="Segoe UI Symbol" w:cs="Calibri"/>
                    <w:color w:val="000000"/>
                    <w:sz w:val="18"/>
                    <w:szCs w:val="18"/>
                  </w:rPr>
                </w:rPrChange>
              </w:rPr>
              <w:pPrChange w:id="2805" w:author="Danny" w:date="2026-10-02T14:23:00Z">
                <w:pPr>
                  <w:jc w:val="center"/>
                </w:pPr>
              </w:pPrChange>
            </w:pPr>
            <w:ins w:id="2806" w:author="Danny" w:date="2026-10-02T14:15:00Z">
              <w:r w:rsidRPr="000D0736">
                <w:rPr>
                  <w:rFonts w:ascii="Segoe UI Symbol" w:eastAsiaTheme="minorHAnsi" w:hAnsi="Segoe UI Symbol" w:cs="Calibri"/>
                  <w:kern w:val="2"/>
                  <w:sz w:val="14"/>
                  <w:szCs w:val="18"/>
                  <w14:ligatures w14:val="standardContextual"/>
                  <w:rPrChange w:id="280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496492C" w14:textId="77777777" w:rsidR="000D0736" w:rsidRPr="000D0736" w:rsidRDefault="000D0736">
            <w:pPr>
              <w:spacing w:line="276" w:lineRule="auto"/>
              <w:jc w:val="center"/>
              <w:rPr>
                <w:ins w:id="2808" w:author="Danny" w:date="2026-10-02T14:15:00Z"/>
                <w:rFonts w:ascii="Segoe UI Symbol" w:eastAsiaTheme="minorHAnsi" w:hAnsi="Segoe UI Symbol" w:cs="Calibri"/>
                <w:kern w:val="2"/>
                <w:sz w:val="14"/>
                <w:szCs w:val="18"/>
                <w14:ligatures w14:val="standardContextual"/>
                <w:rPrChange w:id="2809" w:author="Danny" w:date="2026-10-02T14:18:00Z">
                  <w:rPr>
                    <w:ins w:id="2810" w:author="Danny" w:date="2026-10-02T14:15:00Z"/>
                    <w:rFonts w:ascii="Segoe UI Symbol" w:hAnsi="Segoe UI Symbol" w:cs="Calibri"/>
                    <w:color w:val="000000"/>
                    <w:sz w:val="18"/>
                    <w:szCs w:val="18"/>
                  </w:rPr>
                </w:rPrChange>
              </w:rPr>
              <w:pPrChange w:id="2811" w:author="Danny" w:date="2026-10-02T14:23:00Z">
                <w:pPr>
                  <w:jc w:val="center"/>
                </w:pPr>
              </w:pPrChange>
            </w:pPr>
            <w:ins w:id="2812" w:author="Danny" w:date="2026-10-02T14:15:00Z">
              <w:r w:rsidRPr="000D0736">
                <w:rPr>
                  <w:rFonts w:ascii="Segoe UI Symbol" w:eastAsiaTheme="minorHAnsi" w:hAnsi="Segoe UI Symbol" w:cs="Calibri"/>
                  <w:kern w:val="2"/>
                  <w:sz w:val="14"/>
                  <w:szCs w:val="18"/>
                  <w14:ligatures w14:val="standardContextual"/>
                  <w:rPrChange w:id="281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481DB40" w14:textId="77777777" w:rsidR="000D0736" w:rsidRPr="000D0736" w:rsidRDefault="000D0736">
            <w:pPr>
              <w:spacing w:line="276" w:lineRule="auto"/>
              <w:jc w:val="center"/>
              <w:rPr>
                <w:ins w:id="2814" w:author="Danny" w:date="2026-10-02T14:15:00Z"/>
                <w:rFonts w:ascii="Segoe UI Symbol" w:eastAsiaTheme="minorHAnsi" w:hAnsi="Segoe UI Symbol" w:cs="Calibri"/>
                <w:kern w:val="2"/>
                <w:sz w:val="14"/>
                <w:szCs w:val="18"/>
                <w14:ligatures w14:val="standardContextual"/>
                <w:rPrChange w:id="2815" w:author="Danny" w:date="2026-10-02T14:18:00Z">
                  <w:rPr>
                    <w:ins w:id="2816" w:author="Danny" w:date="2026-10-02T14:15:00Z"/>
                    <w:rFonts w:ascii="Segoe UI Symbol" w:hAnsi="Segoe UI Symbol" w:cs="Calibri"/>
                    <w:color w:val="000000"/>
                    <w:sz w:val="18"/>
                    <w:szCs w:val="18"/>
                  </w:rPr>
                </w:rPrChange>
              </w:rPr>
              <w:pPrChange w:id="2817" w:author="Danny" w:date="2026-10-02T14:23:00Z">
                <w:pPr>
                  <w:jc w:val="center"/>
                </w:pPr>
              </w:pPrChange>
            </w:pPr>
            <w:ins w:id="2818" w:author="Danny" w:date="2026-10-02T14:15:00Z">
              <w:r w:rsidRPr="000D0736">
                <w:rPr>
                  <w:rFonts w:ascii="Segoe UI Symbol" w:eastAsiaTheme="minorHAnsi" w:hAnsi="Segoe UI Symbol" w:cs="Calibri"/>
                  <w:kern w:val="2"/>
                  <w:sz w:val="14"/>
                  <w:szCs w:val="18"/>
                  <w14:ligatures w14:val="standardContextual"/>
                  <w:rPrChange w:id="281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4C4FDEA" w14:textId="77777777" w:rsidR="000D0736" w:rsidRPr="000D0736" w:rsidRDefault="000D0736">
            <w:pPr>
              <w:spacing w:line="276" w:lineRule="auto"/>
              <w:jc w:val="center"/>
              <w:rPr>
                <w:ins w:id="2820" w:author="Danny" w:date="2026-10-02T14:15:00Z"/>
                <w:rFonts w:ascii="Segoe UI Symbol" w:eastAsiaTheme="minorHAnsi" w:hAnsi="Segoe UI Symbol" w:cs="Calibri"/>
                <w:kern w:val="2"/>
                <w:sz w:val="14"/>
                <w:szCs w:val="18"/>
                <w14:ligatures w14:val="standardContextual"/>
                <w:rPrChange w:id="2821" w:author="Danny" w:date="2026-10-02T14:18:00Z">
                  <w:rPr>
                    <w:ins w:id="2822" w:author="Danny" w:date="2026-10-02T14:15:00Z"/>
                    <w:rFonts w:ascii="Segoe UI Symbol" w:hAnsi="Segoe UI Symbol" w:cs="Calibri"/>
                    <w:color w:val="000000"/>
                    <w:sz w:val="18"/>
                    <w:szCs w:val="18"/>
                  </w:rPr>
                </w:rPrChange>
              </w:rPr>
              <w:pPrChange w:id="2823" w:author="Danny" w:date="2026-10-02T14:23:00Z">
                <w:pPr>
                  <w:jc w:val="center"/>
                </w:pPr>
              </w:pPrChange>
            </w:pPr>
            <w:ins w:id="2824" w:author="Danny" w:date="2026-10-02T14:15:00Z">
              <w:r w:rsidRPr="000D0736">
                <w:rPr>
                  <w:rFonts w:ascii="Segoe UI Symbol" w:eastAsiaTheme="minorHAnsi" w:hAnsi="Segoe UI Symbol" w:cs="Calibri"/>
                  <w:kern w:val="2"/>
                  <w:sz w:val="14"/>
                  <w:szCs w:val="18"/>
                  <w14:ligatures w14:val="standardContextual"/>
                  <w:rPrChange w:id="282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44DE7C7" w14:textId="77777777" w:rsidR="000D0736" w:rsidRPr="000D0736" w:rsidRDefault="000D0736">
            <w:pPr>
              <w:spacing w:line="276" w:lineRule="auto"/>
              <w:jc w:val="center"/>
              <w:rPr>
                <w:ins w:id="2826" w:author="Danny" w:date="2026-10-02T14:15:00Z"/>
                <w:rFonts w:ascii="Segoe UI Symbol" w:eastAsiaTheme="minorHAnsi" w:hAnsi="Segoe UI Symbol" w:cs="Calibri"/>
                <w:kern w:val="2"/>
                <w:sz w:val="14"/>
                <w:szCs w:val="18"/>
                <w14:ligatures w14:val="standardContextual"/>
                <w:rPrChange w:id="2827" w:author="Danny" w:date="2026-10-02T14:18:00Z">
                  <w:rPr>
                    <w:ins w:id="2828" w:author="Danny" w:date="2026-10-02T14:15:00Z"/>
                    <w:rFonts w:ascii="Segoe UI Symbol" w:hAnsi="Segoe UI Symbol" w:cs="Calibri"/>
                    <w:color w:val="000000"/>
                    <w:sz w:val="18"/>
                    <w:szCs w:val="18"/>
                  </w:rPr>
                </w:rPrChange>
              </w:rPr>
              <w:pPrChange w:id="2829" w:author="Danny" w:date="2026-10-02T14:23:00Z">
                <w:pPr>
                  <w:jc w:val="center"/>
                </w:pPr>
              </w:pPrChange>
            </w:pPr>
          </w:p>
        </w:tc>
        <w:tc>
          <w:tcPr>
            <w:tcW w:w="0" w:type="auto"/>
            <w:tcBorders>
              <w:top w:val="nil"/>
            </w:tcBorders>
            <w:shd w:val="clear" w:color="auto" w:fill="auto"/>
            <w:vAlign w:val="center"/>
            <w:hideMark/>
          </w:tcPr>
          <w:p w14:paraId="7BC19B2D" w14:textId="77777777" w:rsidR="000D0736" w:rsidRPr="000D0736" w:rsidRDefault="000D0736">
            <w:pPr>
              <w:spacing w:line="276" w:lineRule="auto"/>
              <w:jc w:val="center"/>
              <w:rPr>
                <w:ins w:id="2830" w:author="Danny" w:date="2026-10-02T14:15:00Z"/>
                <w:rFonts w:ascii="Segoe UI Symbol" w:eastAsiaTheme="minorHAnsi" w:hAnsi="Segoe UI Symbol" w:cs="Calibri"/>
                <w:kern w:val="2"/>
                <w:sz w:val="14"/>
                <w:szCs w:val="18"/>
                <w14:ligatures w14:val="standardContextual"/>
                <w:rPrChange w:id="2831" w:author="Danny" w:date="2026-10-02T14:18:00Z">
                  <w:rPr>
                    <w:ins w:id="2832" w:author="Danny" w:date="2026-10-02T14:15:00Z"/>
                    <w:rFonts w:ascii="Segoe UI Symbol" w:hAnsi="Segoe UI Symbol" w:cs="Calibri"/>
                    <w:color w:val="000000"/>
                    <w:sz w:val="18"/>
                    <w:szCs w:val="18"/>
                  </w:rPr>
                </w:rPrChange>
              </w:rPr>
              <w:pPrChange w:id="2833" w:author="Danny" w:date="2026-10-02T14:23:00Z">
                <w:pPr>
                  <w:jc w:val="center"/>
                </w:pPr>
              </w:pPrChange>
            </w:pPr>
            <w:ins w:id="2834" w:author="Danny" w:date="2026-10-02T14:15:00Z">
              <w:r w:rsidRPr="000D0736">
                <w:rPr>
                  <w:rFonts w:ascii="Segoe UI Symbol" w:eastAsiaTheme="minorHAnsi" w:hAnsi="Segoe UI Symbol" w:cs="Calibri"/>
                  <w:kern w:val="2"/>
                  <w:sz w:val="14"/>
                  <w:szCs w:val="18"/>
                  <w14:ligatures w14:val="standardContextual"/>
                  <w:rPrChange w:id="283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D6AFE0A" w14:textId="77777777" w:rsidR="000D0736" w:rsidRPr="000D0736" w:rsidRDefault="000D0736">
            <w:pPr>
              <w:spacing w:line="276" w:lineRule="auto"/>
              <w:jc w:val="center"/>
              <w:rPr>
                <w:ins w:id="2836" w:author="Danny" w:date="2026-10-02T14:15:00Z"/>
                <w:rFonts w:ascii="Segoe UI Symbol" w:eastAsiaTheme="minorHAnsi" w:hAnsi="Segoe UI Symbol" w:cs="Calibri"/>
                <w:kern w:val="2"/>
                <w:sz w:val="14"/>
                <w:szCs w:val="18"/>
                <w14:ligatures w14:val="standardContextual"/>
                <w:rPrChange w:id="2837" w:author="Danny" w:date="2026-10-02T14:18:00Z">
                  <w:rPr>
                    <w:ins w:id="2838" w:author="Danny" w:date="2026-10-02T14:15:00Z"/>
                    <w:rFonts w:ascii="Segoe UI Symbol" w:hAnsi="Segoe UI Symbol" w:cs="Calibri"/>
                    <w:color w:val="000000"/>
                    <w:sz w:val="18"/>
                    <w:szCs w:val="18"/>
                  </w:rPr>
                </w:rPrChange>
              </w:rPr>
              <w:pPrChange w:id="2839" w:author="Danny" w:date="2026-10-02T14:23:00Z">
                <w:pPr>
                  <w:jc w:val="center"/>
                </w:pPr>
              </w:pPrChange>
            </w:pPr>
            <w:ins w:id="2840" w:author="Danny" w:date="2026-10-02T14:15:00Z">
              <w:r w:rsidRPr="000D0736">
                <w:rPr>
                  <w:rFonts w:ascii="Segoe UI Symbol" w:eastAsiaTheme="minorHAnsi" w:hAnsi="Segoe UI Symbol" w:cs="Calibri"/>
                  <w:kern w:val="2"/>
                  <w:sz w:val="14"/>
                  <w:szCs w:val="18"/>
                  <w14:ligatures w14:val="standardContextual"/>
                  <w:rPrChange w:id="284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CA0A6AB" w14:textId="77777777" w:rsidR="000D0736" w:rsidRPr="000D0736" w:rsidRDefault="000D0736">
            <w:pPr>
              <w:spacing w:line="276" w:lineRule="auto"/>
              <w:jc w:val="center"/>
              <w:rPr>
                <w:ins w:id="2842" w:author="Danny" w:date="2026-10-02T14:15:00Z"/>
                <w:rFonts w:ascii="Segoe UI Symbol" w:eastAsiaTheme="minorHAnsi" w:hAnsi="Segoe UI Symbol" w:cs="Calibri"/>
                <w:kern w:val="2"/>
                <w:sz w:val="14"/>
                <w:szCs w:val="18"/>
                <w14:ligatures w14:val="standardContextual"/>
                <w:rPrChange w:id="2843" w:author="Danny" w:date="2026-10-02T14:18:00Z">
                  <w:rPr>
                    <w:ins w:id="2844" w:author="Danny" w:date="2026-10-02T14:15:00Z"/>
                    <w:rFonts w:ascii="Segoe UI Symbol" w:hAnsi="Segoe UI Symbol" w:cs="Calibri"/>
                    <w:color w:val="000000"/>
                    <w:sz w:val="18"/>
                    <w:szCs w:val="18"/>
                  </w:rPr>
                </w:rPrChange>
              </w:rPr>
              <w:pPrChange w:id="2845" w:author="Danny" w:date="2026-10-02T14:23:00Z">
                <w:pPr>
                  <w:jc w:val="center"/>
                </w:pPr>
              </w:pPrChange>
            </w:pPr>
            <w:ins w:id="2846" w:author="Danny" w:date="2026-10-02T14:15:00Z">
              <w:r w:rsidRPr="000D0736">
                <w:rPr>
                  <w:rFonts w:ascii="Segoe UI Symbol" w:eastAsiaTheme="minorHAnsi" w:hAnsi="Segoe UI Symbol" w:cs="Calibri"/>
                  <w:kern w:val="2"/>
                  <w:sz w:val="14"/>
                  <w:szCs w:val="18"/>
                  <w14:ligatures w14:val="standardContextual"/>
                  <w:rPrChange w:id="2847" w:author="Danny" w:date="2026-10-02T14:18:00Z">
                    <w:rPr>
                      <w:rFonts w:ascii="Segoe UI Symbol" w:hAnsi="Segoe UI Symbol" w:cs="Calibri"/>
                      <w:color w:val="000000"/>
                      <w:sz w:val="18"/>
                      <w:szCs w:val="18"/>
                    </w:rPr>
                  </w:rPrChange>
                </w:rPr>
                <w:t>✗</w:t>
              </w:r>
            </w:ins>
          </w:p>
        </w:tc>
      </w:tr>
      <w:tr w:rsidR="002A4041" w:rsidRPr="000718CF" w14:paraId="005843AD" w14:textId="77777777" w:rsidTr="00107337">
        <w:trPr>
          <w:trHeight w:val="20"/>
          <w:ins w:id="2848" w:author="Danny" w:date="2026-10-02T14:15:00Z"/>
        </w:trPr>
        <w:tc>
          <w:tcPr>
            <w:tcW w:w="0" w:type="auto"/>
            <w:tcBorders>
              <w:top w:val="nil"/>
              <w:left w:val="nil"/>
              <w:bottom w:val="nil"/>
              <w:right w:val="nil"/>
            </w:tcBorders>
            <w:shd w:val="clear" w:color="auto" w:fill="auto"/>
            <w:vAlign w:val="center"/>
            <w:hideMark/>
          </w:tcPr>
          <w:p w14:paraId="185CCD62" w14:textId="77777777" w:rsidR="000D0736" w:rsidRPr="000D0736" w:rsidRDefault="000D0736">
            <w:pPr>
              <w:spacing w:line="276" w:lineRule="auto"/>
              <w:jc w:val="center"/>
              <w:rPr>
                <w:ins w:id="2849" w:author="Danny" w:date="2026-10-02T14:15:00Z"/>
                <w:rFonts w:eastAsiaTheme="minorHAnsi" w:cstheme="minorBidi"/>
                <w:kern w:val="2"/>
                <w:sz w:val="14"/>
                <w:szCs w:val="18"/>
                <w14:ligatures w14:val="standardContextual"/>
                <w:rPrChange w:id="2850" w:author="Danny" w:date="2026-10-02T14:18:00Z">
                  <w:rPr>
                    <w:ins w:id="2851" w:author="Danny" w:date="2026-10-02T14:15:00Z"/>
                    <w:color w:val="000000"/>
                    <w:sz w:val="18"/>
                    <w:szCs w:val="18"/>
                  </w:rPr>
                </w:rPrChange>
              </w:rPr>
              <w:pPrChange w:id="2852" w:author="Danny" w:date="2026-10-02T14:16:00Z">
                <w:pPr>
                  <w:jc w:val="center"/>
                </w:pPr>
              </w:pPrChange>
            </w:pPr>
            <w:ins w:id="2853" w:author="Danny" w:date="2026-10-02T14:15:00Z">
              <w:r w:rsidRPr="000D0736">
                <w:rPr>
                  <w:rFonts w:eastAsiaTheme="minorHAnsi" w:cstheme="minorBidi"/>
                  <w:kern w:val="2"/>
                  <w:sz w:val="14"/>
                  <w:szCs w:val="18"/>
                  <w14:ligatures w14:val="standardContextual"/>
                  <w:rPrChange w:id="2854" w:author="Danny" w:date="2026-10-02T14:18:00Z">
                    <w:rPr>
                      <w:color w:val="000000"/>
                      <w:sz w:val="18"/>
                      <w:szCs w:val="18"/>
                    </w:rPr>
                  </w:rPrChange>
                </w:rPr>
                <w:t>26</w:t>
              </w:r>
            </w:ins>
          </w:p>
        </w:tc>
        <w:tc>
          <w:tcPr>
            <w:tcW w:w="0" w:type="auto"/>
            <w:tcBorders>
              <w:top w:val="nil"/>
              <w:left w:val="nil"/>
              <w:bottom w:val="nil"/>
              <w:right w:val="nil"/>
            </w:tcBorders>
            <w:shd w:val="clear" w:color="auto" w:fill="auto"/>
            <w:vAlign w:val="center"/>
            <w:hideMark/>
          </w:tcPr>
          <w:p w14:paraId="3B3FF46E" w14:textId="77777777" w:rsidR="000D0736" w:rsidRPr="000D0736" w:rsidRDefault="000D0736">
            <w:pPr>
              <w:spacing w:line="276" w:lineRule="auto"/>
              <w:rPr>
                <w:ins w:id="2855" w:author="Danny" w:date="2026-10-02T14:15:00Z"/>
                <w:rFonts w:eastAsiaTheme="minorHAnsi" w:cstheme="minorBidi"/>
                <w:kern w:val="2"/>
                <w:sz w:val="14"/>
                <w:szCs w:val="18"/>
                <w14:ligatures w14:val="standardContextual"/>
                <w:rPrChange w:id="2856" w:author="Danny" w:date="2026-10-02T14:18:00Z">
                  <w:rPr>
                    <w:ins w:id="2857" w:author="Danny" w:date="2026-10-02T14:15:00Z"/>
                    <w:color w:val="000000"/>
                    <w:sz w:val="18"/>
                    <w:szCs w:val="18"/>
                  </w:rPr>
                </w:rPrChange>
              </w:rPr>
              <w:pPrChange w:id="2858" w:author="Danny" w:date="2026-10-02T14:16:00Z">
                <w:pPr/>
              </w:pPrChange>
            </w:pPr>
            <w:ins w:id="2859" w:author="Danny" w:date="2026-10-02T14:15:00Z">
              <w:r w:rsidRPr="000D0736">
                <w:rPr>
                  <w:rFonts w:eastAsiaTheme="minorHAnsi" w:cstheme="minorBidi"/>
                  <w:kern w:val="2"/>
                  <w:sz w:val="14"/>
                  <w:szCs w:val="18"/>
                  <w14:ligatures w14:val="standardContextual"/>
                  <w:rPrChange w:id="2860" w:author="Danny" w:date="2026-10-02T14:18:00Z">
                    <w:rPr>
                      <w:color w:val="000000"/>
                      <w:sz w:val="18"/>
                      <w:szCs w:val="18"/>
                    </w:rPr>
                  </w:rPrChange>
                </w:rPr>
                <w:t>Feller &amp; Webster, 2003</w:t>
              </w:r>
            </w:ins>
          </w:p>
        </w:tc>
        <w:tc>
          <w:tcPr>
            <w:tcW w:w="0" w:type="auto"/>
            <w:tcBorders>
              <w:top w:val="nil"/>
              <w:left w:val="nil"/>
              <w:bottom w:val="nil"/>
              <w:right w:val="nil"/>
            </w:tcBorders>
            <w:shd w:val="clear" w:color="auto" w:fill="auto"/>
            <w:noWrap/>
            <w:vAlign w:val="bottom"/>
            <w:hideMark/>
          </w:tcPr>
          <w:p w14:paraId="1F90F2E9" w14:textId="77777777" w:rsidR="000D0736" w:rsidRPr="000D0736" w:rsidRDefault="000D0736">
            <w:pPr>
              <w:spacing w:line="276" w:lineRule="auto"/>
              <w:rPr>
                <w:ins w:id="2861" w:author="Danny" w:date="2026-10-02T14:15:00Z"/>
                <w:rFonts w:eastAsiaTheme="minorHAnsi" w:cstheme="minorBidi"/>
                <w:kern w:val="2"/>
                <w:sz w:val="14"/>
                <w:szCs w:val="18"/>
                <w14:ligatures w14:val="standardContextual"/>
                <w:rPrChange w:id="2862" w:author="Danny" w:date="2026-10-02T14:18:00Z">
                  <w:rPr>
                    <w:ins w:id="2863" w:author="Danny" w:date="2026-10-02T14:15:00Z"/>
                    <w:color w:val="000000"/>
                    <w:sz w:val="18"/>
                    <w:szCs w:val="18"/>
                  </w:rPr>
                </w:rPrChange>
              </w:rPr>
              <w:pPrChange w:id="2864" w:author="Danny" w:date="2026-10-02T14:16:00Z">
                <w:pPr/>
              </w:pPrChange>
            </w:pPr>
          </w:p>
        </w:tc>
        <w:tc>
          <w:tcPr>
            <w:tcW w:w="0" w:type="auto"/>
            <w:tcBorders>
              <w:top w:val="nil"/>
              <w:left w:val="nil"/>
              <w:bottom w:val="nil"/>
              <w:right w:val="nil"/>
            </w:tcBorders>
            <w:shd w:val="clear" w:color="auto" w:fill="auto"/>
            <w:vAlign w:val="center"/>
            <w:hideMark/>
          </w:tcPr>
          <w:p w14:paraId="16C38B0C" w14:textId="77777777" w:rsidR="000D0736" w:rsidRPr="000D0736" w:rsidRDefault="000D0736">
            <w:pPr>
              <w:spacing w:line="276" w:lineRule="auto"/>
              <w:jc w:val="center"/>
              <w:rPr>
                <w:ins w:id="2865" w:author="Danny" w:date="2026-10-02T14:15:00Z"/>
                <w:rFonts w:eastAsiaTheme="minorHAnsi" w:cstheme="minorBidi"/>
                <w:kern w:val="2"/>
                <w:sz w:val="14"/>
                <w:szCs w:val="18"/>
                <w14:ligatures w14:val="standardContextual"/>
                <w:rPrChange w:id="2866" w:author="Danny" w:date="2026-10-02T14:18:00Z">
                  <w:rPr>
                    <w:ins w:id="2867" w:author="Danny" w:date="2026-10-02T14:15:00Z"/>
                    <w:color w:val="000000"/>
                    <w:sz w:val="18"/>
                    <w:szCs w:val="18"/>
                  </w:rPr>
                </w:rPrChange>
              </w:rPr>
              <w:pPrChange w:id="2868" w:author="Danny" w:date="2026-10-02T14:21:00Z">
                <w:pPr>
                  <w:jc w:val="center"/>
                </w:pPr>
              </w:pPrChange>
            </w:pPr>
            <w:ins w:id="2869" w:author="Danny" w:date="2026-10-02T14:15:00Z">
              <w:r w:rsidRPr="000D0736">
                <w:rPr>
                  <w:rFonts w:eastAsiaTheme="minorHAnsi" w:cstheme="minorBidi"/>
                  <w:kern w:val="2"/>
                  <w:sz w:val="14"/>
                  <w:szCs w:val="18"/>
                  <w14:ligatures w14:val="standardContextual"/>
                  <w:rPrChange w:id="2870"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66B9F9E3" w14:textId="77777777" w:rsidR="000D0736" w:rsidRPr="000D0736" w:rsidRDefault="000D0736">
            <w:pPr>
              <w:spacing w:line="276" w:lineRule="auto"/>
              <w:jc w:val="center"/>
              <w:rPr>
                <w:ins w:id="2871" w:author="Danny" w:date="2026-10-02T14:15:00Z"/>
                <w:rFonts w:eastAsiaTheme="minorHAnsi" w:cstheme="minorBidi"/>
                <w:kern w:val="2"/>
                <w:sz w:val="14"/>
                <w:szCs w:val="18"/>
                <w14:ligatures w14:val="standardContextual"/>
                <w:rPrChange w:id="2872" w:author="Danny" w:date="2026-10-02T14:18:00Z">
                  <w:rPr>
                    <w:ins w:id="2873" w:author="Danny" w:date="2026-10-02T14:15:00Z"/>
                    <w:color w:val="000000"/>
                    <w:sz w:val="18"/>
                    <w:szCs w:val="18"/>
                  </w:rPr>
                </w:rPrChange>
              </w:rPr>
              <w:pPrChange w:id="2874" w:author="Danny" w:date="2026-10-02T14:21:00Z">
                <w:pPr>
                  <w:jc w:val="center"/>
                </w:pPr>
              </w:pPrChange>
            </w:pPr>
            <w:ins w:id="2875" w:author="Danny" w:date="2026-10-02T14:15:00Z">
              <w:r w:rsidRPr="000D0736">
                <w:rPr>
                  <w:rFonts w:eastAsiaTheme="minorHAnsi" w:cstheme="minorBidi"/>
                  <w:kern w:val="2"/>
                  <w:sz w:val="14"/>
                  <w:szCs w:val="18"/>
                  <w14:ligatures w14:val="standardContextual"/>
                  <w:rPrChange w:id="2876"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7B471F4" w14:textId="77777777" w:rsidR="000D0736" w:rsidRPr="000D0736" w:rsidRDefault="000D0736">
            <w:pPr>
              <w:spacing w:line="276" w:lineRule="auto"/>
              <w:jc w:val="center"/>
              <w:rPr>
                <w:ins w:id="2877" w:author="Danny" w:date="2026-10-02T14:15:00Z"/>
                <w:rFonts w:eastAsiaTheme="minorHAnsi" w:cstheme="minorBidi"/>
                <w:kern w:val="2"/>
                <w:sz w:val="14"/>
                <w:szCs w:val="18"/>
                <w14:ligatures w14:val="standardContextual"/>
                <w:rPrChange w:id="2878" w:author="Danny" w:date="2026-10-02T14:18:00Z">
                  <w:rPr>
                    <w:ins w:id="2879" w:author="Danny" w:date="2026-10-02T14:15:00Z"/>
                    <w:color w:val="000000"/>
                    <w:sz w:val="18"/>
                    <w:szCs w:val="18"/>
                  </w:rPr>
                </w:rPrChange>
              </w:rPr>
              <w:pPrChange w:id="2880" w:author="Danny" w:date="2026-10-02T14:21:00Z">
                <w:pPr>
                  <w:jc w:val="center"/>
                </w:pPr>
              </w:pPrChange>
            </w:pPr>
          </w:p>
        </w:tc>
        <w:tc>
          <w:tcPr>
            <w:tcW w:w="0" w:type="auto"/>
            <w:tcBorders>
              <w:top w:val="nil"/>
              <w:left w:val="nil"/>
              <w:bottom w:val="nil"/>
              <w:right w:val="nil"/>
            </w:tcBorders>
            <w:shd w:val="clear" w:color="auto" w:fill="auto"/>
            <w:vAlign w:val="center"/>
            <w:hideMark/>
          </w:tcPr>
          <w:p w14:paraId="3084541D" w14:textId="77777777" w:rsidR="000D0736" w:rsidRPr="000D0736" w:rsidRDefault="000D0736">
            <w:pPr>
              <w:spacing w:line="276" w:lineRule="auto"/>
              <w:jc w:val="center"/>
              <w:rPr>
                <w:ins w:id="2881" w:author="Danny" w:date="2026-10-02T14:15:00Z"/>
                <w:rFonts w:eastAsiaTheme="minorHAnsi" w:cstheme="minorBidi"/>
                <w:kern w:val="2"/>
                <w:sz w:val="14"/>
                <w:szCs w:val="18"/>
                <w14:ligatures w14:val="standardContextual"/>
                <w:rPrChange w:id="2882" w:author="Danny" w:date="2026-10-02T14:18:00Z">
                  <w:rPr>
                    <w:ins w:id="2883" w:author="Danny" w:date="2026-10-02T14:15:00Z"/>
                    <w:color w:val="000000"/>
                    <w:sz w:val="18"/>
                    <w:szCs w:val="18"/>
                  </w:rPr>
                </w:rPrChange>
              </w:rPr>
              <w:pPrChange w:id="2884" w:author="Danny" w:date="2026-10-02T14:21:00Z">
                <w:pPr>
                  <w:jc w:val="center"/>
                </w:pPr>
              </w:pPrChange>
            </w:pPr>
            <w:ins w:id="2885" w:author="Danny" w:date="2026-10-02T14:15:00Z">
              <w:r w:rsidRPr="000D0736">
                <w:rPr>
                  <w:rFonts w:eastAsiaTheme="minorHAnsi" w:cstheme="minorBidi"/>
                  <w:kern w:val="2"/>
                  <w:sz w:val="14"/>
                  <w:szCs w:val="18"/>
                  <w14:ligatures w14:val="standardContextual"/>
                  <w:rPrChange w:id="2886" w:author="Danny" w:date="2026-10-02T14:18:00Z">
                    <w:rPr>
                      <w:color w:val="000000"/>
                      <w:sz w:val="18"/>
                      <w:szCs w:val="18"/>
                    </w:rPr>
                  </w:rPrChange>
                </w:rPr>
                <w:t>26.1 ± 9.7</w:t>
              </w:r>
            </w:ins>
          </w:p>
        </w:tc>
        <w:tc>
          <w:tcPr>
            <w:tcW w:w="0" w:type="auto"/>
            <w:tcBorders>
              <w:top w:val="nil"/>
              <w:left w:val="nil"/>
              <w:bottom w:val="nil"/>
              <w:right w:val="nil"/>
            </w:tcBorders>
            <w:shd w:val="clear" w:color="auto" w:fill="auto"/>
            <w:vAlign w:val="center"/>
            <w:hideMark/>
          </w:tcPr>
          <w:p w14:paraId="5F9BB865" w14:textId="77777777" w:rsidR="000D0736" w:rsidRPr="000D0736" w:rsidRDefault="000D0736">
            <w:pPr>
              <w:spacing w:line="276" w:lineRule="auto"/>
              <w:jc w:val="center"/>
              <w:rPr>
                <w:ins w:id="2887" w:author="Danny" w:date="2026-10-02T14:15:00Z"/>
                <w:rFonts w:eastAsiaTheme="minorHAnsi" w:cstheme="minorBidi"/>
                <w:kern w:val="2"/>
                <w:sz w:val="14"/>
                <w:szCs w:val="18"/>
                <w14:ligatures w14:val="standardContextual"/>
                <w:rPrChange w:id="2888" w:author="Danny" w:date="2026-10-02T14:18:00Z">
                  <w:rPr>
                    <w:ins w:id="2889" w:author="Danny" w:date="2026-10-02T14:15:00Z"/>
                    <w:color w:val="000000"/>
                    <w:sz w:val="18"/>
                    <w:szCs w:val="18"/>
                  </w:rPr>
                </w:rPrChange>
              </w:rPr>
              <w:pPrChange w:id="2890" w:author="Danny" w:date="2026-10-02T14:21:00Z">
                <w:pPr>
                  <w:jc w:val="center"/>
                </w:pPr>
              </w:pPrChange>
            </w:pPr>
          </w:p>
        </w:tc>
        <w:tc>
          <w:tcPr>
            <w:tcW w:w="0" w:type="auto"/>
            <w:tcBorders>
              <w:top w:val="nil"/>
              <w:left w:val="nil"/>
              <w:bottom w:val="nil"/>
              <w:right w:val="nil"/>
            </w:tcBorders>
            <w:shd w:val="clear" w:color="auto" w:fill="auto"/>
            <w:vAlign w:val="center"/>
            <w:hideMark/>
          </w:tcPr>
          <w:p w14:paraId="73FDEF0D" w14:textId="77777777" w:rsidR="000D0736" w:rsidRPr="000D0736" w:rsidRDefault="000D0736">
            <w:pPr>
              <w:spacing w:line="276" w:lineRule="auto"/>
              <w:jc w:val="center"/>
              <w:rPr>
                <w:ins w:id="2891" w:author="Danny" w:date="2026-10-02T14:15:00Z"/>
                <w:rFonts w:eastAsiaTheme="minorHAnsi" w:cstheme="minorBidi"/>
                <w:kern w:val="2"/>
                <w:sz w:val="14"/>
                <w:szCs w:val="18"/>
                <w14:ligatures w14:val="standardContextual"/>
                <w:rPrChange w:id="2892" w:author="Danny" w:date="2026-10-02T14:18:00Z">
                  <w:rPr>
                    <w:ins w:id="2893" w:author="Danny" w:date="2026-10-02T14:15:00Z"/>
                    <w:color w:val="000000"/>
                    <w:sz w:val="18"/>
                    <w:szCs w:val="18"/>
                  </w:rPr>
                </w:rPrChange>
              </w:rPr>
              <w:pPrChange w:id="2894" w:author="Danny" w:date="2026-10-02T14:21:00Z">
                <w:pPr>
                  <w:jc w:val="center"/>
                </w:pPr>
              </w:pPrChange>
            </w:pPr>
            <w:ins w:id="2895" w:author="Danny" w:date="2026-10-02T14:15:00Z">
              <w:r w:rsidRPr="000D0736">
                <w:rPr>
                  <w:rFonts w:eastAsiaTheme="minorHAnsi" w:cstheme="minorBidi"/>
                  <w:kern w:val="2"/>
                  <w:sz w:val="14"/>
                  <w:szCs w:val="18"/>
                  <w14:ligatures w14:val="standardContextual"/>
                  <w:rPrChange w:id="2896" w:author="Danny" w:date="2026-10-02T14:18:00Z">
                    <w:rPr>
                      <w:color w:val="000000"/>
                      <w:sz w:val="18"/>
                      <w:szCs w:val="18"/>
                    </w:rPr>
                  </w:rPrChange>
                </w:rPr>
                <w:t>65</w:t>
              </w:r>
            </w:ins>
          </w:p>
        </w:tc>
        <w:tc>
          <w:tcPr>
            <w:tcW w:w="0" w:type="auto"/>
            <w:tcBorders>
              <w:top w:val="nil"/>
              <w:left w:val="nil"/>
              <w:bottom w:val="nil"/>
              <w:right w:val="nil"/>
            </w:tcBorders>
            <w:shd w:val="clear" w:color="auto" w:fill="auto"/>
            <w:vAlign w:val="center"/>
            <w:hideMark/>
          </w:tcPr>
          <w:p w14:paraId="6FC8C94B" w14:textId="77777777" w:rsidR="000D0736" w:rsidRPr="000D0736" w:rsidRDefault="000D0736">
            <w:pPr>
              <w:spacing w:line="276" w:lineRule="auto"/>
              <w:jc w:val="center"/>
              <w:rPr>
                <w:ins w:id="2897" w:author="Danny" w:date="2026-10-02T14:15:00Z"/>
                <w:rFonts w:eastAsiaTheme="minorHAnsi" w:cstheme="minorBidi"/>
                <w:kern w:val="2"/>
                <w:sz w:val="14"/>
                <w:szCs w:val="18"/>
                <w14:ligatures w14:val="standardContextual"/>
                <w:rPrChange w:id="2898" w:author="Danny" w:date="2026-10-02T14:18:00Z">
                  <w:rPr>
                    <w:ins w:id="2899" w:author="Danny" w:date="2026-10-02T14:15:00Z"/>
                    <w:color w:val="000000"/>
                    <w:sz w:val="18"/>
                    <w:szCs w:val="18"/>
                  </w:rPr>
                </w:rPrChange>
              </w:rPr>
              <w:pPrChange w:id="2900" w:author="Danny" w:date="2026-10-02T14:21:00Z">
                <w:pPr>
                  <w:jc w:val="center"/>
                </w:pPr>
              </w:pPrChange>
            </w:pPr>
            <w:ins w:id="2901" w:author="Danny" w:date="2026-10-02T14:15:00Z">
              <w:r w:rsidRPr="000D0736">
                <w:rPr>
                  <w:rFonts w:eastAsiaTheme="minorHAnsi" w:cstheme="minorBidi"/>
                  <w:kern w:val="2"/>
                  <w:sz w:val="14"/>
                  <w:szCs w:val="18"/>
                  <w14:ligatures w14:val="standardContextual"/>
                  <w:rPrChange w:id="2902" w:author="Danny" w:date="2026-10-02T14:18:00Z">
                    <w:rPr>
                      <w:color w:val="000000"/>
                      <w:sz w:val="18"/>
                      <w:szCs w:val="18"/>
                    </w:rPr>
                  </w:rPrChange>
                </w:rPr>
                <w:t>47</w:t>
              </w:r>
            </w:ins>
          </w:p>
        </w:tc>
        <w:tc>
          <w:tcPr>
            <w:tcW w:w="0" w:type="auto"/>
            <w:tcBorders>
              <w:top w:val="nil"/>
              <w:left w:val="nil"/>
              <w:bottom w:val="nil"/>
              <w:right w:val="nil"/>
            </w:tcBorders>
            <w:shd w:val="clear" w:color="auto" w:fill="auto"/>
            <w:vAlign w:val="center"/>
            <w:hideMark/>
          </w:tcPr>
          <w:p w14:paraId="04DF40F4" w14:textId="77777777" w:rsidR="000D0736" w:rsidRPr="000D0736" w:rsidRDefault="000D0736">
            <w:pPr>
              <w:spacing w:line="276" w:lineRule="auto"/>
              <w:jc w:val="center"/>
              <w:rPr>
                <w:ins w:id="2903" w:author="Danny" w:date="2026-10-02T14:15:00Z"/>
                <w:rFonts w:eastAsiaTheme="minorHAnsi" w:cstheme="minorBidi"/>
                <w:kern w:val="2"/>
                <w:sz w:val="14"/>
                <w:szCs w:val="18"/>
                <w14:ligatures w14:val="standardContextual"/>
                <w:rPrChange w:id="2904" w:author="Danny" w:date="2026-10-02T14:18:00Z">
                  <w:rPr>
                    <w:ins w:id="2905" w:author="Danny" w:date="2026-10-02T14:15:00Z"/>
                    <w:color w:val="000000"/>
                    <w:sz w:val="18"/>
                    <w:szCs w:val="18"/>
                  </w:rPr>
                </w:rPrChange>
              </w:rPr>
              <w:pPrChange w:id="2906" w:author="Danny" w:date="2026-10-02T14:21:00Z">
                <w:pPr>
                  <w:jc w:val="center"/>
                </w:pPr>
              </w:pPrChange>
            </w:pPr>
            <w:ins w:id="2907" w:author="Danny" w:date="2026-10-02T14:15:00Z">
              <w:r w:rsidRPr="000D0736">
                <w:rPr>
                  <w:rFonts w:eastAsiaTheme="minorHAnsi" w:cstheme="minorBidi"/>
                  <w:kern w:val="2"/>
                  <w:sz w:val="14"/>
                  <w:szCs w:val="18"/>
                  <w14:ligatures w14:val="standardContextual"/>
                  <w:rPrChange w:id="2908" w:author="Danny" w:date="2026-10-02T14:18:00Z">
                    <w:rPr>
                      <w:color w:val="000000"/>
                      <w:sz w:val="18"/>
                      <w:szCs w:val="18"/>
                    </w:rPr>
                  </w:rPrChange>
                </w:rPr>
                <w:t>18</w:t>
              </w:r>
            </w:ins>
          </w:p>
        </w:tc>
        <w:tc>
          <w:tcPr>
            <w:tcW w:w="0" w:type="auto"/>
            <w:tcBorders>
              <w:top w:val="nil"/>
              <w:left w:val="nil"/>
              <w:bottom w:val="nil"/>
              <w:right w:val="nil"/>
            </w:tcBorders>
            <w:shd w:val="clear" w:color="auto" w:fill="auto"/>
            <w:noWrap/>
            <w:vAlign w:val="center"/>
            <w:hideMark/>
          </w:tcPr>
          <w:p w14:paraId="03CB8A1D" w14:textId="77777777" w:rsidR="000D0736" w:rsidRPr="000D0736" w:rsidRDefault="000D0736">
            <w:pPr>
              <w:spacing w:line="276" w:lineRule="auto"/>
              <w:jc w:val="center"/>
              <w:rPr>
                <w:ins w:id="2909" w:author="Danny" w:date="2026-10-02T14:15:00Z"/>
                <w:rFonts w:eastAsiaTheme="minorHAnsi" w:cstheme="minorBidi"/>
                <w:kern w:val="2"/>
                <w:sz w:val="14"/>
                <w:szCs w:val="18"/>
                <w14:ligatures w14:val="standardContextual"/>
                <w:rPrChange w:id="2910" w:author="Danny" w:date="2026-10-02T14:18:00Z">
                  <w:rPr>
                    <w:ins w:id="2911" w:author="Danny" w:date="2026-10-02T14:15:00Z"/>
                    <w:color w:val="000000"/>
                    <w:sz w:val="18"/>
                    <w:szCs w:val="18"/>
                  </w:rPr>
                </w:rPrChange>
              </w:rPr>
              <w:pPrChange w:id="2912" w:author="Danny" w:date="2026-10-02T14:21:00Z">
                <w:pPr>
                  <w:jc w:val="center"/>
                </w:pPr>
              </w:pPrChange>
            </w:pPr>
          </w:p>
        </w:tc>
        <w:tc>
          <w:tcPr>
            <w:tcW w:w="0" w:type="auto"/>
            <w:tcBorders>
              <w:top w:val="nil"/>
              <w:left w:val="nil"/>
              <w:bottom w:val="nil"/>
              <w:right w:val="nil"/>
            </w:tcBorders>
            <w:shd w:val="clear" w:color="auto" w:fill="auto"/>
            <w:vAlign w:val="center"/>
            <w:hideMark/>
          </w:tcPr>
          <w:p w14:paraId="327E3A3A" w14:textId="77777777" w:rsidR="000D0736" w:rsidRPr="000D0736" w:rsidRDefault="000D0736">
            <w:pPr>
              <w:spacing w:line="276" w:lineRule="auto"/>
              <w:jc w:val="center"/>
              <w:rPr>
                <w:ins w:id="2913" w:author="Danny" w:date="2026-10-02T14:15:00Z"/>
                <w:rFonts w:eastAsiaTheme="minorHAnsi" w:cstheme="minorBidi"/>
                <w:kern w:val="2"/>
                <w:sz w:val="14"/>
                <w:szCs w:val="18"/>
                <w14:ligatures w14:val="standardContextual"/>
                <w:rPrChange w:id="2914" w:author="Danny" w:date="2026-10-02T14:18:00Z">
                  <w:rPr>
                    <w:ins w:id="2915" w:author="Danny" w:date="2026-10-02T14:15:00Z"/>
                    <w:color w:val="000000"/>
                    <w:sz w:val="18"/>
                    <w:szCs w:val="18"/>
                  </w:rPr>
                </w:rPrChange>
              </w:rPr>
              <w:pPrChange w:id="2916" w:author="Danny" w:date="2026-10-02T14:21:00Z">
                <w:pPr>
                  <w:jc w:val="center"/>
                </w:pPr>
              </w:pPrChange>
            </w:pPr>
            <w:ins w:id="2917" w:author="Danny" w:date="2026-10-02T14:15:00Z">
              <w:r w:rsidRPr="000D0736">
                <w:rPr>
                  <w:rFonts w:eastAsiaTheme="minorHAnsi" w:cstheme="minorBidi"/>
                  <w:kern w:val="2"/>
                  <w:sz w:val="14"/>
                  <w:szCs w:val="18"/>
                  <w14:ligatures w14:val="standardContextual"/>
                  <w:rPrChange w:id="2918" w:author="Danny" w:date="2026-10-02T14:18:00Z">
                    <w:rPr>
                      <w:color w:val="000000"/>
                      <w:sz w:val="18"/>
                      <w:szCs w:val="18"/>
                    </w:rPr>
                  </w:rPrChange>
                </w:rPr>
                <w:t>36</w:t>
              </w:r>
            </w:ins>
          </w:p>
        </w:tc>
        <w:tc>
          <w:tcPr>
            <w:tcW w:w="0" w:type="auto"/>
            <w:tcBorders>
              <w:top w:val="nil"/>
              <w:left w:val="nil"/>
              <w:bottom w:val="nil"/>
              <w:right w:val="nil"/>
            </w:tcBorders>
            <w:shd w:val="clear" w:color="auto" w:fill="auto"/>
            <w:vAlign w:val="center"/>
            <w:hideMark/>
          </w:tcPr>
          <w:p w14:paraId="2F8C85AF" w14:textId="77777777" w:rsidR="000D0736" w:rsidRPr="000D0736" w:rsidRDefault="000D0736">
            <w:pPr>
              <w:spacing w:line="276" w:lineRule="auto"/>
              <w:jc w:val="center"/>
              <w:rPr>
                <w:ins w:id="2919" w:author="Danny" w:date="2026-10-02T14:15:00Z"/>
                <w:rFonts w:eastAsiaTheme="minorHAnsi" w:cstheme="minorBidi"/>
                <w:kern w:val="2"/>
                <w:sz w:val="14"/>
                <w:szCs w:val="18"/>
                <w14:ligatures w14:val="standardContextual"/>
                <w:rPrChange w:id="2920" w:author="Danny" w:date="2026-10-02T14:18:00Z">
                  <w:rPr>
                    <w:ins w:id="2921" w:author="Danny" w:date="2026-10-02T14:15:00Z"/>
                    <w:color w:val="000000"/>
                    <w:sz w:val="18"/>
                    <w:szCs w:val="18"/>
                  </w:rPr>
                </w:rPrChange>
              </w:rPr>
              <w:pPrChange w:id="2922" w:author="Danny" w:date="2026-10-02T14:21:00Z">
                <w:pPr>
                  <w:jc w:val="center"/>
                </w:pPr>
              </w:pPrChange>
            </w:pPr>
            <w:ins w:id="2923" w:author="Danny" w:date="2026-10-02T14:15:00Z">
              <w:r w:rsidRPr="000D0736">
                <w:rPr>
                  <w:rFonts w:eastAsiaTheme="minorHAnsi" w:cstheme="minorBidi"/>
                  <w:kern w:val="2"/>
                  <w:sz w:val="14"/>
                  <w:szCs w:val="18"/>
                  <w14:ligatures w14:val="standardContextual"/>
                  <w:rPrChange w:id="2924" w:author="Danny" w:date="2026-10-02T14:18:00Z">
                    <w:rPr>
                      <w:color w:val="000000"/>
                      <w:sz w:val="18"/>
                      <w:szCs w:val="18"/>
                    </w:rPr>
                  </w:rPrChange>
                </w:rPr>
                <w:t>3</w:t>
              </w:r>
            </w:ins>
          </w:p>
        </w:tc>
        <w:tc>
          <w:tcPr>
            <w:tcW w:w="0" w:type="auto"/>
            <w:tcBorders>
              <w:top w:val="nil"/>
              <w:left w:val="nil"/>
              <w:bottom w:val="nil"/>
              <w:right w:val="nil"/>
            </w:tcBorders>
            <w:shd w:val="clear" w:color="auto" w:fill="auto"/>
            <w:vAlign w:val="center"/>
            <w:hideMark/>
          </w:tcPr>
          <w:p w14:paraId="3CF15068" w14:textId="77777777" w:rsidR="000D0736" w:rsidRPr="000D0736" w:rsidRDefault="000D0736">
            <w:pPr>
              <w:spacing w:line="276" w:lineRule="auto"/>
              <w:jc w:val="center"/>
              <w:rPr>
                <w:ins w:id="2925" w:author="Danny" w:date="2026-10-02T14:15:00Z"/>
                <w:rFonts w:eastAsiaTheme="minorHAnsi" w:cstheme="minorBidi"/>
                <w:kern w:val="2"/>
                <w:sz w:val="14"/>
                <w:szCs w:val="18"/>
                <w14:ligatures w14:val="standardContextual"/>
                <w:rPrChange w:id="2926" w:author="Danny" w:date="2026-10-02T14:18:00Z">
                  <w:rPr>
                    <w:ins w:id="2927" w:author="Danny" w:date="2026-10-02T14:15:00Z"/>
                    <w:color w:val="000000"/>
                    <w:sz w:val="18"/>
                    <w:szCs w:val="18"/>
                  </w:rPr>
                </w:rPrChange>
              </w:rPr>
              <w:pPrChange w:id="2928" w:author="Danny" w:date="2026-10-02T14:21:00Z">
                <w:pPr>
                  <w:jc w:val="center"/>
                </w:pPr>
              </w:pPrChange>
            </w:pPr>
            <w:ins w:id="2929" w:author="Danny" w:date="2026-10-02T14:15:00Z">
              <w:r w:rsidRPr="000D0736">
                <w:rPr>
                  <w:rFonts w:eastAsiaTheme="minorHAnsi" w:cstheme="minorBidi"/>
                  <w:kern w:val="2"/>
                  <w:sz w:val="14"/>
                  <w:szCs w:val="18"/>
                  <w14:ligatures w14:val="standardContextual"/>
                  <w:rPrChange w:id="2930"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10A68AB6" w14:textId="77777777" w:rsidR="000D0736" w:rsidRPr="000D0736" w:rsidRDefault="000D0736">
            <w:pPr>
              <w:spacing w:line="276" w:lineRule="auto"/>
              <w:rPr>
                <w:ins w:id="2931" w:author="Danny" w:date="2026-10-02T14:15:00Z"/>
                <w:rFonts w:eastAsiaTheme="minorHAnsi" w:cstheme="minorBidi"/>
                <w:kern w:val="2"/>
                <w:sz w:val="14"/>
                <w:szCs w:val="18"/>
                <w14:ligatures w14:val="standardContextual"/>
                <w:rPrChange w:id="2932" w:author="Danny" w:date="2026-10-02T14:18:00Z">
                  <w:rPr>
                    <w:ins w:id="2933" w:author="Danny" w:date="2026-10-02T14:15:00Z"/>
                    <w:color w:val="000000"/>
                    <w:sz w:val="18"/>
                    <w:szCs w:val="18"/>
                  </w:rPr>
                </w:rPrChange>
              </w:rPr>
              <w:pPrChange w:id="2934" w:author="Danny" w:date="2026-10-02T14:16:00Z">
                <w:pPr>
                  <w:jc w:val="center"/>
                </w:pPr>
              </w:pPrChange>
            </w:pPr>
          </w:p>
        </w:tc>
        <w:tc>
          <w:tcPr>
            <w:tcW w:w="0" w:type="auto"/>
            <w:tcBorders>
              <w:top w:val="nil"/>
            </w:tcBorders>
            <w:shd w:val="clear" w:color="auto" w:fill="auto"/>
            <w:vAlign w:val="center"/>
            <w:hideMark/>
          </w:tcPr>
          <w:p w14:paraId="6024354B" w14:textId="77777777" w:rsidR="000D0736" w:rsidRPr="000D0736" w:rsidRDefault="000D0736">
            <w:pPr>
              <w:spacing w:line="276" w:lineRule="auto"/>
              <w:jc w:val="center"/>
              <w:rPr>
                <w:ins w:id="2935" w:author="Danny" w:date="2026-10-02T14:15:00Z"/>
                <w:rFonts w:ascii="Segoe UI Symbol" w:eastAsiaTheme="minorHAnsi" w:hAnsi="Segoe UI Symbol" w:cs="Calibri"/>
                <w:kern w:val="2"/>
                <w:sz w:val="14"/>
                <w:szCs w:val="18"/>
                <w14:ligatures w14:val="standardContextual"/>
                <w:rPrChange w:id="2936" w:author="Danny" w:date="2026-10-02T14:18:00Z">
                  <w:rPr>
                    <w:ins w:id="2937" w:author="Danny" w:date="2026-10-02T14:15:00Z"/>
                    <w:rFonts w:ascii="Segoe UI Symbol" w:hAnsi="Segoe UI Symbol" w:cs="Calibri"/>
                    <w:color w:val="000000"/>
                    <w:sz w:val="18"/>
                    <w:szCs w:val="18"/>
                  </w:rPr>
                </w:rPrChange>
              </w:rPr>
              <w:pPrChange w:id="2938" w:author="Danny" w:date="2026-10-02T14:23:00Z">
                <w:pPr>
                  <w:jc w:val="center"/>
                </w:pPr>
              </w:pPrChange>
            </w:pPr>
            <w:ins w:id="2939" w:author="Danny" w:date="2026-10-02T14:15:00Z">
              <w:r w:rsidRPr="000D0736">
                <w:rPr>
                  <w:rFonts w:ascii="Segoe UI Symbol" w:eastAsiaTheme="minorHAnsi" w:hAnsi="Segoe UI Symbol" w:cs="Calibri"/>
                  <w:kern w:val="2"/>
                  <w:sz w:val="14"/>
                  <w:szCs w:val="18"/>
                  <w14:ligatures w14:val="standardContextual"/>
                  <w:rPrChange w:id="294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81D5B88" w14:textId="77777777" w:rsidR="000D0736" w:rsidRPr="000D0736" w:rsidRDefault="000D0736">
            <w:pPr>
              <w:spacing w:line="276" w:lineRule="auto"/>
              <w:jc w:val="center"/>
              <w:rPr>
                <w:ins w:id="2941" w:author="Danny" w:date="2026-10-02T14:15:00Z"/>
                <w:rFonts w:ascii="Segoe UI Symbol" w:eastAsiaTheme="minorHAnsi" w:hAnsi="Segoe UI Symbol" w:cs="Calibri"/>
                <w:kern w:val="2"/>
                <w:sz w:val="14"/>
                <w:szCs w:val="18"/>
                <w14:ligatures w14:val="standardContextual"/>
                <w:rPrChange w:id="2942" w:author="Danny" w:date="2026-10-02T14:18:00Z">
                  <w:rPr>
                    <w:ins w:id="2943" w:author="Danny" w:date="2026-10-02T14:15:00Z"/>
                    <w:rFonts w:ascii="Segoe UI Symbol" w:hAnsi="Segoe UI Symbol" w:cs="Calibri"/>
                    <w:color w:val="000000"/>
                    <w:sz w:val="18"/>
                    <w:szCs w:val="18"/>
                  </w:rPr>
                </w:rPrChange>
              </w:rPr>
              <w:pPrChange w:id="2944" w:author="Danny" w:date="2026-10-02T14:23:00Z">
                <w:pPr>
                  <w:jc w:val="center"/>
                </w:pPr>
              </w:pPrChange>
            </w:pPr>
            <w:ins w:id="2945" w:author="Danny" w:date="2026-10-02T14:15:00Z">
              <w:r w:rsidRPr="000D0736">
                <w:rPr>
                  <w:rFonts w:ascii="Segoe UI Symbol" w:eastAsiaTheme="minorHAnsi" w:hAnsi="Segoe UI Symbol" w:cs="Calibri"/>
                  <w:kern w:val="2"/>
                  <w:sz w:val="14"/>
                  <w:szCs w:val="18"/>
                  <w14:ligatures w14:val="standardContextual"/>
                  <w:rPrChange w:id="294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94D4FB7" w14:textId="77777777" w:rsidR="000D0736" w:rsidRPr="000D0736" w:rsidRDefault="000D0736">
            <w:pPr>
              <w:spacing w:line="276" w:lineRule="auto"/>
              <w:jc w:val="center"/>
              <w:rPr>
                <w:ins w:id="2947" w:author="Danny" w:date="2026-10-02T14:15:00Z"/>
                <w:rFonts w:ascii="Segoe UI Symbol" w:eastAsiaTheme="minorHAnsi" w:hAnsi="Segoe UI Symbol" w:cs="Calibri"/>
                <w:kern w:val="2"/>
                <w:sz w:val="14"/>
                <w:szCs w:val="18"/>
                <w14:ligatures w14:val="standardContextual"/>
                <w:rPrChange w:id="2948" w:author="Danny" w:date="2026-10-02T14:18:00Z">
                  <w:rPr>
                    <w:ins w:id="2949" w:author="Danny" w:date="2026-10-02T14:15:00Z"/>
                    <w:rFonts w:ascii="Segoe UI Symbol" w:hAnsi="Segoe UI Symbol" w:cs="Calibri"/>
                    <w:color w:val="000000"/>
                    <w:sz w:val="18"/>
                    <w:szCs w:val="18"/>
                  </w:rPr>
                </w:rPrChange>
              </w:rPr>
              <w:pPrChange w:id="2950" w:author="Danny" w:date="2026-10-02T14:23:00Z">
                <w:pPr>
                  <w:jc w:val="center"/>
                </w:pPr>
              </w:pPrChange>
            </w:pPr>
            <w:ins w:id="2951" w:author="Danny" w:date="2026-10-02T14:15:00Z">
              <w:r w:rsidRPr="000D0736">
                <w:rPr>
                  <w:rFonts w:ascii="Segoe UI Symbol" w:eastAsiaTheme="minorHAnsi" w:hAnsi="Segoe UI Symbol" w:cs="Calibri"/>
                  <w:kern w:val="2"/>
                  <w:sz w:val="14"/>
                  <w:szCs w:val="18"/>
                  <w14:ligatures w14:val="standardContextual"/>
                  <w:rPrChange w:id="295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5F7FB1E" w14:textId="77777777" w:rsidR="000D0736" w:rsidRPr="000D0736" w:rsidRDefault="000D0736">
            <w:pPr>
              <w:spacing w:line="276" w:lineRule="auto"/>
              <w:jc w:val="center"/>
              <w:rPr>
                <w:ins w:id="2953" w:author="Danny" w:date="2026-10-02T14:15:00Z"/>
                <w:rFonts w:ascii="Segoe UI Symbol" w:eastAsiaTheme="minorHAnsi" w:hAnsi="Segoe UI Symbol" w:cs="Calibri"/>
                <w:kern w:val="2"/>
                <w:sz w:val="14"/>
                <w:szCs w:val="18"/>
                <w14:ligatures w14:val="standardContextual"/>
                <w:rPrChange w:id="2954" w:author="Danny" w:date="2026-10-02T14:18:00Z">
                  <w:rPr>
                    <w:ins w:id="2955" w:author="Danny" w:date="2026-10-02T14:15:00Z"/>
                    <w:rFonts w:ascii="Segoe UI Symbol" w:hAnsi="Segoe UI Symbol" w:cs="Calibri"/>
                    <w:color w:val="000000"/>
                    <w:sz w:val="18"/>
                    <w:szCs w:val="18"/>
                  </w:rPr>
                </w:rPrChange>
              </w:rPr>
              <w:pPrChange w:id="2956" w:author="Danny" w:date="2026-10-02T14:23:00Z">
                <w:pPr>
                  <w:jc w:val="center"/>
                </w:pPr>
              </w:pPrChange>
            </w:pPr>
            <w:ins w:id="2957" w:author="Danny" w:date="2026-10-02T14:15:00Z">
              <w:r w:rsidRPr="000D0736">
                <w:rPr>
                  <w:rFonts w:ascii="Segoe UI Symbol" w:eastAsiaTheme="minorHAnsi" w:hAnsi="Segoe UI Symbol" w:cs="Calibri"/>
                  <w:kern w:val="2"/>
                  <w:sz w:val="14"/>
                  <w:szCs w:val="18"/>
                  <w14:ligatures w14:val="standardContextual"/>
                  <w:rPrChange w:id="295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5698D5C" w14:textId="77777777" w:rsidR="000D0736" w:rsidRPr="000D0736" w:rsidRDefault="000D0736">
            <w:pPr>
              <w:spacing w:line="276" w:lineRule="auto"/>
              <w:jc w:val="center"/>
              <w:rPr>
                <w:ins w:id="2959" w:author="Danny" w:date="2026-10-02T14:15:00Z"/>
                <w:rFonts w:ascii="Segoe UI Symbol" w:eastAsiaTheme="minorHAnsi" w:hAnsi="Segoe UI Symbol" w:cs="Calibri"/>
                <w:kern w:val="2"/>
                <w:sz w:val="14"/>
                <w:szCs w:val="18"/>
                <w14:ligatures w14:val="standardContextual"/>
                <w:rPrChange w:id="2960" w:author="Danny" w:date="2026-10-02T14:18:00Z">
                  <w:rPr>
                    <w:ins w:id="2961" w:author="Danny" w:date="2026-10-02T14:15:00Z"/>
                    <w:rFonts w:ascii="Segoe UI Symbol" w:hAnsi="Segoe UI Symbol" w:cs="Calibri"/>
                    <w:color w:val="000000"/>
                    <w:sz w:val="18"/>
                    <w:szCs w:val="18"/>
                  </w:rPr>
                </w:rPrChange>
              </w:rPr>
              <w:pPrChange w:id="2962" w:author="Danny" w:date="2026-10-02T14:23:00Z">
                <w:pPr>
                  <w:jc w:val="center"/>
                </w:pPr>
              </w:pPrChange>
            </w:pPr>
          </w:p>
        </w:tc>
        <w:tc>
          <w:tcPr>
            <w:tcW w:w="0" w:type="auto"/>
            <w:tcBorders>
              <w:top w:val="nil"/>
            </w:tcBorders>
            <w:shd w:val="clear" w:color="auto" w:fill="auto"/>
            <w:vAlign w:val="center"/>
            <w:hideMark/>
          </w:tcPr>
          <w:p w14:paraId="3D60C5A2" w14:textId="77777777" w:rsidR="000D0736" w:rsidRPr="000D0736" w:rsidRDefault="000D0736">
            <w:pPr>
              <w:spacing w:line="276" w:lineRule="auto"/>
              <w:jc w:val="center"/>
              <w:rPr>
                <w:ins w:id="2963" w:author="Danny" w:date="2026-10-02T14:15:00Z"/>
                <w:rFonts w:ascii="Segoe UI Symbol" w:eastAsiaTheme="minorHAnsi" w:hAnsi="Segoe UI Symbol" w:cs="Calibri"/>
                <w:kern w:val="2"/>
                <w:sz w:val="14"/>
                <w:szCs w:val="18"/>
                <w14:ligatures w14:val="standardContextual"/>
                <w:rPrChange w:id="2964" w:author="Danny" w:date="2026-10-02T14:18:00Z">
                  <w:rPr>
                    <w:ins w:id="2965" w:author="Danny" w:date="2026-10-02T14:15:00Z"/>
                    <w:rFonts w:ascii="Segoe UI Symbol" w:hAnsi="Segoe UI Symbol" w:cs="Calibri"/>
                    <w:color w:val="000000"/>
                    <w:sz w:val="18"/>
                    <w:szCs w:val="18"/>
                  </w:rPr>
                </w:rPrChange>
              </w:rPr>
              <w:pPrChange w:id="2966" w:author="Danny" w:date="2026-10-02T14:23:00Z">
                <w:pPr>
                  <w:jc w:val="center"/>
                </w:pPr>
              </w:pPrChange>
            </w:pPr>
            <w:ins w:id="2967" w:author="Danny" w:date="2026-10-02T14:15:00Z">
              <w:r w:rsidRPr="000D0736">
                <w:rPr>
                  <w:rFonts w:ascii="Segoe UI Symbol" w:eastAsiaTheme="minorHAnsi" w:hAnsi="Segoe UI Symbol" w:cs="Calibri"/>
                  <w:kern w:val="2"/>
                  <w:sz w:val="14"/>
                  <w:szCs w:val="18"/>
                  <w14:ligatures w14:val="standardContextual"/>
                  <w:rPrChange w:id="296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48AAF11" w14:textId="77777777" w:rsidR="000D0736" w:rsidRPr="000D0736" w:rsidRDefault="000D0736">
            <w:pPr>
              <w:spacing w:line="276" w:lineRule="auto"/>
              <w:jc w:val="center"/>
              <w:rPr>
                <w:ins w:id="2969" w:author="Danny" w:date="2026-10-02T14:15:00Z"/>
                <w:rFonts w:ascii="Segoe UI Symbol" w:eastAsiaTheme="minorHAnsi" w:hAnsi="Segoe UI Symbol" w:cs="Calibri"/>
                <w:kern w:val="2"/>
                <w:sz w:val="14"/>
                <w:szCs w:val="18"/>
                <w14:ligatures w14:val="standardContextual"/>
                <w:rPrChange w:id="2970" w:author="Danny" w:date="2026-10-02T14:18:00Z">
                  <w:rPr>
                    <w:ins w:id="2971" w:author="Danny" w:date="2026-10-02T14:15:00Z"/>
                    <w:rFonts w:ascii="Segoe UI Symbol" w:hAnsi="Segoe UI Symbol" w:cs="Calibri"/>
                    <w:color w:val="000000"/>
                    <w:sz w:val="18"/>
                    <w:szCs w:val="18"/>
                  </w:rPr>
                </w:rPrChange>
              </w:rPr>
              <w:pPrChange w:id="2972" w:author="Danny" w:date="2026-10-02T14:23:00Z">
                <w:pPr>
                  <w:jc w:val="center"/>
                </w:pPr>
              </w:pPrChange>
            </w:pPr>
            <w:ins w:id="2973" w:author="Danny" w:date="2026-10-02T14:15:00Z">
              <w:r w:rsidRPr="000D0736">
                <w:rPr>
                  <w:rFonts w:ascii="Segoe UI Symbol" w:eastAsiaTheme="minorHAnsi" w:hAnsi="Segoe UI Symbol" w:cs="Calibri"/>
                  <w:kern w:val="2"/>
                  <w:sz w:val="14"/>
                  <w:szCs w:val="18"/>
                  <w14:ligatures w14:val="standardContextual"/>
                  <w:rPrChange w:id="297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76B0980" w14:textId="77777777" w:rsidR="000D0736" w:rsidRPr="000D0736" w:rsidRDefault="000D0736">
            <w:pPr>
              <w:spacing w:line="276" w:lineRule="auto"/>
              <w:jc w:val="center"/>
              <w:rPr>
                <w:ins w:id="2975" w:author="Danny" w:date="2026-10-02T14:15:00Z"/>
                <w:rFonts w:ascii="Segoe UI Symbol" w:eastAsiaTheme="minorHAnsi" w:hAnsi="Segoe UI Symbol" w:cs="Calibri"/>
                <w:kern w:val="2"/>
                <w:sz w:val="14"/>
                <w:szCs w:val="18"/>
                <w14:ligatures w14:val="standardContextual"/>
                <w:rPrChange w:id="2976" w:author="Danny" w:date="2026-10-02T14:18:00Z">
                  <w:rPr>
                    <w:ins w:id="2977" w:author="Danny" w:date="2026-10-02T14:15:00Z"/>
                    <w:rFonts w:ascii="Segoe UI Symbol" w:hAnsi="Segoe UI Symbol" w:cs="Calibri"/>
                    <w:color w:val="000000"/>
                    <w:sz w:val="18"/>
                    <w:szCs w:val="18"/>
                  </w:rPr>
                </w:rPrChange>
              </w:rPr>
              <w:pPrChange w:id="2978" w:author="Danny" w:date="2026-10-02T14:23:00Z">
                <w:pPr>
                  <w:jc w:val="center"/>
                </w:pPr>
              </w:pPrChange>
            </w:pPr>
            <w:ins w:id="2979" w:author="Danny" w:date="2026-10-02T14:15:00Z">
              <w:r w:rsidRPr="000D0736">
                <w:rPr>
                  <w:rFonts w:ascii="Segoe UI Symbol" w:eastAsiaTheme="minorHAnsi" w:hAnsi="Segoe UI Symbol" w:cs="Calibri"/>
                  <w:kern w:val="2"/>
                  <w:sz w:val="14"/>
                  <w:szCs w:val="18"/>
                  <w14:ligatures w14:val="standardContextual"/>
                  <w:rPrChange w:id="2980" w:author="Danny" w:date="2026-10-02T14:18:00Z">
                    <w:rPr>
                      <w:rFonts w:ascii="Segoe UI Symbol" w:hAnsi="Segoe UI Symbol" w:cs="Calibri"/>
                      <w:color w:val="000000"/>
                      <w:sz w:val="18"/>
                      <w:szCs w:val="18"/>
                    </w:rPr>
                  </w:rPrChange>
                </w:rPr>
                <w:t>✗</w:t>
              </w:r>
            </w:ins>
          </w:p>
        </w:tc>
      </w:tr>
      <w:tr w:rsidR="002A4041" w:rsidRPr="000718CF" w14:paraId="6408C017" w14:textId="77777777" w:rsidTr="00107337">
        <w:trPr>
          <w:trHeight w:val="20"/>
          <w:ins w:id="2981" w:author="Danny" w:date="2026-10-02T14:15:00Z"/>
        </w:trPr>
        <w:tc>
          <w:tcPr>
            <w:tcW w:w="0" w:type="auto"/>
            <w:tcBorders>
              <w:top w:val="nil"/>
              <w:left w:val="nil"/>
              <w:bottom w:val="nil"/>
              <w:right w:val="nil"/>
            </w:tcBorders>
            <w:shd w:val="clear" w:color="auto" w:fill="auto"/>
            <w:vAlign w:val="center"/>
            <w:hideMark/>
          </w:tcPr>
          <w:p w14:paraId="552904F6" w14:textId="77777777" w:rsidR="000D0736" w:rsidRPr="000D0736" w:rsidRDefault="000D0736">
            <w:pPr>
              <w:spacing w:line="276" w:lineRule="auto"/>
              <w:jc w:val="center"/>
              <w:rPr>
                <w:ins w:id="2982" w:author="Danny" w:date="2026-10-02T14:15:00Z"/>
                <w:rFonts w:eastAsiaTheme="minorHAnsi" w:cstheme="minorBidi"/>
                <w:kern w:val="2"/>
                <w:sz w:val="14"/>
                <w:szCs w:val="18"/>
                <w14:ligatures w14:val="standardContextual"/>
                <w:rPrChange w:id="2983" w:author="Danny" w:date="2026-10-02T14:18:00Z">
                  <w:rPr>
                    <w:ins w:id="2984" w:author="Danny" w:date="2026-10-02T14:15:00Z"/>
                    <w:color w:val="000000"/>
                    <w:sz w:val="18"/>
                    <w:szCs w:val="18"/>
                  </w:rPr>
                </w:rPrChange>
              </w:rPr>
              <w:pPrChange w:id="2985" w:author="Danny" w:date="2026-10-02T14:16:00Z">
                <w:pPr>
                  <w:jc w:val="center"/>
                </w:pPr>
              </w:pPrChange>
            </w:pPr>
            <w:ins w:id="2986" w:author="Danny" w:date="2026-10-02T14:15:00Z">
              <w:r w:rsidRPr="000D0736">
                <w:rPr>
                  <w:rFonts w:eastAsiaTheme="minorHAnsi" w:cstheme="minorBidi"/>
                  <w:kern w:val="2"/>
                  <w:sz w:val="14"/>
                  <w:szCs w:val="18"/>
                  <w14:ligatures w14:val="standardContextual"/>
                  <w:rPrChange w:id="2987" w:author="Danny" w:date="2026-10-02T14:18:00Z">
                    <w:rPr>
                      <w:color w:val="000000"/>
                      <w:sz w:val="18"/>
                      <w:szCs w:val="18"/>
                    </w:rPr>
                  </w:rPrChange>
                </w:rPr>
                <w:t>30</w:t>
              </w:r>
            </w:ins>
          </w:p>
        </w:tc>
        <w:tc>
          <w:tcPr>
            <w:tcW w:w="0" w:type="auto"/>
            <w:tcBorders>
              <w:top w:val="nil"/>
              <w:left w:val="nil"/>
              <w:bottom w:val="nil"/>
              <w:right w:val="nil"/>
            </w:tcBorders>
            <w:shd w:val="clear" w:color="auto" w:fill="auto"/>
            <w:vAlign w:val="center"/>
            <w:hideMark/>
          </w:tcPr>
          <w:p w14:paraId="21B0254A" w14:textId="77777777" w:rsidR="000D0736" w:rsidRPr="000D0736" w:rsidRDefault="000D0736">
            <w:pPr>
              <w:spacing w:line="276" w:lineRule="auto"/>
              <w:rPr>
                <w:ins w:id="2988" w:author="Danny" w:date="2026-10-02T14:15:00Z"/>
                <w:rFonts w:eastAsiaTheme="minorHAnsi" w:cstheme="minorBidi"/>
                <w:kern w:val="2"/>
                <w:sz w:val="14"/>
                <w:szCs w:val="18"/>
                <w14:ligatures w14:val="standardContextual"/>
                <w:rPrChange w:id="2989" w:author="Danny" w:date="2026-10-02T14:18:00Z">
                  <w:rPr>
                    <w:ins w:id="2990" w:author="Danny" w:date="2026-10-02T14:15:00Z"/>
                    <w:color w:val="000000"/>
                    <w:sz w:val="18"/>
                    <w:szCs w:val="18"/>
                  </w:rPr>
                </w:rPrChange>
              </w:rPr>
              <w:pPrChange w:id="2991" w:author="Danny" w:date="2026-10-02T14:16:00Z">
                <w:pPr/>
              </w:pPrChange>
            </w:pPr>
            <w:ins w:id="2992" w:author="Danny" w:date="2026-10-02T14:15:00Z">
              <w:r w:rsidRPr="000D0736">
                <w:rPr>
                  <w:rFonts w:eastAsiaTheme="minorHAnsi" w:cstheme="minorBidi"/>
                  <w:kern w:val="2"/>
                  <w:sz w:val="14"/>
                  <w:szCs w:val="18"/>
                  <w14:ligatures w14:val="standardContextual"/>
                  <w:rPrChange w:id="2993" w:author="Danny" w:date="2026-10-02T14:18:00Z">
                    <w:rPr>
                      <w:color w:val="000000"/>
                      <w:sz w:val="18"/>
                      <w:szCs w:val="18"/>
                    </w:rPr>
                  </w:rPrChange>
                </w:rPr>
                <w:t>Gifstad et al., 2013</w:t>
              </w:r>
            </w:ins>
          </w:p>
        </w:tc>
        <w:tc>
          <w:tcPr>
            <w:tcW w:w="0" w:type="auto"/>
            <w:tcBorders>
              <w:top w:val="nil"/>
              <w:left w:val="nil"/>
              <w:bottom w:val="nil"/>
              <w:right w:val="nil"/>
            </w:tcBorders>
            <w:shd w:val="clear" w:color="auto" w:fill="auto"/>
            <w:noWrap/>
            <w:vAlign w:val="bottom"/>
            <w:hideMark/>
          </w:tcPr>
          <w:p w14:paraId="7D935A86" w14:textId="77777777" w:rsidR="000D0736" w:rsidRPr="000D0736" w:rsidRDefault="000D0736">
            <w:pPr>
              <w:spacing w:line="276" w:lineRule="auto"/>
              <w:rPr>
                <w:ins w:id="2994" w:author="Danny" w:date="2026-10-02T14:15:00Z"/>
                <w:rFonts w:eastAsiaTheme="minorHAnsi" w:cstheme="minorBidi"/>
                <w:kern w:val="2"/>
                <w:sz w:val="14"/>
                <w:szCs w:val="18"/>
                <w14:ligatures w14:val="standardContextual"/>
                <w:rPrChange w:id="2995" w:author="Danny" w:date="2026-10-02T14:18:00Z">
                  <w:rPr>
                    <w:ins w:id="2996" w:author="Danny" w:date="2026-10-02T14:15:00Z"/>
                    <w:color w:val="000000"/>
                    <w:sz w:val="18"/>
                    <w:szCs w:val="18"/>
                  </w:rPr>
                </w:rPrChange>
              </w:rPr>
              <w:pPrChange w:id="2997" w:author="Danny" w:date="2026-10-02T14:16:00Z">
                <w:pPr/>
              </w:pPrChange>
            </w:pPr>
          </w:p>
        </w:tc>
        <w:tc>
          <w:tcPr>
            <w:tcW w:w="0" w:type="auto"/>
            <w:tcBorders>
              <w:top w:val="nil"/>
              <w:left w:val="nil"/>
              <w:bottom w:val="nil"/>
              <w:right w:val="nil"/>
            </w:tcBorders>
            <w:shd w:val="clear" w:color="auto" w:fill="auto"/>
            <w:vAlign w:val="center"/>
            <w:hideMark/>
          </w:tcPr>
          <w:p w14:paraId="1904D44C" w14:textId="77777777" w:rsidR="000D0736" w:rsidRPr="000D0736" w:rsidRDefault="000D0736">
            <w:pPr>
              <w:spacing w:line="276" w:lineRule="auto"/>
              <w:jc w:val="center"/>
              <w:rPr>
                <w:ins w:id="2998" w:author="Danny" w:date="2026-10-02T14:15:00Z"/>
                <w:rFonts w:eastAsiaTheme="minorHAnsi" w:cstheme="minorBidi"/>
                <w:kern w:val="2"/>
                <w:sz w:val="14"/>
                <w:szCs w:val="18"/>
                <w14:ligatures w14:val="standardContextual"/>
                <w:rPrChange w:id="2999" w:author="Danny" w:date="2026-10-02T14:18:00Z">
                  <w:rPr>
                    <w:ins w:id="3000" w:author="Danny" w:date="2026-10-02T14:15:00Z"/>
                    <w:color w:val="000000"/>
                    <w:sz w:val="18"/>
                    <w:szCs w:val="18"/>
                  </w:rPr>
                </w:rPrChange>
              </w:rPr>
              <w:pPrChange w:id="3001" w:author="Danny" w:date="2026-10-02T14:21:00Z">
                <w:pPr>
                  <w:jc w:val="center"/>
                </w:pPr>
              </w:pPrChange>
            </w:pPr>
            <w:ins w:id="3002" w:author="Danny" w:date="2026-10-02T14:15:00Z">
              <w:r w:rsidRPr="000D0736">
                <w:rPr>
                  <w:rFonts w:eastAsiaTheme="minorHAnsi" w:cstheme="minorBidi"/>
                  <w:kern w:val="2"/>
                  <w:sz w:val="14"/>
                  <w:szCs w:val="18"/>
                  <w14:ligatures w14:val="standardContextual"/>
                  <w:rPrChange w:id="3003"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695126C6" w14:textId="77777777" w:rsidR="000D0736" w:rsidRPr="000D0736" w:rsidRDefault="000D0736">
            <w:pPr>
              <w:spacing w:line="276" w:lineRule="auto"/>
              <w:jc w:val="center"/>
              <w:rPr>
                <w:ins w:id="3004" w:author="Danny" w:date="2026-10-02T14:15:00Z"/>
                <w:rFonts w:eastAsiaTheme="minorHAnsi" w:cstheme="minorBidi"/>
                <w:kern w:val="2"/>
                <w:sz w:val="14"/>
                <w:szCs w:val="18"/>
                <w14:ligatures w14:val="standardContextual"/>
                <w:rPrChange w:id="3005" w:author="Danny" w:date="2026-10-02T14:18:00Z">
                  <w:rPr>
                    <w:ins w:id="3006" w:author="Danny" w:date="2026-10-02T14:15:00Z"/>
                    <w:color w:val="000000"/>
                    <w:sz w:val="18"/>
                    <w:szCs w:val="18"/>
                  </w:rPr>
                </w:rPrChange>
              </w:rPr>
              <w:pPrChange w:id="3007" w:author="Danny" w:date="2026-10-02T14:21:00Z">
                <w:pPr>
                  <w:jc w:val="center"/>
                </w:pPr>
              </w:pPrChange>
            </w:pPr>
            <w:ins w:id="3008" w:author="Danny" w:date="2026-10-02T14:15:00Z">
              <w:r w:rsidRPr="000D0736">
                <w:rPr>
                  <w:rFonts w:eastAsiaTheme="minorHAnsi" w:cstheme="minorBidi"/>
                  <w:kern w:val="2"/>
                  <w:sz w:val="14"/>
                  <w:szCs w:val="18"/>
                  <w14:ligatures w14:val="standardContextual"/>
                  <w:rPrChange w:id="3009"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6949587D" w14:textId="77777777" w:rsidR="000D0736" w:rsidRPr="000D0736" w:rsidRDefault="000D0736">
            <w:pPr>
              <w:spacing w:line="276" w:lineRule="auto"/>
              <w:jc w:val="center"/>
              <w:rPr>
                <w:ins w:id="3010" w:author="Danny" w:date="2026-10-02T14:15:00Z"/>
                <w:rFonts w:eastAsiaTheme="minorHAnsi" w:cstheme="minorBidi"/>
                <w:kern w:val="2"/>
                <w:sz w:val="14"/>
                <w:szCs w:val="18"/>
                <w14:ligatures w14:val="standardContextual"/>
                <w:rPrChange w:id="3011" w:author="Danny" w:date="2026-10-02T14:18:00Z">
                  <w:rPr>
                    <w:ins w:id="3012" w:author="Danny" w:date="2026-10-02T14:15:00Z"/>
                    <w:color w:val="000000"/>
                    <w:sz w:val="18"/>
                    <w:szCs w:val="18"/>
                  </w:rPr>
                </w:rPrChange>
              </w:rPr>
              <w:pPrChange w:id="3013" w:author="Danny" w:date="2026-10-02T14:21:00Z">
                <w:pPr>
                  <w:jc w:val="center"/>
                </w:pPr>
              </w:pPrChange>
            </w:pPr>
          </w:p>
        </w:tc>
        <w:tc>
          <w:tcPr>
            <w:tcW w:w="0" w:type="auto"/>
            <w:tcBorders>
              <w:top w:val="nil"/>
              <w:left w:val="nil"/>
              <w:bottom w:val="nil"/>
              <w:right w:val="nil"/>
            </w:tcBorders>
            <w:shd w:val="clear" w:color="auto" w:fill="auto"/>
            <w:vAlign w:val="center"/>
            <w:hideMark/>
          </w:tcPr>
          <w:p w14:paraId="3DD49617" w14:textId="77777777" w:rsidR="000D0736" w:rsidRPr="000D0736" w:rsidRDefault="000D0736">
            <w:pPr>
              <w:spacing w:line="276" w:lineRule="auto"/>
              <w:jc w:val="center"/>
              <w:rPr>
                <w:ins w:id="3014" w:author="Danny" w:date="2026-10-02T14:15:00Z"/>
                <w:rFonts w:eastAsiaTheme="minorHAnsi" w:cstheme="minorBidi"/>
                <w:kern w:val="2"/>
                <w:sz w:val="14"/>
                <w:szCs w:val="18"/>
                <w14:ligatures w14:val="standardContextual"/>
                <w:rPrChange w:id="3015" w:author="Danny" w:date="2026-10-02T14:18:00Z">
                  <w:rPr>
                    <w:ins w:id="3016" w:author="Danny" w:date="2026-10-02T14:15:00Z"/>
                    <w:color w:val="000000"/>
                    <w:sz w:val="18"/>
                    <w:szCs w:val="18"/>
                  </w:rPr>
                </w:rPrChange>
              </w:rPr>
              <w:pPrChange w:id="3017" w:author="Danny" w:date="2026-10-02T14:21:00Z">
                <w:pPr>
                  <w:jc w:val="center"/>
                </w:pPr>
              </w:pPrChange>
            </w:pPr>
            <w:ins w:id="3018" w:author="Danny" w:date="2026-10-02T14:15:00Z">
              <w:r w:rsidRPr="000D0736">
                <w:rPr>
                  <w:rFonts w:eastAsiaTheme="minorHAnsi" w:cstheme="minorBidi"/>
                  <w:kern w:val="2"/>
                  <w:sz w:val="14"/>
                  <w:szCs w:val="18"/>
                  <w14:ligatures w14:val="standardContextual"/>
                  <w:rPrChange w:id="3019" w:author="Danny" w:date="2026-10-02T14:18:00Z">
                    <w:rPr>
                      <w:color w:val="000000"/>
                      <w:sz w:val="18"/>
                      <w:szCs w:val="18"/>
                    </w:rPr>
                  </w:rPrChange>
                </w:rPr>
                <w:t>27.0 ± 6.0</w:t>
              </w:r>
            </w:ins>
          </w:p>
        </w:tc>
        <w:tc>
          <w:tcPr>
            <w:tcW w:w="0" w:type="auto"/>
            <w:tcBorders>
              <w:top w:val="nil"/>
              <w:left w:val="nil"/>
              <w:bottom w:val="nil"/>
              <w:right w:val="nil"/>
            </w:tcBorders>
            <w:shd w:val="clear" w:color="auto" w:fill="auto"/>
            <w:vAlign w:val="center"/>
            <w:hideMark/>
          </w:tcPr>
          <w:p w14:paraId="1F8ED2AA" w14:textId="77777777" w:rsidR="000D0736" w:rsidRPr="000D0736" w:rsidRDefault="000D0736">
            <w:pPr>
              <w:spacing w:line="276" w:lineRule="auto"/>
              <w:jc w:val="center"/>
              <w:rPr>
                <w:ins w:id="3020" w:author="Danny" w:date="2026-10-02T14:15:00Z"/>
                <w:rFonts w:eastAsiaTheme="minorHAnsi" w:cstheme="minorBidi"/>
                <w:kern w:val="2"/>
                <w:sz w:val="14"/>
                <w:szCs w:val="18"/>
                <w14:ligatures w14:val="standardContextual"/>
                <w:rPrChange w:id="3021" w:author="Danny" w:date="2026-10-02T14:18:00Z">
                  <w:rPr>
                    <w:ins w:id="3022" w:author="Danny" w:date="2026-10-02T14:15:00Z"/>
                    <w:color w:val="000000"/>
                    <w:sz w:val="18"/>
                    <w:szCs w:val="18"/>
                  </w:rPr>
                </w:rPrChange>
              </w:rPr>
              <w:pPrChange w:id="3023" w:author="Danny" w:date="2026-10-02T14:21:00Z">
                <w:pPr>
                  <w:jc w:val="center"/>
                </w:pPr>
              </w:pPrChange>
            </w:pPr>
          </w:p>
        </w:tc>
        <w:tc>
          <w:tcPr>
            <w:tcW w:w="0" w:type="auto"/>
            <w:tcBorders>
              <w:top w:val="nil"/>
              <w:left w:val="nil"/>
              <w:bottom w:val="nil"/>
              <w:right w:val="nil"/>
            </w:tcBorders>
            <w:shd w:val="clear" w:color="auto" w:fill="auto"/>
            <w:vAlign w:val="center"/>
            <w:hideMark/>
          </w:tcPr>
          <w:p w14:paraId="45348339" w14:textId="77777777" w:rsidR="000D0736" w:rsidRPr="000D0736" w:rsidRDefault="000D0736">
            <w:pPr>
              <w:spacing w:line="276" w:lineRule="auto"/>
              <w:jc w:val="center"/>
              <w:rPr>
                <w:ins w:id="3024" w:author="Danny" w:date="2026-10-02T14:15:00Z"/>
                <w:rFonts w:eastAsiaTheme="minorHAnsi" w:cstheme="minorBidi"/>
                <w:kern w:val="2"/>
                <w:sz w:val="14"/>
                <w:szCs w:val="18"/>
                <w14:ligatures w14:val="standardContextual"/>
                <w:rPrChange w:id="3025" w:author="Danny" w:date="2026-10-02T14:18:00Z">
                  <w:rPr>
                    <w:ins w:id="3026" w:author="Danny" w:date="2026-10-02T14:15:00Z"/>
                    <w:color w:val="000000"/>
                    <w:sz w:val="18"/>
                    <w:szCs w:val="18"/>
                  </w:rPr>
                </w:rPrChange>
              </w:rPr>
              <w:pPrChange w:id="3027" w:author="Danny" w:date="2026-10-02T14:21:00Z">
                <w:pPr>
                  <w:jc w:val="center"/>
                </w:pPr>
              </w:pPrChange>
            </w:pPr>
            <w:ins w:id="3028" w:author="Danny" w:date="2026-10-02T14:15:00Z">
              <w:r w:rsidRPr="000D0736">
                <w:rPr>
                  <w:rFonts w:eastAsiaTheme="minorHAnsi" w:cstheme="minorBidi"/>
                  <w:kern w:val="2"/>
                  <w:sz w:val="14"/>
                  <w:szCs w:val="18"/>
                  <w14:ligatures w14:val="standardContextual"/>
                  <w:rPrChange w:id="3029" w:author="Danny" w:date="2026-10-02T14:18:00Z">
                    <w:rPr>
                      <w:color w:val="000000"/>
                      <w:sz w:val="18"/>
                      <w:szCs w:val="18"/>
                    </w:rPr>
                  </w:rPrChange>
                </w:rPr>
                <w:t>77</w:t>
              </w:r>
            </w:ins>
          </w:p>
        </w:tc>
        <w:tc>
          <w:tcPr>
            <w:tcW w:w="0" w:type="auto"/>
            <w:tcBorders>
              <w:top w:val="nil"/>
              <w:left w:val="nil"/>
              <w:bottom w:val="nil"/>
              <w:right w:val="nil"/>
            </w:tcBorders>
            <w:shd w:val="clear" w:color="auto" w:fill="auto"/>
            <w:vAlign w:val="center"/>
            <w:hideMark/>
          </w:tcPr>
          <w:p w14:paraId="0A9AF5C8" w14:textId="77777777" w:rsidR="000D0736" w:rsidRPr="000D0736" w:rsidRDefault="000D0736">
            <w:pPr>
              <w:spacing w:line="276" w:lineRule="auto"/>
              <w:jc w:val="center"/>
              <w:rPr>
                <w:ins w:id="3030" w:author="Danny" w:date="2026-10-02T14:15:00Z"/>
                <w:rFonts w:eastAsiaTheme="minorHAnsi" w:cstheme="minorBidi"/>
                <w:kern w:val="2"/>
                <w:sz w:val="14"/>
                <w:szCs w:val="18"/>
                <w14:ligatures w14:val="standardContextual"/>
                <w:rPrChange w:id="3031" w:author="Danny" w:date="2026-10-02T14:18:00Z">
                  <w:rPr>
                    <w:ins w:id="3032" w:author="Danny" w:date="2026-10-02T14:15:00Z"/>
                    <w:color w:val="000000"/>
                    <w:sz w:val="18"/>
                    <w:szCs w:val="18"/>
                  </w:rPr>
                </w:rPrChange>
              </w:rPr>
              <w:pPrChange w:id="3033" w:author="Danny" w:date="2026-10-02T14:21:00Z">
                <w:pPr>
                  <w:jc w:val="center"/>
                </w:pPr>
              </w:pPrChange>
            </w:pPr>
            <w:ins w:id="3034" w:author="Danny" w:date="2026-10-02T14:15:00Z">
              <w:r w:rsidRPr="000D0736">
                <w:rPr>
                  <w:rFonts w:eastAsiaTheme="minorHAnsi" w:cstheme="minorBidi"/>
                  <w:kern w:val="2"/>
                  <w:sz w:val="14"/>
                  <w:szCs w:val="18"/>
                  <w14:ligatures w14:val="standardContextual"/>
                  <w:rPrChange w:id="3035" w:author="Danny" w:date="2026-10-02T14:18:00Z">
                    <w:rPr>
                      <w:color w:val="000000"/>
                      <w:sz w:val="18"/>
                      <w:szCs w:val="18"/>
                    </w:rPr>
                  </w:rPrChange>
                </w:rPr>
                <w:t>0</w:t>
              </w:r>
            </w:ins>
          </w:p>
        </w:tc>
        <w:tc>
          <w:tcPr>
            <w:tcW w:w="0" w:type="auto"/>
            <w:tcBorders>
              <w:top w:val="nil"/>
              <w:left w:val="nil"/>
              <w:bottom w:val="nil"/>
              <w:right w:val="nil"/>
            </w:tcBorders>
            <w:shd w:val="clear" w:color="auto" w:fill="auto"/>
            <w:vAlign w:val="center"/>
            <w:hideMark/>
          </w:tcPr>
          <w:p w14:paraId="75D3A57D" w14:textId="77777777" w:rsidR="000D0736" w:rsidRPr="000D0736" w:rsidRDefault="000D0736">
            <w:pPr>
              <w:spacing w:line="276" w:lineRule="auto"/>
              <w:jc w:val="center"/>
              <w:rPr>
                <w:ins w:id="3036" w:author="Danny" w:date="2026-10-02T14:15:00Z"/>
                <w:rFonts w:eastAsiaTheme="minorHAnsi" w:cstheme="minorBidi"/>
                <w:kern w:val="2"/>
                <w:sz w:val="14"/>
                <w:szCs w:val="18"/>
                <w14:ligatures w14:val="standardContextual"/>
                <w:rPrChange w:id="3037" w:author="Danny" w:date="2026-10-02T14:18:00Z">
                  <w:rPr>
                    <w:ins w:id="3038" w:author="Danny" w:date="2026-10-02T14:15:00Z"/>
                    <w:color w:val="000000"/>
                    <w:sz w:val="18"/>
                    <w:szCs w:val="18"/>
                  </w:rPr>
                </w:rPrChange>
              </w:rPr>
              <w:pPrChange w:id="3039" w:author="Danny" w:date="2026-10-02T14:21:00Z">
                <w:pPr>
                  <w:jc w:val="center"/>
                </w:pPr>
              </w:pPrChange>
            </w:pPr>
            <w:ins w:id="3040" w:author="Danny" w:date="2026-10-02T14:15:00Z">
              <w:r w:rsidRPr="000D0736">
                <w:rPr>
                  <w:rFonts w:eastAsiaTheme="minorHAnsi" w:cstheme="minorBidi"/>
                  <w:kern w:val="2"/>
                  <w:sz w:val="14"/>
                  <w:szCs w:val="18"/>
                  <w14:ligatures w14:val="standardContextual"/>
                  <w:rPrChange w:id="3041" w:author="Danny" w:date="2026-10-02T14:18:00Z">
                    <w:rPr>
                      <w:color w:val="000000"/>
                      <w:sz w:val="18"/>
                      <w:szCs w:val="18"/>
                    </w:rPr>
                  </w:rPrChange>
                </w:rPr>
                <w:t>0</w:t>
              </w:r>
            </w:ins>
          </w:p>
        </w:tc>
        <w:tc>
          <w:tcPr>
            <w:tcW w:w="0" w:type="auto"/>
            <w:tcBorders>
              <w:top w:val="nil"/>
              <w:left w:val="nil"/>
              <w:bottom w:val="nil"/>
              <w:right w:val="nil"/>
            </w:tcBorders>
            <w:shd w:val="clear" w:color="auto" w:fill="auto"/>
            <w:noWrap/>
            <w:vAlign w:val="center"/>
            <w:hideMark/>
          </w:tcPr>
          <w:p w14:paraId="53809037" w14:textId="77777777" w:rsidR="000D0736" w:rsidRPr="000D0736" w:rsidRDefault="000D0736">
            <w:pPr>
              <w:spacing w:line="276" w:lineRule="auto"/>
              <w:jc w:val="center"/>
              <w:rPr>
                <w:ins w:id="3042" w:author="Danny" w:date="2026-10-02T14:15:00Z"/>
                <w:rFonts w:eastAsiaTheme="minorHAnsi" w:cstheme="minorBidi"/>
                <w:kern w:val="2"/>
                <w:sz w:val="14"/>
                <w:szCs w:val="18"/>
                <w14:ligatures w14:val="standardContextual"/>
                <w:rPrChange w:id="3043" w:author="Danny" w:date="2026-10-02T14:18:00Z">
                  <w:rPr>
                    <w:ins w:id="3044" w:author="Danny" w:date="2026-10-02T14:15:00Z"/>
                    <w:color w:val="000000"/>
                    <w:sz w:val="18"/>
                    <w:szCs w:val="18"/>
                  </w:rPr>
                </w:rPrChange>
              </w:rPr>
              <w:pPrChange w:id="3045" w:author="Danny" w:date="2026-10-02T14:21:00Z">
                <w:pPr>
                  <w:jc w:val="center"/>
                </w:pPr>
              </w:pPrChange>
            </w:pPr>
          </w:p>
        </w:tc>
        <w:tc>
          <w:tcPr>
            <w:tcW w:w="0" w:type="auto"/>
            <w:tcBorders>
              <w:top w:val="nil"/>
              <w:left w:val="nil"/>
              <w:bottom w:val="nil"/>
              <w:right w:val="nil"/>
            </w:tcBorders>
            <w:shd w:val="clear" w:color="auto" w:fill="auto"/>
            <w:vAlign w:val="center"/>
            <w:hideMark/>
          </w:tcPr>
          <w:p w14:paraId="062965BA" w14:textId="77777777" w:rsidR="000D0736" w:rsidRPr="000D0736" w:rsidRDefault="000D0736">
            <w:pPr>
              <w:spacing w:line="276" w:lineRule="auto"/>
              <w:jc w:val="center"/>
              <w:rPr>
                <w:ins w:id="3046" w:author="Danny" w:date="2026-10-02T14:15:00Z"/>
                <w:rFonts w:eastAsiaTheme="minorHAnsi" w:cstheme="minorBidi"/>
                <w:kern w:val="2"/>
                <w:sz w:val="14"/>
                <w:szCs w:val="18"/>
                <w14:ligatures w14:val="standardContextual"/>
                <w:rPrChange w:id="3047" w:author="Danny" w:date="2026-10-02T14:18:00Z">
                  <w:rPr>
                    <w:ins w:id="3048" w:author="Danny" w:date="2026-10-02T14:15:00Z"/>
                    <w:color w:val="000000"/>
                    <w:sz w:val="18"/>
                    <w:szCs w:val="18"/>
                  </w:rPr>
                </w:rPrChange>
              </w:rPr>
              <w:pPrChange w:id="3049" w:author="Danny" w:date="2026-10-02T14:21:00Z">
                <w:pPr>
                  <w:jc w:val="center"/>
                </w:pPr>
              </w:pPrChange>
            </w:pPr>
            <w:ins w:id="3050" w:author="Danny" w:date="2026-10-02T14:15:00Z">
              <w:r w:rsidRPr="000D0736">
                <w:rPr>
                  <w:rFonts w:eastAsiaTheme="minorHAnsi" w:cstheme="minorBidi"/>
                  <w:kern w:val="2"/>
                  <w:sz w:val="14"/>
                  <w:szCs w:val="18"/>
                  <w14:ligatures w14:val="standardContextual"/>
                  <w:rPrChange w:id="3051" w:author="Danny" w:date="2026-10-02T14:18:00Z">
                    <w:rPr>
                      <w:color w:val="000000"/>
                      <w:sz w:val="18"/>
                      <w:szCs w:val="18"/>
                    </w:rPr>
                  </w:rPrChange>
                </w:rPr>
                <w:t>84</w:t>
              </w:r>
            </w:ins>
          </w:p>
        </w:tc>
        <w:tc>
          <w:tcPr>
            <w:tcW w:w="0" w:type="auto"/>
            <w:tcBorders>
              <w:top w:val="nil"/>
              <w:left w:val="nil"/>
              <w:bottom w:val="nil"/>
              <w:right w:val="nil"/>
            </w:tcBorders>
            <w:shd w:val="clear" w:color="auto" w:fill="auto"/>
            <w:vAlign w:val="center"/>
            <w:hideMark/>
          </w:tcPr>
          <w:p w14:paraId="7D303894" w14:textId="77777777" w:rsidR="000D0736" w:rsidRPr="000D0736" w:rsidRDefault="000D0736">
            <w:pPr>
              <w:spacing w:line="276" w:lineRule="auto"/>
              <w:jc w:val="center"/>
              <w:rPr>
                <w:ins w:id="3052" w:author="Danny" w:date="2026-10-02T14:15:00Z"/>
                <w:rFonts w:eastAsiaTheme="minorHAnsi" w:cstheme="minorBidi"/>
                <w:kern w:val="2"/>
                <w:sz w:val="14"/>
                <w:szCs w:val="18"/>
                <w14:ligatures w14:val="standardContextual"/>
                <w:rPrChange w:id="3053" w:author="Danny" w:date="2026-10-02T14:18:00Z">
                  <w:rPr>
                    <w:ins w:id="3054" w:author="Danny" w:date="2026-10-02T14:15:00Z"/>
                    <w:color w:val="000000"/>
                    <w:sz w:val="18"/>
                    <w:szCs w:val="18"/>
                  </w:rPr>
                </w:rPrChange>
              </w:rPr>
              <w:pPrChange w:id="3055" w:author="Danny" w:date="2026-10-02T14:21:00Z">
                <w:pPr>
                  <w:jc w:val="center"/>
                </w:pPr>
              </w:pPrChange>
            </w:pPr>
            <w:ins w:id="3056" w:author="Danny" w:date="2026-10-02T14:15:00Z">
              <w:r w:rsidRPr="000D0736">
                <w:rPr>
                  <w:rFonts w:eastAsiaTheme="minorHAnsi" w:cstheme="minorBidi"/>
                  <w:kern w:val="2"/>
                  <w:sz w:val="14"/>
                  <w:szCs w:val="18"/>
                  <w14:ligatures w14:val="standardContextual"/>
                  <w:rPrChange w:id="3057" w:author="Danny" w:date="2026-10-02T14:18:00Z">
                    <w:rPr>
                      <w:color w:val="000000"/>
                      <w:sz w:val="18"/>
                      <w:szCs w:val="18"/>
                    </w:rPr>
                  </w:rPrChange>
                </w:rPr>
                <w:t>7</w:t>
              </w:r>
            </w:ins>
          </w:p>
        </w:tc>
        <w:tc>
          <w:tcPr>
            <w:tcW w:w="0" w:type="auto"/>
            <w:tcBorders>
              <w:top w:val="nil"/>
              <w:left w:val="nil"/>
              <w:bottom w:val="nil"/>
              <w:right w:val="nil"/>
            </w:tcBorders>
            <w:shd w:val="clear" w:color="auto" w:fill="auto"/>
            <w:vAlign w:val="center"/>
            <w:hideMark/>
          </w:tcPr>
          <w:p w14:paraId="3DF785D2" w14:textId="77777777" w:rsidR="000D0736" w:rsidRPr="000D0736" w:rsidRDefault="000D0736">
            <w:pPr>
              <w:spacing w:line="276" w:lineRule="auto"/>
              <w:jc w:val="center"/>
              <w:rPr>
                <w:ins w:id="3058" w:author="Danny" w:date="2026-10-02T14:15:00Z"/>
                <w:rFonts w:eastAsiaTheme="minorHAnsi" w:cstheme="minorBidi"/>
                <w:kern w:val="2"/>
                <w:sz w:val="14"/>
                <w:szCs w:val="18"/>
                <w14:ligatures w14:val="standardContextual"/>
                <w:rPrChange w:id="3059" w:author="Danny" w:date="2026-10-02T14:18:00Z">
                  <w:rPr>
                    <w:ins w:id="3060" w:author="Danny" w:date="2026-10-02T14:15:00Z"/>
                    <w:color w:val="000000"/>
                    <w:sz w:val="18"/>
                    <w:szCs w:val="18"/>
                  </w:rPr>
                </w:rPrChange>
              </w:rPr>
              <w:pPrChange w:id="3061" w:author="Danny" w:date="2026-10-02T14:21:00Z">
                <w:pPr>
                  <w:jc w:val="center"/>
                </w:pPr>
              </w:pPrChange>
            </w:pPr>
            <w:ins w:id="3062" w:author="Danny" w:date="2026-10-02T14:15:00Z">
              <w:r w:rsidRPr="000D0736">
                <w:rPr>
                  <w:rFonts w:eastAsiaTheme="minorHAnsi" w:cstheme="minorBidi"/>
                  <w:kern w:val="2"/>
                  <w:sz w:val="14"/>
                  <w:szCs w:val="18"/>
                  <w14:ligatures w14:val="standardContextual"/>
                  <w:rPrChange w:id="3063"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5BD58D19" w14:textId="77777777" w:rsidR="000D0736" w:rsidRPr="000D0736" w:rsidRDefault="000D0736">
            <w:pPr>
              <w:spacing w:line="276" w:lineRule="auto"/>
              <w:rPr>
                <w:ins w:id="3064" w:author="Danny" w:date="2026-10-02T14:15:00Z"/>
                <w:rFonts w:eastAsiaTheme="minorHAnsi" w:cstheme="minorBidi"/>
                <w:kern w:val="2"/>
                <w:sz w:val="14"/>
                <w:szCs w:val="18"/>
                <w14:ligatures w14:val="standardContextual"/>
                <w:rPrChange w:id="3065" w:author="Danny" w:date="2026-10-02T14:18:00Z">
                  <w:rPr>
                    <w:ins w:id="3066" w:author="Danny" w:date="2026-10-02T14:15:00Z"/>
                    <w:color w:val="000000"/>
                    <w:sz w:val="18"/>
                    <w:szCs w:val="18"/>
                  </w:rPr>
                </w:rPrChange>
              </w:rPr>
              <w:pPrChange w:id="3067" w:author="Danny" w:date="2026-10-02T14:16:00Z">
                <w:pPr>
                  <w:jc w:val="center"/>
                </w:pPr>
              </w:pPrChange>
            </w:pPr>
          </w:p>
        </w:tc>
        <w:tc>
          <w:tcPr>
            <w:tcW w:w="0" w:type="auto"/>
            <w:tcBorders>
              <w:top w:val="nil"/>
            </w:tcBorders>
            <w:shd w:val="clear" w:color="auto" w:fill="auto"/>
            <w:vAlign w:val="center"/>
            <w:hideMark/>
          </w:tcPr>
          <w:p w14:paraId="2A92E0AF" w14:textId="77777777" w:rsidR="000D0736" w:rsidRPr="000D0736" w:rsidRDefault="000D0736">
            <w:pPr>
              <w:spacing w:line="276" w:lineRule="auto"/>
              <w:jc w:val="center"/>
              <w:rPr>
                <w:ins w:id="3068" w:author="Danny" w:date="2026-10-02T14:15:00Z"/>
                <w:rFonts w:ascii="Segoe UI Symbol" w:eastAsiaTheme="minorHAnsi" w:hAnsi="Segoe UI Symbol" w:cs="Calibri"/>
                <w:kern w:val="2"/>
                <w:sz w:val="14"/>
                <w:szCs w:val="18"/>
                <w14:ligatures w14:val="standardContextual"/>
                <w:rPrChange w:id="3069" w:author="Danny" w:date="2026-10-02T14:18:00Z">
                  <w:rPr>
                    <w:ins w:id="3070" w:author="Danny" w:date="2026-10-02T14:15:00Z"/>
                    <w:rFonts w:ascii="Segoe UI Symbol" w:hAnsi="Segoe UI Symbol" w:cs="Calibri"/>
                    <w:color w:val="000000"/>
                    <w:sz w:val="18"/>
                    <w:szCs w:val="18"/>
                  </w:rPr>
                </w:rPrChange>
              </w:rPr>
              <w:pPrChange w:id="3071" w:author="Danny" w:date="2026-10-02T14:23:00Z">
                <w:pPr>
                  <w:jc w:val="center"/>
                </w:pPr>
              </w:pPrChange>
            </w:pPr>
            <w:ins w:id="3072" w:author="Danny" w:date="2026-10-02T14:15:00Z">
              <w:r w:rsidRPr="000D0736">
                <w:rPr>
                  <w:rFonts w:ascii="Segoe UI Symbol" w:eastAsiaTheme="minorHAnsi" w:hAnsi="Segoe UI Symbol" w:cs="Calibri"/>
                  <w:kern w:val="2"/>
                  <w:sz w:val="14"/>
                  <w:szCs w:val="18"/>
                  <w14:ligatures w14:val="standardContextual"/>
                  <w:rPrChange w:id="307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FC262ED" w14:textId="77777777" w:rsidR="000D0736" w:rsidRPr="000D0736" w:rsidRDefault="000D0736">
            <w:pPr>
              <w:spacing w:line="276" w:lineRule="auto"/>
              <w:jc w:val="center"/>
              <w:rPr>
                <w:ins w:id="3074" w:author="Danny" w:date="2026-10-02T14:15:00Z"/>
                <w:rFonts w:ascii="Segoe UI Symbol" w:eastAsiaTheme="minorHAnsi" w:hAnsi="Segoe UI Symbol" w:cs="Calibri"/>
                <w:kern w:val="2"/>
                <w:sz w:val="14"/>
                <w:szCs w:val="18"/>
                <w14:ligatures w14:val="standardContextual"/>
                <w:rPrChange w:id="3075" w:author="Danny" w:date="2026-10-02T14:18:00Z">
                  <w:rPr>
                    <w:ins w:id="3076" w:author="Danny" w:date="2026-10-02T14:15:00Z"/>
                    <w:rFonts w:ascii="Segoe UI Symbol" w:hAnsi="Segoe UI Symbol" w:cs="Calibri"/>
                    <w:color w:val="000000"/>
                    <w:sz w:val="18"/>
                    <w:szCs w:val="18"/>
                  </w:rPr>
                </w:rPrChange>
              </w:rPr>
              <w:pPrChange w:id="3077" w:author="Danny" w:date="2026-10-02T14:23:00Z">
                <w:pPr>
                  <w:jc w:val="center"/>
                </w:pPr>
              </w:pPrChange>
            </w:pPr>
            <w:ins w:id="3078" w:author="Danny" w:date="2026-10-02T14:15:00Z">
              <w:r w:rsidRPr="000D0736">
                <w:rPr>
                  <w:rFonts w:ascii="Segoe UI Symbol" w:eastAsiaTheme="minorHAnsi" w:hAnsi="Segoe UI Symbol" w:cs="Calibri"/>
                  <w:kern w:val="2"/>
                  <w:sz w:val="14"/>
                  <w:szCs w:val="18"/>
                  <w14:ligatures w14:val="standardContextual"/>
                  <w:rPrChange w:id="307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F5A17A2" w14:textId="77777777" w:rsidR="000D0736" w:rsidRPr="000D0736" w:rsidRDefault="000D0736">
            <w:pPr>
              <w:spacing w:line="276" w:lineRule="auto"/>
              <w:jc w:val="center"/>
              <w:rPr>
                <w:ins w:id="3080" w:author="Danny" w:date="2026-10-02T14:15:00Z"/>
                <w:rFonts w:ascii="Segoe UI Symbol" w:eastAsiaTheme="minorHAnsi" w:hAnsi="Segoe UI Symbol" w:cs="Calibri"/>
                <w:kern w:val="2"/>
                <w:sz w:val="14"/>
                <w:szCs w:val="18"/>
                <w14:ligatures w14:val="standardContextual"/>
                <w:rPrChange w:id="3081" w:author="Danny" w:date="2026-10-02T14:18:00Z">
                  <w:rPr>
                    <w:ins w:id="3082" w:author="Danny" w:date="2026-10-02T14:15:00Z"/>
                    <w:rFonts w:ascii="Segoe UI Symbol" w:hAnsi="Segoe UI Symbol" w:cs="Calibri"/>
                    <w:color w:val="000000"/>
                    <w:sz w:val="18"/>
                    <w:szCs w:val="18"/>
                  </w:rPr>
                </w:rPrChange>
              </w:rPr>
              <w:pPrChange w:id="3083" w:author="Danny" w:date="2026-10-02T14:23:00Z">
                <w:pPr>
                  <w:jc w:val="center"/>
                </w:pPr>
              </w:pPrChange>
            </w:pPr>
            <w:ins w:id="3084" w:author="Danny" w:date="2026-10-02T14:15:00Z">
              <w:r w:rsidRPr="000D0736">
                <w:rPr>
                  <w:rFonts w:ascii="Segoe UI Symbol" w:eastAsiaTheme="minorHAnsi" w:hAnsi="Segoe UI Symbol" w:cs="Calibri"/>
                  <w:kern w:val="2"/>
                  <w:sz w:val="14"/>
                  <w:szCs w:val="18"/>
                  <w14:ligatures w14:val="standardContextual"/>
                  <w:rPrChange w:id="308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E496D27" w14:textId="77777777" w:rsidR="000D0736" w:rsidRPr="000D0736" w:rsidRDefault="000D0736">
            <w:pPr>
              <w:spacing w:line="276" w:lineRule="auto"/>
              <w:jc w:val="center"/>
              <w:rPr>
                <w:ins w:id="3086" w:author="Danny" w:date="2026-10-02T14:15:00Z"/>
                <w:rFonts w:ascii="Segoe UI Symbol" w:eastAsiaTheme="minorHAnsi" w:hAnsi="Segoe UI Symbol" w:cs="Calibri"/>
                <w:kern w:val="2"/>
                <w:sz w:val="14"/>
                <w:szCs w:val="18"/>
                <w14:ligatures w14:val="standardContextual"/>
                <w:rPrChange w:id="3087" w:author="Danny" w:date="2026-10-02T14:18:00Z">
                  <w:rPr>
                    <w:ins w:id="3088" w:author="Danny" w:date="2026-10-02T14:15:00Z"/>
                    <w:rFonts w:ascii="Segoe UI Symbol" w:hAnsi="Segoe UI Symbol" w:cs="Calibri"/>
                    <w:color w:val="000000"/>
                    <w:sz w:val="18"/>
                    <w:szCs w:val="18"/>
                  </w:rPr>
                </w:rPrChange>
              </w:rPr>
              <w:pPrChange w:id="3089" w:author="Danny" w:date="2026-10-02T14:23:00Z">
                <w:pPr>
                  <w:jc w:val="center"/>
                </w:pPr>
              </w:pPrChange>
            </w:pPr>
            <w:ins w:id="3090" w:author="Danny" w:date="2026-10-02T14:15:00Z">
              <w:r w:rsidRPr="000D0736">
                <w:rPr>
                  <w:rFonts w:ascii="Segoe UI Symbol" w:eastAsiaTheme="minorHAnsi" w:hAnsi="Segoe UI Symbol" w:cs="Calibri"/>
                  <w:kern w:val="2"/>
                  <w:sz w:val="14"/>
                  <w:szCs w:val="18"/>
                  <w14:ligatures w14:val="standardContextual"/>
                  <w:rPrChange w:id="309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1ED600F" w14:textId="77777777" w:rsidR="000D0736" w:rsidRPr="000D0736" w:rsidRDefault="000D0736">
            <w:pPr>
              <w:spacing w:line="276" w:lineRule="auto"/>
              <w:jc w:val="center"/>
              <w:rPr>
                <w:ins w:id="3092" w:author="Danny" w:date="2026-10-02T14:15:00Z"/>
                <w:rFonts w:ascii="Segoe UI Symbol" w:eastAsiaTheme="minorHAnsi" w:hAnsi="Segoe UI Symbol" w:cs="Calibri"/>
                <w:kern w:val="2"/>
                <w:sz w:val="14"/>
                <w:szCs w:val="18"/>
                <w14:ligatures w14:val="standardContextual"/>
                <w:rPrChange w:id="3093" w:author="Danny" w:date="2026-10-02T14:18:00Z">
                  <w:rPr>
                    <w:ins w:id="3094" w:author="Danny" w:date="2026-10-02T14:15:00Z"/>
                    <w:rFonts w:ascii="Segoe UI Symbol" w:hAnsi="Segoe UI Symbol" w:cs="Calibri"/>
                    <w:color w:val="000000"/>
                    <w:sz w:val="18"/>
                    <w:szCs w:val="18"/>
                  </w:rPr>
                </w:rPrChange>
              </w:rPr>
              <w:pPrChange w:id="3095" w:author="Danny" w:date="2026-10-02T14:23:00Z">
                <w:pPr>
                  <w:jc w:val="center"/>
                </w:pPr>
              </w:pPrChange>
            </w:pPr>
          </w:p>
        </w:tc>
        <w:tc>
          <w:tcPr>
            <w:tcW w:w="0" w:type="auto"/>
            <w:tcBorders>
              <w:top w:val="nil"/>
            </w:tcBorders>
            <w:shd w:val="clear" w:color="auto" w:fill="auto"/>
            <w:vAlign w:val="center"/>
            <w:hideMark/>
          </w:tcPr>
          <w:p w14:paraId="6A8B190E" w14:textId="77777777" w:rsidR="000D0736" w:rsidRPr="000D0736" w:rsidRDefault="000D0736">
            <w:pPr>
              <w:spacing w:line="276" w:lineRule="auto"/>
              <w:jc w:val="center"/>
              <w:rPr>
                <w:ins w:id="3096" w:author="Danny" w:date="2026-10-02T14:15:00Z"/>
                <w:rFonts w:ascii="Segoe UI Symbol" w:eastAsiaTheme="minorHAnsi" w:hAnsi="Segoe UI Symbol" w:cs="Calibri"/>
                <w:kern w:val="2"/>
                <w:sz w:val="14"/>
                <w:szCs w:val="18"/>
                <w14:ligatures w14:val="standardContextual"/>
                <w:rPrChange w:id="3097" w:author="Danny" w:date="2026-10-02T14:18:00Z">
                  <w:rPr>
                    <w:ins w:id="3098" w:author="Danny" w:date="2026-10-02T14:15:00Z"/>
                    <w:rFonts w:ascii="Segoe UI Symbol" w:hAnsi="Segoe UI Symbol" w:cs="Calibri"/>
                    <w:color w:val="000000"/>
                    <w:sz w:val="18"/>
                    <w:szCs w:val="18"/>
                  </w:rPr>
                </w:rPrChange>
              </w:rPr>
              <w:pPrChange w:id="3099" w:author="Danny" w:date="2026-10-02T14:23:00Z">
                <w:pPr>
                  <w:jc w:val="center"/>
                </w:pPr>
              </w:pPrChange>
            </w:pPr>
            <w:ins w:id="3100" w:author="Danny" w:date="2026-10-02T14:15:00Z">
              <w:r w:rsidRPr="000D0736">
                <w:rPr>
                  <w:rFonts w:ascii="Segoe UI Symbol" w:eastAsiaTheme="minorHAnsi" w:hAnsi="Segoe UI Symbol" w:cs="Calibri"/>
                  <w:kern w:val="2"/>
                  <w:sz w:val="14"/>
                  <w:szCs w:val="18"/>
                  <w14:ligatures w14:val="standardContextual"/>
                  <w:rPrChange w:id="310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54D26B8" w14:textId="77777777" w:rsidR="000D0736" w:rsidRPr="000D0736" w:rsidRDefault="000D0736">
            <w:pPr>
              <w:spacing w:line="276" w:lineRule="auto"/>
              <w:jc w:val="center"/>
              <w:rPr>
                <w:ins w:id="3102" w:author="Danny" w:date="2026-10-02T14:15:00Z"/>
                <w:rFonts w:ascii="Segoe UI Symbol" w:eastAsiaTheme="minorHAnsi" w:hAnsi="Segoe UI Symbol" w:cs="Calibri"/>
                <w:kern w:val="2"/>
                <w:sz w:val="14"/>
                <w:szCs w:val="18"/>
                <w14:ligatures w14:val="standardContextual"/>
                <w:rPrChange w:id="3103" w:author="Danny" w:date="2026-10-02T14:18:00Z">
                  <w:rPr>
                    <w:ins w:id="3104" w:author="Danny" w:date="2026-10-02T14:15:00Z"/>
                    <w:rFonts w:ascii="Segoe UI Symbol" w:hAnsi="Segoe UI Symbol" w:cs="Calibri"/>
                    <w:color w:val="000000"/>
                    <w:sz w:val="18"/>
                    <w:szCs w:val="18"/>
                  </w:rPr>
                </w:rPrChange>
              </w:rPr>
              <w:pPrChange w:id="3105" w:author="Danny" w:date="2026-10-02T14:23:00Z">
                <w:pPr>
                  <w:jc w:val="center"/>
                </w:pPr>
              </w:pPrChange>
            </w:pPr>
            <w:ins w:id="3106" w:author="Danny" w:date="2026-10-02T14:15:00Z">
              <w:r w:rsidRPr="000D0736">
                <w:rPr>
                  <w:rFonts w:ascii="Segoe UI Symbol" w:eastAsiaTheme="minorHAnsi" w:hAnsi="Segoe UI Symbol" w:cs="Calibri"/>
                  <w:kern w:val="2"/>
                  <w:sz w:val="14"/>
                  <w:szCs w:val="18"/>
                  <w14:ligatures w14:val="standardContextual"/>
                  <w:rPrChange w:id="310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BD34B9E" w14:textId="77777777" w:rsidR="000D0736" w:rsidRPr="000D0736" w:rsidRDefault="000D0736">
            <w:pPr>
              <w:spacing w:line="276" w:lineRule="auto"/>
              <w:jc w:val="center"/>
              <w:rPr>
                <w:ins w:id="3108" w:author="Danny" w:date="2026-10-02T14:15:00Z"/>
                <w:rFonts w:ascii="Segoe UI Symbol" w:eastAsiaTheme="minorHAnsi" w:hAnsi="Segoe UI Symbol" w:cs="Calibri"/>
                <w:kern w:val="2"/>
                <w:sz w:val="14"/>
                <w:szCs w:val="18"/>
                <w14:ligatures w14:val="standardContextual"/>
                <w:rPrChange w:id="3109" w:author="Danny" w:date="2026-10-02T14:18:00Z">
                  <w:rPr>
                    <w:ins w:id="3110" w:author="Danny" w:date="2026-10-02T14:15:00Z"/>
                    <w:rFonts w:ascii="Segoe UI Symbol" w:hAnsi="Segoe UI Symbol" w:cs="Calibri"/>
                    <w:color w:val="000000"/>
                    <w:sz w:val="18"/>
                    <w:szCs w:val="18"/>
                  </w:rPr>
                </w:rPrChange>
              </w:rPr>
              <w:pPrChange w:id="3111" w:author="Danny" w:date="2026-10-02T14:23:00Z">
                <w:pPr>
                  <w:jc w:val="center"/>
                </w:pPr>
              </w:pPrChange>
            </w:pPr>
            <w:ins w:id="3112" w:author="Danny" w:date="2026-10-02T14:15:00Z">
              <w:r w:rsidRPr="000D0736">
                <w:rPr>
                  <w:rFonts w:ascii="Segoe UI Symbol" w:eastAsiaTheme="minorHAnsi" w:hAnsi="Segoe UI Symbol" w:cs="Calibri"/>
                  <w:kern w:val="2"/>
                  <w:sz w:val="14"/>
                  <w:szCs w:val="18"/>
                  <w14:ligatures w14:val="standardContextual"/>
                  <w:rPrChange w:id="3113" w:author="Danny" w:date="2026-10-02T14:18:00Z">
                    <w:rPr>
                      <w:rFonts w:ascii="Segoe UI Symbol" w:hAnsi="Segoe UI Symbol" w:cs="Calibri"/>
                      <w:color w:val="000000"/>
                      <w:sz w:val="18"/>
                      <w:szCs w:val="18"/>
                    </w:rPr>
                  </w:rPrChange>
                </w:rPr>
                <w:t>✗</w:t>
              </w:r>
            </w:ins>
          </w:p>
        </w:tc>
      </w:tr>
      <w:tr w:rsidR="002A4041" w:rsidRPr="000718CF" w14:paraId="4EDD0137" w14:textId="77777777" w:rsidTr="00107337">
        <w:trPr>
          <w:trHeight w:val="20"/>
          <w:ins w:id="3114" w:author="Danny" w:date="2026-10-02T14:15:00Z"/>
        </w:trPr>
        <w:tc>
          <w:tcPr>
            <w:tcW w:w="0" w:type="auto"/>
            <w:tcBorders>
              <w:top w:val="nil"/>
              <w:left w:val="nil"/>
              <w:bottom w:val="nil"/>
              <w:right w:val="nil"/>
            </w:tcBorders>
            <w:shd w:val="clear" w:color="auto" w:fill="auto"/>
            <w:vAlign w:val="center"/>
            <w:hideMark/>
          </w:tcPr>
          <w:p w14:paraId="3EBE2E70" w14:textId="77777777" w:rsidR="000D0736" w:rsidRPr="000D0736" w:rsidRDefault="000D0736">
            <w:pPr>
              <w:spacing w:line="276" w:lineRule="auto"/>
              <w:jc w:val="center"/>
              <w:rPr>
                <w:ins w:id="3115" w:author="Danny" w:date="2026-10-02T14:15:00Z"/>
                <w:rFonts w:eastAsiaTheme="minorHAnsi" w:cstheme="minorBidi"/>
                <w:kern w:val="2"/>
                <w:sz w:val="14"/>
                <w:szCs w:val="18"/>
                <w14:ligatures w14:val="standardContextual"/>
                <w:rPrChange w:id="3116" w:author="Danny" w:date="2026-10-02T14:18:00Z">
                  <w:rPr>
                    <w:ins w:id="3117" w:author="Danny" w:date="2026-10-02T14:15:00Z"/>
                    <w:color w:val="000000"/>
                    <w:sz w:val="18"/>
                    <w:szCs w:val="18"/>
                  </w:rPr>
                </w:rPrChange>
              </w:rPr>
              <w:pPrChange w:id="3118" w:author="Danny" w:date="2026-10-02T14:16:00Z">
                <w:pPr>
                  <w:jc w:val="center"/>
                </w:pPr>
              </w:pPrChange>
            </w:pPr>
            <w:ins w:id="3119" w:author="Danny" w:date="2026-10-02T14:15:00Z">
              <w:r w:rsidRPr="000D0736">
                <w:rPr>
                  <w:rFonts w:eastAsiaTheme="minorHAnsi" w:cstheme="minorBidi"/>
                  <w:kern w:val="2"/>
                  <w:sz w:val="14"/>
                  <w:szCs w:val="18"/>
                  <w14:ligatures w14:val="standardContextual"/>
                  <w:rPrChange w:id="3120" w:author="Danny" w:date="2026-10-02T14:18:00Z">
                    <w:rPr>
                      <w:color w:val="000000"/>
                      <w:sz w:val="18"/>
                      <w:szCs w:val="18"/>
                    </w:rPr>
                  </w:rPrChange>
                </w:rPr>
                <w:t>32</w:t>
              </w:r>
            </w:ins>
          </w:p>
        </w:tc>
        <w:tc>
          <w:tcPr>
            <w:tcW w:w="0" w:type="auto"/>
            <w:tcBorders>
              <w:top w:val="nil"/>
              <w:left w:val="nil"/>
              <w:bottom w:val="nil"/>
              <w:right w:val="nil"/>
            </w:tcBorders>
            <w:shd w:val="clear" w:color="auto" w:fill="auto"/>
            <w:vAlign w:val="center"/>
            <w:hideMark/>
          </w:tcPr>
          <w:p w14:paraId="210850BC" w14:textId="77777777" w:rsidR="000D0736" w:rsidRPr="000D0736" w:rsidRDefault="000D0736">
            <w:pPr>
              <w:spacing w:line="276" w:lineRule="auto"/>
              <w:rPr>
                <w:ins w:id="3121" w:author="Danny" w:date="2026-10-02T14:15:00Z"/>
                <w:rFonts w:eastAsiaTheme="minorHAnsi" w:cstheme="minorBidi"/>
                <w:kern w:val="2"/>
                <w:sz w:val="14"/>
                <w:szCs w:val="18"/>
                <w14:ligatures w14:val="standardContextual"/>
                <w:rPrChange w:id="3122" w:author="Danny" w:date="2026-10-02T14:18:00Z">
                  <w:rPr>
                    <w:ins w:id="3123" w:author="Danny" w:date="2026-10-02T14:15:00Z"/>
                    <w:color w:val="000000"/>
                    <w:sz w:val="18"/>
                    <w:szCs w:val="18"/>
                  </w:rPr>
                </w:rPrChange>
              </w:rPr>
              <w:pPrChange w:id="3124" w:author="Danny" w:date="2026-10-02T14:16:00Z">
                <w:pPr/>
              </w:pPrChange>
            </w:pPr>
            <w:ins w:id="3125" w:author="Danny" w:date="2026-10-02T14:15:00Z">
              <w:r w:rsidRPr="000D0736">
                <w:rPr>
                  <w:rFonts w:eastAsiaTheme="minorHAnsi" w:cstheme="minorBidi"/>
                  <w:kern w:val="2"/>
                  <w:sz w:val="14"/>
                  <w:szCs w:val="18"/>
                  <w14:ligatures w14:val="standardContextual"/>
                  <w:rPrChange w:id="3126" w:author="Danny" w:date="2026-10-02T14:18:00Z">
                    <w:rPr>
                      <w:color w:val="000000"/>
                      <w:sz w:val="18"/>
                      <w:szCs w:val="18"/>
                    </w:rPr>
                  </w:rPrChange>
                </w:rPr>
                <w:t>Guglielmetti et al., 2021</w:t>
              </w:r>
            </w:ins>
          </w:p>
        </w:tc>
        <w:tc>
          <w:tcPr>
            <w:tcW w:w="0" w:type="auto"/>
            <w:tcBorders>
              <w:top w:val="nil"/>
              <w:left w:val="nil"/>
              <w:bottom w:val="nil"/>
              <w:right w:val="nil"/>
            </w:tcBorders>
            <w:shd w:val="clear" w:color="auto" w:fill="auto"/>
            <w:noWrap/>
            <w:vAlign w:val="bottom"/>
            <w:hideMark/>
          </w:tcPr>
          <w:p w14:paraId="570E122A" w14:textId="77777777" w:rsidR="000D0736" w:rsidRPr="000D0736" w:rsidRDefault="000D0736">
            <w:pPr>
              <w:spacing w:line="276" w:lineRule="auto"/>
              <w:rPr>
                <w:ins w:id="3127" w:author="Danny" w:date="2026-10-02T14:15:00Z"/>
                <w:rFonts w:eastAsiaTheme="minorHAnsi" w:cstheme="minorBidi"/>
                <w:kern w:val="2"/>
                <w:sz w:val="14"/>
                <w:szCs w:val="18"/>
                <w14:ligatures w14:val="standardContextual"/>
                <w:rPrChange w:id="3128" w:author="Danny" w:date="2026-10-02T14:18:00Z">
                  <w:rPr>
                    <w:ins w:id="3129" w:author="Danny" w:date="2026-10-02T14:15:00Z"/>
                    <w:color w:val="000000"/>
                    <w:sz w:val="18"/>
                    <w:szCs w:val="18"/>
                  </w:rPr>
                </w:rPrChange>
              </w:rPr>
              <w:pPrChange w:id="3130" w:author="Danny" w:date="2026-10-02T14:16:00Z">
                <w:pPr/>
              </w:pPrChange>
            </w:pPr>
          </w:p>
        </w:tc>
        <w:tc>
          <w:tcPr>
            <w:tcW w:w="0" w:type="auto"/>
            <w:tcBorders>
              <w:top w:val="nil"/>
              <w:left w:val="nil"/>
              <w:bottom w:val="nil"/>
              <w:right w:val="nil"/>
            </w:tcBorders>
            <w:shd w:val="clear" w:color="auto" w:fill="auto"/>
            <w:vAlign w:val="center"/>
            <w:hideMark/>
          </w:tcPr>
          <w:p w14:paraId="51DBB53D" w14:textId="77777777" w:rsidR="000D0736" w:rsidRPr="000D0736" w:rsidRDefault="000D0736">
            <w:pPr>
              <w:spacing w:line="276" w:lineRule="auto"/>
              <w:jc w:val="center"/>
              <w:rPr>
                <w:ins w:id="3131" w:author="Danny" w:date="2026-10-02T14:15:00Z"/>
                <w:rFonts w:eastAsiaTheme="minorHAnsi" w:cstheme="minorBidi"/>
                <w:kern w:val="2"/>
                <w:sz w:val="14"/>
                <w:szCs w:val="18"/>
                <w14:ligatures w14:val="standardContextual"/>
                <w:rPrChange w:id="3132" w:author="Danny" w:date="2026-10-02T14:18:00Z">
                  <w:rPr>
                    <w:ins w:id="3133" w:author="Danny" w:date="2026-10-02T14:15:00Z"/>
                    <w:color w:val="000000"/>
                    <w:sz w:val="18"/>
                    <w:szCs w:val="18"/>
                  </w:rPr>
                </w:rPrChange>
              </w:rPr>
              <w:pPrChange w:id="3134" w:author="Danny" w:date="2026-10-02T14:21:00Z">
                <w:pPr>
                  <w:jc w:val="center"/>
                </w:pPr>
              </w:pPrChange>
            </w:pPr>
            <w:ins w:id="3135" w:author="Danny" w:date="2026-10-02T14:15:00Z">
              <w:r w:rsidRPr="000D0736">
                <w:rPr>
                  <w:rFonts w:eastAsiaTheme="minorHAnsi" w:cstheme="minorBidi"/>
                  <w:kern w:val="2"/>
                  <w:sz w:val="14"/>
                  <w:szCs w:val="18"/>
                  <w14:ligatures w14:val="standardContextual"/>
                  <w:rPrChange w:id="3136"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74C4D925" w14:textId="77777777" w:rsidR="000D0736" w:rsidRPr="000D0736" w:rsidRDefault="000D0736">
            <w:pPr>
              <w:spacing w:line="276" w:lineRule="auto"/>
              <w:jc w:val="center"/>
              <w:rPr>
                <w:ins w:id="3137" w:author="Danny" w:date="2026-10-02T14:15:00Z"/>
                <w:rFonts w:eastAsiaTheme="minorHAnsi" w:cstheme="minorBidi"/>
                <w:kern w:val="2"/>
                <w:sz w:val="14"/>
                <w:szCs w:val="18"/>
                <w14:ligatures w14:val="standardContextual"/>
                <w:rPrChange w:id="3138" w:author="Danny" w:date="2026-10-02T14:18:00Z">
                  <w:rPr>
                    <w:ins w:id="3139" w:author="Danny" w:date="2026-10-02T14:15:00Z"/>
                    <w:color w:val="000000"/>
                    <w:sz w:val="18"/>
                    <w:szCs w:val="18"/>
                  </w:rPr>
                </w:rPrChange>
              </w:rPr>
              <w:pPrChange w:id="3140" w:author="Danny" w:date="2026-10-02T14:21:00Z">
                <w:pPr>
                  <w:jc w:val="center"/>
                </w:pPr>
              </w:pPrChange>
            </w:pPr>
            <w:ins w:id="3141" w:author="Danny" w:date="2026-10-02T14:15:00Z">
              <w:r w:rsidRPr="000D0736">
                <w:rPr>
                  <w:rFonts w:eastAsiaTheme="minorHAnsi" w:cstheme="minorBidi"/>
                  <w:kern w:val="2"/>
                  <w:sz w:val="14"/>
                  <w:szCs w:val="18"/>
                  <w14:ligatures w14:val="standardContextual"/>
                  <w:rPrChange w:id="3142"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3ECB678A" w14:textId="77777777" w:rsidR="000D0736" w:rsidRPr="000D0736" w:rsidRDefault="000D0736">
            <w:pPr>
              <w:spacing w:line="276" w:lineRule="auto"/>
              <w:jc w:val="center"/>
              <w:rPr>
                <w:ins w:id="3143" w:author="Danny" w:date="2026-10-02T14:15:00Z"/>
                <w:rFonts w:eastAsiaTheme="minorHAnsi" w:cstheme="minorBidi"/>
                <w:kern w:val="2"/>
                <w:sz w:val="14"/>
                <w:szCs w:val="18"/>
                <w14:ligatures w14:val="standardContextual"/>
                <w:rPrChange w:id="3144" w:author="Danny" w:date="2026-10-02T14:18:00Z">
                  <w:rPr>
                    <w:ins w:id="3145" w:author="Danny" w:date="2026-10-02T14:15:00Z"/>
                    <w:color w:val="000000"/>
                    <w:sz w:val="18"/>
                    <w:szCs w:val="18"/>
                  </w:rPr>
                </w:rPrChange>
              </w:rPr>
              <w:pPrChange w:id="3146" w:author="Danny" w:date="2026-10-02T14:21:00Z">
                <w:pPr>
                  <w:jc w:val="center"/>
                </w:pPr>
              </w:pPrChange>
            </w:pPr>
          </w:p>
        </w:tc>
        <w:tc>
          <w:tcPr>
            <w:tcW w:w="0" w:type="auto"/>
            <w:tcBorders>
              <w:top w:val="nil"/>
              <w:left w:val="nil"/>
              <w:bottom w:val="nil"/>
              <w:right w:val="nil"/>
            </w:tcBorders>
            <w:shd w:val="clear" w:color="auto" w:fill="auto"/>
            <w:vAlign w:val="center"/>
            <w:hideMark/>
          </w:tcPr>
          <w:p w14:paraId="1C4FDFCB" w14:textId="77777777" w:rsidR="000D0736" w:rsidRPr="000D0736" w:rsidRDefault="000D0736">
            <w:pPr>
              <w:spacing w:line="276" w:lineRule="auto"/>
              <w:jc w:val="center"/>
              <w:rPr>
                <w:ins w:id="3147" w:author="Danny" w:date="2026-10-02T14:15:00Z"/>
                <w:rFonts w:eastAsiaTheme="minorHAnsi" w:cstheme="minorBidi"/>
                <w:kern w:val="2"/>
                <w:sz w:val="14"/>
                <w:szCs w:val="18"/>
                <w14:ligatures w14:val="standardContextual"/>
                <w:rPrChange w:id="3148" w:author="Danny" w:date="2026-10-02T14:18:00Z">
                  <w:rPr>
                    <w:ins w:id="3149" w:author="Danny" w:date="2026-10-02T14:15:00Z"/>
                    <w:color w:val="000000"/>
                    <w:sz w:val="18"/>
                    <w:szCs w:val="18"/>
                  </w:rPr>
                </w:rPrChange>
              </w:rPr>
              <w:pPrChange w:id="3150" w:author="Danny" w:date="2026-10-02T14:21:00Z">
                <w:pPr>
                  <w:jc w:val="center"/>
                </w:pPr>
              </w:pPrChange>
            </w:pPr>
            <w:ins w:id="3151" w:author="Danny" w:date="2026-10-02T14:15:00Z">
              <w:r w:rsidRPr="000D0736">
                <w:rPr>
                  <w:rFonts w:eastAsiaTheme="minorHAnsi" w:cstheme="minorBidi"/>
                  <w:kern w:val="2"/>
                  <w:sz w:val="14"/>
                  <w:szCs w:val="18"/>
                  <w14:ligatures w14:val="standardContextual"/>
                  <w:rPrChange w:id="3152" w:author="Danny" w:date="2026-10-02T14:18:00Z">
                    <w:rPr>
                      <w:color w:val="000000"/>
                      <w:sz w:val="18"/>
                      <w:szCs w:val="18"/>
                    </w:rPr>
                  </w:rPrChange>
                </w:rPr>
                <w:t>24.9 ± 6.0</w:t>
              </w:r>
            </w:ins>
          </w:p>
        </w:tc>
        <w:tc>
          <w:tcPr>
            <w:tcW w:w="0" w:type="auto"/>
            <w:tcBorders>
              <w:top w:val="nil"/>
              <w:left w:val="nil"/>
              <w:bottom w:val="nil"/>
              <w:right w:val="nil"/>
            </w:tcBorders>
            <w:shd w:val="clear" w:color="auto" w:fill="auto"/>
            <w:vAlign w:val="center"/>
            <w:hideMark/>
          </w:tcPr>
          <w:p w14:paraId="3F492D3D" w14:textId="77777777" w:rsidR="000D0736" w:rsidRPr="000D0736" w:rsidRDefault="000D0736">
            <w:pPr>
              <w:spacing w:line="276" w:lineRule="auto"/>
              <w:jc w:val="center"/>
              <w:rPr>
                <w:ins w:id="3153" w:author="Danny" w:date="2026-10-02T14:15:00Z"/>
                <w:rFonts w:eastAsiaTheme="minorHAnsi" w:cstheme="minorBidi"/>
                <w:kern w:val="2"/>
                <w:sz w:val="14"/>
                <w:szCs w:val="18"/>
                <w14:ligatures w14:val="standardContextual"/>
                <w:rPrChange w:id="3154" w:author="Danny" w:date="2026-10-02T14:18:00Z">
                  <w:rPr>
                    <w:ins w:id="3155" w:author="Danny" w:date="2026-10-02T14:15:00Z"/>
                    <w:color w:val="000000"/>
                    <w:sz w:val="18"/>
                    <w:szCs w:val="18"/>
                  </w:rPr>
                </w:rPrChange>
              </w:rPr>
              <w:pPrChange w:id="3156" w:author="Danny" w:date="2026-10-02T14:21:00Z">
                <w:pPr>
                  <w:jc w:val="center"/>
                </w:pPr>
              </w:pPrChange>
            </w:pPr>
          </w:p>
        </w:tc>
        <w:tc>
          <w:tcPr>
            <w:tcW w:w="0" w:type="auto"/>
            <w:tcBorders>
              <w:top w:val="nil"/>
              <w:left w:val="nil"/>
              <w:bottom w:val="nil"/>
              <w:right w:val="nil"/>
            </w:tcBorders>
            <w:shd w:val="clear" w:color="auto" w:fill="auto"/>
            <w:vAlign w:val="center"/>
            <w:hideMark/>
          </w:tcPr>
          <w:p w14:paraId="7559435D" w14:textId="77777777" w:rsidR="000D0736" w:rsidRPr="000D0736" w:rsidRDefault="000D0736">
            <w:pPr>
              <w:spacing w:line="276" w:lineRule="auto"/>
              <w:jc w:val="center"/>
              <w:rPr>
                <w:ins w:id="3157" w:author="Danny" w:date="2026-10-02T14:15:00Z"/>
                <w:rFonts w:eastAsiaTheme="minorHAnsi" w:cstheme="minorBidi"/>
                <w:kern w:val="2"/>
                <w:sz w:val="14"/>
                <w:szCs w:val="18"/>
                <w14:ligatures w14:val="standardContextual"/>
                <w:rPrChange w:id="3158" w:author="Danny" w:date="2026-10-02T14:18:00Z">
                  <w:rPr>
                    <w:ins w:id="3159" w:author="Danny" w:date="2026-10-02T14:15:00Z"/>
                    <w:color w:val="000000"/>
                    <w:sz w:val="18"/>
                    <w:szCs w:val="18"/>
                  </w:rPr>
                </w:rPrChange>
              </w:rPr>
              <w:pPrChange w:id="3160" w:author="Danny" w:date="2026-10-02T14:21:00Z">
                <w:pPr>
                  <w:jc w:val="center"/>
                </w:pPr>
              </w:pPrChange>
            </w:pPr>
            <w:ins w:id="3161" w:author="Danny" w:date="2026-10-02T14:15:00Z">
              <w:r w:rsidRPr="000D0736">
                <w:rPr>
                  <w:rFonts w:eastAsiaTheme="minorHAnsi" w:cstheme="minorBidi"/>
                  <w:kern w:val="2"/>
                  <w:sz w:val="14"/>
                  <w:szCs w:val="18"/>
                  <w14:ligatures w14:val="standardContextual"/>
                  <w:rPrChange w:id="3162" w:author="Danny" w:date="2026-10-02T14:18:00Z">
                    <w:rPr>
                      <w:color w:val="000000"/>
                      <w:sz w:val="18"/>
                      <w:szCs w:val="18"/>
                    </w:rPr>
                  </w:rPrChange>
                </w:rPr>
                <w:t>62</w:t>
              </w:r>
            </w:ins>
          </w:p>
        </w:tc>
        <w:tc>
          <w:tcPr>
            <w:tcW w:w="0" w:type="auto"/>
            <w:tcBorders>
              <w:top w:val="nil"/>
              <w:left w:val="nil"/>
              <w:bottom w:val="nil"/>
              <w:right w:val="nil"/>
            </w:tcBorders>
            <w:shd w:val="clear" w:color="auto" w:fill="auto"/>
            <w:vAlign w:val="center"/>
            <w:hideMark/>
          </w:tcPr>
          <w:p w14:paraId="7C7A4E8D" w14:textId="77777777" w:rsidR="000D0736" w:rsidRPr="000D0736" w:rsidRDefault="000D0736">
            <w:pPr>
              <w:spacing w:line="276" w:lineRule="auto"/>
              <w:jc w:val="center"/>
              <w:rPr>
                <w:ins w:id="3163" w:author="Danny" w:date="2026-10-02T14:15:00Z"/>
                <w:rFonts w:eastAsiaTheme="minorHAnsi" w:cstheme="minorBidi"/>
                <w:kern w:val="2"/>
                <w:sz w:val="14"/>
                <w:szCs w:val="18"/>
                <w14:ligatures w14:val="standardContextual"/>
                <w:rPrChange w:id="3164" w:author="Danny" w:date="2026-10-02T14:18:00Z">
                  <w:rPr>
                    <w:ins w:id="3165" w:author="Danny" w:date="2026-10-02T14:15:00Z"/>
                    <w:color w:val="000000"/>
                    <w:sz w:val="18"/>
                    <w:szCs w:val="18"/>
                  </w:rPr>
                </w:rPrChange>
              </w:rPr>
              <w:pPrChange w:id="3166" w:author="Danny" w:date="2026-10-02T14:21:00Z">
                <w:pPr>
                  <w:jc w:val="center"/>
                </w:pPr>
              </w:pPrChange>
            </w:pPr>
            <w:ins w:id="3167" w:author="Danny" w:date="2026-10-02T14:15:00Z">
              <w:r w:rsidRPr="000D0736">
                <w:rPr>
                  <w:rFonts w:eastAsiaTheme="minorHAnsi" w:cstheme="minorBidi"/>
                  <w:kern w:val="2"/>
                  <w:sz w:val="14"/>
                  <w:szCs w:val="18"/>
                  <w14:ligatures w14:val="standardContextual"/>
                  <w:rPrChange w:id="3168" w:author="Danny" w:date="2026-10-02T14:18:00Z">
                    <w:rPr>
                      <w:color w:val="000000"/>
                      <w:sz w:val="18"/>
                      <w:szCs w:val="18"/>
                    </w:rPr>
                  </w:rPrChange>
                </w:rPr>
                <w:t>42</w:t>
              </w:r>
            </w:ins>
          </w:p>
        </w:tc>
        <w:tc>
          <w:tcPr>
            <w:tcW w:w="0" w:type="auto"/>
            <w:tcBorders>
              <w:top w:val="nil"/>
              <w:left w:val="nil"/>
              <w:bottom w:val="nil"/>
              <w:right w:val="nil"/>
            </w:tcBorders>
            <w:shd w:val="clear" w:color="auto" w:fill="auto"/>
            <w:vAlign w:val="center"/>
            <w:hideMark/>
          </w:tcPr>
          <w:p w14:paraId="7B247C84" w14:textId="77777777" w:rsidR="000D0736" w:rsidRPr="000D0736" w:rsidRDefault="000D0736">
            <w:pPr>
              <w:spacing w:line="276" w:lineRule="auto"/>
              <w:jc w:val="center"/>
              <w:rPr>
                <w:ins w:id="3169" w:author="Danny" w:date="2026-10-02T14:15:00Z"/>
                <w:rFonts w:eastAsiaTheme="minorHAnsi" w:cstheme="minorBidi"/>
                <w:kern w:val="2"/>
                <w:sz w:val="14"/>
                <w:szCs w:val="18"/>
                <w14:ligatures w14:val="standardContextual"/>
                <w:rPrChange w:id="3170" w:author="Danny" w:date="2026-10-02T14:18:00Z">
                  <w:rPr>
                    <w:ins w:id="3171" w:author="Danny" w:date="2026-10-02T14:15:00Z"/>
                    <w:color w:val="000000"/>
                    <w:sz w:val="18"/>
                    <w:szCs w:val="18"/>
                  </w:rPr>
                </w:rPrChange>
              </w:rPr>
              <w:pPrChange w:id="3172" w:author="Danny" w:date="2026-10-02T14:21:00Z">
                <w:pPr>
                  <w:jc w:val="center"/>
                </w:pPr>
              </w:pPrChange>
            </w:pPr>
            <w:ins w:id="3173" w:author="Danny" w:date="2026-10-02T14:15:00Z">
              <w:r w:rsidRPr="000D0736">
                <w:rPr>
                  <w:rFonts w:eastAsiaTheme="minorHAnsi" w:cstheme="minorBidi"/>
                  <w:kern w:val="2"/>
                  <w:sz w:val="14"/>
                  <w:szCs w:val="18"/>
                  <w14:ligatures w14:val="standardContextual"/>
                  <w:rPrChange w:id="3174" w:author="Danny" w:date="2026-10-02T14:18:00Z">
                    <w:rPr>
                      <w:color w:val="000000"/>
                      <w:sz w:val="18"/>
                      <w:szCs w:val="18"/>
                    </w:rPr>
                  </w:rPrChange>
                </w:rPr>
                <w:t>20</w:t>
              </w:r>
            </w:ins>
          </w:p>
        </w:tc>
        <w:tc>
          <w:tcPr>
            <w:tcW w:w="0" w:type="auto"/>
            <w:tcBorders>
              <w:top w:val="nil"/>
              <w:left w:val="nil"/>
              <w:bottom w:val="nil"/>
              <w:right w:val="nil"/>
            </w:tcBorders>
            <w:shd w:val="clear" w:color="auto" w:fill="auto"/>
            <w:noWrap/>
            <w:vAlign w:val="center"/>
            <w:hideMark/>
          </w:tcPr>
          <w:p w14:paraId="41C9D98D" w14:textId="77777777" w:rsidR="000D0736" w:rsidRPr="000D0736" w:rsidRDefault="000D0736">
            <w:pPr>
              <w:spacing w:line="276" w:lineRule="auto"/>
              <w:jc w:val="center"/>
              <w:rPr>
                <w:ins w:id="3175" w:author="Danny" w:date="2026-10-02T14:15:00Z"/>
                <w:rFonts w:eastAsiaTheme="minorHAnsi" w:cstheme="minorBidi"/>
                <w:kern w:val="2"/>
                <w:sz w:val="14"/>
                <w:szCs w:val="18"/>
                <w14:ligatures w14:val="standardContextual"/>
                <w:rPrChange w:id="3176" w:author="Danny" w:date="2026-10-02T14:18:00Z">
                  <w:rPr>
                    <w:ins w:id="3177" w:author="Danny" w:date="2026-10-02T14:15:00Z"/>
                    <w:color w:val="000000"/>
                    <w:sz w:val="18"/>
                    <w:szCs w:val="18"/>
                  </w:rPr>
                </w:rPrChange>
              </w:rPr>
              <w:pPrChange w:id="3178" w:author="Danny" w:date="2026-10-02T14:21:00Z">
                <w:pPr>
                  <w:jc w:val="center"/>
                </w:pPr>
              </w:pPrChange>
            </w:pPr>
          </w:p>
        </w:tc>
        <w:tc>
          <w:tcPr>
            <w:tcW w:w="0" w:type="auto"/>
            <w:tcBorders>
              <w:top w:val="nil"/>
              <w:left w:val="nil"/>
              <w:bottom w:val="nil"/>
              <w:right w:val="nil"/>
            </w:tcBorders>
            <w:shd w:val="clear" w:color="auto" w:fill="auto"/>
            <w:vAlign w:val="center"/>
            <w:hideMark/>
          </w:tcPr>
          <w:p w14:paraId="77ABCAF7" w14:textId="77777777" w:rsidR="000D0736" w:rsidRPr="000D0736" w:rsidRDefault="000D0736">
            <w:pPr>
              <w:spacing w:line="276" w:lineRule="auto"/>
              <w:jc w:val="center"/>
              <w:rPr>
                <w:ins w:id="3179" w:author="Danny" w:date="2026-10-02T14:15:00Z"/>
                <w:rFonts w:eastAsiaTheme="minorHAnsi" w:cstheme="minorBidi"/>
                <w:kern w:val="2"/>
                <w:sz w:val="14"/>
                <w:szCs w:val="18"/>
                <w14:ligatures w14:val="standardContextual"/>
                <w:rPrChange w:id="3180" w:author="Danny" w:date="2026-10-02T14:18:00Z">
                  <w:rPr>
                    <w:ins w:id="3181" w:author="Danny" w:date="2026-10-02T14:15:00Z"/>
                    <w:color w:val="000000"/>
                    <w:sz w:val="18"/>
                    <w:szCs w:val="18"/>
                  </w:rPr>
                </w:rPrChange>
              </w:rPr>
              <w:pPrChange w:id="3182" w:author="Danny" w:date="2026-10-02T14:21:00Z">
                <w:pPr>
                  <w:jc w:val="center"/>
                </w:pPr>
              </w:pPrChange>
            </w:pPr>
            <w:ins w:id="3183" w:author="Danny" w:date="2026-10-02T14:15:00Z">
              <w:r w:rsidRPr="000D0736">
                <w:rPr>
                  <w:rFonts w:eastAsiaTheme="minorHAnsi" w:cstheme="minorBidi"/>
                  <w:kern w:val="2"/>
                  <w:sz w:val="14"/>
                  <w:szCs w:val="18"/>
                  <w14:ligatures w14:val="standardContextual"/>
                  <w:rPrChange w:id="3184"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14965048" w14:textId="77777777" w:rsidR="000D0736" w:rsidRPr="000D0736" w:rsidRDefault="000D0736">
            <w:pPr>
              <w:spacing w:line="276" w:lineRule="auto"/>
              <w:jc w:val="center"/>
              <w:rPr>
                <w:ins w:id="3185" w:author="Danny" w:date="2026-10-02T14:15:00Z"/>
                <w:rFonts w:eastAsiaTheme="minorHAnsi" w:cstheme="minorBidi"/>
                <w:kern w:val="2"/>
                <w:sz w:val="14"/>
                <w:szCs w:val="18"/>
                <w14:ligatures w14:val="standardContextual"/>
                <w:rPrChange w:id="3186" w:author="Danny" w:date="2026-10-02T14:18:00Z">
                  <w:rPr>
                    <w:ins w:id="3187" w:author="Danny" w:date="2026-10-02T14:15:00Z"/>
                    <w:color w:val="000000"/>
                    <w:sz w:val="18"/>
                    <w:szCs w:val="18"/>
                  </w:rPr>
                </w:rPrChange>
              </w:rPr>
              <w:pPrChange w:id="3188" w:author="Danny" w:date="2026-10-02T14:21:00Z">
                <w:pPr>
                  <w:jc w:val="center"/>
                </w:pPr>
              </w:pPrChange>
            </w:pPr>
            <w:ins w:id="3189" w:author="Danny" w:date="2026-10-02T14:15:00Z">
              <w:r w:rsidRPr="000D0736">
                <w:rPr>
                  <w:rFonts w:eastAsiaTheme="minorHAnsi" w:cstheme="minorBidi"/>
                  <w:kern w:val="2"/>
                  <w:sz w:val="14"/>
                  <w:szCs w:val="18"/>
                  <w14:ligatures w14:val="standardContextual"/>
                  <w:rPrChange w:id="3190"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65929905" w14:textId="77777777" w:rsidR="000D0736" w:rsidRPr="000D0736" w:rsidRDefault="000D0736">
            <w:pPr>
              <w:spacing w:line="276" w:lineRule="auto"/>
              <w:jc w:val="center"/>
              <w:rPr>
                <w:ins w:id="3191" w:author="Danny" w:date="2026-10-02T14:15:00Z"/>
                <w:rFonts w:eastAsiaTheme="minorHAnsi" w:cstheme="minorBidi"/>
                <w:kern w:val="2"/>
                <w:sz w:val="14"/>
                <w:szCs w:val="18"/>
                <w14:ligatures w14:val="standardContextual"/>
                <w:rPrChange w:id="3192" w:author="Danny" w:date="2026-10-02T14:18:00Z">
                  <w:rPr>
                    <w:ins w:id="3193" w:author="Danny" w:date="2026-10-02T14:15:00Z"/>
                    <w:color w:val="000000"/>
                    <w:sz w:val="18"/>
                    <w:szCs w:val="18"/>
                  </w:rPr>
                </w:rPrChange>
              </w:rPr>
              <w:pPrChange w:id="3194" w:author="Danny" w:date="2026-10-02T14:21:00Z">
                <w:pPr>
                  <w:jc w:val="center"/>
                </w:pPr>
              </w:pPrChange>
            </w:pPr>
            <w:ins w:id="3195" w:author="Danny" w:date="2026-10-02T14:15:00Z">
              <w:r w:rsidRPr="000D0736">
                <w:rPr>
                  <w:rFonts w:eastAsiaTheme="minorHAnsi" w:cstheme="minorBidi"/>
                  <w:kern w:val="2"/>
                  <w:sz w:val="14"/>
                  <w:szCs w:val="18"/>
                  <w14:ligatures w14:val="standardContextual"/>
                  <w:rPrChange w:id="3196"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44053DDE" w14:textId="77777777" w:rsidR="000D0736" w:rsidRPr="000D0736" w:rsidRDefault="000D0736">
            <w:pPr>
              <w:spacing w:line="276" w:lineRule="auto"/>
              <w:rPr>
                <w:ins w:id="3197" w:author="Danny" w:date="2026-10-02T14:15:00Z"/>
                <w:rFonts w:eastAsiaTheme="minorHAnsi" w:cstheme="minorBidi"/>
                <w:kern w:val="2"/>
                <w:sz w:val="14"/>
                <w:szCs w:val="18"/>
                <w14:ligatures w14:val="standardContextual"/>
                <w:rPrChange w:id="3198" w:author="Danny" w:date="2026-10-02T14:18:00Z">
                  <w:rPr>
                    <w:ins w:id="3199" w:author="Danny" w:date="2026-10-02T14:15:00Z"/>
                    <w:color w:val="000000"/>
                    <w:sz w:val="18"/>
                    <w:szCs w:val="18"/>
                  </w:rPr>
                </w:rPrChange>
              </w:rPr>
              <w:pPrChange w:id="3200" w:author="Danny" w:date="2026-10-02T14:16:00Z">
                <w:pPr>
                  <w:jc w:val="center"/>
                </w:pPr>
              </w:pPrChange>
            </w:pPr>
          </w:p>
        </w:tc>
        <w:tc>
          <w:tcPr>
            <w:tcW w:w="0" w:type="auto"/>
            <w:tcBorders>
              <w:top w:val="nil"/>
            </w:tcBorders>
            <w:shd w:val="clear" w:color="auto" w:fill="auto"/>
            <w:vAlign w:val="center"/>
            <w:hideMark/>
          </w:tcPr>
          <w:p w14:paraId="18233A74" w14:textId="77777777" w:rsidR="000D0736" w:rsidRPr="000D0736" w:rsidRDefault="000D0736">
            <w:pPr>
              <w:spacing w:line="276" w:lineRule="auto"/>
              <w:jc w:val="center"/>
              <w:rPr>
                <w:ins w:id="3201" w:author="Danny" w:date="2026-10-02T14:15:00Z"/>
                <w:rFonts w:ascii="Segoe UI Symbol" w:eastAsiaTheme="minorHAnsi" w:hAnsi="Segoe UI Symbol" w:cs="Calibri"/>
                <w:kern w:val="2"/>
                <w:sz w:val="14"/>
                <w:szCs w:val="18"/>
                <w14:ligatures w14:val="standardContextual"/>
                <w:rPrChange w:id="3202" w:author="Danny" w:date="2026-10-02T14:18:00Z">
                  <w:rPr>
                    <w:ins w:id="3203" w:author="Danny" w:date="2026-10-02T14:15:00Z"/>
                    <w:rFonts w:ascii="Segoe UI Symbol" w:hAnsi="Segoe UI Symbol" w:cs="Calibri"/>
                    <w:color w:val="000000"/>
                    <w:sz w:val="18"/>
                    <w:szCs w:val="18"/>
                  </w:rPr>
                </w:rPrChange>
              </w:rPr>
              <w:pPrChange w:id="3204" w:author="Danny" w:date="2026-10-02T14:23:00Z">
                <w:pPr>
                  <w:jc w:val="center"/>
                </w:pPr>
              </w:pPrChange>
            </w:pPr>
            <w:ins w:id="3205" w:author="Danny" w:date="2026-10-02T14:15:00Z">
              <w:r w:rsidRPr="000D0736">
                <w:rPr>
                  <w:rFonts w:ascii="Segoe UI Symbol" w:eastAsiaTheme="minorHAnsi" w:hAnsi="Segoe UI Symbol" w:cs="Calibri"/>
                  <w:kern w:val="2"/>
                  <w:sz w:val="14"/>
                  <w:szCs w:val="18"/>
                  <w14:ligatures w14:val="standardContextual"/>
                  <w:rPrChange w:id="320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A862E96" w14:textId="77777777" w:rsidR="000D0736" w:rsidRPr="000D0736" w:rsidRDefault="000D0736">
            <w:pPr>
              <w:spacing w:line="276" w:lineRule="auto"/>
              <w:jc w:val="center"/>
              <w:rPr>
                <w:ins w:id="3207" w:author="Danny" w:date="2026-10-02T14:15:00Z"/>
                <w:rFonts w:ascii="Segoe UI Symbol" w:eastAsiaTheme="minorHAnsi" w:hAnsi="Segoe UI Symbol" w:cs="Calibri"/>
                <w:kern w:val="2"/>
                <w:sz w:val="14"/>
                <w:szCs w:val="18"/>
                <w14:ligatures w14:val="standardContextual"/>
                <w:rPrChange w:id="3208" w:author="Danny" w:date="2026-10-02T14:18:00Z">
                  <w:rPr>
                    <w:ins w:id="3209" w:author="Danny" w:date="2026-10-02T14:15:00Z"/>
                    <w:rFonts w:ascii="Segoe UI Symbol" w:hAnsi="Segoe UI Symbol" w:cs="Calibri"/>
                    <w:color w:val="000000"/>
                    <w:sz w:val="18"/>
                    <w:szCs w:val="18"/>
                  </w:rPr>
                </w:rPrChange>
              </w:rPr>
              <w:pPrChange w:id="3210" w:author="Danny" w:date="2026-10-02T14:23:00Z">
                <w:pPr>
                  <w:jc w:val="center"/>
                </w:pPr>
              </w:pPrChange>
            </w:pPr>
            <w:ins w:id="3211" w:author="Danny" w:date="2026-10-02T14:15:00Z">
              <w:r w:rsidRPr="000D0736">
                <w:rPr>
                  <w:rFonts w:ascii="Segoe UI Symbol" w:eastAsiaTheme="minorHAnsi" w:hAnsi="Segoe UI Symbol" w:cs="Calibri"/>
                  <w:kern w:val="2"/>
                  <w:sz w:val="14"/>
                  <w:szCs w:val="18"/>
                  <w14:ligatures w14:val="standardContextual"/>
                  <w:rPrChange w:id="321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8B5FE0B" w14:textId="77777777" w:rsidR="000D0736" w:rsidRPr="000D0736" w:rsidRDefault="000D0736">
            <w:pPr>
              <w:spacing w:line="276" w:lineRule="auto"/>
              <w:jc w:val="center"/>
              <w:rPr>
                <w:ins w:id="3213" w:author="Danny" w:date="2026-10-02T14:15:00Z"/>
                <w:rFonts w:ascii="Segoe UI Symbol" w:eastAsiaTheme="minorHAnsi" w:hAnsi="Segoe UI Symbol" w:cs="Calibri"/>
                <w:kern w:val="2"/>
                <w:sz w:val="14"/>
                <w:szCs w:val="18"/>
                <w14:ligatures w14:val="standardContextual"/>
                <w:rPrChange w:id="3214" w:author="Danny" w:date="2026-10-02T14:18:00Z">
                  <w:rPr>
                    <w:ins w:id="3215" w:author="Danny" w:date="2026-10-02T14:15:00Z"/>
                    <w:rFonts w:ascii="Segoe UI Symbol" w:hAnsi="Segoe UI Symbol" w:cs="Calibri"/>
                    <w:color w:val="000000"/>
                    <w:sz w:val="18"/>
                    <w:szCs w:val="18"/>
                  </w:rPr>
                </w:rPrChange>
              </w:rPr>
              <w:pPrChange w:id="3216" w:author="Danny" w:date="2026-10-02T14:23:00Z">
                <w:pPr>
                  <w:jc w:val="center"/>
                </w:pPr>
              </w:pPrChange>
            </w:pPr>
            <w:ins w:id="3217" w:author="Danny" w:date="2026-10-02T14:15:00Z">
              <w:r w:rsidRPr="000D0736">
                <w:rPr>
                  <w:rFonts w:ascii="Segoe UI Symbol" w:eastAsiaTheme="minorHAnsi" w:hAnsi="Segoe UI Symbol" w:cs="Calibri"/>
                  <w:kern w:val="2"/>
                  <w:sz w:val="14"/>
                  <w:szCs w:val="18"/>
                  <w14:ligatures w14:val="standardContextual"/>
                  <w:rPrChange w:id="321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8DFC5C2" w14:textId="77777777" w:rsidR="000D0736" w:rsidRPr="000D0736" w:rsidRDefault="000D0736">
            <w:pPr>
              <w:spacing w:line="276" w:lineRule="auto"/>
              <w:jc w:val="center"/>
              <w:rPr>
                <w:ins w:id="3219" w:author="Danny" w:date="2026-10-02T14:15:00Z"/>
                <w:rFonts w:ascii="Segoe UI Symbol" w:eastAsiaTheme="minorHAnsi" w:hAnsi="Segoe UI Symbol" w:cs="Calibri"/>
                <w:kern w:val="2"/>
                <w:sz w:val="14"/>
                <w:szCs w:val="18"/>
                <w14:ligatures w14:val="standardContextual"/>
                <w:rPrChange w:id="3220" w:author="Danny" w:date="2026-10-02T14:18:00Z">
                  <w:rPr>
                    <w:ins w:id="3221" w:author="Danny" w:date="2026-10-02T14:15:00Z"/>
                    <w:rFonts w:ascii="Segoe UI Symbol" w:hAnsi="Segoe UI Symbol" w:cs="Calibri"/>
                    <w:color w:val="000000"/>
                    <w:sz w:val="18"/>
                    <w:szCs w:val="18"/>
                  </w:rPr>
                </w:rPrChange>
              </w:rPr>
              <w:pPrChange w:id="3222" w:author="Danny" w:date="2026-10-02T14:23:00Z">
                <w:pPr>
                  <w:jc w:val="center"/>
                </w:pPr>
              </w:pPrChange>
            </w:pPr>
            <w:ins w:id="3223" w:author="Danny" w:date="2026-10-02T14:15:00Z">
              <w:r w:rsidRPr="000D0736">
                <w:rPr>
                  <w:rFonts w:ascii="Segoe UI Symbol" w:eastAsiaTheme="minorHAnsi" w:hAnsi="Segoe UI Symbol" w:cs="Calibri"/>
                  <w:kern w:val="2"/>
                  <w:sz w:val="14"/>
                  <w:szCs w:val="18"/>
                  <w14:ligatures w14:val="standardContextual"/>
                  <w:rPrChange w:id="322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BB2948A" w14:textId="77777777" w:rsidR="000D0736" w:rsidRPr="000D0736" w:rsidRDefault="000D0736">
            <w:pPr>
              <w:spacing w:line="276" w:lineRule="auto"/>
              <w:jc w:val="center"/>
              <w:rPr>
                <w:ins w:id="3225" w:author="Danny" w:date="2026-10-02T14:15:00Z"/>
                <w:rFonts w:ascii="Segoe UI Symbol" w:eastAsiaTheme="minorHAnsi" w:hAnsi="Segoe UI Symbol" w:cs="Calibri"/>
                <w:kern w:val="2"/>
                <w:sz w:val="14"/>
                <w:szCs w:val="18"/>
                <w14:ligatures w14:val="standardContextual"/>
                <w:rPrChange w:id="3226" w:author="Danny" w:date="2026-10-02T14:18:00Z">
                  <w:rPr>
                    <w:ins w:id="3227" w:author="Danny" w:date="2026-10-02T14:15:00Z"/>
                    <w:rFonts w:ascii="Segoe UI Symbol" w:hAnsi="Segoe UI Symbol" w:cs="Calibri"/>
                    <w:color w:val="000000"/>
                    <w:sz w:val="18"/>
                    <w:szCs w:val="18"/>
                  </w:rPr>
                </w:rPrChange>
              </w:rPr>
              <w:pPrChange w:id="3228" w:author="Danny" w:date="2026-10-02T14:23:00Z">
                <w:pPr>
                  <w:jc w:val="center"/>
                </w:pPr>
              </w:pPrChange>
            </w:pPr>
          </w:p>
        </w:tc>
        <w:tc>
          <w:tcPr>
            <w:tcW w:w="0" w:type="auto"/>
            <w:tcBorders>
              <w:top w:val="nil"/>
            </w:tcBorders>
            <w:shd w:val="clear" w:color="auto" w:fill="auto"/>
            <w:vAlign w:val="center"/>
            <w:hideMark/>
          </w:tcPr>
          <w:p w14:paraId="3CF97602" w14:textId="77777777" w:rsidR="000D0736" w:rsidRPr="000D0736" w:rsidRDefault="000D0736">
            <w:pPr>
              <w:spacing w:line="276" w:lineRule="auto"/>
              <w:jc w:val="center"/>
              <w:rPr>
                <w:ins w:id="3229" w:author="Danny" w:date="2026-10-02T14:15:00Z"/>
                <w:rFonts w:ascii="Segoe UI Symbol" w:eastAsiaTheme="minorHAnsi" w:hAnsi="Segoe UI Symbol" w:cs="Calibri"/>
                <w:kern w:val="2"/>
                <w:sz w:val="14"/>
                <w:szCs w:val="18"/>
                <w14:ligatures w14:val="standardContextual"/>
                <w:rPrChange w:id="3230" w:author="Danny" w:date="2026-10-02T14:18:00Z">
                  <w:rPr>
                    <w:ins w:id="3231" w:author="Danny" w:date="2026-10-02T14:15:00Z"/>
                    <w:rFonts w:ascii="Segoe UI Symbol" w:hAnsi="Segoe UI Symbol" w:cs="Calibri"/>
                    <w:color w:val="000000"/>
                    <w:sz w:val="18"/>
                    <w:szCs w:val="18"/>
                  </w:rPr>
                </w:rPrChange>
              </w:rPr>
              <w:pPrChange w:id="3232" w:author="Danny" w:date="2026-10-02T14:23:00Z">
                <w:pPr>
                  <w:jc w:val="center"/>
                </w:pPr>
              </w:pPrChange>
            </w:pPr>
            <w:ins w:id="3233" w:author="Danny" w:date="2026-10-02T14:15:00Z">
              <w:r w:rsidRPr="000D0736">
                <w:rPr>
                  <w:rFonts w:ascii="Segoe UI Symbol" w:eastAsiaTheme="minorHAnsi" w:hAnsi="Segoe UI Symbol" w:cs="Calibri"/>
                  <w:kern w:val="2"/>
                  <w:sz w:val="14"/>
                  <w:szCs w:val="18"/>
                  <w14:ligatures w14:val="standardContextual"/>
                  <w:rPrChange w:id="323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930F894" w14:textId="77777777" w:rsidR="000D0736" w:rsidRPr="000D0736" w:rsidRDefault="000D0736">
            <w:pPr>
              <w:spacing w:line="276" w:lineRule="auto"/>
              <w:jc w:val="center"/>
              <w:rPr>
                <w:ins w:id="3235" w:author="Danny" w:date="2026-10-02T14:15:00Z"/>
                <w:rFonts w:ascii="Segoe UI Symbol" w:eastAsiaTheme="minorHAnsi" w:hAnsi="Segoe UI Symbol" w:cs="Calibri"/>
                <w:kern w:val="2"/>
                <w:sz w:val="14"/>
                <w:szCs w:val="18"/>
                <w14:ligatures w14:val="standardContextual"/>
                <w:rPrChange w:id="3236" w:author="Danny" w:date="2026-10-02T14:18:00Z">
                  <w:rPr>
                    <w:ins w:id="3237" w:author="Danny" w:date="2026-10-02T14:15:00Z"/>
                    <w:rFonts w:ascii="Segoe UI Symbol" w:hAnsi="Segoe UI Symbol" w:cs="Calibri"/>
                    <w:color w:val="000000"/>
                    <w:sz w:val="18"/>
                    <w:szCs w:val="18"/>
                  </w:rPr>
                </w:rPrChange>
              </w:rPr>
              <w:pPrChange w:id="3238" w:author="Danny" w:date="2026-10-02T14:23:00Z">
                <w:pPr>
                  <w:jc w:val="center"/>
                </w:pPr>
              </w:pPrChange>
            </w:pPr>
            <w:ins w:id="3239" w:author="Danny" w:date="2026-10-02T14:15:00Z">
              <w:r w:rsidRPr="000D0736">
                <w:rPr>
                  <w:rFonts w:ascii="Segoe UI Symbol" w:eastAsiaTheme="minorHAnsi" w:hAnsi="Segoe UI Symbol" w:cs="Calibri"/>
                  <w:kern w:val="2"/>
                  <w:sz w:val="14"/>
                  <w:szCs w:val="18"/>
                  <w14:ligatures w14:val="standardContextual"/>
                  <w:rPrChange w:id="324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6BD1509" w14:textId="77777777" w:rsidR="000D0736" w:rsidRPr="000D0736" w:rsidRDefault="000D0736">
            <w:pPr>
              <w:spacing w:line="276" w:lineRule="auto"/>
              <w:jc w:val="center"/>
              <w:rPr>
                <w:ins w:id="3241" w:author="Danny" w:date="2026-10-02T14:15:00Z"/>
                <w:rFonts w:ascii="Segoe UI Symbol" w:eastAsiaTheme="minorHAnsi" w:hAnsi="Segoe UI Symbol" w:cs="Calibri"/>
                <w:kern w:val="2"/>
                <w:sz w:val="14"/>
                <w:szCs w:val="18"/>
                <w14:ligatures w14:val="standardContextual"/>
                <w:rPrChange w:id="3242" w:author="Danny" w:date="2026-10-02T14:18:00Z">
                  <w:rPr>
                    <w:ins w:id="3243" w:author="Danny" w:date="2026-10-02T14:15:00Z"/>
                    <w:rFonts w:ascii="Segoe UI Symbol" w:hAnsi="Segoe UI Symbol" w:cs="Calibri"/>
                    <w:color w:val="000000"/>
                    <w:sz w:val="18"/>
                    <w:szCs w:val="18"/>
                  </w:rPr>
                </w:rPrChange>
              </w:rPr>
              <w:pPrChange w:id="3244" w:author="Danny" w:date="2026-10-02T14:23:00Z">
                <w:pPr>
                  <w:jc w:val="center"/>
                </w:pPr>
              </w:pPrChange>
            </w:pPr>
            <w:ins w:id="3245" w:author="Danny" w:date="2026-10-02T14:15:00Z">
              <w:r w:rsidRPr="000D0736">
                <w:rPr>
                  <w:rFonts w:ascii="Segoe UI Symbol" w:eastAsiaTheme="minorHAnsi" w:hAnsi="Segoe UI Symbol" w:cs="Calibri"/>
                  <w:kern w:val="2"/>
                  <w:sz w:val="14"/>
                  <w:szCs w:val="18"/>
                  <w14:ligatures w14:val="standardContextual"/>
                  <w:rPrChange w:id="3246" w:author="Danny" w:date="2026-10-02T14:18:00Z">
                    <w:rPr>
                      <w:rFonts w:ascii="Segoe UI Symbol" w:hAnsi="Segoe UI Symbol" w:cs="Calibri"/>
                      <w:color w:val="000000"/>
                      <w:sz w:val="18"/>
                      <w:szCs w:val="18"/>
                    </w:rPr>
                  </w:rPrChange>
                </w:rPr>
                <w:t>✗</w:t>
              </w:r>
            </w:ins>
          </w:p>
        </w:tc>
      </w:tr>
      <w:tr w:rsidR="005725AB" w:rsidRPr="005725AB" w14:paraId="3D012487" w14:textId="77777777" w:rsidTr="00107337">
        <w:trPr>
          <w:trHeight w:val="20"/>
          <w:ins w:id="3247" w:author="Danny" w:date="2026-10-02T14:15:00Z"/>
        </w:trPr>
        <w:tc>
          <w:tcPr>
            <w:tcW w:w="0" w:type="auto"/>
            <w:tcBorders>
              <w:top w:val="nil"/>
              <w:left w:val="nil"/>
              <w:bottom w:val="nil"/>
              <w:right w:val="nil"/>
            </w:tcBorders>
            <w:shd w:val="clear" w:color="auto" w:fill="auto"/>
            <w:vAlign w:val="center"/>
            <w:hideMark/>
          </w:tcPr>
          <w:p w14:paraId="0F847A11" w14:textId="77777777" w:rsidR="000D0736" w:rsidRPr="000D0736" w:rsidRDefault="000D0736">
            <w:pPr>
              <w:spacing w:line="276" w:lineRule="auto"/>
              <w:jc w:val="center"/>
              <w:rPr>
                <w:ins w:id="3248" w:author="Danny" w:date="2026-10-02T14:15:00Z"/>
                <w:rFonts w:eastAsiaTheme="minorHAnsi" w:cstheme="minorBidi"/>
                <w:kern w:val="2"/>
                <w:sz w:val="14"/>
                <w:szCs w:val="18"/>
                <w14:ligatures w14:val="standardContextual"/>
                <w:rPrChange w:id="3249" w:author="Danny" w:date="2026-10-02T14:18:00Z">
                  <w:rPr>
                    <w:ins w:id="3250" w:author="Danny" w:date="2026-10-02T14:15:00Z"/>
                    <w:color w:val="000000"/>
                    <w:sz w:val="18"/>
                    <w:szCs w:val="18"/>
                  </w:rPr>
                </w:rPrChange>
              </w:rPr>
              <w:pPrChange w:id="3251" w:author="Danny" w:date="2026-10-02T14:16:00Z">
                <w:pPr>
                  <w:jc w:val="center"/>
                </w:pPr>
              </w:pPrChange>
            </w:pPr>
            <w:ins w:id="3252" w:author="Danny" w:date="2026-10-02T14:15:00Z">
              <w:r w:rsidRPr="000D0736">
                <w:rPr>
                  <w:rFonts w:eastAsiaTheme="minorHAnsi" w:cstheme="minorBidi"/>
                  <w:kern w:val="2"/>
                  <w:sz w:val="14"/>
                  <w:szCs w:val="18"/>
                  <w14:ligatures w14:val="standardContextual"/>
                  <w:rPrChange w:id="3253" w:author="Danny" w:date="2026-10-02T14:18:00Z">
                    <w:rPr>
                      <w:color w:val="000000"/>
                      <w:sz w:val="18"/>
                      <w:szCs w:val="18"/>
                    </w:rPr>
                  </w:rPrChange>
                </w:rPr>
                <w:t>33</w:t>
              </w:r>
            </w:ins>
          </w:p>
        </w:tc>
        <w:tc>
          <w:tcPr>
            <w:tcW w:w="0" w:type="auto"/>
            <w:tcBorders>
              <w:top w:val="nil"/>
              <w:left w:val="nil"/>
              <w:bottom w:val="nil"/>
              <w:right w:val="nil"/>
            </w:tcBorders>
            <w:shd w:val="clear" w:color="auto" w:fill="auto"/>
            <w:vAlign w:val="center"/>
            <w:hideMark/>
          </w:tcPr>
          <w:p w14:paraId="684BA4E8" w14:textId="77777777" w:rsidR="000D0736" w:rsidRPr="000D0736" w:rsidRDefault="000D0736">
            <w:pPr>
              <w:spacing w:line="276" w:lineRule="auto"/>
              <w:rPr>
                <w:ins w:id="3254" w:author="Danny" w:date="2026-10-02T14:15:00Z"/>
                <w:rFonts w:eastAsiaTheme="minorHAnsi" w:cstheme="minorBidi"/>
                <w:kern w:val="2"/>
                <w:sz w:val="14"/>
                <w:szCs w:val="18"/>
                <w14:ligatures w14:val="standardContextual"/>
                <w:rPrChange w:id="3255" w:author="Danny" w:date="2026-10-02T14:18:00Z">
                  <w:rPr>
                    <w:ins w:id="3256" w:author="Danny" w:date="2026-10-02T14:15:00Z"/>
                    <w:color w:val="000000"/>
                    <w:sz w:val="18"/>
                    <w:szCs w:val="18"/>
                  </w:rPr>
                </w:rPrChange>
              </w:rPr>
              <w:pPrChange w:id="3257" w:author="Danny" w:date="2026-10-02T14:16:00Z">
                <w:pPr/>
              </w:pPrChange>
            </w:pPr>
            <w:ins w:id="3258" w:author="Danny" w:date="2026-10-02T14:15:00Z">
              <w:r w:rsidRPr="000D0736">
                <w:rPr>
                  <w:rFonts w:eastAsiaTheme="minorHAnsi" w:cstheme="minorBidi"/>
                  <w:kern w:val="2"/>
                  <w:sz w:val="14"/>
                  <w:szCs w:val="18"/>
                  <w14:ligatures w14:val="standardContextual"/>
                  <w:rPrChange w:id="3259" w:author="Danny" w:date="2026-10-02T14:18:00Z">
                    <w:rPr>
                      <w:color w:val="000000"/>
                      <w:sz w:val="18"/>
                      <w:szCs w:val="18"/>
                    </w:rPr>
                  </w:rPrChange>
                </w:rPr>
                <w:t>Harilainen et al., 2006</w:t>
              </w:r>
            </w:ins>
          </w:p>
        </w:tc>
        <w:tc>
          <w:tcPr>
            <w:tcW w:w="0" w:type="auto"/>
            <w:tcBorders>
              <w:top w:val="nil"/>
              <w:left w:val="nil"/>
              <w:bottom w:val="nil"/>
              <w:right w:val="nil"/>
            </w:tcBorders>
            <w:shd w:val="clear" w:color="auto" w:fill="auto"/>
            <w:noWrap/>
            <w:vAlign w:val="bottom"/>
            <w:hideMark/>
          </w:tcPr>
          <w:p w14:paraId="3902441B" w14:textId="77777777" w:rsidR="000D0736" w:rsidRPr="000D0736" w:rsidRDefault="000D0736">
            <w:pPr>
              <w:spacing w:line="276" w:lineRule="auto"/>
              <w:rPr>
                <w:ins w:id="3260" w:author="Danny" w:date="2026-10-02T14:15:00Z"/>
                <w:rFonts w:eastAsiaTheme="minorHAnsi" w:cstheme="minorBidi"/>
                <w:kern w:val="2"/>
                <w:sz w:val="14"/>
                <w:szCs w:val="18"/>
                <w14:ligatures w14:val="standardContextual"/>
                <w:rPrChange w:id="3261" w:author="Danny" w:date="2026-10-02T14:18:00Z">
                  <w:rPr>
                    <w:ins w:id="3262" w:author="Danny" w:date="2026-10-02T14:15:00Z"/>
                    <w:color w:val="000000"/>
                    <w:sz w:val="18"/>
                    <w:szCs w:val="18"/>
                  </w:rPr>
                </w:rPrChange>
              </w:rPr>
              <w:pPrChange w:id="3263" w:author="Danny" w:date="2026-10-02T14:16:00Z">
                <w:pPr/>
              </w:pPrChange>
            </w:pPr>
          </w:p>
        </w:tc>
        <w:tc>
          <w:tcPr>
            <w:tcW w:w="0" w:type="auto"/>
            <w:tcBorders>
              <w:top w:val="nil"/>
              <w:left w:val="nil"/>
              <w:bottom w:val="nil"/>
              <w:right w:val="nil"/>
            </w:tcBorders>
            <w:shd w:val="clear" w:color="auto" w:fill="auto"/>
            <w:vAlign w:val="center"/>
            <w:hideMark/>
          </w:tcPr>
          <w:p w14:paraId="26FB81E6" w14:textId="77777777" w:rsidR="000D0736" w:rsidRPr="000D0736" w:rsidRDefault="000D0736">
            <w:pPr>
              <w:spacing w:line="276" w:lineRule="auto"/>
              <w:jc w:val="center"/>
              <w:rPr>
                <w:ins w:id="3264" w:author="Danny" w:date="2026-10-02T14:15:00Z"/>
                <w:rFonts w:eastAsiaTheme="minorHAnsi" w:cstheme="minorBidi"/>
                <w:kern w:val="2"/>
                <w:sz w:val="14"/>
                <w:szCs w:val="18"/>
                <w14:ligatures w14:val="standardContextual"/>
                <w:rPrChange w:id="3265" w:author="Danny" w:date="2026-10-02T14:18:00Z">
                  <w:rPr>
                    <w:ins w:id="3266" w:author="Danny" w:date="2026-10-02T14:15:00Z"/>
                    <w:color w:val="000000"/>
                    <w:sz w:val="18"/>
                    <w:szCs w:val="18"/>
                  </w:rPr>
                </w:rPrChange>
              </w:rPr>
              <w:pPrChange w:id="3267" w:author="Danny" w:date="2026-10-02T14:21:00Z">
                <w:pPr>
                  <w:jc w:val="center"/>
                </w:pPr>
              </w:pPrChange>
            </w:pPr>
            <w:ins w:id="3268" w:author="Danny" w:date="2026-10-02T14:15:00Z">
              <w:r w:rsidRPr="000D0736">
                <w:rPr>
                  <w:rFonts w:eastAsiaTheme="minorHAnsi" w:cstheme="minorBidi"/>
                  <w:kern w:val="2"/>
                  <w:sz w:val="14"/>
                  <w:szCs w:val="18"/>
                  <w14:ligatures w14:val="standardContextual"/>
                  <w:rPrChange w:id="3269"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19B30FFA" w14:textId="77777777" w:rsidR="000D0736" w:rsidRPr="000D0736" w:rsidRDefault="000D0736">
            <w:pPr>
              <w:spacing w:line="276" w:lineRule="auto"/>
              <w:jc w:val="center"/>
              <w:rPr>
                <w:ins w:id="3270" w:author="Danny" w:date="2026-10-02T14:15:00Z"/>
                <w:rFonts w:eastAsiaTheme="minorHAnsi" w:cstheme="minorBidi"/>
                <w:kern w:val="2"/>
                <w:sz w:val="14"/>
                <w:szCs w:val="18"/>
                <w14:ligatures w14:val="standardContextual"/>
                <w:rPrChange w:id="3271" w:author="Danny" w:date="2026-10-02T14:18:00Z">
                  <w:rPr>
                    <w:ins w:id="3272" w:author="Danny" w:date="2026-10-02T14:15:00Z"/>
                    <w:color w:val="000000"/>
                    <w:sz w:val="18"/>
                    <w:szCs w:val="18"/>
                  </w:rPr>
                </w:rPrChange>
              </w:rPr>
              <w:pPrChange w:id="3273" w:author="Danny" w:date="2026-10-02T14:21:00Z">
                <w:pPr>
                  <w:jc w:val="center"/>
                </w:pPr>
              </w:pPrChange>
            </w:pPr>
            <w:ins w:id="3274" w:author="Danny" w:date="2026-10-02T14:15:00Z">
              <w:r w:rsidRPr="000D0736">
                <w:rPr>
                  <w:rFonts w:eastAsiaTheme="minorHAnsi" w:cstheme="minorBidi"/>
                  <w:kern w:val="2"/>
                  <w:sz w:val="14"/>
                  <w:szCs w:val="18"/>
                  <w14:ligatures w14:val="standardContextual"/>
                  <w:rPrChange w:id="3275"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5789EE0" w14:textId="77777777" w:rsidR="000D0736" w:rsidRPr="000D0736" w:rsidRDefault="000D0736">
            <w:pPr>
              <w:spacing w:line="276" w:lineRule="auto"/>
              <w:jc w:val="center"/>
              <w:rPr>
                <w:ins w:id="3276" w:author="Danny" w:date="2026-10-02T14:15:00Z"/>
                <w:rFonts w:eastAsiaTheme="minorHAnsi" w:cstheme="minorBidi"/>
                <w:kern w:val="2"/>
                <w:sz w:val="14"/>
                <w:szCs w:val="18"/>
                <w14:ligatures w14:val="standardContextual"/>
                <w:rPrChange w:id="3277" w:author="Danny" w:date="2026-10-02T14:18:00Z">
                  <w:rPr>
                    <w:ins w:id="3278" w:author="Danny" w:date="2026-10-02T14:15:00Z"/>
                    <w:color w:val="000000"/>
                    <w:sz w:val="18"/>
                    <w:szCs w:val="18"/>
                  </w:rPr>
                </w:rPrChange>
              </w:rPr>
              <w:pPrChange w:id="3279" w:author="Danny" w:date="2026-10-02T14:21:00Z">
                <w:pPr>
                  <w:jc w:val="center"/>
                </w:pPr>
              </w:pPrChange>
            </w:pPr>
          </w:p>
        </w:tc>
        <w:tc>
          <w:tcPr>
            <w:tcW w:w="0" w:type="auto"/>
            <w:tcBorders>
              <w:top w:val="nil"/>
              <w:left w:val="nil"/>
              <w:bottom w:val="nil"/>
              <w:right w:val="nil"/>
            </w:tcBorders>
            <w:shd w:val="clear" w:color="auto" w:fill="auto"/>
            <w:vAlign w:val="center"/>
            <w:hideMark/>
          </w:tcPr>
          <w:p w14:paraId="7F739B90" w14:textId="77777777" w:rsidR="000D0736" w:rsidRPr="000D0736" w:rsidRDefault="000D0736">
            <w:pPr>
              <w:spacing w:line="276" w:lineRule="auto"/>
              <w:jc w:val="center"/>
              <w:rPr>
                <w:ins w:id="3280" w:author="Danny" w:date="2026-10-02T14:15:00Z"/>
                <w:rFonts w:eastAsiaTheme="minorHAnsi" w:cstheme="minorBidi"/>
                <w:kern w:val="2"/>
                <w:sz w:val="14"/>
                <w:szCs w:val="18"/>
                <w14:ligatures w14:val="standardContextual"/>
                <w:rPrChange w:id="3281" w:author="Danny" w:date="2026-10-02T14:18:00Z">
                  <w:rPr>
                    <w:ins w:id="3282" w:author="Danny" w:date="2026-10-02T14:15:00Z"/>
                    <w:color w:val="000000"/>
                    <w:sz w:val="18"/>
                    <w:szCs w:val="18"/>
                  </w:rPr>
                </w:rPrChange>
              </w:rPr>
              <w:pPrChange w:id="3283" w:author="Danny" w:date="2026-10-02T14:21:00Z">
                <w:pPr/>
              </w:pPrChange>
            </w:pPr>
            <w:ins w:id="3284" w:author="Danny" w:date="2026-10-02T14:15:00Z">
              <w:r w:rsidRPr="000D0736">
                <w:rPr>
                  <w:rFonts w:eastAsiaTheme="minorHAnsi" w:cstheme="minorBidi"/>
                  <w:kern w:val="2"/>
                  <w:sz w:val="14"/>
                  <w:szCs w:val="18"/>
                  <w14:ligatures w14:val="standardContextual"/>
                  <w:rPrChange w:id="3285" w:author="Danny" w:date="2026-10-02T14:18:00Z">
                    <w:rPr>
                      <w:color w:val="000000"/>
                      <w:sz w:val="18"/>
                      <w:szCs w:val="18"/>
                    </w:rPr>
                  </w:rPrChange>
                </w:rPr>
                <w:t>.0 ± 6.7</w:t>
              </w:r>
            </w:ins>
          </w:p>
        </w:tc>
        <w:tc>
          <w:tcPr>
            <w:tcW w:w="0" w:type="auto"/>
            <w:tcBorders>
              <w:top w:val="nil"/>
              <w:left w:val="nil"/>
              <w:bottom w:val="nil"/>
              <w:right w:val="nil"/>
            </w:tcBorders>
            <w:shd w:val="clear" w:color="auto" w:fill="auto"/>
            <w:vAlign w:val="center"/>
            <w:hideMark/>
          </w:tcPr>
          <w:p w14:paraId="1123D941" w14:textId="77777777" w:rsidR="000D0736" w:rsidRPr="000D0736" w:rsidRDefault="000D0736">
            <w:pPr>
              <w:spacing w:line="276" w:lineRule="auto"/>
              <w:jc w:val="center"/>
              <w:rPr>
                <w:ins w:id="3286" w:author="Danny" w:date="2026-10-02T14:15:00Z"/>
                <w:rFonts w:eastAsiaTheme="minorHAnsi" w:cstheme="minorBidi"/>
                <w:kern w:val="2"/>
                <w:sz w:val="14"/>
                <w:szCs w:val="18"/>
                <w14:ligatures w14:val="standardContextual"/>
                <w:rPrChange w:id="3287" w:author="Danny" w:date="2026-10-02T14:18:00Z">
                  <w:rPr>
                    <w:ins w:id="3288" w:author="Danny" w:date="2026-10-02T14:15:00Z"/>
                    <w:color w:val="000000"/>
                    <w:sz w:val="18"/>
                    <w:szCs w:val="18"/>
                  </w:rPr>
                </w:rPrChange>
              </w:rPr>
              <w:pPrChange w:id="3289" w:author="Danny" w:date="2026-10-02T14:21:00Z">
                <w:pPr/>
              </w:pPrChange>
            </w:pPr>
          </w:p>
        </w:tc>
        <w:tc>
          <w:tcPr>
            <w:tcW w:w="0" w:type="auto"/>
            <w:tcBorders>
              <w:top w:val="nil"/>
              <w:left w:val="nil"/>
              <w:bottom w:val="nil"/>
              <w:right w:val="nil"/>
            </w:tcBorders>
            <w:shd w:val="clear" w:color="auto" w:fill="auto"/>
            <w:vAlign w:val="center"/>
            <w:hideMark/>
          </w:tcPr>
          <w:p w14:paraId="2752427F" w14:textId="77777777" w:rsidR="000D0736" w:rsidRPr="000D0736" w:rsidRDefault="000D0736">
            <w:pPr>
              <w:spacing w:line="276" w:lineRule="auto"/>
              <w:jc w:val="center"/>
              <w:rPr>
                <w:ins w:id="3290" w:author="Danny" w:date="2026-10-02T14:15:00Z"/>
                <w:rFonts w:eastAsiaTheme="minorHAnsi" w:cstheme="minorBidi"/>
                <w:kern w:val="2"/>
                <w:sz w:val="14"/>
                <w:szCs w:val="18"/>
                <w14:ligatures w14:val="standardContextual"/>
                <w:rPrChange w:id="3291" w:author="Danny" w:date="2026-10-02T14:18:00Z">
                  <w:rPr>
                    <w:ins w:id="3292" w:author="Danny" w:date="2026-10-02T14:15:00Z"/>
                    <w:color w:val="000000"/>
                    <w:sz w:val="18"/>
                    <w:szCs w:val="18"/>
                  </w:rPr>
                </w:rPrChange>
              </w:rPr>
              <w:pPrChange w:id="3293" w:author="Danny" w:date="2026-10-02T14:21:00Z">
                <w:pPr>
                  <w:jc w:val="center"/>
                </w:pPr>
              </w:pPrChange>
            </w:pPr>
            <w:ins w:id="3294" w:author="Danny" w:date="2026-10-02T14:15:00Z">
              <w:r w:rsidRPr="000D0736">
                <w:rPr>
                  <w:rFonts w:eastAsiaTheme="minorHAnsi" w:cstheme="minorBidi"/>
                  <w:kern w:val="2"/>
                  <w:sz w:val="14"/>
                  <w:szCs w:val="18"/>
                  <w14:ligatures w14:val="standardContextual"/>
                  <w:rPrChange w:id="3295" w:author="Danny" w:date="2026-10-02T14:18:00Z">
                    <w:rPr>
                      <w:color w:val="000000"/>
                      <w:sz w:val="18"/>
                      <w:szCs w:val="18"/>
                    </w:rPr>
                  </w:rPrChange>
                </w:rPr>
                <w:t>79</w:t>
              </w:r>
            </w:ins>
          </w:p>
        </w:tc>
        <w:tc>
          <w:tcPr>
            <w:tcW w:w="0" w:type="auto"/>
            <w:tcBorders>
              <w:top w:val="nil"/>
              <w:left w:val="nil"/>
              <w:bottom w:val="nil"/>
              <w:right w:val="nil"/>
            </w:tcBorders>
            <w:shd w:val="clear" w:color="auto" w:fill="auto"/>
            <w:vAlign w:val="center"/>
            <w:hideMark/>
          </w:tcPr>
          <w:p w14:paraId="19CDB83D" w14:textId="77777777" w:rsidR="000D0736" w:rsidRPr="000D0736" w:rsidRDefault="000D0736">
            <w:pPr>
              <w:spacing w:line="276" w:lineRule="auto"/>
              <w:jc w:val="center"/>
              <w:rPr>
                <w:ins w:id="3296" w:author="Danny" w:date="2026-10-02T14:15:00Z"/>
                <w:rFonts w:eastAsiaTheme="minorHAnsi" w:cstheme="minorBidi"/>
                <w:kern w:val="2"/>
                <w:sz w:val="14"/>
                <w:szCs w:val="18"/>
                <w14:ligatures w14:val="standardContextual"/>
                <w:rPrChange w:id="3297" w:author="Danny" w:date="2026-10-02T14:18:00Z">
                  <w:rPr>
                    <w:ins w:id="3298" w:author="Danny" w:date="2026-10-02T14:15:00Z"/>
                    <w:color w:val="000000"/>
                    <w:sz w:val="18"/>
                    <w:szCs w:val="18"/>
                  </w:rPr>
                </w:rPrChange>
              </w:rPr>
              <w:pPrChange w:id="3299" w:author="Danny" w:date="2026-10-02T14:21:00Z">
                <w:pPr>
                  <w:jc w:val="center"/>
                </w:pPr>
              </w:pPrChange>
            </w:pPr>
            <w:ins w:id="3300" w:author="Danny" w:date="2026-10-02T14:15:00Z">
              <w:r w:rsidRPr="000D0736">
                <w:rPr>
                  <w:rFonts w:eastAsiaTheme="minorHAnsi" w:cstheme="minorBidi"/>
                  <w:kern w:val="2"/>
                  <w:sz w:val="14"/>
                  <w:szCs w:val="18"/>
                  <w14:ligatures w14:val="standardContextual"/>
                  <w:rPrChange w:id="3301" w:author="Danny" w:date="2026-10-02T14:18:00Z">
                    <w:rPr>
                      <w:color w:val="000000"/>
                      <w:sz w:val="18"/>
                      <w:szCs w:val="18"/>
                    </w:rPr>
                  </w:rPrChange>
                </w:rPr>
                <w:t>0</w:t>
              </w:r>
            </w:ins>
          </w:p>
        </w:tc>
        <w:tc>
          <w:tcPr>
            <w:tcW w:w="0" w:type="auto"/>
            <w:tcBorders>
              <w:top w:val="nil"/>
              <w:left w:val="nil"/>
              <w:bottom w:val="nil"/>
              <w:right w:val="nil"/>
            </w:tcBorders>
            <w:shd w:val="clear" w:color="auto" w:fill="auto"/>
            <w:vAlign w:val="center"/>
            <w:hideMark/>
          </w:tcPr>
          <w:p w14:paraId="0421B52F" w14:textId="77777777" w:rsidR="000D0736" w:rsidRPr="000D0736" w:rsidRDefault="000D0736">
            <w:pPr>
              <w:spacing w:line="276" w:lineRule="auto"/>
              <w:jc w:val="center"/>
              <w:rPr>
                <w:ins w:id="3302" w:author="Danny" w:date="2026-10-02T14:15:00Z"/>
                <w:rFonts w:eastAsiaTheme="minorHAnsi" w:cstheme="minorBidi"/>
                <w:kern w:val="2"/>
                <w:sz w:val="14"/>
                <w:szCs w:val="18"/>
                <w14:ligatures w14:val="standardContextual"/>
                <w:rPrChange w:id="3303" w:author="Danny" w:date="2026-10-02T14:18:00Z">
                  <w:rPr>
                    <w:ins w:id="3304" w:author="Danny" w:date="2026-10-02T14:15:00Z"/>
                    <w:color w:val="000000"/>
                    <w:sz w:val="18"/>
                    <w:szCs w:val="18"/>
                  </w:rPr>
                </w:rPrChange>
              </w:rPr>
              <w:pPrChange w:id="3305" w:author="Danny" w:date="2026-10-02T14:21:00Z">
                <w:pPr>
                  <w:jc w:val="center"/>
                </w:pPr>
              </w:pPrChange>
            </w:pPr>
            <w:ins w:id="3306" w:author="Danny" w:date="2026-10-02T14:15:00Z">
              <w:r w:rsidRPr="000D0736">
                <w:rPr>
                  <w:rFonts w:eastAsiaTheme="minorHAnsi" w:cstheme="minorBidi"/>
                  <w:kern w:val="2"/>
                  <w:sz w:val="14"/>
                  <w:szCs w:val="18"/>
                  <w14:ligatures w14:val="standardContextual"/>
                  <w:rPrChange w:id="3307" w:author="Danny" w:date="2026-10-02T14:18:00Z">
                    <w:rPr>
                      <w:color w:val="000000"/>
                      <w:sz w:val="18"/>
                      <w:szCs w:val="18"/>
                    </w:rPr>
                  </w:rPrChange>
                </w:rPr>
                <w:t>0</w:t>
              </w:r>
            </w:ins>
          </w:p>
        </w:tc>
        <w:tc>
          <w:tcPr>
            <w:tcW w:w="0" w:type="auto"/>
            <w:tcBorders>
              <w:top w:val="nil"/>
              <w:left w:val="nil"/>
              <w:bottom w:val="nil"/>
              <w:right w:val="nil"/>
            </w:tcBorders>
            <w:shd w:val="clear" w:color="auto" w:fill="auto"/>
            <w:noWrap/>
            <w:vAlign w:val="center"/>
            <w:hideMark/>
          </w:tcPr>
          <w:p w14:paraId="1C308852" w14:textId="77777777" w:rsidR="000D0736" w:rsidRPr="000D0736" w:rsidRDefault="000D0736">
            <w:pPr>
              <w:spacing w:line="276" w:lineRule="auto"/>
              <w:jc w:val="center"/>
              <w:rPr>
                <w:ins w:id="3308" w:author="Danny" w:date="2026-10-02T14:15:00Z"/>
                <w:rFonts w:eastAsiaTheme="minorHAnsi" w:cstheme="minorBidi"/>
                <w:kern w:val="2"/>
                <w:sz w:val="14"/>
                <w:szCs w:val="18"/>
                <w14:ligatures w14:val="standardContextual"/>
                <w:rPrChange w:id="3309" w:author="Danny" w:date="2026-10-02T14:18:00Z">
                  <w:rPr>
                    <w:ins w:id="3310" w:author="Danny" w:date="2026-10-02T14:15:00Z"/>
                    <w:color w:val="000000"/>
                    <w:sz w:val="18"/>
                    <w:szCs w:val="18"/>
                  </w:rPr>
                </w:rPrChange>
              </w:rPr>
              <w:pPrChange w:id="3311" w:author="Danny" w:date="2026-10-02T14:21:00Z">
                <w:pPr>
                  <w:jc w:val="center"/>
                </w:pPr>
              </w:pPrChange>
            </w:pPr>
          </w:p>
        </w:tc>
        <w:tc>
          <w:tcPr>
            <w:tcW w:w="0" w:type="auto"/>
            <w:tcBorders>
              <w:top w:val="nil"/>
              <w:left w:val="nil"/>
              <w:bottom w:val="nil"/>
              <w:right w:val="nil"/>
            </w:tcBorders>
            <w:shd w:val="clear" w:color="auto" w:fill="auto"/>
            <w:vAlign w:val="center"/>
            <w:hideMark/>
          </w:tcPr>
          <w:p w14:paraId="0CEA66C4" w14:textId="77777777" w:rsidR="000D0736" w:rsidRPr="000D0736" w:rsidRDefault="000D0736">
            <w:pPr>
              <w:spacing w:line="276" w:lineRule="auto"/>
              <w:jc w:val="center"/>
              <w:rPr>
                <w:ins w:id="3312" w:author="Danny" w:date="2026-10-02T14:15:00Z"/>
                <w:rFonts w:eastAsiaTheme="minorHAnsi" w:cstheme="minorBidi"/>
                <w:kern w:val="2"/>
                <w:sz w:val="14"/>
                <w:szCs w:val="18"/>
                <w14:ligatures w14:val="standardContextual"/>
                <w:rPrChange w:id="3313" w:author="Danny" w:date="2026-10-02T14:18:00Z">
                  <w:rPr>
                    <w:ins w:id="3314" w:author="Danny" w:date="2026-10-02T14:15:00Z"/>
                    <w:color w:val="000000"/>
                    <w:sz w:val="18"/>
                    <w:szCs w:val="18"/>
                  </w:rPr>
                </w:rPrChange>
              </w:rPr>
              <w:pPrChange w:id="3315" w:author="Danny" w:date="2026-10-02T14:21:00Z">
                <w:pPr>
                  <w:jc w:val="center"/>
                </w:pPr>
              </w:pPrChange>
            </w:pPr>
            <w:ins w:id="3316" w:author="Danny" w:date="2026-10-02T14:15:00Z">
              <w:r w:rsidRPr="000D0736">
                <w:rPr>
                  <w:rFonts w:eastAsiaTheme="minorHAnsi" w:cstheme="minorBidi"/>
                  <w:kern w:val="2"/>
                  <w:sz w:val="14"/>
                  <w:szCs w:val="18"/>
                  <w14:ligatures w14:val="standardContextual"/>
                  <w:rPrChange w:id="3317" w:author="Danny" w:date="2026-10-02T14:18:00Z">
                    <w:rPr>
                      <w:color w:val="000000"/>
                      <w:sz w:val="18"/>
                      <w:szCs w:val="18"/>
                    </w:rPr>
                  </w:rPrChange>
                </w:rPr>
                <w:t>60.6</w:t>
              </w:r>
            </w:ins>
          </w:p>
        </w:tc>
        <w:tc>
          <w:tcPr>
            <w:tcW w:w="0" w:type="auto"/>
            <w:tcBorders>
              <w:top w:val="nil"/>
              <w:left w:val="nil"/>
              <w:bottom w:val="nil"/>
              <w:right w:val="nil"/>
            </w:tcBorders>
            <w:shd w:val="clear" w:color="auto" w:fill="auto"/>
            <w:vAlign w:val="center"/>
            <w:hideMark/>
          </w:tcPr>
          <w:p w14:paraId="177530CB" w14:textId="77777777" w:rsidR="000D0736" w:rsidRPr="000D0736" w:rsidRDefault="000D0736">
            <w:pPr>
              <w:spacing w:line="276" w:lineRule="auto"/>
              <w:jc w:val="center"/>
              <w:rPr>
                <w:ins w:id="3318" w:author="Danny" w:date="2026-10-02T14:15:00Z"/>
                <w:rFonts w:eastAsiaTheme="minorHAnsi" w:cstheme="minorBidi"/>
                <w:kern w:val="2"/>
                <w:sz w:val="14"/>
                <w:szCs w:val="18"/>
                <w14:ligatures w14:val="standardContextual"/>
                <w:rPrChange w:id="3319" w:author="Danny" w:date="2026-10-02T14:18:00Z">
                  <w:rPr>
                    <w:ins w:id="3320" w:author="Danny" w:date="2026-10-02T14:15:00Z"/>
                    <w:color w:val="000000"/>
                    <w:sz w:val="18"/>
                    <w:szCs w:val="18"/>
                  </w:rPr>
                </w:rPrChange>
              </w:rPr>
              <w:pPrChange w:id="3321" w:author="Danny" w:date="2026-10-02T14:21:00Z">
                <w:pPr>
                  <w:jc w:val="center"/>
                </w:pPr>
              </w:pPrChange>
            </w:pPr>
            <w:ins w:id="3322" w:author="Danny" w:date="2026-10-02T14:15:00Z">
              <w:r w:rsidRPr="000D0736">
                <w:rPr>
                  <w:rFonts w:eastAsiaTheme="minorHAnsi" w:cstheme="minorBidi"/>
                  <w:kern w:val="2"/>
                  <w:sz w:val="14"/>
                  <w:szCs w:val="18"/>
                  <w14:ligatures w14:val="standardContextual"/>
                  <w:rPrChange w:id="3323" w:author="Danny" w:date="2026-10-02T14:18:00Z">
                    <w:rPr>
                      <w:color w:val="000000"/>
                      <w:sz w:val="18"/>
                      <w:szCs w:val="18"/>
                    </w:rPr>
                  </w:rPrChange>
                </w:rPr>
                <w:t>5.1</w:t>
              </w:r>
            </w:ins>
          </w:p>
        </w:tc>
        <w:tc>
          <w:tcPr>
            <w:tcW w:w="0" w:type="auto"/>
            <w:tcBorders>
              <w:top w:val="nil"/>
              <w:left w:val="nil"/>
              <w:bottom w:val="nil"/>
              <w:right w:val="nil"/>
            </w:tcBorders>
            <w:shd w:val="clear" w:color="auto" w:fill="auto"/>
            <w:vAlign w:val="center"/>
            <w:hideMark/>
          </w:tcPr>
          <w:p w14:paraId="05DD8915" w14:textId="77777777" w:rsidR="000D0736" w:rsidRPr="000D0736" w:rsidRDefault="000D0736">
            <w:pPr>
              <w:spacing w:line="276" w:lineRule="auto"/>
              <w:jc w:val="center"/>
              <w:rPr>
                <w:ins w:id="3324" w:author="Danny" w:date="2026-10-02T14:15:00Z"/>
                <w:rFonts w:eastAsiaTheme="minorHAnsi" w:cstheme="minorBidi"/>
                <w:kern w:val="2"/>
                <w:sz w:val="14"/>
                <w:szCs w:val="18"/>
                <w14:ligatures w14:val="standardContextual"/>
                <w:rPrChange w:id="3325" w:author="Danny" w:date="2026-10-02T14:18:00Z">
                  <w:rPr>
                    <w:ins w:id="3326" w:author="Danny" w:date="2026-10-02T14:15:00Z"/>
                    <w:color w:val="000000"/>
                    <w:sz w:val="18"/>
                    <w:szCs w:val="18"/>
                  </w:rPr>
                </w:rPrChange>
              </w:rPr>
              <w:pPrChange w:id="3327" w:author="Danny" w:date="2026-10-02T14:21:00Z">
                <w:pPr>
                  <w:jc w:val="center"/>
                </w:pPr>
              </w:pPrChange>
            </w:pPr>
            <w:ins w:id="3328" w:author="Danny" w:date="2026-10-02T14:15:00Z">
              <w:r w:rsidRPr="000D0736">
                <w:rPr>
                  <w:rFonts w:eastAsiaTheme="minorHAnsi" w:cstheme="minorBidi"/>
                  <w:kern w:val="2"/>
                  <w:sz w:val="14"/>
                  <w:szCs w:val="18"/>
                  <w14:ligatures w14:val="standardContextual"/>
                  <w:rPrChange w:id="3329"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1EE099FC" w14:textId="77777777" w:rsidR="000D0736" w:rsidRPr="000D0736" w:rsidRDefault="000D0736">
            <w:pPr>
              <w:spacing w:line="276" w:lineRule="auto"/>
              <w:rPr>
                <w:ins w:id="3330" w:author="Danny" w:date="2026-10-02T14:15:00Z"/>
                <w:rFonts w:eastAsiaTheme="minorHAnsi" w:cstheme="minorBidi"/>
                <w:kern w:val="2"/>
                <w:sz w:val="14"/>
                <w:szCs w:val="18"/>
                <w14:ligatures w14:val="standardContextual"/>
                <w:rPrChange w:id="3331" w:author="Danny" w:date="2026-10-02T14:18:00Z">
                  <w:rPr>
                    <w:ins w:id="3332" w:author="Danny" w:date="2026-10-02T14:15:00Z"/>
                    <w:color w:val="000000"/>
                    <w:sz w:val="18"/>
                    <w:szCs w:val="18"/>
                  </w:rPr>
                </w:rPrChange>
              </w:rPr>
              <w:pPrChange w:id="3333" w:author="Danny" w:date="2026-10-02T14:16:00Z">
                <w:pPr>
                  <w:jc w:val="center"/>
                </w:pPr>
              </w:pPrChange>
            </w:pPr>
          </w:p>
        </w:tc>
        <w:tc>
          <w:tcPr>
            <w:tcW w:w="0" w:type="auto"/>
            <w:tcBorders>
              <w:top w:val="nil"/>
            </w:tcBorders>
            <w:shd w:val="clear" w:color="auto" w:fill="auto"/>
            <w:vAlign w:val="center"/>
            <w:hideMark/>
          </w:tcPr>
          <w:p w14:paraId="29802A98" w14:textId="77777777" w:rsidR="000D0736" w:rsidRPr="000D0736" w:rsidRDefault="000D0736">
            <w:pPr>
              <w:spacing w:line="276" w:lineRule="auto"/>
              <w:jc w:val="center"/>
              <w:rPr>
                <w:ins w:id="3334" w:author="Danny" w:date="2026-10-02T14:15:00Z"/>
                <w:rFonts w:ascii="Segoe UI Symbol" w:eastAsiaTheme="minorHAnsi" w:hAnsi="Segoe UI Symbol" w:cs="Calibri"/>
                <w:kern w:val="2"/>
                <w:sz w:val="14"/>
                <w:szCs w:val="18"/>
                <w14:ligatures w14:val="standardContextual"/>
                <w:rPrChange w:id="3335" w:author="Danny" w:date="2026-10-02T14:18:00Z">
                  <w:rPr>
                    <w:ins w:id="3336" w:author="Danny" w:date="2026-10-02T14:15:00Z"/>
                    <w:rFonts w:ascii="Segoe UI Symbol" w:hAnsi="Segoe UI Symbol" w:cs="Calibri"/>
                    <w:color w:val="000000"/>
                    <w:sz w:val="18"/>
                    <w:szCs w:val="18"/>
                  </w:rPr>
                </w:rPrChange>
              </w:rPr>
              <w:pPrChange w:id="3337" w:author="Danny" w:date="2026-10-02T14:23:00Z">
                <w:pPr>
                  <w:jc w:val="center"/>
                </w:pPr>
              </w:pPrChange>
            </w:pPr>
            <w:ins w:id="3338" w:author="Danny" w:date="2026-10-02T14:15:00Z">
              <w:r w:rsidRPr="000D0736">
                <w:rPr>
                  <w:rFonts w:ascii="Segoe UI Symbol" w:eastAsiaTheme="minorHAnsi" w:hAnsi="Segoe UI Symbol" w:cs="Calibri"/>
                  <w:kern w:val="2"/>
                  <w:sz w:val="14"/>
                  <w:szCs w:val="18"/>
                  <w14:ligatures w14:val="standardContextual"/>
                  <w:rPrChange w:id="333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4EEDF16" w14:textId="77777777" w:rsidR="000D0736" w:rsidRPr="000D0736" w:rsidRDefault="000D0736">
            <w:pPr>
              <w:spacing w:line="276" w:lineRule="auto"/>
              <w:jc w:val="center"/>
              <w:rPr>
                <w:ins w:id="3340" w:author="Danny" w:date="2026-10-02T14:15:00Z"/>
                <w:rFonts w:ascii="Segoe UI Symbol" w:eastAsiaTheme="minorHAnsi" w:hAnsi="Segoe UI Symbol" w:cs="Calibri"/>
                <w:kern w:val="2"/>
                <w:sz w:val="14"/>
                <w:szCs w:val="18"/>
                <w14:ligatures w14:val="standardContextual"/>
                <w:rPrChange w:id="3341" w:author="Danny" w:date="2026-10-02T14:18:00Z">
                  <w:rPr>
                    <w:ins w:id="3342" w:author="Danny" w:date="2026-10-02T14:15:00Z"/>
                    <w:rFonts w:ascii="Segoe UI Symbol" w:hAnsi="Segoe UI Symbol" w:cs="Calibri"/>
                    <w:color w:val="000000"/>
                    <w:sz w:val="18"/>
                    <w:szCs w:val="18"/>
                  </w:rPr>
                </w:rPrChange>
              </w:rPr>
              <w:pPrChange w:id="3343" w:author="Danny" w:date="2026-10-02T14:23:00Z">
                <w:pPr>
                  <w:jc w:val="center"/>
                </w:pPr>
              </w:pPrChange>
            </w:pPr>
            <w:ins w:id="3344" w:author="Danny" w:date="2026-10-02T14:15:00Z">
              <w:r w:rsidRPr="000D0736">
                <w:rPr>
                  <w:rFonts w:ascii="Segoe UI Symbol" w:eastAsiaTheme="minorHAnsi" w:hAnsi="Segoe UI Symbol" w:cs="Calibri"/>
                  <w:kern w:val="2"/>
                  <w:sz w:val="14"/>
                  <w:szCs w:val="18"/>
                  <w14:ligatures w14:val="standardContextual"/>
                  <w:rPrChange w:id="334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AF12EFA" w14:textId="77777777" w:rsidR="000D0736" w:rsidRPr="000D0736" w:rsidRDefault="000D0736">
            <w:pPr>
              <w:spacing w:line="276" w:lineRule="auto"/>
              <w:jc w:val="center"/>
              <w:rPr>
                <w:ins w:id="3346" w:author="Danny" w:date="2026-10-02T14:15:00Z"/>
                <w:rFonts w:ascii="Segoe UI Symbol" w:eastAsiaTheme="minorHAnsi" w:hAnsi="Segoe UI Symbol" w:cs="Calibri"/>
                <w:kern w:val="2"/>
                <w:sz w:val="14"/>
                <w:szCs w:val="18"/>
                <w14:ligatures w14:val="standardContextual"/>
                <w:rPrChange w:id="3347" w:author="Danny" w:date="2026-10-02T14:18:00Z">
                  <w:rPr>
                    <w:ins w:id="3348" w:author="Danny" w:date="2026-10-02T14:15:00Z"/>
                    <w:rFonts w:ascii="Segoe UI Symbol" w:hAnsi="Segoe UI Symbol" w:cs="Calibri"/>
                    <w:color w:val="000000"/>
                    <w:sz w:val="18"/>
                    <w:szCs w:val="18"/>
                  </w:rPr>
                </w:rPrChange>
              </w:rPr>
              <w:pPrChange w:id="3349" w:author="Danny" w:date="2026-10-02T14:23:00Z">
                <w:pPr>
                  <w:jc w:val="center"/>
                </w:pPr>
              </w:pPrChange>
            </w:pPr>
            <w:ins w:id="3350" w:author="Danny" w:date="2026-10-02T14:15:00Z">
              <w:r w:rsidRPr="000D0736">
                <w:rPr>
                  <w:rFonts w:ascii="Segoe UI Symbol" w:eastAsiaTheme="minorHAnsi" w:hAnsi="Segoe UI Symbol" w:cs="Calibri"/>
                  <w:kern w:val="2"/>
                  <w:sz w:val="14"/>
                  <w:szCs w:val="18"/>
                  <w14:ligatures w14:val="standardContextual"/>
                  <w:rPrChange w:id="335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1A3FA73" w14:textId="77777777" w:rsidR="000D0736" w:rsidRPr="000D0736" w:rsidRDefault="000D0736">
            <w:pPr>
              <w:spacing w:line="276" w:lineRule="auto"/>
              <w:jc w:val="center"/>
              <w:rPr>
                <w:ins w:id="3352" w:author="Danny" w:date="2026-10-02T14:15:00Z"/>
                <w:rFonts w:ascii="Segoe UI Symbol" w:eastAsiaTheme="minorHAnsi" w:hAnsi="Segoe UI Symbol" w:cs="Calibri"/>
                <w:kern w:val="2"/>
                <w:sz w:val="14"/>
                <w:szCs w:val="18"/>
                <w14:ligatures w14:val="standardContextual"/>
                <w:rPrChange w:id="3353" w:author="Danny" w:date="2026-10-02T14:18:00Z">
                  <w:rPr>
                    <w:ins w:id="3354" w:author="Danny" w:date="2026-10-02T14:15:00Z"/>
                    <w:rFonts w:ascii="Segoe UI Symbol" w:hAnsi="Segoe UI Symbol" w:cs="Calibri"/>
                    <w:color w:val="000000"/>
                    <w:sz w:val="18"/>
                    <w:szCs w:val="18"/>
                  </w:rPr>
                </w:rPrChange>
              </w:rPr>
              <w:pPrChange w:id="3355" w:author="Danny" w:date="2026-10-02T14:23:00Z">
                <w:pPr>
                  <w:jc w:val="center"/>
                </w:pPr>
              </w:pPrChange>
            </w:pPr>
            <w:ins w:id="3356" w:author="Danny" w:date="2026-10-02T14:15:00Z">
              <w:r w:rsidRPr="000D0736">
                <w:rPr>
                  <w:rFonts w:ascii="Segoe UI Symbol" w:eastAsiaTheme="minorHAnsi" w:hAnsi="Segoe UI Symbol" w:cs="Calibri"/>
                  <w:kern w:val="2"/>
                  <w:sz w:val="14"/>
                  <w:szCs w:val="18"/>
                  <w14:ligatures w14:val="standardContextual"/>
                  <w:rPrChange w:id="335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ACBC826" w14:textId="77777777" w:rsidR="000D0736" w:rsidRPr="000D0736" w:rsidRDefault="000D0736">
            <w:pPr>
              <w:spacing w:line="276" w:lineRule="auto"/>
              <w:jc w:val="center"/>
              <w:rPr>
                <w:ins w:id="3358" w:author="Danny" w:date="2026-10-02T14:15:00Z"/>
                <w:rFonts w:ascii="Segoe UI Symbol" w:eastAsiaTheme="minorHAnsi" w:hAnsi="Segoe UI Symbol" w:cs="Calibri"/>
                <w:kern w:val="2"/>
                <w:sz w:val="14"/>
                <w:szCs w:val="18"/>
                <w14:ligatures w14:val="standardContextual"/>
                <w:rPrChange w:id="3359" w:author="Danny" w:date="2026-10-02T14:18:00Z">
                  <w:rPr>
                    <w:ins w:id="3360" w:author="Danny" w:date="2026-10-02T14:15:00Z"/>
                    <w:rFonts w:ascii="Segoe UI Symbol" w:hAnsi="Segoe UI Symbol" w:cs="Calibri"/>
                    <w:color w:val="000000"/>
                    <w:sz w:val="18"/>
                    <w:szCs w:val="18"/>
                  </w:rPr>
                </w:rPrChange>
              </w:rPr>
              <w:pPrChange w:id="3361" w:author="Danny" w:date="2026-10-02T14:23:00Z">
                <w:pPr>
                  <w:jc w:val="center"/>
                </w:pPr>
              </w:pPrChange>
            </w:pPr>
          </w:p>
        </w:tc>
        <w:tc>
          <w:tcPr>
            <w:tcW w:w="0" w:type="auto"/>
            <w:tcBorders>
              <w:top w:val="nil"/>
            </w:tcBorders>
            <w:shd w:val="clear" w:color="auto" w:fill="auto"/>
            <w:vAlign w:val="center"/>
            <w:hideMark/>
          </w:tcPr>
          <w:p w14:paraId="66CA2063" w14:textId="77777777" w:rsidR="000D0736" w:rsidRPr="000D0736" w:rsidRDefault="000D0736">
            <w:pPr>
              <w:spacing w:line="276" w:lineRule="auto"/>
              <w:jc w:val="center"/>
              <w:rPr>
                <w:ins w:id="3362" w:author="Danny" w:date="2026-10-02T14:15:00Z"/>
                <w:rFonts w:ascii="Segoe UI Symbol" w:eastAsiaTheme="minorHAnsi" w:hAnsi="Segoe UI Symbol" w:cs="Calibri"/>
                <w:kern w:val="2"/>
                <w:sz w:val="14"/>
                <w:szCs w:val="18"/>
                <w14:ligatures w14:val="standardContextual"/>
                <w:rPrChange w:id="3363" w:author="Danny" w:date="2026-10-02T14:18:00Z">
                  <w:rPr>
                    <w:ins w:id="3364" w:author="Danny" w:date="2026-10-02T14:15:00Z"/>
                    <w:rFonts w:ascii="Segoe UI Symbol" w:hAnsi="Segoe UI Symbol" w:cs="Calibri"/>
                    <w:color w:val="000000"/>
                    <w:sz w:val="18"/>
                    <w:szCs w:val="18"/>
                  </w:rPr>
                </w:rPrChange>
              </w:rPr>
              <w:pPrChange w:id="3365" w:author="Danny" w:date="2026-10-02T14:23:00Z">
                <w:pPr>
                  <w:jc w:val="center"/>
                </w:pPr>
              </w:pPrChange>
            </w:pPr>
            <w:ins w:id="3366" w:author="Danny" w:date="2026-10-02T14:15:00Z">
              <w:r w:rsidRPr="000D0736">
                <w:rPr>
                  <w:rFonts w:ascii="Segoe UI Symbol" w:eastAsiaTheme="minorHAnsi" w:hAnsi="Segoe UI Symbol" w:cs="Calibri"/>
                  <w:kern w:val="2"/>
                  <w:sz w:val="14"/>
                  <w:szCs w:val="18"/>
                  <w14:ligatures w14:val="standardContextual"/>
                  <w:rPrChange w:id="336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34953D9" w14:textId="77777777" w:rsidR="000D0736" w:rsidRPr="000D0736" w:rsidRDefault="000D0736">
            <w:pPr>
              <w:spacing w:line="276" w:lineRule="auto"/>
              <w:jc w:val="center"/>
              <w:rPr>
                <w:ins w:id="3368" w:author="Danny" w:date="2026-10-02T14:15:00Z"/>
                <w:rFonts w:ascii="Segoe UI Symbol" w:eastAsiaTheme="minorHAnsi" w:hAnsi="Segoe UI Symbol" w:cs="Calibri"/>
                <w:kern w:val="2"/>
                <w:sz w:val="14"/>
                <w:szCs w:val="18"/>
                <w14:ligatures w14:val="standardContextual"/>
                <w:rPrChange w:id="3369" w:author="Danny" w:date="2026-10-02T14:18:00Z">
                  <w:rPr>
                    <w:ins w:id="3370" w:author="Danny" w:date="2026-10-02T14:15:00Z"/>
                    <w:rFonts w:ascii="Segoe UI Symbol" w:hAnsi="Segoe UI Symbol" w:cs="Calibri"/>
                    <w:color w:val="000000"/>
                    <w:sz w:val="18"/>
                    <w:szCs w:val="18"/>
                  </w:rPr>
                </w:rPrChange>
              </w:rPr>
              <w:pPrChange w:id="3371" w:author="Danny" w:date="2026-10-02T14:23:00Z">
                <w:pPr>
                  <w:jc w:val="center"/>
                </w:pPr>
              </w:pPrChange>
            </w:pPr>
            <w:ins w:id="3372" w:author="Danny" w:date="2026-10-02T14:15:00Z">
              <w:r w:rsidRPr="000D0736">
                <w:rPr>
                  <w:rFonts w:ascii="Segoe UI Symbol" w:eastAsiaTheme="minorHAnsi" w:hAnsi="Segoe UI Symbol" w:cs="Calibri"/>
                  <w:kern w:val="2"/>
                  <w:sz w:val="14"/>
                  <w:szCs w:val="18"/>
                  <w14:ligatures w14:val="standardContextual"/>
                  <w:rPrChange w:id="337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F229C86" w14:textId="77777777" w:rsidR="000D0736" w:rsidRPr="000D0736" w:rsidRDefault="000D0736">
            <w:pPr>
              <w:spacing w:line="276" w:lineRule="auto"/>
              <w:jc w:val="center"/>
              <w:rPr>
                <w:ins w:id="3374" w:author="Danny" w:date="2026-10-02T14:15:00Z"/>
                <w:rFonts w:ascii="Segoe UI Symbol" w:eastAsiaTheme="minorHAnsi" w:hAnsi="Segoe UI Symbol" w:cs="Calibri"/>
                <w:kern w:val="2"/>
                <w:sz w:val="14"/>
                <w:szCs w:val="18"/>
                <w14:ligatures w14:val="standardContextual"/>
                <w:rPrChange w:id="3375" w:author="Danny" w:date="2026-10-02T14:18:00Z">
                  <w:rPr>
                    <w:ins w:id="3376" w:author="Danny" w:date="2026-10-02T14:15:00Z"/>
                    <w:rFonts w:ascii="Segoe UI Symbol" w:hAnsi="Segoe UI Symbol" w:cs="Calibri"/>
                    <w:color w:val="000000"/>
                    <w:sz w:val="18"/>
                    <w:szCs w:val="18"/>
                  </w:rPr>
                </w:rPrChange>
              </w:rPr>
              <w:pPrChange w:id="3377" w:author="Danny" w:date="2026-10-02T14:23:00Z">
                <w:pPr>
                  <w:jc w:val="center"/>
                </w:pPr>
              </w:pPrChange>
            </w:pPr>
            <w:ins w:id="3378" w:author="Danny" w:date="2026-10-02T14:15:00Z">
              <w:r w:rsidRPr="000D0736">
                <w:rPr>
                  <w:rFonts w:ascii="Segoe UI Symbol" w:eastAsiaTheme="minorHAnsi" w:hAnsi="Segoe UI Symbol" w:cs="Calibri"/>
                  <w:kern w:val="2"/>
                  <w:sz w:val="14"/>
                  <w:szCs w:val="18"/>
                  <w14:ligatures w14:val="standardContextual"/>
                  <w:rPrChange w:id="3379" w:author="Danny" w:date="2026-10-02T14:18:00Z">
                    <w:rPr>
                      <w:rFonts w:ascii="Segoe UI Symbol" w:hAnsi="Segoe UI Symbol" w:cs="Calibri"/>
                      <w:color w:val="000000"/>
                      <w:sz w:val="18"/>
                      <w:szCs w:val="18"/>
                    </w:rPr>
                  </w:rPrChange>
                </w:rPr>
                <w:t>✗</w:t>
              </w:r>
            </w:ins>
          </w:p>
        </w:tc>
      </w:tr>
      <w:tr w:rsidR="005725AB" w:rsidRPr="005725AB" w14:paraId="052F536C" w14:textId="77777777" w:rsidTr="00107337">
        <w:trPr>
          <w:trHeight w:val="20"/>
          <w:ins w:id="3380" w:author="Danny" w:date="2026-10-02T14:15:00Z"/>
        </w:trPr>
        <w:tc>
          <w:tcPr>
            <w:tcW w:w="0" w:type="auto"/>
            <w:tcBorders>
              <w:top w:val="nil"/>
              <w:left w:val="nil"/>
              <w:bottom w:val="nil"/>
              <w:right w:val="nil"/>
            </w:tcBorders>
            <w:shd w:val="clear" w:color="auto" w:fill="auto"/>
            <w:vAlign w:val="center"/>
            <w:hideMark/>
          </w:tcPr>
          <w:p w14:paraId="7DD7A592" w14:textId="77777777" w:rsidR="000D0736" w:rsidRPr="000D0736" w:rsidRDefault="000D0736">
            <w:pPr>
              <w:spacing w:line="276" w:lineRule="auto"/>
              <w:jc w:val="center"/>
              <w:rPr>
                <w:ins w:id="3381" w:author="Danny" w:date="2026-10-02T14:15:00Z"/>
                <w:rFonts w:eastAsiaTheme="minorHAnsi" w:cstheme="minorBidi"/>
                <w:kern w:val="2"/>
                <w:sz w:val="14"/>
                <w:szCs w:val="18"/>
                <w14:ligatures w14:val="standardContextual"/>
                <w:rPrChange w:id="3382" w:author="Danny" w:date="2026-10-02T14:18:00Z">
                  <w:rPr>
                    <w:ins w:id="3383" w:author="Danny" w:date="2026-10-02T14:15:00Z"/>
                    <w:color w:val="000000"/>
                    <w:sz w:val="18"/>
                    <w:szCs w:val="18"/>
                  </w:rPr>
                </w:rPrChange>
              </w:rPr>
              <w:pPrChange w:id="3384" w:author="Danny" w:date="2026-10-02T14:16:00Z">
                <w:pPr>
                  <w:jc w:val="center"/>
                </w:pPr>
              </w:pPrChange>
            </w:pPr>
            <w:ins w:id="3385" w:author="Danny" w:date="2026-10-02T14:15:00Z">
              <w:r w:rsidRPr="000D0736">
                <w:rPr>
                  <w:rFonts w:eastAsiaTheme="minorHAnsi" w:cstheme="minorBidi"/>
                  <w:kern w:val="2"/>
                  <w:sz w:val="14"/>
                  <w:szCs w:val="18"/>
                  <w14:ligatures w14:val="standardContextual"/>
                  <w:rPrChange w:id="3386" w:author="Danny" w:date="2026-10-02T14:18:00Z">
                    <w:rPr>
                      <w:color w:val="000000"/>
                      <w:sz w:val="18"/>
                      <w:szCs w:val="18"/>
                    </w:rPr>
                  </w:rPrChange>
                </w:rPr>
                <w:t>34</w:t>
              </w:r>
            </w:ins>
          </w:p>
        </w:tc>
        <w:tc>
          <w:tcPr>
            <w:tcW w:w="0" w:type="auto"/>
            <w:tcBorders>
              <w:top w:val="nil"/>
              <w:left w:val="nil"/>
              <w:bottom w:val="nil"/>
              <w:right w:val="nil"/>
            </w:tcBorders>
            <w:shd w:val="clear" w:color="auto" w:fill="auto"/>
            <w:vAlign w:val="center"/>
            <w:hideMark/>
          </w:tcPr>
          <w:p w14:paraId="54F7C5CD" w14:textId="77777777" w:rsidR="000D0736" w:rsidRPr="000D0736" w:rsidRDefault="000D0736">
            <w:pPr>
              <w:spacing w:line="276" w:lineRule="auto"/>
              <w:rPr>
                <w:ins w:id="3387" w:author="Danny" w:date="2026-10-02T14:15:00Z"/>
                <w:rFonts w:eastAsiaTheme="minorHAnsi" w:cstheme="minorBidi"/>
                <w:kern w:val="2"/>
                <w:sz w:val="14"/>
                <w:szCs w:val="18"/>
                <w14:ligatures w14:val="standardContextual"/>
                <w:rPrChange w:id="3388" w:author="Danny" w:date="2026-10-02T14:18:00Z">
                  <w:rPr>
                    <w:ins w:id="3389" w:author="Danny" w:date="2026-10-02T14:15:00Z"/>
                    <w:color w:val="000000"/>
                    <w:sz w:val="18"/>
                    <w:szCs w:val="18"/>
                  </w:rPr>
                </w:rPrChange>
              </w:rPr>
              <w:pPrChange w:id="3390" w:author="Danny" w:date="2026-10-02T14:16:00Z">
                <w:pPr/>
              </w:pPrChange>
            </w:pPr>
            <w:ins w:id="3391" w:author="Danny" w:date="2026-10-02T14:15:00Z">
              <w:r w:rsidRPr="000D0736">
                <w:rPr>
                  <w:rFonts w:eastAsiaTheme="minorHAnsi" w:cstheme="minorBidi"/>
                  <w:kern w:val="2"/>
                  <w:sz w:val="14"/>
                  <w:szCs w:val="18"/>
                  <w14:ligatures w14:val="standardContextual"/>
                  <w:rPrChange w:id="3392" w:author="Danny" w:date="2026-10-02T14:18:00Z">
                    <w:rPr>
                      <w:color w:val="000000"/>
                      <w:sz w:val="18"/>
                      <w:szCs w:val="18"/>
                    </w:rPr>
                  </w:rPrChange>
                </w:rPr>
                <w:t>Heijne &amp; Werner, 2010</w:t>
              </w:r>
            </w:ins>
          </w:p>
        </w:tc>
        <w:tc>
          <w:tcPr>
            <w:tcW w:w="0" w:type="auto"/>
            <w:tcBorders>
              <w:top w:val="nil"/>
              <w:left w:val="nil"/>
              <w:bottom w:val="nil"/>
              <w:right w:val="nil"/>
            </w:tcBorders>
            <w:shd w:val="clear" w:color="auto" w:fill="auto"/>
            <w:noWrap/>
            <w:vAlign w:val="bottom"/>
            <w:hideMark/>
          </w:tcPr>
          <w:p w14:paraId="406C3BBD" w14:textId="77777777" w:rsidR="000D0736" w:rsidRPr="000D0736" w:rsidRDefault="000D0736">
            <w:pPr>
              <w:spacing w:line="276" w:lineRule="auto"/>
              <w:rPr>
                <w:ins w:id="3393" w:author="Danny" w:date="2026-10-02T14:15:00Z"/>
                <w:rFonts w:eastAsiaTheme="minorHAnsi" w:cstheme="minorBidi"/>
                <w:kern w:val="2"/>
                <w:sz w:val="14"/>
                <w:szCs w:val="18"/>
                <w14:ligatures w14:val="standardContextual"/>
                <w:rPrChange w:id="3394" w:author="Danny" w:date="2026-10-02T14:18:00Z">
                  <w:rPr>
                    <w:ins w:id="3395" w:author="Danny" w:date="2026-10-02T14:15:00Z"/>
                    <w:color w:val="000000"/>
                    <w:sz w:val="18"/>
                    <w:szCs w:val="18"/>
                  </w:rPr>
                </w:rPrChange>
              </w:rPr>
              <w:pPrChange w:id="3396" w:author="Danny" w:date="2026-10-02T14:16:00Z">
                <w:pPr/>
              </w:pPrChange>
            </w:pPr>
          </w:p>
        </w:tc>
        <w:tc>
          <w:tcPr>
            <w:tcW w:w="0" w:type="auto"/>
            <w:tcBorders>
              <w:top w:val="nil"/>
              <w:left w:val="nil"/>
              <w:bottom w:val="nil"/>
              <w:right w:val="nil"/>
            </w:tcBorders>
            <w:shd w:val="clear" w:color="auto" w:fill="auto"/>
            <w:vAlign w:val="center"/>
            <w:hideMark/>
          </w:tcPr>
          <w:p w14:paraId="133C9B94" w14:textId="77777777" w:rsidR="000D0736" w:rsidRPr="000D0736" w:rsidRDefault="000D0736">
            <w:pPr>
              <w:spacing w:line="276" w:lineRule="auto"/>
              <w:jc w:val="center"/>
              <w:rPr>
                <w:ins w:id="3397" w:author="Danny" w:date="2026-10-02T14:15:00Z"/>
                <w:rFonts w:eastAsiaTheme="minorHAnsi" w:cstheme="minorBidi"/>
                <w:kern w:val="2"/>
                <w:sz w:val="14"/>
                <w:szCs w:val="18"/>
                <w14:ligatures w14:val="standardContextual"/>
                <w:rPrChange w:id="3398" w:author="Danny" w:date="2026-10-02T14:18:00Z">
                  <w:rPr>
                    <w:ins w:id="3399" w:author="Danny" w:date="2026-10-02T14:15:00Z"/>
                    <w:color w:val="000000"/>
                    <w:sz w:val="18"/>
                    <w:szCs w:val="18"/>
                  </w:rPr>
                </w:rPrChange>
              </w:rPr>
              <w:pPrChange w:id="3400" w:author="Danny" w:date="2026-10-02T14:21:00Z">
                <w:pPr>
                  <w:jc w:val="center"/>
                </w:pPr>
              </w:pPrChange>
            </w:pPr>
            <w:ins w:id="3401" w:author="Danny" w:date="2026-10-02T14:15:00Z">
              <w:r w:rsidRPr="000D0736">
                <w:rPr>
                  <w:rFonts w:eastAsiaTheme="minorHAnsi" w:cstheme="minorBidi"/>
                  <w:kern w:val="2"/>
                  <w:sz w:val="14"/>
                  <w:szCs w:val="18"/>
                  <w14:ligatures w14:val="standardContextual"/>
                  <w:rPrChange w:id="3402"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17292F0C" w14:textId="77777777" w:rsidR="000D0736" w:rsidRPr="000D0736" w:rsidRDefault="000D0736">
            <w:pPr>
              <w:spacing w:line="276" w:lineRule="auto"/>
              <w:jc w:val="center"/>
              <w:rPr>
                <w:ins w:id="3403" w:author="Danny" w:date="2026-10-02T14:15:00Z"/>
                <w:rFonts w:eastAsiaTheme="minorHAnsi" w:cstheme="minorBidi"/>
                <w:kern w:val="2"/>
                <w:sz w:val="14"/>
                <w:szCs w:val="18"/>
                <w14:ligatures w14:val="standardContextual"/>
                <w:rPrChange w:id="3404" w:author="Danny" w:date="2026-10-02T14:18:00Z">
                  <w:rPr>
                    <w:ins w:id="3405" w:author="Danny" w:date="2026-10-02T14:15:00Z"/>
                    <w:color w:val="000000"/>
                    <w:sz w:val="18"/>
                    <w:szCs w:val="18"/>
                  </w:rPr>
                </w:rPrChange>
              </w:rPr>
              <w:pPrChange w:id="3406" w:author="Danny" w:date="2026-10-02T14:21:00Z">
                <w:pPr>
                  <w:jc w:val="center"/>
                </w:pPr>
              </w:pPrChange>
            </w:pPr>
            <w:ins w:id="3407" w:author="Danny" w:date="2026-10-02T14:15:00Z">
              <w:r w:rsidRPr="000D0736">
                <w:rPr>
                  <w:rFonts w:eastAsiaTheme="minorHAnsi" w:cstheme="minorBidi"/>
                  <w:kern w:val="2"/>
                  <w:sz w:val="14"/>
                  <w:szCs w:val="18"/>
                  <w14:ligatures w14:val="standardContextual"/>
                  <w:rPrChange w:id="3408"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21FE8E44" w14:textId="77777777" w:rsidR="000D0736" w:rsidRPr="000D0736" w:rsidRDefault="000D0736">
            <w:pPr>
              <w:spacing w:line="276" w:lineRule="auto"/>
              <w:jc w:val="center"/>
              <w:rPr>
                <w:ins w:id="3409" w:author="Danny" w:date="2026-10-02T14:15:00Z"/>
                <w:rFonts w:eastAsiaTheme="minorHAnsi" w:cstheme="minorBidi"/>
                <w:kern w:val="2"/>
                <w:sz w:val="14"/>
                <w:szCs w:val="18"/>
                <w14:ligatures w14:val="standardContextual"/>
                <w:rPrChange w:id="3410" w:author="Danny" w:date="2026-10-02T14:18:00Z">
                  <w:rPr>
                    <w:ins w:id="3411" w:author="Danny" w:date="2026-10-02T14:15:00Z"/>
                    <w:color w:val="000000"/>
                    <w:sz w:val="18"/>
                    <w:szCs w:val="18"/>
                  </w:rPr>
                </w:rPrChange>
              </w:rPr>
              <w:pPrChange w:id="3412" w:author="Danny" w:date="2026-10-02T14:21:00Z">
                <w:pPr>
                  <w:jc w:val="center"/>
                </w:pPr>
              </w:pPrChange>
            </w:pPr>
          </w:p>
        </w:tc>
        <w:tc>
          <w:tcPr>
            <w:tcW w:w="0" w:type="auto"/>
            <w:tcBorders>
              <w:top w:val="nil"/>
              <w:left w:val="nil"/>
              <w:bottom w:val="nil"/>
              <w:right w:val="nil"/>
            </w:tcBorders>
            <w:shd w:val="clear" w:color="auto" w:fill="auto"/>
            <w:vAlign w:val="center"/>
            <w:hideMark/>
          </w:tcPr>
          <w:p w14:paraId="3DA4954E" w14:textId="77777777" w:rsidR="000D0736" w:rsidRPr="000D0736" w:rsidRDefault="000D0736">
            <w:pPr>
              <w:spacing w:line="276" w:lineRule="auto"/>
              <w:jc w:val="center"/>
              <w:rPr>
                <w:ins w:id="3413" w:author="Danny" w:date="2026-10-02T14:15:00Z"/>
                <w:rFonts w:eastAsiaTheme="minorHAnsi" w:cstheme="minorBidi"/>
                <w:kern w:val="2"/>
                <w:sz w:val="14"/>
                <w:szCs w:val="18"/>
                <w14:ligatures w14:val="standardContextual"/>
                <w:rPrChange w:id="3414" w:author="Danny" w:date="2026-10-02T14:18:00Z">
                  <w:rPr>
                    <w:ins w:id="3415" w:author="Danny" w:date="2026-10-02T14:15:00Z"/>
                    <w:color w:val="000000"/>
                    <w:sz w:val="18"/>
                    <w:szCs w:val="18"/>
                  </w:rPr>
                </w:rPrChange>
              </w:rPr>
              <w:pPrChange w:id="3416" w:author="Danny" w:date="2026-10-02T14:21:00Z">
                <w:pPr>
                  <w:jc w:val="center"/>
                </w:pPr>
              </w:pPrChange>
            </w:pPr>
            <w:ins w:id="3417" w:author="Danny" w:date="2026-10-02T14:15:00Z">
              <w:r w:rsidRPr="000D0736">
                <w:rPr>
                  <w:rFonts w:eastAsiaTheme="minorHAnsi" w:cstheme="minorBidi"/>
                  <w:kern w:val="2"/>
                  <w:sz w:val="14"/>
                  <w:szCs w:val="18"/>
                  <w14:ligatures w14:val="standardContextual"/>
                  <w:rPrChange w:id="3418" w:author="Danny" w:date="2026-10-02T14:18:00Z">
                    <w:rPr>
                      <w:color w:val="000000"/>
                      <w:sz w:val="18"/>
                      <w:szCs w:val="18"/>
                    </w:rPr>
                  </w:rPrChange>
                </w:rPr>
                <w:t>29.5 ± 5.4</w:t>
              </w:r>
            </w:ins>
          </w:p>
        </w:tc>
        <w:tc>
          <w:tcPr>
            <w:tcW w:w="0" w:type="auto"/>
            <w:tcBorders>
              <w:top w:val="nil"/>
              <w:left w:val="nil"/>
              <w:bottom w:val="nil"/>
              <w:right w:val="nil"/>
            </w:tcBorders>
            <w:shd w:val="clear" w:color="auto" w:fill="auto"/>
            <w:vAlign w:val="center"/>
            <w:hideMark/>
          </w:tcPr>
          <w:p w14:paraId="6E009990" w14:textId="77777777" w:rsidR="000D0736" w:rsidRPr="000D0736" w:rsidRDefault="000D0736">
            <w:pPr>
              <w:spacing w:line="276" w:lineRule="auto"/>
              <w:jc w:val="center"/>
              <w:rPr>
                <w:ins w:id="3419" w:author="Danny" w:date="2026-10-02T14:15:00Z"/>
                <w:rFonts w:eastAsiaTheme="minorHAnsi" w:cstheme="minorBidi"/>
                <w:kern w:val="2"/>
                <w:sz w:val="14"/>
                <w:szCs w:val="18"/>
                <w14:ligatures w14:val="standardContextual"/>
                <w:rPrChange w:id="3420" w:author="Danny" w:date="2026-10-02T14:18:00Z">
                  <w:rPr>
                    <w:ins w:id="3421" w:author="Danny" w:date="2026-10-02T14:15:00Z"/>
                    <w:color w:val="000000"/>
                    <w:sz w:val="18"/>
                    <w:szCs w:val="18"/>
                  </w:rPr>
                </w:rPrChange>
              </w:rPr>
              <w:pPrChange w:id="3422" w:author="Danny" w:date="2026-10-02T14:21:00Z">
                <w:pPr>
                  <w:jc w:val="center"/>
                </w:pPr>
              </w:pPrChange>
            </w:pPr>
          </w:p>
        </w:tc>
        <w:tc>
          <w:tcPr>
            <w:tcW w:w="0" w:type="auto"/>
            <w:tcBorders>
              <w:top w:val="nil"/>
              <w:left w:val="nil"/>
              <w:bottom w:val="nil"/>
              <w:right w:val="nil"/>
            </w:tcBorders>
            <w:shd w:val="clear" w:color="auto" w:fill="auto"/>
            <w:vAlign w:val="center"/>
            <w:hideMark/>
          </w:tcPr>
          <w:p w14:paraId="28102D6A" w14:textId="77777777" w:rsidR="000D0736" w:rsidRPr="000D0736" w:rsidRDefault="000D0736">
            <w:pPr>
              <w:spacing w:line="276" w:lineRule="auto"/>
              <w:jc w:val="center"/>
              <w:rPr>
                <w:ins w:id="3423" w:author="Danny" w:date="2026-10-02T14:15:00Z"/>
                <w:rFonts w:eastAsiaTheme="minorHAnsi" w:cstheme="minorBidi"/>
                <w:kern w:val="2"/>
                <w:sz w:val="14"/>
                <w:szCs w:val="18"/>
                <w14:ligatures w14:val="standardContextual"/>
                <w:rPrChange w:id="3424" w:author="Danny" w:date="2026-10-02T14:18:00Z">
                  <w:rPr>
                    <w:ins w:id="3425" w:author="Danny" w:date="2026-10-02T14:15:00Z"/>
                    <w:color w:val="000000"/>
                    <w:sz w:val="18"/>
                    <w:szCs w:val="18"/>
                  </w:rPr>
                </w:rPrChange>
              </w:rPr>
              <w:pPrChange w:id="3426" w:author="Danny" w:date="2026-10-02T14:21:00Z">
                <w:pPr>
                  <w:jc w:val="center"/>
                </w:pPr>
              </w:pPrChange>
            </w:pPr>
            <w:ins w:id="3427" w:author="Danny" w:date="2026-10-02T14:15:00Z">
              <w:r w:rsidRPr="000D0736">
                <w:rPr>
                  <w:rFonts w:eastAsiaTheme="minorHAnsi" w:cstheme="minorBidi"/>
                  <w:kern w:val="2"/>
                  <w:sz w:val="14"/>
                  <w:szCs w:val="18"/>
                  <w14:ligatures w14:val="standardContextual"/>
                  <w:rPrChange w:id="3428" w:author="Danny" w:date="2026-10-02T14:18:00Z">
                    <w:rPr>
                      <w:color w:val="000000"/>
                      <w:sz w:val="18"/>
                      <w:szCs w:val="18"/>
                    </w:rPr>
                  </w:rPrChange>
                </w:rPr>
                <w:t>68</w:t>
              </w:r>
            </w:ins>
          </w:p>
        </w:tc>
        <w:tc>
          <w:tcPr>
            <w:tcW w:w="0" w:type="auto"/>
            <w:tcBorders>
              <w:top w:val="nil"/>
              <w:left w:val="nil"/>
              <w:bottom w:val="nil"/>
              <w:right w:val="nil"/>
            </w:tcBorders>
            <w:shd w:val="clear" w:color="auto" w:fill="auto"/>
            <w:vAlign w:val="center"/>
            <w:hideMark/>
          </w:tcPr>
          <w:p w14:paraId="0FAAF7FA" w14:textId="77777777" w:rsidR="000D0736" w:rsidRPr="000D0736" w:rsidRDefault="000D0736">
            <w:pPr>
              <w:spacing w:line="276" w:lineRule="auto"/>
              <w:jc w:val="center"/>
              <w:rPr>
                <w:ins w:id="3429" w:author="Danny" w:date="2026-10-02T14:15:00Z"/>
                <w:rFonts w:eastAsiaTheme="minorHAnsi" w:cstheme="minorBidi"/>
                <w:kern w:val="2"/>
                <w:sz w:val="14"/>
                <w:szCs w:val="18"/>
                <w14:ligatures w14:val="standardContextual"/>
                <w:rPrChange w:id="3430" w:author="Danny" w:date="2026-10-02T14:18:00Z">
                  <w:rPr>
                    <w:ins w:id="3431" w:author="Danny" w:date="2026-10-02T14:15:00Z"/>
                    <w:color w:val="000000"/>
                    <w:sz w:val="18"/>
                    <w:szCs w:val="18"/>
                  </w:rPr>
                </w:rPrChange>
              </w:rPr>
              <w:pPrChange w:id="3432" w:author="Danny" w:date="2026-10-02T14:21:00Z">
                <w:pPr>
                  <w:jc w:val="center"/>
                </w:pPr>
              </w:pPrChange>
            </w:pPr>
            <w:ins w:id="3433" w:author="Danny" w:date="2026-10-02T14:15:00Z">
              <w:r w:rsidRPr="000D0736">
                <w:rPr>
                  <w:rFonts w:eastAsiaTheme="minorHAnsi" w:cstheme="minorBidi"/>
                  <w:kern w:val="2"/>
                  <w:sz w:val="14"/>
                  <w:szCs w:val="18"/>
                  <w14:ligatures w14:val="standardContextual"/>
                  <w:rPrChange w:id="3434" w:author="Danny" w:date="2026-10-02T14:18:00Z">
                    <w:rPr>
                      <w:color w:val="000000"/>
                      <w:sz w:val="18"/>
                      <w:szCs w:val="18"/>
                    </w:rPr>
                  </w:rPrChange>
                </w:rPr>
                <w:t>36</w:t>
              </w:r>
            </w:ins>
          </w:p>
        </w:tc>
        <w:tc>
          <w:tcPr>
            <w:tcW w:w="0" w:type="auto"/>
            <w:tcBorders>
              <w:top w:val="nil"/>
              <w:left w:val="nil"/>
              <w:bottom w:val="nil"/>
              <w:right w:val="nil"/>
            </w:tcBorders>
            <w:shd w:val="clear" w:color="auto" w:fill="auto"/>
            <w:vAlign w:val="center"/>
            <w:hideMark/>
          </w:tcPr>
          <w:p w14:paraId="2CF7FBB3" w14:textId="77777777" w:rsidR="000D0736" w:rsidRPr="000D0736" w:rsidRDefault="000D0736">
            <w:pPr>
              <w:spacing w:line="276" w:lineRule="auto"/>
              <w:jc w:val="center"/>
              <w:rPr>
                <w:ins w:id="3435" w:author="Danny" w:date="2026-10-02T14:15:00Z"/>
                <w:rFonts w:eastAsiaTheme="minorHAnsi" w:cstheme="minorBidi"/>
                <w:kern w:val="2"/>
                <w:sz w:val="14"/>
                <w:szCs w:val="18"/>
                <w14:ligatures w14:val="standardContextual"/>
                <w:rPrChange w:id="3436" w:author="Danny" w:date="2026-10-02T14:18:00Z">
                  <w:rPr>
                    <w:ins w:id="3437" w:author="Danny" w:date="2026-10-02T14:15:00Z"/>
                    <w:color w:val="000000"/>
                    <w:sz w:val="18"/>
                    <w:szCs w:val="18"/>
                  </w:rPr>
                </w:rPrChange>
              </w:rPr>
              <w:pPrChange w:id="3438" w:author="Danny" w:date="2026-10-02T14:21:00Z">
                <w:pPr>
                  <w:jc w:val="center"/>
                </w:pPr>
              </w:pPrChange>
            </w:pPr>
            <w:ins w:id="3439" w:author="Danny" w:date="2026-10-02T14:15:00Z">
              <w:r w:rsidRPr="000D0736">
                <w:rPr>
                  <w:rFonts w:eastAsiaTheme="minorHAnsi" w:cstheme="minorBidi"/>
                  <w:kern w:val="2"/>
                  <w:sz w:val="14"/>
                  <w:szCs w:val="18"/>
                  <w14:ligatures w14:val="standardContextual"/>
                  <w:rPrChange w:id="3440" w:author="Danny" w:date="2026-10-02T14:18:00Z">
                    <w:rPr>
                      <w:color w:val="000000"/>
                      <w:sz w:val="18"/>
                      <w:szCs w:val="18"/>
                    </w:rPr>
                  </w:rPrChange>
                </w:rPr>
                <w:t>32</w:t>
              </w:r>
            </w:ins>
          </w:p>
        </w:tc>
        <w:tc>
          <w:tcPr>
            <w:tcW w:w="0" w:type="auto"/>
            <w:tcBorders>
              <w:top w:val="nil"/>
              <w:left w:val="nil"/>
              <w:bottom w:val="nil"/>
              <w:right w:val="nil"/>
            </w:tcBorders>
            <w:shd w:val="clear" w:color="auto" w:fill="auto"/>
            <w:noWrap/>
            <w:vAlign w:val="center"/>
            <w:hideMark/>
          </w:tcPr>
          <w:p w14:paraId="407FDF9D" w14:textId="77777777" w:rsidR="000D0736" w:rsidRPr="000D0736" w:rsidRDefault="000D0736">
            <w:pPr>
              <w:spacing w:line="276" w:lineRule="auto"/>
              <w:jc w:val="center"/>
              <w:rPr>
                <w:ins w:id="3441" w:author="Danny" w:date="2026-10-02T14:15:00Z"/>
                <w:rFonts w:eastAsiaTheme="minorHAnsi" w:cstheme="minorBidi"/>
                <w:kern w:val="2"/>
                <w:sz w:val="14"/>
                <w:szCs w:val="18"/>
                <w14:ligatures w14:val="standardContextual"/>
                <w:rPrChange w:id="3442" w:author="Danny" w:date="2026-10-02T14:18:00Z">
                  <w:rPr>
                    <w:ins w:id="3443" w:author="Danny" w:date="2026-10-02T14:15:00Z"/>
                    <w:color w:val="000000"/>
                    <w:sz w:val="18"/>
                    <w:szCs w:val="18"/>
                  </w:rPr>
                </w:rPrChange>
              </w:rPr>
              <w:pPrChange w:id="3444" w:author="Danny" w:date="2026-10-02T14:21:00Z">
                <w:pPr>
                  <w:jc w:val="center"/>
                </w:pPr>
              </w:pPrChange>
            </w:pPr>
          </w:p>
        </w:tc>
        <w:tc>
          <w:tcPr>
            <w:tcW w:w="0" w:type="auto"/>
            <w:tcBorders>
              <w:top w:val="nil"/>
              <w:left w:val="nil"/>
              <w:bottom w:val="nil"/>
              <w:right w:val="nil"/>
            </w:tcBorders>
            <w:shd w:val="clear" w:color="auto" w:fill="auto"/>
            <w:vAlign w:val="center"/>
            <w:hideMark/>
          </w:tcPr>
          <w:p w14:paraId="04B25EDC" w14:textId="77777777" w:rsidR="000D0736" w:rsidRPr="000D0736" w:rsidRDefault="000D0736">
            <w:pPr>
              <w:spacing w:line="276" w:lineRule="auto"/>
              <w:jc w:val="center"/>
              <w:rPr>
                <w:ins w:id="3445" w:author="Danny" w:date="2026-10-02T14:15:00Z"/>
                <w:rFonts w:eastAsiaTheme="minorHAnsi" w:cstheme="minorBidi"/>
                <w:kern w:val="2"/>
                <w:sz w:val="14"/>
                <w:szCs w:val="18"/>
                <w14:ligatures w14:val="standardContextual"/>
                <w:rPrChange w:id="3446" w:author="Danny" w:date="2026-10-02T14:18:00Z">
                  <w:rPr>
                    <w:ins w:id="3447" w:author="Danny" w:date="2026-10-02T14:15:00Z"/>
                    <w:color w:val="000000"/>
                    <w:sz w:val="18"/>
                    <w:szCs w:val="18"/>
                  </w:rPr>
                </w:rPrChange>
              </w:rPr>
              <w:pPrChange w:id="3448" w:author="Danny" w:date="2026-10-02T14:21:00Z">
                <w:pPr>
                  <w:jc w:val="center"/>
                </w:pPr>
              </w:pPrChange>
            </w:pPr>
            <w:ins w:id="3449" w:author="Danny" w:date="2026-10-02T14:15:00Z">
              <w:r w:rsidRPr="000D0736">
                <w:rPr>
                  <w:rFonts w:eastAsiaTheme="minorHAnsi" w:cstheme="minorBidi"/>
                  <w:kern w:val="2"/>
                  <w:sz w:val="14"/>
                  <w:szCs w:val="18"/>
                  <w14:ligatures w14:val="standardContextual"/>
                  <w:rPrChange w:id="3450" w:author="Danny" w:date="2026-10-02T14:18:00Z">
                    <w:rPr>
                      <w:color w:val="000000"/>
                      <w:sz w:val="18"/>
                      <w:szCs w:val="18"/>
                    </w:rPr>
                  </w:rPrChange>
                </w:rPr>
                <w:t>24.7</w:t>
              </w:r>
            </w:ins>
          </w:p>
        </w:tc>
        <w:tc>
          <w:tcPr>
            <w:tcW w:w="0" w:type="auto"/>
            <w:tcBorders>
              <w:top w:val="nil"/>
              <w:left w:val="nil"/>
              <w:bottom w:val="nil"/>
              <w:right w:val="nil"/>
            </w:tcBorders>
            <w:shd w:val="clear" w:color="auto" w:fill="auto"/>
            <w:vAlign w:val="center"/>
            <w:hideMark/>
          </w:tcPr>
          <w:p w14:paraId="49EDC2B6" w14:textId="77777777" w:rsidR="000D0736" w:rsidRPr="000D0736" w:rsidRDefault="000D0736">
            <w:pPr>
              <w:spacing w:line="276" w:lineRule="auto"/>
              <w:jc w:val="center"/>
              <w:rPr>
                <w:ins w:id="3451" w:author="Danny" w:date="2026-10-02T14:15:00Z"/>
                <w:rFonts w:eastAsiaTheme="minorHAnsi" w:cstheme="minorBidi"/>
                <w:kern w:val="2"/>
                <w:sz w:val="14"/>
                <w:szCs w:val="18"/>
                <w14:ligatures w14:val="standardContextual"/>
                <w:rPrChange w:id="3452" w:author="Danny" w:date="2026-10-02T14:18:00Z">
                  <w:rPr>
                    <w:ins w:id="3453" w:author="Danny" w:date="2026-10-02T14:15:00Z"/>
                    <w:color w:val="000000"/>
                    <w:sz w:val="18"/>
                    <w:szCs w:val="18"/>
                  </w:rPr>
                </w:rPrChange>
              </w:rPr>
              <w:pPrChange w:id="3454" w:author="Danny" w:date="2026-10-02T14:21:00Z">
                <w:pPr>
                  <w:jc w:val="center"/>
                </w:pPr>
              </w:pPrChange>
            </w:pPr>
            <w:ins w:id="3455" w:author="Danny" w:date="2026-10-02T14:15:00Z">
              <w:r w:rsidRPr="000D0736">
                <w:rPr>
                  <w:rFonts w:eastAsiaTheme="minorHAnsi" w:cstheme="minorBidi"/>
                  <w:kern w:val="2"/>
                  <w:sz w:val="14"/>
                  <w:szCs w:val="18"/>
                  <w14:ligatures w14:val="standardContextual"/>
                  <w:rPrChange w:id="3456" w:author="Danny" w:date="2026-10-02T14:18:00Z">
                    <w:rPr>
                      <w:color w:val="000000"/>
                      <w:sz w:val="18"/>
                      <w:szCs w:val="18"/>
                    </w:rPr>
                  </w:rPrChange>
                </w:rPr>
                <w:t>2.1</w:t>
              </w:r>
            </w:ins>
          </w:p>
        </w:tc>
        <w:tc>
          <w:tcPr>
            <w:tcW w:w="0" w:type="auto"/>
            <w:tcBorders>
              <w:top w:val="nil"/>
              <w:left w:val="nil"/>
              <w:bottom w:val="nil"/>
              <w:right w:val="nil"/>
            </w:tcBorders>
            <w:shd w:val="clear" w:color="auto" w:fill="auto"/>
            <w:vAlign w:val="center"/>
            <w:hideMark/>
          </w:tcPr>
          <w:p w14:paraId="4153A113" w14:textId="77777777" w:rsidR="000D0736" w:rsidRPr="000D0736" w:rsidRDefault="000D0736">
            <w:pPr>
              <w:spacing w:line="276" w:lineRule="auto"/>
              <w:jc w:val="center"/>
              <w:rPr>
                <w:ins w:id="3457" w:author="Danny" w:date="2026-10-02T14:15:00Z"/>
                <w:rFonts w:eastAsiaTheme="minorHAnsi" w:cstheme="minorBidi"/>
                <w:kern w:val="2"/>
                <w:sz w:val="14"/>
                <w:szCs w:val="18"/>
                <w14:ligatures w14:val="standardContextual"/>
                <w:rPrChange w:id="3458" w:author="Danny" w:date="2026-10-02T14:18:00Z">
                  <w:rPr>
                    <w:ins w:id="3459" w:author="Danny" w:date="2026-10-02T14:15:00Z"/>
                    <w:color w:val="000000"/>
                    <w:sz w:val="18"/>
                    <w:szCs w:val="18"/>
                  </w:rPr>
                </w:rPrChange>
              </w:rPr>
              <w:pPrChange w:id="3460" w:author="Danny" w:date="2026-10-02T14:21:00Z">
                <w:pPr>
                  <w:jc w:val="center"/>
                </w:pPr>
              </w:pPrChange>
            </w:pPr>
            <w:ins w:id="3461" w:author="Danny" w:date="2026-10-02T14:15:00Z">
              <w:r w:rsidRPr="000D0736">
                <w:rPr>
                  <w:rFonts w:eastAsiaTheme="minorHAnsi" w:cstheme="minorBidi"/>
                  <w:kern w:val="2"/>
                  <w:sz w:val="14"/>
                  <w:szCs w:val="18"/>
                  <w14:ligatures w14:val="standardContextual"/>
                  <w:rPrChange w:id="3462"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40573164" w14:textId="77777777" w:rsidR="000D0736" w:rsidRPr="000D0736" w:rsidRDefault="000D0736">
            <w:pPr>
              <w:spacing w:line="276" w:lineRule="auto"/>
              <w:rPr>
                <w:ins w:id="3463" w:author="Danny" w:date="2026-10-02T14:15:00Z"/>
                <w:rFonts w:eastAsiaTheme="minorHAnsi" w:cstheme="minorBidi"/>
                <w:kern w:val="2"/>
                <w:sz w:val="14"/>
                <w:szCs w:val="18"/>
                <w14:ligatures w14:val="standardContextual"/>
                <w:rPrChange w:id="3464" w:author="Danny" w:date="2026-10-02T14:18:00Z">
                  <w:rPr>
                    <w:ins w:id="3465" w:author="Danny" w:date="2026-10-02T14:15:00Z"/>
                    <w:color w:val="000000"/>
                    <w:sz w:val="18"/>
                    <w:szCs w:val="18"/>
                  </w:rPr>
                </w:rPrChange>
              </w:rPr>
              <w:pPrChange w:id="3466" w:author="Danny" w:date="2026-10-02T14:16:00Z">
                <w:pPr>
                  <w:jc w:val="center"/>
                </w:pPr>
              </w:pPrChange>
            </w:pPr>
          </w:p>
        </w:tc>
        <w:tc>
          <w:tcPr>
            <w:tcW w:w="0" w:type="auto"/>
            <w:tcBorders>
              <w:top w:val="nil"/>
            </w:tcBorders>
            <w:shd w:val="clear" w:color="auto" w:fill="auto"/>
            <w:vAlign w:val="center"/>
            <w:hideMark/>
          </w:tcPr>
          <w:p w14:paraId="6C0E9AD9" w14:textId="77777777" w:rsidR="000D0736" w:rsidRPr="000D0736" w:rsidRDefault="000D0736">
            <w:pPr>
              <w:spacing w:line="276" w:lineRule="auto"/>
              <w:jc w:val="center"/>
              <w:rPr>
                <w:ins w:id="3467" w:author="Danny" w:date="2026-10-02T14:15:00Z"/>
                <w:rFonts w:ascii="Segoe UI Symbol" w:eastAsiaTheme="minorHAnsi" w:hAnsi="Segoe UI Symbol" w:cs="Calibri"/>
                <w:kern w:val="2"/>
                <w:sz w:val="14"/>
                <w:szCs w:val="18"/>
                <w14:ligatures w14:val="standardContextual"/>
                <w:rPrChange w:id="3468" w:author="Danny" w:date="2026-10-02T14:18:00Z">
                  <w:rPr>
                    <w:ins w:id="3469" w:author="Danny" w:date="2026-10-02T14:15:00Z"/>
                    <w:rFonts w:ascii="Segoe UI Symbol" w:hAnsi="Segoe UI Symbol" w:cs="Calibri"/>
                    <w:color w:val="000000"/>
                    <w:sz w:val="18"/>
                    <w:szCs w:val="18"/>
                  </w:rPr>
                </w:rPrChange>
              </w:rPr>
              <w:pPrChange w:id="3470" w:author="Danny" w:date="2026-10-02T14:23:00Z">
                <w:pPr>
                  <w:jc w:val="center"/>
                </w:pPr>
              </w:pPrChange>
            </w:pPr>
            <w:ins w:id="3471" w:author="Danny" w:date="2026-10-02T14:15:00Z">
              <w:r w:rsidRPr="000D0736">
                <w:rPr>
                  <w:rFonts w:ascii="Segoe UI Symbol" w:eastAsiaTheme="minorHAnsi" w:hAnsi="Segoe UI Symbol" w:cs="Calibri"/>
                  <w:kern w:val="2"/>
                  <w:sz w:val="14"/>
                  <w:szCs w:val="18"/>
                  <w14:ligatures w14:val="standardContextual"/>
                  <w:rPrChange w:id="347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75768A7" w14:textId="77777777" w:rsidR="000D0736" w:rsidRPr="000D0736" w:rsidRDefault="000D0736">
            <w:pPr>
              <w:spacing w:line="276" w:lineRule="auto"/>
              <w:jc w:val="center"/>
              <w:rPr>
                <w:ins w:id="3473" w:author="Danny" w:date="2026-10-02T14:15:00Z"/>
                <w:rFonts w:ascii="Segoe UI Symbol" w:eastAsiaTheme="minorHAnsi" w:hAnsi="Segoe UI Symbol" w:cs="Calibri"/>
                <w:kern w:val="2"/>
                <w:sz w:val="14"/>
                <w:szCs w:val="18"/>
                <w14:ligatures w14:val="standardContextual"/>
                <w:rPrChange w:id="3474" w:author="Danny" w:date="2026-10-02T14:18:00Z">
                  <w:rPr>
                    <w:ins w:id="3475" w:author="Danny" w:date="2026-10-02T14:15:00Z"/>
                    <w:rFonts w:ascii="Segoe UI Symbol" w:hAnsi="Segoe UI Symbol" w:cs="Calibri"/>
                    <w:color w:val="000000"/>
                    <w:sz w:val="18"/>
                    <w:szCs w:val="18"/>
                  </w:rPr>
                </w:rPrChange>
              </w:rPr>
              <w:pPrChange w:id="3476" w:author="Danny" w:date="2026-10-02T14:23:00Z">
                <w:pPr>
                  <w:jc w:val="center"/>
                </w:pPr>
              </w:pPrChange>
            </w:pPr>
            <w:ins w:id="3477" w:author="Danny" w:date="2026-10-02T14:15:00Z">
              <w:r w:rsidRPr="000D0736">
                <w:rPr>
                  <w:rFonts w:ascii="Segoe UI Symbol" w:eastAsiaTheme="minorHAnsi" w:hAnsi="Segoe UI Symbol" w:cs="Calibri"/>
                  <w:kern w:val="2"/>
                  <w:sz w:val="14"/>
                  <w:szCs w:val="18"/>
                  <w14:ligatures w14:val="standardContextual"/>
                  <w:rPrChange w:id="347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F567ED9" w14:textId="77777777" w:rsidR="000D0736" w:rsidRPr="000D0736" w:rsidRDefault="000D0736">
            <w:pPr>
              <w:spacing w:line="276" w:lineRule="auto"/>
              <w:jc w:val="center"/>
              <w:rPr>
                <w:ins w:id="3479" w:author="Danny" w:date="2026-10-02T14:15:00Z"/>
                <w:rFonts w:ascii="Segoe UI Symbol" w:eastAsiaTheme="minorHAnsi" w:hAnsi="Segoe UI Symbol" w:cs="Calibri"/>
                <w:kern w:val="2"/>
                <w:sz w:val="14"/>
                <w:szCs w:val="18"/>
                <w14:ligatures w14:val="standardContextual"/>
                <w:rPrChange w:id="3480" w:author="Danny" w:date="2026-10-02T14:18:00Z">
                  <w:rPr>
                    <w:ins w:id="3481" w:author="Danny" w:date="2026-10-02T14:15:00Z"/>
                    <w:rFonts w:ascii="Segoe UI Symbol" w:hAnsi="Segoe UI Symbol" w:cs="Calibri"/>
                    <w:color w:val="000000"/>
                    <w:sz w:val="18"/>
                    <w:szCs w:val="18"/>
                  </w:rPr>
                </w:rPrChange>
              </w:rPr>
              <w:pPrChange w:id="3482" w:author="Danny" w:date="2026-10-02T14:23:00Z">
                <w:pPr>
                  <w:jc w:val="center"/>
                </w:pPr>
              </w:pPrChange>
            </w:pPr>
            <w:ins w:id="3483" w:author="Danny" w:date="2026-10-02T14:15:00Z">
              <w:r w:rsidRPr="000D0736">
                <w:rPr>
                  <w:rFonts w:ascii="Segoe UI Symbol" w:eastAsiaTheme="minorHAnsi" w:hAnsi="Segoe UI Symbol" w:cs="Calibri"/>
                  <w:kern w:val="2"/>
                  <w:sz w:val="14"/>
                  <w:szCs w:val="18"/>
                  <w14:ligatures w14:val="standardContextual"/>
                  <w:rPrChange w:id="348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44D1CCD" w14:textId="77777777" w:rsidR="000D0736" w:rsidRPr="000D0736" w:rsidRDefault="000D0736">
            <w:pPr>
              <w:spacing w:line="276" w:lineRule="auto"/>
              <w:jc w:val="center"/>
              <w:rPr>
                <w:ins w:id="3485" w:author="Danny" w:date="2026-10-02T14:15:00Z"/>
                <w:rFonts w:ascii="Segoe UI Symbol" w:eastAsiaTheme="minorHAnsi" w:hAnsi="Segoe UI Symbol" w:cs="Calibri"/>
                <w:kern w:val="2"/>
                <w:sz w:val="14"/>
                <w:szCs w:val="18"/>
                <w14:ligatures w14:val="standardContextual"/>
                <w:rPrChange w:id="3486" w:author="Danny" w:date="2026-10-02T14:18:00Z">
                  <w:rPr>
                    <w:ins w:id="3487" w:author="Danny" w:date="2026-10-02T14:15:00Z"/>
                    <w:rFonts w:ascii="Segoe UI Symbol" w:hAnsi="Segoe UI Symbol" w:cs="Calibri"/>
                    <w:color w:val="000000"/>
                    <w:sz w:val="18"/>
                    <w:szCs w:val="18"/>
                  </w:rPr>
                </w:rPrChange>
              </w:rPr>
              <w:pPrChange w:id="3488" w:author="Danny" w:date="2026-10-02T14:23:00Z">
                <w:pPr>
                  <w:jc w:val="center"/>
                </w:pPr>
              </w:pPrChange>
            </w:pPr>
            <w:ins w:id="3489" w:author="Danny" w:date="2026-10-02T14:15:00Z">
              <w:r w:rsidRPr="000D0736">
                <w:rPr>
                  <w:rFonts w:ascii="Segoe UI Symbol" w:eastAsiaTheme="minorHAnsi" w:hAnsi="Segoe UI Symbol" w:cs="Calibri"/>
                  <w:kern w:val="2"/>
                  <w:sz w:val="14"/>
                  <w:szCs w:val="18"/>
                  <w14:ligatures w14:val="standardContextual"/>
                  <w:rPrChange w:id="349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D56D9BC" w14:textId="77777777" w:rsidR="000D0736" w:rsidRPr="000D0736" w:rsidRDefault="000D0736">
            <w:pPr>
              <w:spacing w:line="276" w:lineRule="auto"/>
              <w:jc w:val="center"/>
              <w:rPr>
                <w:ins w:id="3491" w:author="Danny" w:date="2026-10-02T14:15:00Z"/>
                <w:rFonts w:ascii="Segoe UI Symbol" w:eastAsiaTheme="minorHAnsi" w:hAnsi="Segoe UI Symbol" w:cs="Calibri"/>
                <w:kern w:val="2"/>
                <w:sz w:val="14"/>
                <w:szCs w:val="18"/>
                <w14:ligatures w14:val="standardContextual"/>
                <w:rPrChange w:id="3492" w:author="Danny" w:date="2026-10-02T14:18:00Z">
                  <w:rPr>
                    <w:ins w:id="3493" w:author="Danny" w:date="2026-10-02T14:15:00Z"/>
                    <w:rFonts w:ascii="Segoe UI Symbol" w:hAnsi="Segoe UI Symbol" w:cs="Calibri"/>
                    <w:color w:val="000000"/>
                    <w:sz w:val="18"/>
                    <w:szCs w:val="18"/>
                  </w:rPr>
                </w:rPrChange>
              </w:rPr>
              <w:pPrChange w:id="3494" w:author="Danny" w:date="2026-10-02T14:23:00Z">
                <w:pPr>
                  <w:jc w:val="center"/>
                </w:pPr>
              </w:pPrChange>
            </w:pPr>
          </w:p>
        </w:tc>
        <w:tc>
          <w:tcPr>
            <w:tcW w:w="0" w:type="auto"/>
            <w:tcBorders>
              <w:top w:val="nil"/>
            </w:tcBorders>
            <w:shd w:val="clear" w:color="auto" w:fill="auto"/>
            <w:vAlign w:val="center"/>
            <w:hideMark/>
          </w:tcPr>
          <w:p w14:paraId="17EBE57B" w14:textId="77777777" w:rsidR="000D0736" w:rsidRPr="000D0736" w:rsidRDefault="000D0736">
            <w:pPr>
              <w:spacing w:line="276" w:lineRule="auto"/>
              <w:jc w:val="center"/>
              <w:rPr>
                <w:ins w:id="3495" w:author="Danny" w:date="2026-10-02T14:15:00Z"/>
                <w:rFonts w:ascii="Segoe UI Symbol" w:eastAsiaTheme="minorHAnsi" w:hAnsi="Segoe UI Symbol" w:cs="Calibri"/>
                <w:kern w:val="2"/>
                <w:sz w:val="14"/>
                <w:szCs w:val="18"/>
                <w14:ligatures w14:val="standardContextual"/>
                <w:rPrChange w:id="3496" w:author="Danny" w:date="2026-10-02T14:18:00Z">
                  <w:rPr>
                    <w:ins w:id="3497" w:author="Danny" w:date="2026-10-02T14:15:00Z"/>
                    <w:rFonts w:ascii="Segoe UI Symbol" w:hAnsi="Segoe UI Symbol" w:cs="Calibri"/>
                    <w:color w:val="000000"/>
                    <w:sz w:val="18"/>
                    <w:szCs w:val="18"/>
                  </w:rPr>
                </w:rPrChange>
              </w:rPr>
              <w:pPrChange w:id="3498" w:author="Danny" w:date="2026-10-02T14:23:00Z">
                <w:pPr>
                  <w:jc w:val="center"/>
                </w:pPr>
              </w:pPrChange>
            </w:pPr>
            <w:ins w:id="3499" w:author="Danny" w:date="2026-10-02T14:15:00Z">
              <w:r w:rsidRPr="000D0736">
                <w:rPr>
                  <w:rFonts w:ascii="Segoe UI Symbol" w:eastAsiaTheme="minorHAnsi" w:hAnsi="Segoe UI Symbol" w:cs="Calibri"/>
                  <w:kern w:val="2"/>
                  <w:sz w:val="14"/>
                  <w:szCs w:val="18"/>
                  <w14:ligatures w14:val="standardContextual"/>
                  <w:rPrChange w:id="350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FCF4D8A" w14:textId="77777777" w:rsidR="000D0736" w:rsidRPr="000D0736" w:rsidRDefault="000D0736">
            <w:pPr>
              <w:spacing w:line="276" w:lineRule="auto"/>
              <w:jc w:val="center"/>
              <w:rPr>
                <w:ins w:id="3501" w:author="Danny" w:date="2026-10-02T14:15:00Z"/>
                <w:rFonts w:ascii="Segoe UI Symbol" w:eastAsiaTheme="minorHAnsi" w:hAnsi="Segoe UI Symbol" w:cs="Calibri"/>
                <w:kern w:val="2"/>
                <w:sz w:val="14"/>
                <w:szCs w:val="18"/>
                <w14:ligatures w14:val="standardContextual"/>
                <w:rPrChange w:id="3502" w:author="Danny" w:date="2026-10-02T14:18:00Z">
                  <w:rPr>
                    <w:ins w:id="3503" w:author="Danny" w:date="2026-10-02T14:15:00Z"/>
                    <w:rFonts w:ascii="Segoe UI Symbol" w:hAnsi="Segoe UI Symbol" w:cs="Calibri"/>
                    <w:color w:val="000000"/>
                    <w:sz w:val="18"/>
                    <w:szCs w:val="18"/>
                  </w:rPr>
                </w:rPrChange>
              </w:rPr>
              <w:pPrChange w:id="3504" w:author="Danny" w:date="2026-10-02T14:23:00Z">
                <w:pPr>
                  <w:jc w:val="center"/>
                </w:pPr>
              </w:pPrChange>
            </w:pPr>
            <w:ins w:id="3505" w:author="Danny" w:date="2026-10-02T14:15:00Z">
              <w:r w:rsidRPr="000D0736">
                <w:rPr>
                  <w:rFonts w:ascii="Segoe UI Symbol" w:eastAsiaTheme="minorHAnsi" w:hAnsi="Segoe UI Symbol" w:cs="Calibri"/>
                  <w:kern w:val="2"/>
                  <w:sz w:val="14"/>
                  <w:szCs w:val="18"/>
                  <w14:ligatures w14:val="standardContextual"/>
                  <w:rPrChange w:id="350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EDE8744" w14:textId="77777777" w:rsidR="000D0736" w:rsidRPr="000D0736" w:rsidRDefault="000D0736">
            <w:pPr>
              <w:spacing w:line="276" w:lineRule="auto"/>
              <w:jc w:val="center"/>
              <w:rPr>
                <w:ins w:id="3507" w:author="Danny" w:date="2026-10-02T14:15:00Z"/>
                <w:rFonts w:ascii="Segoe UI Symbol" w:eastAsiaTheme="minorHAnsi" w:hAnsi="Segoe UI Symbol" w:cs="Calibri"/>
                <w:kern w:val="2"/>
                <w:sz w:val="14"/>
                <w:szCs w:val="18"/>
                <w14:ligatures w14:val="standardContextual"/>
                <w:rPrChange w:id="3508" w:author="Danny" w:date="2026-10-02T14:18:00Z">
                  <w:rPr>
                    <w:ins w:id="3509" w:author="Danny" w:date="2026-10-02T14:15:00Z"/>
                    <w:rFonts w:ascii="Segoe UI Symbol" w:hAnsi="Segoe UI Symbol" w:cs="Calibri"/>
                    <w:color w:val="000000"/>
                    <w:sz w:val="18"/>
                    <w:szCs w:val="18"/>
                  </w:rPr>
                </w:rPrChange>
              </w:rPr>
              <w:pPrChange w:id="3510" w:author="Danny" w:date="2026-10-02T14:23:00Z">
                <w:pPr>
                  <w:jc w:val="center"/>
                </w:pPr>
              </w:pPrChange>
            </w:pPr>
            <w:ins w:id="3511" w:author="Danny" w:date="2026-10-02T14:15:00Z">
              <w:r w:rsidRPr="000D0736">
                <w:rPr>
                  <w:rFonts w:ascii="Segoe UI Symbol" w:eastAsiaTheme="minorHAnsi" w:hAnsi="Segoe UI Symbol" w:cs="Calibri"/>
                  <w:kern w:val="2"/>
                  <w:sz w:val="14"/>
                  <w:szCs w:val="18"/>
                  <w14:ligatures w14:val="standardContextual"/>
                  <w:rPrChange w:id="3512" w:author="Danny" w:date="2026-10-02T14:18:00Z">
                    <w:rPr>
                      <w:rFonts w:ascii="Segoe UI Symbol" w:hAnsi="Segoe UI Symbol" w:cs="Calibri"/>
                      <w:color w:val="000000"/>
                      <w:sz w:val="18"/>
                      <w:szCs w:val="18"/>
                    </w:rPr>
                  </w:rPrChange>
                </w:rPr>
                <w:t>✗</w:t>
              </w:r>
            </w:ins>
          </w:p>
        </w:tc>
      </w:tr>
      <w:tr w:rsidR="005725AB" w:rsidRPr="005725AB" w14:paraId="706F3CC3" w14:textId="77777777" w:rsidTr="00107337">
        <w:trPr>
          <w:trHeight w:val="20"/>
          <w:ins w:id="3513" w:author="Danny" w:date="2026-10-02T14:15:00Z"/>
        </w:trPr>
        <w:tc>
          <w:tcPr>
            <w:tcW w:w="0" w:type="auto"/>
            <w:tcBorders>
              <w:top w:val="nil"/>
              <w:left w:val="nil"/>
              <w:bottom w:val="nil"/>
              <w:right w:val="nil"/>
            </w:tcBorders>
            <w:shd w:val="clear" w:color="auto" w:fill="auto"/>
            <w:vAlign w:val="center"/>
            <w:hideMark/>
          </w:tcPr>
          <w:p w14:paraId="5DA16431" w14:textId="77777777" w:rsidR="000D0736" w:rsidRPr="000D0736" w:rsidRDefault="000D0736">
            <w:pPr>
              <w:spacing w:line="276" w:lineRule="auto"/>
              <w:jc w:val="center"/>
              <w:rPr>
                <w:ins w:id="3514" w:author="Danny" w:date="2026-10-02T14:15:00Z"/>
                <w:rFonts w:eastAsiaTheme="minorHAnsi" w:cstheme="minorBidi"/>
                <w:kern w:val="2"/>
                <w:sz w:val="14"/>
                <w:szCs w:val="18"/>
                <w14:ligatures w14:val="standardContextual"/>
                <w:rPrChange w:id="3515" w:author="Danny" w:date="2026-10-02T14:18:00Z">
                  <w:rPr>
                    <w:ins w:id="3516" w:author="Danny" w:date="2026-10-02T14:15:00Z"/>
                    <w:color w:val="000000"/>
                    <w:sz w:val="18"/>
                    <w:szCs w:val="18"/>
                  </w:rPr>
                </w:rPrChange>
              </w:rPr>
              <w:pPrChange w:id="3517" w:author="Danny" w:date="2026-10-02T14:16:00Z">
                <w:pPr>
                  <w:jc w:val="center"/>
                </w:pPr>
              </w:pPrChange>
            </w:pPr>
            <w:ins w:id="3518" w:author="Danny" w:date="2026-10-02T14:15:00Z">
              <w:r w:rsidRPr="000D0736">
                <w:rPr>
                  <w:rFonts w:eastAsiaTheme="minorHAnsi" w:cstheme="minorBidi"/>
                  <w:kern w:val="2"/>
                  <w:sz w:val="14"/>
                  <w:szCs w:val="18"/>
                  <w14:ligatures w14:val="standardContextual"/>
                  <w:rPrChange w:id="3519" w:author="Danny" w:date="2026-10-02T14:18:00Z">
                    <w:rPr>
                      <w:color w:val="000000"/>
                      <w:sz w:val="18"/>
                      <w:szCs w:val="18"/>
                    </w:rPr>
                  </w:rPrChange>
                </w:rPr>
                <w:t>35</w:t>
              </w:r>
            </w:ins>
          </w:p>
        </w:tc>
        <w:tc>
          <w:tcPr>
            <w:tcW w:w="0" w:type="auto"/>
            <w:tcBorders>
              <w:top w:val="nil"/>
              <w:left w:val="nil"/>
              <w:bottom w:val="nil"/>
              <w:right w:val="nil"/>
            </w:tcBorders>
            <w:shd w:val="clear" w:color="auto" w:fill="auto"/>
            <w:vAlign w:val="center"/>
            <w:hideMark/>
          </w:tcPr>
          <w:p w14:paraId="138D9980" w14:textId="77777777" w:rsidR="000D0736" w:rsidRPr="000D0736" w:rsidRDefault="000D0736">
            <w:pPr>
              <w:spacing w:line="276" w:lineRule="auto"/>
              <w:rPr>
                <w:ins w:id="3520" w:author="Danny" w:date="2026-10-02T14:15:00Z"/>
                <w:rFonts w:eastAsiaTheme="minorHAnsi" w:cstheme="minorBidi"/>
                <w:kern w:val="2"/>
                <w:sz w:val="14"/>
                <w:szCs w:val="18"/>
                <w14:ligatures w14:val="standardContextual"/>
                <w:rPrChange w:id="3521" w:author="Danny" w:date="2026-10-02T14:18:00Z">
                  <w:rPr>
                    <w:ins w:id="3522" w:author="Danny" w:date="2026-10-02T14:15:00Z"/>
                    <w:color w:val="000000"/>
                    <w:sz w:val="18"/>
                    <w:szCs w:val="18"/>
                  </w:rPr>
                </w:rPrChange>
              </w:rPr>
              <w:pPrChange w:id="3523" w:author="Danny" w:date="2026-10-02T14:16:00Z">
                <w:pPr/>
              </w:pPrChange>
            </w:pPr>
            <w:ins w:id="3524" w:author="Danny" w:date="2026-10-02T14:15:00Z">
              <w:r w:rsidRPr="000D0736">
                <w:rPr>
                  <w:rFonts w:eastAsiaTheme="minorHAnsi" w:cstheme="minorBidi"/>
                  <w:kern w:val="2"/>
                  <w:sz w:val="14"/>
                  <w:szCs w:val="18"/>
                  <w14:ligatures w14:val="standardContextual"/>
                  <w:rPrChange w:id="3525" w:author="Danny" w:date="2026-10-02T14:18:00Z">
                    <w:rPr>
                      <w:color w:val="000000"/>
                      <w:sz w:val="18"/>
                      <w:szCs w:val="18"/>
                    </w:rPr>
                  </w:rPrChange>
                </w:rPr>
                <w:t>Holm et al., 2010</w:t>
              </w:r>
            </w:ins>
          </w:p>
        </w:tc>
        <w:tc>
          <w:tcPr>
            <w:tcW w:w="0" w:type="auto"/>
            <w:tcBorders>
              <w:top w:val="nil"/>
              <w:left w:val="nil"/>
              <w:bottom w:val="nil"/>
              <w:right w:val="nil"/>
            </w:tcBorders>
            <w:shd w:val="clear" w:color="auto" w:fill="auto"/>
            <w:noWrap/>
            <w:vAlign w:val="bottom"/>
            <w:hideMark/>
          </w:tcPr>
          <w:p w14:paraId="3A4673FB" w14:textId="77777777" w:rsidR="000D0736" w:rsidRPr="000D0736" w:rsidRDefault="000D0736">
            <w:pPr>
              <w:spacing w:line="276" w:lineRule="auto"/>
              <w:rPr>
                <w:ins w:id="3526" w:author="Danny" w:date="2026-10-02T14:15:00Z"/>
                <w:rFonts w:eastAsiaTheme="minorHAnsi" w:cstheme="minorBidi"/>
                <w:kern w:val="2"/>
                <w:sz w:val="14"/>
                <w:szCs w:val="18"/>
                <w14:ligatures w14:val="standardContextual"/>
                <w:rPrChange w:id="3527" w:author="Danny" w:date="2026-10-02T14:18:00Z">
                  <w:rPr>
                    <w:ins w:id="3528" w:author="Danny" w:date="2026-10-02T14:15:00Z"/>
                    <w:color w:val="000000"/>
                    <w:sz w:val="18"/>
                    <w:szCs w:val="18"/>
                  </w:rPr>
                </w:rPrChange>
              </w:rPr>
              <w:pPrChange w:id="3529" w:author="Danny" w:date="2026-10-02T14:16:00Z">
                <w:pPr/>
              </w:pPrChange>
            </w:pPr>
          </w:p>
        </w:tc>
        <w:tc>
          <w:tcPr>
            <w:tcW w:w="0" w:type="auto"/>
            <w:tcBorders>
              <w:top w:val="nil"/>
              <w:left w:val="nil"/>
              <w:bottom w:val="nil"/>
              <w:right w:val="nil"/>
            </w:tcBorders>
            <w:shd w:val="clear" w:color="auto" w:fill="auto"/>
            <w:vAlign w:val="center"/>
            <w:hideMark/>
          </w:tcPr>
          <w:p w14:paraId="3BDC2BAA" w14:textId="77777777" w:rsidR="000D0736" w:rsidRPr="000D0736" w:rsidRDefault="000D0736">
            <w:pPr>
              <w:spacing w:line="276" w:lineRule="auto"/>
              <w:jc w:val="center"/>
              <w:rPr>
                <w:ins w:id="3530" w:author="Danny" w:date="2026-10-02T14:15:00Z"/>
                <w:rFonts w:eastAsiaTheme="minorHAnsi" w:cstheme="minorBidi"/>
                <w:kern w:val="2"/>
                <w:sz w:val="14"/>
                <w:szCs w:val="18"/>
                <w14:ligatures w14:val="standardContextual"/>
                <w:rPrChange w:id="3531" w:author="Danny" w:date="2026-10-02T14:18:00Z">
                  <w:rPr>
                    <w:ins w:id="3532" w:author="Danny" w:date="2026-10-02T14:15:00Z"/>
                    <w:color w:val="000000"/>
                    <w:sz w:val="18"/>
                    <w:szCs w:val="18"/>
                  </w:rPr>
                </w:rPrChange>
              </w:rPr>
              <w:pPrChange w:id="3533" w:author="Danny" w:date="2026-10-02T14:21:00Z">
                <w:pPr>
                  <w:jc w:val="center"/>
                </w:pPr>
              </w:pPrChange>
            </w:pPr>
            <w:ins w:id="3534" w:author="Danny" w:date="2026-10-02T14:15:00Z">
              <w:r w:rsidRPr="000D0736">
                <w:rPr>
                  <w:rFonts w:eastAsiaTheme="minorHAnsi" w:cstheme="minorBidi"/>
                  <w:kern w:val="2"/>
                  <w:sz w:val="14"/>
                  <w:szCs w:val="18"/>
                  <w14:ligatures w14:val="standardContextual"/>
                  <w:rPrChange w:id="3535"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0883FD8A" w14:textId="77777777" w:rsidR="000D0736" w:rsidRPr="000D0736" w:rsidRDefault="000D0736">
            <w:pPr>
              <w:spacing w:line="276" w:lineRule="auto"/>
              <w:jc w:val="center"/>
              <w:rPr>
                <w:ins w:id="3536" w:author="Danny" w:date="2026-10-02T14:15:00Z"/>
                <w:rFonts w:eastAsiaTheme="minorHAnsi" w:cstheme="minorBidi"/>
                <w:kern w:val="2"/>
                <w:sz w:val="14"/>
                <w:szCs w:val="18"/>
                <w14:ligatures w14:val="standardContextual"/>
                <w:rPrChange w:id="3537" w:author="Danny" w:date="2026-10-02T14:18:00Z">
                  <w:rPr>
                    <w:ins w:id="3538" w:author="Danny" w:date="2026-10-02T14:15:00Z"/>
                    <w:color w:val="000000"/>
                    <w:sz w:val="18"/>
                    <w:szCs w:val="18"/>
                  </w:rPr>
                </w:rPrChange>
              </w:rPr>
              <w:pPrChange w:id="3539" w:author="Danny" w:date="2026-10-02T14:21:00Z">
                <w:pPr>
                  <w:jc w:val="center"/>
                </w:pPr>
              </w:pPrChange>
            </w:pPr>
            <w:ins w:id="3540" w:author="Danny" w:date="2026-10-02T14:15:00Z">
              <w:r w:rsidRPr="000D0736">
                <w:rPr>
                  <w:rFonts w:eastAsiaTheme="minorHAnsi" w:cstheme="minorBidi"/>
                  <w:kern w:val="2"/>
                  <w:sz w:val="14"/>
                  <w:szCs w:val="18"/>
                  <w14:ligatures w14:val="standardContextual"/>
                  <w:rPrChange w:id="3541"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4AA2565F" w14:textId="77777777" w:rsidR="000D0736" w:rsidRPr="000D0736" w:rsidRDefault="000D0736">
            <w:pPr>
              <w:spacing w:line="276" w:lineRule="auto"/>
              <w:jc w:val="center"/>
              <w:rPr>
                <w:ins w:id="3542" w:author="Danny" w:date="2026-10-02T14:15:00Z"/>
                <w:rFonts w:eastAsiaTheme="minorHAnsi" w:cstheme="minorBidi"/>
                <w:kern w:val="2"/>
                <w:sz w:val="14"/>
                <w:szCs w:val="18"/>
                <w14:ligatures w14:val="standardContextual"/>
                <w:rPrChange w:id="3543" w:author="Danny" w:date="2026-10-02T14:18:00Z">
                  <w:rPr>
                    <w:ins w:id="3544" w:author="Danny" w:date="2026-10-02T14:15:00Z"/>
                    <w:color w:val="000000"/>
                    <w:sz w:val="18"/>
                    <w:szCs w:val="18"/>
                  </w:rPr>
                </w:rPrChange>
              </w:rPr>
              <w:pPrChange w:id="3545" w:author="Danny" w:date="2026-10-02T14:21:00Z">
                <w:pPr>
                  <w:jc w:val="center"/>
                </w:pPr>
              </w:pPrChange>
            </w:pPr>
          </w:p>
        </w:tc>
        <w:tc>
          <w:tcPr>
            <w:tcW w:w="0" w:type="auto"/>
            <w:tcBorders>
              <w:top w:val="nil"/>
              <w:left w:val="nil"/>
              <w:bottom w:val="nil"/>
              <w:right w:val="nil"/>
            </w:tcBorders>
            <w:shd w:val="clear" w:color="auto" w:fill="auto"/>
            <w:vAlign w:val="center"/>
            <w:hideMark/>
          </w:tcPr>
          <w:p w14:paraId="50D8600A" w14:textId="77777777" w:rsidR="000D0736" w:rsidRPr="000D0736" w:rsidRDefault="000D0736">
            <w:pPr>
              <w:spacing w:line="276" w:lineRule="auto"/>
              <w:jc w:val="center"/>
              <w:rPr>
                <w:ins w:id="3546" w:author="Danny" w:date="2026-10-02T14:15:00Z"/>
                <w:rFonts w:eastAsiaTheme="minorHAnsi" w:cstheme="minorBidi"/>
                <w:kern w:val="2"/>
                <w:sz w:val="14"/>
                <w:szCs w:val="18"/>
                <w14:ligatures w14:val="standardContextual"/>
                <w:rPrChange w:id="3547" w:author="Danny" w:date="2026-10-02T14:18:00Z">
                  <w:rPr>
                    <w:ins w:id="3548" w:author="Danny" w:date="2026-10-02T14:15:00Z"/>
                    <w:color w:val="000000"/>
                    <w:sz w:val="18"/>
                    <w:szCs w:val="18"/>
                  </w:rPr>
                </w:rPrChange>
              </w:rPr>
              <w:pPrChange w:id="3549" w:author="Danny" w:date="2026-10-02T14:21:00Z">
                <w:pPr>
                  <w:jc w:val="center"/>
                </w:pPr>
              </w:pPrChange>
            </w:pPr>
            <w:ins w:id="3550" w:author="Danny" w:date="2026-10-02T14:15:00Z">
              <w:r w:rsidRPr="000D0736">
                <w:rPr>
                  <w:rFonts w:eastAsiaTheme="minorHAnsi" w:cstheme="minorBidi"/>
                  <w:kern w:val="2"/>
                  <w:sz w:val="14"/>
                  <w:szCs w:val="18"/>
                  <w14:ligatures w14:val="standardContextual"/>
                  <w:rPrChange w:id="3551" w:author="Danny" w:date="2026-10-02T14:18:00Z">
                    <w:rPr>
                      <w:color w:val="000000"/>
                      <w:sz w:val="18"/>
                      <w:szCs w:val="18"/>
                    </w:rPr>
                  </w:rPrChange>
                </w:rPr>
                <w:t>35.9 ± .0</w:t>
              </w:r>
            </w:ins>
          </w:p>
        </w:tc>
        <w:tc>
          <w:tcPr>
            <w:tcW w:w="0" w:type="auto"/>
            <w:tcBorders>
              <w:top w:val="nil"/>
              <w:left w:val="nil"/>
              <w:bottom w:val="nil"/>
              <w:right w:val="nil"/>
            </w:tcBorders>
            <w:shd w:val="clear" w:color="auto" w:fill="auto"/>
            <w:vAlign w:val="center"/>
            <w:hideMark/>
          </w:tcPr>
          <w:p w14:paraId="17E93E32" w14:textId="77777777" w:rsidR="000D0736" w:rsidRPr="000D0736" w:rsidRDefault="000D0736">
            <w:pPr>
              <w:spacing w:line="276" w:lineRule="auto"/>
              <w:jc w:val="center"/>
              <w:rPr>
                <w:ins w:id="3552" w:author="Danny" w:date="2026-10-02T14:15:00Z"/>
                <w:rFonts w:eastAsiaTheme="minorHAnsi" w:cstheme="minorBidi"/>
                <w:kern w:val="2"/>
                <w:sz w:val="14"/>
                <w:szCs w:val="18"/>
                <w14:ligatures w14:val="standardContextual"/>
                <w:rPrChange w:id="3553" w:author="Danny" w:date="2026-10-02T14:18:00Z">
                  <w:rPr>
                    <w:ins w:id="3554" w:author="Danny" w:date="2026-10-02T14:15:00Z"/>
                    <w:color w:val="000000"/>
                    <w:sz w:val="18"/>
                    <w:szCs w:val="18"/>
                  </w:rPr>
                </w:rPrChange>
              </w:rPr>
              <w:pPrChange w:id="3555" w:author="Danny" w:date="2026-10-02T14:21:00Z">
                <w:pPr>
                  <w:jc w:val="center"/>
                </w:pPr>
              </w:pPrChange>
            </w:pPr>
          </w:p>
        </w:tc>
        <w:tc>
          <w:tcPr>
            <w:tcW w:w="0" w:type="auto"/>
            <w:tcBorders>
              <w:top w:val="nil"/>
              <w:left w:val="nil"/>
              <w:bottom w:val="nil"/>
              <w:right w:val="nil"/>
            </w:tcBorders>
            <w:shd w:val="clear" w:color="auto" w:fill="auto"/>
            <w:vAlign w:val="center"/>
            <w:hideMark/>
          </w:tcPr>
          <w:p w14:paraId="6A03C07B" w14:textId="77777777" w:rsidR="000D0736" w:rsidRPr="000D0736" w:rsidRDefault="000D0736">
            <w:pPr>
              <w:spacing w:line="276" w:lineRule="auto"/>
              <w:jc w:val="center"/>
              <w:rPr>
                <w:ins w:id="3556" w:author="Danny" w:date="2026-10-02T14:15:00Z"/>
                <w:rFonts w:eastAsiaTheme="minorHAnsi" w:cstheme="minorBidi"/>
                <w:kern w:val="2"/>
                <w:sz w:val="14"/>
                <w:szCs w:val="18"/>
                <w14:ligatures w14:val="standardContextual"/>
                <w:rPrChange w:id="3557" w:author="Danny" w:date="2026-10-02T14:18:00Z">
                  <w:rPr>
                    <w:ins w:id="3558" w:author="Danny" w:date="2026-10-02T14:15:00Z"/>
                    <w:color w:val="000000"/>
                    <w:sz w:val="18"/>
                    <w:szCs w:val="18"/>
                  </w:rPr>
                </w:rPrChange>
              </w:rPr>
              <w:pPrChange w:id="3559" w:author="Danny" w:date="2026-10-02T14:21:00Z">
                <w:pPr>
                  <w:jc w:val="center"/>
                </w:pPr>
              </w:pPrChange>
            </w:pPr>
            <w:ins w:id="3560" w:author="Danny" w:date="2026-10-02T14:15:00Z">
              <w:r w:rsidRPr="000D0736">
                <w:rPr>
                  <w:rFonts w:eastAsiaTheme="minorHAnsi" w:cstheme="minorBidi"/>
                  <w:kern w:val="2"/>
                  <w:sz w:val="14"/>
                  <w:szCs w:val="18"/>
                  <w14:ligatures w14:val="standardContextual"/>
                  <w:rPrChange w:id="3561" w:author="Danny" w:date="2026-10-02T14:18:00Z">
                    <w:rPr>
                      <w:color w:val="000000"/>
                      <w:sz w:val="18"/>
                      <w:szCs w:val="18"/>
                    </w:rPr>
                  </w:rPrChange>
                </w:rPr>
                <w:t>57</w:t>
              </w:r>
            </w:ins>
          </w:p>
        </w:tc>
        <w:tc>
          <w:tcPr>
            <w:tcW w:w="0" w:type="auto"/>
            <w:tcBorders>
              <w:top w:val="nil"/>
              <w:left w:val="nil"/>
              <w:bottom w:val="nil"/>
              <w:right w:val="nil"/>
            </w:tcBorders>
            <w:shd w:val="clear" w:color="auto" w:fill="auto"/>
            <w:vAlign w:val="center"/>
            <w:hideMark/>
          </w:tcPr>
          <w:p w14:paraId="2CFC10FE" w14:textId="77777777" w:rsidR="000D0736" w:rsidRPr="000D0736" w:rsidRDefault="000D0736">
            <w:pPr>
              <w:spacing w:line="276" w:lineRule="auto"/>
              <w:jc w:val="center"/>
              <w:rPr>
                <w:ins w:id="3562" w:author="Danny" w:date="2026-10-02T14:15:00Z"/>
                <w:rFonts w:eastAsiaTheme="minorHAnsi" w:cstheme="minorBidi"/>
                <w:kern w:val="2"/>
                <w:sz w:val="14"/>
                <w:szCs w:val="18"/>
                <w14:ligatures w14:val="standardContextual"/>
                <w:rPrChange w:id="3563" w:author="Danny" w:date="2026-10-02T14:18:00Z">
                  <w:rPr>
                    <w:ins w:id="3564" w:author="Danny" w:date="2026-10-02T14:15:00Z"/>
                    <w:color w:val="000000"/>
                    <w:sz w:val="18"/>
                    <w:szCs w:val="18"/>
                  </w:rPr>
                </w:rPrChange>
              </w:rPr>
              <w:pPrChange w:id="3565" w:author="Danny" w:date="2026-10-02T14:21:00Z">
                <w:pPr>
                  <w:jc w:val="center"/>
                </w:pPr>
              </w:pPrChange>
            </w:pPr>
            <w:ins w:id="3566" w:author="Danny" w:date="2026-10-02T14:15:00Z">
              <w:r w:rsidRPr="000D0736">
                <w:rPr>
                  <w:rFonts w:eastAsiaTheme="minorHAnsi" w:cstheme="minorBidi"/>
                  <w:kern w:val="2"/>
                  <w:sz w:val="14"/>
                  <w:szCs w:val="18"/>
                  <w14:ligatures w14:val="standardContextual"/>
                  <w:rPrChange w:id="3567" w:author="Danny" w:date="2026-10-02T14:18:00Z">
                    <w:rPr>
                      <w:color w:val="000000"/>
                      <w:sz w:val="18"/>
                      <w:szCs w:val="18"/>
                    </w:rPr>
                  </w:rPrChange>
                </w:rPr>
                <w:t>33</w:t>
              </w:r>
            </w:ins>
          </w:p>
        </w:tc>
        <w:tc>
          <w:tcPr>
            <w:tcW w:w="0" w:type="auto"/>
            <w:tcBorders>
              <w:top w:val="nil"/>
              <w:left w:val="nil"/>
              <w:bottom w:val="nil"/>
              <w:right w:val="nil"/>
            </w:tcBorders>
            <w:shd w:val="clear" w:color="auto" w:fill="auto"/>
            <w:vAlign w:val="center"/>
            <w:hideMark/>
          </w:tcPr>
          <w:p w14:paraId="5D249FBC" w14:textId="77777777" w:rsidR="000D0736" w:rsidRPr="000D0736" w:rsidRDefault="000D0736">
            <w:pPr>
              <w:spacing w:line="276" w:lineRule="auto"/>
              <w:jc w:val="center"/>
              <w:rPr>
                <w:ins w:id="3568" w:author="Danny" w:date="2026-10-02T14:15:00Z"/>
                <w:rFonts w:eastAsiaTheme="minorHAnsi" w:cstheme="minorBidi"/>
                <w:kern w:val="2"/>
                <w:sz w:val="14"/>
                <w:szCs w:val="18"/>
                <w14:ligatures w14:val="standardContextual"/>
                <w:rPrChange w:id="3569" w:author="Danny" w:date="2026-10-02T14:18:00Z">
                  <w:rPr>
                    <w:ins w:id="3570" w:author="Danny" w:date="2026-10-02T14:15:00Z"/>
                    <w:color w:val="000000"/>
                    <w:sz w:val="18"/>
                    <w:szCs w:val="18"/>
                  </w:rPr>
                </w:rPrChange>
              </w:rPr>
              <w:pPrChange w:id="3571" w:author="Danny" w:date="2026-10-02T14:21:00Z">
                <w:pPr>
                  <w:jc w:val="center"/>
                </w:pPr>
              </w:pPrChange>
            </w:pPr>
            <w:ins w:id="3572" w:author="Danny" w:date="2026-10-02T14:15:00Z">
              <w:r w:rsidRPr="000D0736">
                <w:rPr>
                  <w:rFonts w:eastAsiaTheme="minorHAnsi" w:cstheme="minorBidi"/>
                  <w:kern w:val="2"/>
                  <w:sz w:val="14"/>
                  <w:szCs w:val="18"/>
                  <w14:ligatures w14:val="standardContextual"/>
                  <w:rPrChange w:id="3573" w:author="Danny" w:date="2026-10-02T14:18:00Z">
                    <w:rPr>
                      <w:color w:val="000000"/>
                      <w:sz w:val="18"/>
                      <w:szCs w:val="18"/>
                    </w:rPr>
                  </w:rPrChange>
                </w:rPr>
                <w:t>24</w:t>
              </w:r>
            </w:ins>
          </w:p>
        </w:tc>
        <w:tc>
          <w:tcPr>
            <w:tcW w:w="0" w:type="auto"/>
            <w:tcBorders>
              <w:top w:val="nil"/>
              <w:left w:val="nil"/>
              <w:bottom w:val="nil"/>
              <w:right w:val="nil"/>
            </w:tcBorders>
            <w:shd w:val="clear" w:color="auto" w:fill="auto"/>
            <w:noWrap/>
            <w:vAlign w:val="center"/>
            <w:hideMark/>
          </w:tcPr>
          <w:p w14:paraId="6110E9BA" w14:textId="77777777" w:rsidR="000D0736" w:rsidRPr="000D0736" w:rsidRDefault="000D0736">
            <w:pPr>
              <w:spacing w:line="276" w:lineRule="auto"/>
              <w:jc w:val="center"/>
              <w:rPr>
                <w:ins w:id="3574" w:author="Danny" w:date="2026-10-02T14:15:00Z"/>
                <w:rFonts w:eastAsiaTheme="minorHAnsi" w:cstheme="minorBidi"/>
                <w:kern w:val="2"/>
                <w:sz w:val="14"/>
                <w:szCs w:val="18"/>
                <w14:ligatures w14:val="standardContextual"/>
                <w:rPrChange w:id="3575" w:author="Danny" w:date="2026-10-02T14:18:00Z">
                  <w:rPr>
                    <w:ins w:id="3576" w:author="Danny" w:date="2026-10-02T14:15:00Z"/>
                    <w:color w:val="000000"/>
                    <w:sz w:val="18"/>
                    <w:szCs w:val="18"/>
                  </w:rPr>
                </w:rPrChange>
              </w:rPr>
              <w:pPrChange w:id="3577" w:author="Danny" w:date="2026-10-02T14:21:00Z">
                <w:pPr>
                  <w:jc w:val="center"/>
                </w:pPr>
              </w:pPrChange>
            </w:pPr>
          </w:p>
        </w:tc>
        <w:tc>
          <w:tcPr>
            <w:tcW w:w="0" w:type="auto"/>
            <w:tcBorders>
              <w:top w:val="nil"/>
              <w:left w:val="nil"/>
              <w:bottom w:val="nil"/>
              <w:right w:val="nil"/>
            </w:tcBorders>
            <w:shd w:val="clear" w:color="auto" w:fill="auto"/>
            <w:vAlign w:val="center"/>
            <w:hideMark/>
          </w:tcPr>
          <w:p w14:paraId="60E37D21" w14:textId="77777777" w:rsidR="000D0736" w:rsidRPr="000D0736" w:rsidRDefault="000D0736">
            <w:pPr>
              <w:spacing w:line="276" w:lineRule="auto"/>
              <w:jc w:val="center"/>
              <w:rPr>
                <w:ins w:id="3578" w:author="Danny" w:date="2026-10-02T14:15:00Z"/>
                <w:rFonts w:eastAsiaTheme="minorHAnsi" w:cstheme="minorBidi"/>
                <w:kern w:val="2"/>
                <w:sz w:val="14"/>
                <w:szCs w:val="18"/>
                <w14:ligatures w14:val="standardContextual"/>
                <w:rPrChange w:id="3579" w:author="Danny" w:date="2026-10-02T14:18:00Z">
                  <w:rPr>
                    <w:ins w:id="3580" w:author="Danny" w:date="2026-10-02T14:15:00Z"/>
                    <w:color w:val="000000"/>
                    <w:sz w:val="18"/>
                    <w:szCs w:val="18"/>
                  </w:rPr>
                </w:rPrChange>
              </w:rPr>
              <w:pPrChange w:id="3581" w:author="Danny" w:date="2026-10-02T14:21:00Z">
                <w:pPr>
                  <w:jc w:val="center"/>
                </w:pPr>
              </w:pPrChange>
            </w:pPr>
            <w:ins w:id="3582" w:author="Danny" w:date="2026-10-02T14:15:00Z">
              <w:r w:rsidRPr="000D0736">
                <w:rPr>
                  <w:rFonts w:eastAsiaTheme="minorHAnsi" w:cstheme="minorBidi"/>
                  <w:kern w:val="2"/>
                  <w:sz w:val="14"/>
                  <w:szCs w:val="18"/>
                  <w14:ligatures w14:val="standardContextual"/>
                  <w:rPrChange w:id="3583" w:author="Danny" w:date="2026-10-02T14:18:00Z">
                    <w:rPr>
                      <w:color w:val="000000"/>
                      <w:sz w:val="18"/>
                      <w:szCs w:val="18"/>
                    </w:rPr>
                  </w:rPrChange>
                </w:rPr>
                <w:t>10.5</w:t>
              </w:r>
            </w:ins>
          </w:p>
        </w:tc>
        <w:tc>
          <w:tcPr>
            <w:tcW w:w="0" w:type="auto"/>
            <w:tcBorders>
              <w:top w:val="nil"/>
              <w:left w:val="nil"/>
              <w:bottom w:val="nil"/>
              <w:right w:val="nil"/>
            </w:tcBorders>
            <w:shd w:val="clear" w:color="auto" w:fill="auto"/>
            <w:vAlign w:val="center"/>
            <w:hideMark/>
          </w:tcPr>
          <w:p w14:paraId="12443ECC" w14:textId="77777777" w:rsidR="000D0736" w:rsidRPr="000D0736" w:rsidRDefault="000D0736">
            <w:pPr>
              <w:spacing w:line="276" w:lineRule="auto"/>
              <w:jc w:val="center"/>
              <w:rPr>
                <w:ins w:id="3584" w:author="Danny" w:date="2026-10-02T14:15:00Z"/>
                <w:rFonts w:eastAsiaTheme="minorHAnsi" w:cstheme="minorBidi"/>
                <w:kern w:val="2"/>
                <w:sz w:val="14"/>
                <w:szCs w:val="18"/>
                <w14:ligatures w14:val="standardContextual"/>
                <w:rPrChange w:id="3585" w:author="Danny" w:date="2026-10-02T14:18:00Z">
                  <w:rPr>
                    <w:ins w:id="3586" w:author="Danny" w:date="2026-10-02T14:15:00Z"/>
                    <w:color w:val="000000"/>
                    <w:sz w:val="18"/>
                    <w:szCs w:val="18"/>
                  </w:rPr>
                </w:rPrChange>
              </w:rPr>
              <w:pPrChange w:id="3587" w:author="Danny" w:date="2026-10-02T14:21:00Z">
                <w:pPr>
                  <w:jc w:val="center"/>
                </w:pPr>
              </w:pPrChange>
            </w:pPr>
            <w:ins w:id="3588" w:author="Danny" w:date="2026-10-02T14:15:00Z">
              <w:r w:rsidRPr="000D0736">
                <w:rPr>
                  <w:rFonts w:eastAsiaTheme="minorHAnsi" w:cstheme="minorBidi"/>
                  <w:kern w:val="2"/>
                  <w:sz w:val="14"/>
                  <w:szCs w:val="18"/>
                  <w14:ligatures w14:val="standardContextual"/>
                  <w:rPrChange w:id="3589" w:author="Danny" w:date="2026-10-02T14:18:00Z">
                    <w:rPr>
                      <w:color w:val="000000"/>
                      <w:sz w:val="18"/>
                      <w:szCs w:val="18"/>
                    </w:rPr>
                  </w:rPrChange>
                </w:rPr>
                <w:t>0.9</w:t>
              </w:r>
            </w:ins>
          </w:p>
        </w:tc>
        <w:tc>
          <w:tcPr>
            <w:tcW w:w="0" w:type="auto"/>
            <w:tcBorders>
              <w:top w:val="nil"/>
              <w:left w:val="nil"/>
              <w:bottom w:val="nil"/>
              <w:right w:val="nil"/>
            </w:tcBorders>
            <w:shd w:val="clear" w:color="auto" w:fill="auto"/>
            <w:vAlign w:val="center"/>
            <w:hideMark/>
          </w:tcPr>
          <w:p w14:paraId="5F29C97C" w14:textId="77777777" w:rsidR="000D0736" w:rsidRPr="000D0736" w:rsidRDefault="000D0736">
            <w:pPr>
              <w:spacing w:line="276" w:lineRule="auto"/>
              <w:jc w:val="center"/>
              <w:rPr>
                <w:ins w:id="3590" w:author="Danny" w:date="2026-10-02T14:15:00Z"/>
                <w:rFonts w:eastAsiaTheme="minorHAnsi" w:cstheme="minorBidi"/>
                <w:kern w:val="2"/>
                <w:sz w:val="14"/>
                <w:szCs w:val="18"/>
                <w14:ligatures w14:val="standardContextual"/>
                <w:rPrChange w:id="3591" w:author="Danny" w:date="2026-10-02T14:18:00Z">
                  <w:rPr>
                    <w:ins w:id="3592" w:author="Danny" w:date="2026-10-02T14:15:00Z"/>
                    <w:color w:val="000000"/>
                    <w:sz w:val="18"/>
                    <w:szCs w:val="18"/>
                  </w:rPr>
                </w:rPrChange>
              </w:rPr>
              <w:pPrChange w:id="3593" w:author="Danny" w:date="2026-10-02T14:21:00Z">
                <w:pPr>
                  <w:jc w:val="center"/>
                </w:pPr>
              </w:pPrChange>
            </w:pPr>
            <w:ins w:id="3594" w:author="Danny" w:date="2026-10-02T14:15:00Z">
              <w:r w:rsidRPr="000D0736">
                <w:rPr>
                  <w:rFonts w:eastAsiaTheme="minorHAnsi" w:cstheme="minorBidi"/>
                  <w:kern w:val="2"/>
                  <w:sz w:val="14"/>
                  <w:szCs w:val="18"/>
                  <w14:ligatures w14:val="standardContextual"/>
                  <w:rPrChange w:id="3595" w:author="Danny" w:date="2026-10-02T14:18:00Z">
                    <w:rPr>
                      <w:color w:val="000000"/>
                      <w:sz w:val="18"/>
                      <w:szCs w:val="18"/>
                    </w:rPr>
                  </w:rPrChange>
                </w:rPr>
                <w:t>Short</w:t>
              </w:r>
            </w:ins>
          </w:p>
        </w:tc>
        <w:tc>
          <w:tcPr>
            <w:tcW w:w="0" w:type="auto"/>
            <w:tcBorders>
              <w:top w:val="nil"/>
              <w:left w:val="nil"/>
              <w:bottom w:val="nil"/>
            </w:tcBorders>
            <w:shd w:val="clear" w:color="auto" w:fill="auto"/>
            <w:vAlign w:val="center"/>
            <w:hideMark/>
          </w:tcPr>
          <w:p w14:paraId="61238EC9" w14:textId="77777777" w:rsidR="000D0736" w:rsidRPr="000D0736" w:rsidRDefault="000D0736">
            <w:pPr>
              <w:spacing w:line="276" w:lineRule="auto"/>
              <w:rPr>
                <w:ins w:id="3596" w:author="Danny" w:date="2026-10-02T14:15:00Z"/>
                <w:rFonts w:eastAsiaTheme="minorHAnsi" w:cstheme="minorBidi"/>
                <w:kern w:val="2"/>
                <w:sz w:val="14"/>
                <w:szCs w:val="18"/>
                <w14:ligatures w14:val="standardContextual"/>
                <w:rPrChange w:id="3597" w:author="Danny" w:date="2026-10-02T14:18:00Z">
                  <w:rPr>
                    <w:ins w:id="3598" w:author="Danny" w:date="2026-10-02T14:15:00Z"/>
                    <w:color w:val="000000"/>
                    <w:sz w:val="18"/>
                    <w:szCs w:val="18"/>
                  </w:rPr>
                </w:rPrChange>
              </w:rPr>
              <w:pPrChange w:id="3599" w:author="Danny" w:date="2026-10-02T14:16:00Z">
                <w:pPr>
                  <w:jc w:val="center"/>
                </w:pPr>
              </w:pPrChange>
            </w:pPr>
          </w:p>
        </w:tc>
        <w:tc>
          <w:tcPr>
            <w:tcW w:w="0" w:type="auto"/>
            <w:tcBorders>
              <w:top w:val="nil"/>
            </w:tcBorders>
            <w:shd w:val="clear" w:color="auto" w:fill="auto"/>
            <w:vAlign w:val="center"/>
            <w:hideMark/>
          </w:tcPr>
          <w:p w14:paraId="2C298EB6" w14:textId="77777777" w:rsidR="000D0736" w:rsidRPr="000D0736" w:rsidRDefault="000D0736">
            <w:pPr>
              <w:spacing w:line="276" w:lineRule="auto"/>
              <w:jc w:val="center"/>
              <w:rPr>
                <w:ins w:id="3600" w:author="Danny" w:date="2026-10-02T14:15:00Z"/>
                <w:rFonts w:ascii="Segoe UI Symbol" w:eastAsiaTheme="minorHAnsi" w:hAnsi="Segoe UI Symbol" w:cs="Calibri"/>
                <w:kern w:val="2"/>
                <w:sz w:val="14"/>
                <w:szCs w:val="18"/>
                <w14:ligatures w14:val="standardContextual"/>
                <w:rPrChange w:id="3601" w:author="Danny" w:date="2026-10-02T14:18:00Z">
                  <w:rPr>
                    <w:ins w:id="3602" w:author="Danny" w:date="2026-10-02T14:15:00Z"/>
                    <w:rFonts w:ascii="Segoe UI Symbol" w:hAnsi="Segoe UI Symbol" w:cs="Calibri"/>
                    <w:color w:val="000000"/>
                    <w:sz w:val="18"/>
                    <w:szCs w:val="18"/>
                  </w:rPr>
                </w:rPrChange>
              </w:rPr>
              <w:pPrChange w:id="3603" w:author="Danny" w:date="2026-10-02T14:23:00Z">
                <w:pPr>
                  <w:jc w:val="center"/>
                </w:pPr>
              </w:pPrChange>
            </w:pPr>
            <w:ins w:id="3604" w:author="Danny" w:date="2026-10-02T14:15:00Z">
              <w:r w:rsidRPr="000D0736">
                <w:rPr>
                  <w:rFonts w:ascii="Segoe UI Symbol" w:eastAsiaTheme="minorHAnsi" w:hAnsi="Segoe UI Symbol" w:cs="Calibri"/>
                  <w:kern w:val="2"/>
                  <w:sz w:val="14"/>
                  <w:szCs w:val="18"/>
                  <w14:ligatures w14:val="standardContextual"/>
                  <w:rPrChange w:id="360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1549FDA" w14:textId="77777777" w:rsidR="000D0736" w:rsidRPr="000D0736" w:rsidRDefault="000D0736">
            <w:pPr>
              <w:spacing w:line="276" w:lineRule="auto"/>
              <w:jc w:val="center"/>
              <w:rPr>
                <w:ins w:id="3606" w:author="Danny" w:date="2026-10-02T14:15:00Z"/>
                <w:rFonts w:ascii="Segoe UI Symbol" w:eastAsiaTheme="minorHAnsi" w:hAnsi="Segoe UI Symbol" w:cs="Calibri"/>
                <w:kern w:val="2"/>
                <w:sz w:val="14"/>
                <w:szCs w:val="18"/>
                <w14:ligatures w14:val="standardContextual"/>
                <w:rPrChange w:id="3607" w:author="Danny" w:date="2026-10-02T14:18:00Z">
                  <w:rPr>
                    <w:ins w:id="3608" w:author="Danny" w:date="2026-10-02T14:15:00Z"/>
                    <w:rFonts w:ascii="Segoe UI Symbol" w:hAnsi="Segoe UI Symbol" w:cs="Calibri"/>
                    <w:color w:val="000000"/>
                    <w:sz w:val="18"/>
                    <w:szCs w:val="18"/>
                  </w:rPr>
                </w:rPrChange>
              </w:rPr>
              <w:pPrChange w:id="3609" w:author="Danny" w:date="2026-10-02T14:23:00Z">
                <w:pPr>
                  <w:jc w:val="center"/>
                </w:pPr>
              </w:pPrChange>
            </w:pPr>
            <w:ins w:id="3610" w:author="Danny" w:date="2026-10-02T14:15:00Z">
              <w:r w:rsidRPr="000D0736">
                <w:rPr>
                  <w:rFonts w:ascii="Segoe UI Symbol" w:eastAsiaTheme="minorHAnsi" w:hAnsi="Segoe UI Symbol" w:cs="Calibri"/>
                  <w:kern w:val="2"/>
                  <w:sz w:val="14"/>
                  <w:szCs w:val="18"/>
                  <w14:ligatures w14:val="standardContextual"/>
                  <w:rPrChange w:id="361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6854FD4" w14:textId="77777777" w:rsidR="000D0736" w:rsidRPr="000D0736" w:rsidRDefault="000D0736">
            <w:pPr>
              <w:spacing w:line="276" w:lineRule="auto"/>
              <w:jc w:val="center"/>
              <w:rPr>
                <w:ins w:id="3612" w:author="Danny" w:date="2026-10-02T14:15:00Z"/>
                <w:rFonts w:ascii="Segoe UI Symbol" w:eastAsiaTheme="minorHAnsi" w:hAnsi="Segoe UI Symbol" w:cs="Calibri"/>
                <w:kern w:val="2"/>
                <w:sz w:val="14"/>
                <w:szCs w:val="18"/>
                <w14:ligatures w14:val="standardContextual"/>
                <w:rPrChange w:id="3613" w:author="Danny" w:date="2026-10-02T14:18:00Z">
                  <w:rPr>
                    <w:ins w:id="3614" w:author="Danny" w:date="2026-10-02T14:15:00Z"/>
                    <w:rFonts w:ascii="Segoe UI Symbol" w:hAnsi="Segoe UI Symbol" w:cs="Calibri"/>
                    <w:color w:val="000000"/>
                    <w:sz w:val="18"/>
                    <w:szCs w:val="18"/>
                  </w:rPr>
                </w:rPrChange>
              </w:rPr>
              <w:pPrChange w:id="3615" w:author="Danny" w:date="2026-10-02T14:23:00Z">
                <w:pPr>
                  <w:jc w:val="center"/>
                </w:pPr>
              </w:pPrChange>
            </w:pPr>
            <w:ins w:id="3616" w:author="Danny" w:date="2026-10-02T14:15:00Z">
              <w:r w:rsidRPr="000D0736">
                <w:rPr>
                  <w:rFonts w:ascii="Segoe UI Symbol" w:eastAsiaTheme="minorHAnsi" w:hAnsi="Segoe UI Symbol" w:cs="Calibri"/>
                  <w:kern w:val="2"/>
                  <w:sz w:val="14"/>
                  <w:szCs w:val="18"/>
                  <w14:ligatures w14:val="standardContextual"/>
                  <w:rPrChange w:id="361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354457E" w14:textId="77777777" w:rsidR="000D0736" w:rsidRPr="000D0736" w:rsidRDefault="000D0736">
            <w:pPr>
              <w:spacing w:line="276" w:lineRule="auto"/>
              <w:jc w:val="center"/>
              <w:rPr>
                <w:ins w:id="3618" w:author="Danny" w:date="2026-10-02T14:15:00Z"/>
                <w:rFonts w:ascii="Segoe UI Symbol" w:eastAsiaTheme="minorHAnsi" w:hAnsi="Segoe UI Symbol" w:cs="Calibri"/>
                <w:kern w:val="2"/>
                <w:sz w:val="14"/>
                <w:szCs w:val="18"/>
                <w14:ligatures w14:val="standardContextual"/>
                <w:rPrChange w:id="3619" w:author="Danny" w:date="2026-10-02T14:18:00Z">
                  <w:rPr>
                    <w:ins w:id="3620" w:author="Danny" w:date="2026-10-02T14:15:00Z"/>
                    <w:rFonts w:ascii="Segoe UI Symbol" w:hAnsi="Segoe UI Symbol" w:cs="Calibri"/>
                    <w:color w:val="000000"/>
                    <w:sz w:val="18"/>
                    <w:szCs w:val="18"/>
                  </w:rPr>
                </w:rPrChange>
              </w:rPr>
              <w:pPrChange w:id="3621" w:author="Danny" w:date="2026-10-02T14:23:00Z">
                <w:pPr>
                  <w:jc w:val="center"/>
                </w:pPr>
              </w:pPrChange>
            </w:pPr>
            <w:ins w:id="3622" w:author="Danny" w:date="2026-10-02T14:15:00Z">
              <w:r w:rsidRPr="000D0736">
                <w:rPr>
                  <w:rFonts w:ascii="Segoe UI Symbol" w:eastAsiaTheme="minorHAnsi" w:hAnsi="Segoe UI Symbol" w:cs="Calibri"/>
                  <w:kern w:val="2"/>
                  <w:sz w:val="14"/>
                  <w:szCs w:val="18"/>
                  <w14:ligatures w14:val="standardContextual"/>
                  <w:rPrChange w:id="362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2FAC592" w14:textId="77777777" w:rsidR="000D0736" w:rsidRPr="000D0736" w:rsidRDefault="000D0736">
            <w:pPr>
              <w:spacing w:line="276" w:lineRule="auto"/>
              <w:jc w:val="center"/>
              <w:rPr>
                <w:ins w:id="3624" w:author="Danny" w:date="2026-10-02T14:15:00Z"/>
                <w:rFonts w:ascii="Segoe UI Symbol" w:eastAsiaTheme="minorHAnsi" w:hAnsi="Segoe UI Symbol" w:cs="Calibri"/>
                <w:kern w:val="2"/>
                <w:sz w:val="14"/>
                <w:szCs w:val="18"/>
                <w14:ligatures w14:val="standardContextual"/>
                <w:rPrChange w:id="3625" w:author="Danny" w:date="2026-10-02T14:18:00Z">
                  <w:rPr>
                    <w:ins w:id="3626" w:author="Danny" w:date="2026-10-02T14:15:00Z"/>
                    <w:rFonts w:ascii="Segoe UI Symbol" w:hAnsi="Segoe UI Symbol" w:cs="Calibri"/>
                    <w:color w:val="000000"/>
                    <w:sz w:val="18"/>
                    <w:szCs w:val="18"/>
                  </w:rPr>
                </w:rPrChange>
              </w:rPr>
              <w:pPrChange w:id="3627" w:author="Danny" w:date="2026-10-02T14:23:00Z">
                <w:pPr>
                  <w:jc w:val="center"/>
                </w:pPr>
              </w:pPrChange>
            </w:pPr>
          </w:p>
        </w:tc>
        <w:tc>
          <w:tcPr>
            <w:tcW w:w="0" w:type="auto"/>
            <w:tcBorders>
              <w:top w:val="nil"/>
            </w:tcBorders>
            <w:shd w:val="clear" w:color="auto" w:fill="auto"/>
            <w:vAlign w:val="center"/>
            <w:hideMark/>
          </w:tcPr>
          <w:p w14:paraId="297A40DE" w14:textId="77777777" w:rsidR="000D0736" w:rsidRPr="000D0736" w:rsidRDefault="000D0736">
            <w:pPr>
              <w:spacing w:line="276" w:lineRule="auto"/>
              <w:jc w:val="center"/>
              <w:rPr>
                <w:ins w:id="3628" w:author="Danny" w:date="2026-10-02T14:15:00Z"/>
                <w:rFonts w:ascii="Segoe UI Symbol" w:eastAsiaTheme="minorHAnsi" w:hAnsi="Segoe UI Symbol" w:cs="Calibri"/>
                <w:kern w:val="2"/>
                <w:sz w:val="14"/>
                <w:szCs w:val="18"/>
                <w14:ligatures w14:val="standardContextual"/>
                <w:rPrChange w:id="3629" w:author="Danny" w:date="2026-10-02T14:18:00Z">
                  <w:rPr>
                    <w:ins w:id="3630" w:author="Danny" w:date="2026-10-02T14:15:00Z"/>
                    <w:rFonts w:ascii="Segoe UI Symbol" w:hAnsi="Segoe UI Symbol" w:cs="Calibri"/>
                    <w:color w:val="000000"/>
                    <w:sz w:val="18"/>
                    <w:szCs w:val="18"/>
                  </w:rPr>
                </w:rPrChange>
              </w:rPr>
              <w:pPrChange w:id="3631" w:author="Danny" w:date="2026-10-02T14:23:00Z">
                <w:pPr>
                  <w:jc w:val="center"/>
                </w:pPr>
              </w:pPrChange>
            </w:pPr>
            <w:ins w:id="3632" w:author="Danny" w:date="2026-10-02T14:15:00Z">
              <w:r w:rsidRPr="000D0736">
                <w:rPr>
                  <w:rFonts w:ascii="Segoe UI Symbol" w:eastAsiaTheme="minorHAnsi" w:hAnsi="Segoe UI Symbol" w:cs="Calibri"/>
                  <w:kern w:val="2"/>
                  <w:sz w:val="14"/>
                  <w:szCs w:val="18"/>
                  <w14:ligatures w14:val="standardContextual"/>
                  <w:rPrChange w:id="363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2173B6C" w14:textId="77777777" w:rsidR="000D0736" w:rsidRPr="000D0736" w:rsidRDefault="000D0736">
            <w:pPr>
              <w:spacing w:line="276" w:lineRule="auto"/>
              <w:jc w:val="center"/>
              <w:rPr>
                <w:ins w:id="3634" w:author="Danny" w:date="2026-10-02T14:15:00Z"/>
                <w:rFonts w:ascii="Segoe UI Symbol" w:eastAsiaTheme="minorHAnsi" w:hAnsi="Segoe UI Symbol" w:cs="Calibri"/>
                <w:kern w:val="2"/>
                <w:sz w:val="14"/>
                <w:szCs w:val="18"/>
                <w14:ligatures w14:val="standardContextual"/>
                <w:rPrChange w:id="3635" w:author="Danny" w:date="2026-10-02T14:18:00Z">
                  <w:rPr>
                    <w:ins w:id="3636" w:author="Danny" w:date="2026-10-02T14:15:00Z"/>
                    <w:rFonts w:ascii="Segoe UI Symbol" w:hAnsi="Segoe UI Symbol" w:cs="Calibri"/>
                    <w:color w:val="000000"/>
                    <w:sz w:val="18"/>
                    <w:szCs w:val="18"/>
                  </w:rPr>
                </w:rPrChange>
              </w:rPr>
              <w:pPrChange w:id="3637" w:author="Danny" w:date="2026-10-02T14:23:00Z">
                <w:pPr>
                  <w:jc w:val="center"/>
                </w:pPr>
              </w:pPrChange>
            </w:pPr>
            <w:ins w:id="3638" w:author="Danny" w:date="2026-10-02T14:15:00Z">
              <w:r w:rsidRPr="000D0736">
                <w:rPr>
                  <w:rFonts w:ascii="Segoe UI Symbol" w:eastAsiaTheme="minorHAnsi" w:hAnsi="Segoe UI Symbol" w:cs="Calibri"/>
                  <w:kern w:val="2"/>
                  <w:sz w:val="14"/>
                  <w:szCs w:val="18"/>
                  <w14:ligatures w14:val="standardContextual"/>
                  <w:rPrChange w:id="363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04F6F9B" w14:textId="77777777" w:rsidR="000D0736" w:rsidRPr="000D0736" w:rsidRDefault="000D0736">
            <w:pPr>
              <w:spacing w:line="276" w:lineRule="auto"/>
              <w:jc w:val="center"/>
              <w:rPr>
                <w:ins w:id="3640" w:author="Danny" w:date="2026-10-02T14:15:00Z"/>
                <w:rFonts w:ascii="Segoe UI Symbol" w:eastAsiaTheme="minorHAnsi" w:hAnsi="Segoe UI Symbol" w:cs="Calibri"/>
                <w:kern w:val="2"/>
                <w:sz w:val="14"/>
                <w:szCs w:val="18"/>
                <w14:ligatures w14:val="standardContextual"/>
                <w:rPrChange w:id="3641" w:author="Danny" w:date="2026-10-02T14:18:00Z">
                  <w:rPr>
                    <w:ins w:id="3642" w:author="Danny" w:date="2026-10-02T14:15:00Z"/>
                    <w:rFonts w:ascii="Segoe UI Symbol" w:hAnsi="Segoe UI Symbol" w:cs="Calibri"/>
                    <w:color w:val="000000"/>
                    <w:sz w:val="18"/>
                    <w:szCs w:val="18"/>
                  </w:rPr>
                </w:rPrChange>
              </w:rPr>
              <w:pPrChange w:id="3643" w:author="Danny" w:date="2026-10-02T14:23:00Z">
                <w:pPr>
                  <w:jc w:val="center"/>
                </w:pPr>
              </w:pPrChange>
            </w:pPr>
            <w:ins w:id="3644" w:author="Danny" w:date="2026-10-02T14:15:00Z">
              <w:r w:rsidRPr="000D0736">
                <w:rPr>
                  <w:rFonts w:ascii="Segoe UI Symbol" w:eastAsiaTheme="minorHAnsi" w:hAnsi="Segoe UI Symbol" w:cs="Calibri"/>
                  <w:kern w:val="2"/>
                  <w:sz w:val="14"/>
                  <w:szCs w:val="18"/>
                  <w14:ligatures w14:val="standardContextual"/>
                  <w:rPrChange w:id="3645" w:author="Danny" w:date="2026-10-02T14:18:00Z">
                    <w:rPr>
                      <w:rFonts w:ascii="Segoe UI Symbol" w:hAnsi="Segoe UI Symbol" w:cs="Calibri"/>
                      <w:color w:val="000000"/>
                      <w:sz w:val="18"/>
                      <w:szCs w:val="18"/>
                    </w:rPr>
                  </w:rPrChange>
                </w:rPr>
                <w:t>✗</w:t>
              </w:r>
            </w:ins>
          </w:p>
        </w:tc>
      </w:tr>
      <w:tr w:rsidR="005725AB" w:rsidRPr="005725AB" w14:paraId="1F9CF5FD" w14:textId="77777777" w:rsidTr="00107337">
        <w:trPr>
          <w:trHeight w:val="20"/>
          <w:ins w:id="3646" w:author="Danny" w:date="2026-10-02T14:15:00Z"/>
        </w:trPr>
        <w:tc>
          <w:tcPr>
            <w:tcW w:w="0" w:type="auto"/>
            <w:tcBorders>
              <w:top w:val="nil"/>
              <w:left w:val="nil"/>
              <w:bottom w:val="nil"/>
              <w:right w:val="nil"/>
            </w:tcBorders>
            <w:shd w:val="clear" w:color="auto" w:fill="auto"/>
            <w:vAlign w:val="center"/>
            <w:hideMark/>
          </w:tcPr>
          <w:p w14:paraId="67F81D25" w14:textId="77777777" w:rsidR="000D0736" w:rsidRPr="000D0736" w:rsidRDefault="000D0736">
            <w:pPr>
              <w:spacing w:line="276" w:lineRule="auto"/>
              <w:jc w:val="center"/>
              <w:rPr>
                <w:ins w:id="3647" w:author="Danny" w:date="2026-10-02T14:15:00Z"/>
                <w:rFonts w:eastAsiaTheme="minorHAnsi" w:cstheme="minorBidi"/>
                <w:kern w:val="2"/>
                <w:sz w:val="14"/>
                <w:szCs w:val="18"/>
                <w14:ligatures w14:val="standardContextual"/>
                <w:rPrChange w:id="3648" w:author="Danny" w:date="2026-10-02T14:18:00Z">
                  <w:rPr>
                    <w:ins w:id="3649" w:author="Danny" w:date="2026-10-02T14:15:00Z"/>
                    <w:color w:val="000000"/>
                    <w:sz w:val="18"/>
                    <w:szCs w:val="18"/>
                  </w:rPr>
                </w:rPrChange>
              </w:rPr>
              <w:pPrChange w:id="3650" w:author="Danny" w:date="2026-10-02T14:16:00Z">
                <w:pPr>
                  <w:jc w:val="center"/>
                </w:pPr>
              </w:pPrChange>
            </w:pPr>
            <w:ins w:id="3651" w:author="Danny" w:date="2026-10-02T14:15:00Z">
              <w:r w:rsidRPr="000D0736">
                <w:rPr>
                  <w:rFonts w:eastAsiaTheme="minorHAnsi" w:cstheme="minorBidi"/>
                  <w:kern w:val="2"/>
                  <w:sz w:val="14"/>
                  <w:szCs w:val="18"/>
                  <w14:ligatures w14:val="standardContextual"/>
                  <w:rPrChange w:id="3652" w:author="Danny" w:date="2026-10-02T14:18:00Z">
                    <w:rPr>
                      <w:color w:val="000000"/>
                      <w:sz w:val="18"/>
                      <w:szCs w:val="18"/>
                    </w:rPr>
                  </w:rPrChange>
                </w:rPr>
                <w:t>36</w:t>
              </w:r>
            </w:ins>
          </w:p>
        </w:tc>
        <w:tc>
          <w:tcPr>
            <w:tcW w:w="0" w:type="auto"/>
            <w:tcBorders>
              <w:top w:val="nil"/>
              <w:left w:val="nil"/>
              <w:bottom w:val="nil"/>
              <w:right w:val="nil"/>
            </w:tcBorders>
            <w:shd w:val="clear" w:color="auto" w:fill="auto"/>
            <w:vAlign w:val="center"/>
            <w:hideMark/>
          </w:tcPr>
          <w:p w14:paraId="3483050F" w14:textId="77777777" w:rsidR="000D0736" w:rsidRPr="000D0736" w:rsidRDefault="000D0736">
            <w:pPr>
              <w:spacing w:line="276" w:lineRule="auto"/>
              <w:rPr>
                <w:ins w:id="3653" w:author="Danny" w:date="2026-10-02T14:15:00Z"/>
                <w:rFonts w:eastAsiaTheme="minorHAnsi" w:cstheme="minorBidi"/>
                <w:kern w:val="2"/>
                <w:sz w:val="14"/>
                <w:szCs w:val="18"/>
                <w14:ligatures w14:val="standardContextual"/>
                <w:rPrChange w:id="3654" w:author="Danny" w:date="2026-10-02T14:18:00Z">
                  <w:rPr>
                    <w:ins w:id="3655" w:author="Danny" w:date="2026-10-02T14:15:00Z"/>
                    <w:color w:val="000000"/>
                    <w:sz w:val="18"/>
                    <w:szCs w:val="18"/>
                  </w:rPr>
                </w:rPrChange>
              </w:rPr>
              <w:pPrChange w:id="3656" w:author="Danny" w:date="2026-10-02T14:16:00Z">
                <w:pPr/>
              </w:pPrChange>
            </w:pPr>
            <w:ins w:id="3657" w:author="Danny" w:date="2026-10-02T14:15:00Z">
              <w:r w:rsidRPr="000D0736">
                <w:rPr>
                  <w:rFonts w:eastAsiaTheme="minorHAnsi" w:cstheme="minorBidi"/>
                  <w:kern w:val="2"/>
                  <w:sz w:val="14"/>
                  <w:szCs w:val="18"/>
                  <w14:ligatures w14:val="standardContextual"/>
                  <w:rPrChange w:id="3658" w:author="Danny" w:date="2026-10-02T14:18:00Z">
                    <w:rPr>
                      <w:color w:val="000000"/>
                      <w:sz w:val="18"/>
                      <w:szCs w:val="18"/>
                    </w:rPr>
                  </w:rPrChange>
                </w:rPr>
                <w:t>Horstmann et al., 2022</w:t>
              </w:r>
            </w:ins>
          </w:p>
        </w:tc>
        <w:tc>
          <w:tcPr>
            <w:tcW w:w="0" w:type="auto"/>
            <w:tcBorders>
              <w:top w:val="nil"/>
              <w:left w:val="nil"/>
              <w:bottom w:val="nil"/>
              <w:right w:val="nil"/>
            </w:tcBorders>
            <w:shd w:val="clear" w:color="auto" w:fill="auto"/>
            <w:noWrap/>
            <w:vAlign w:val="bottom"/>
            <w:hideMark/>
          </w:tcPr>
          <w:p w14:paraId="2165EA84" w14:textId="77777777" w:rsidR="000D0736" w:rsidRPr="000D0736" w:rsidRDefault="000D0736">
            <w:pPr>
              <w:spacing w:line="276" w:lineRule="auto"/>
              <w:rPr>
                <w:ins w:id="3659" w:author="Danny" w:date="2026-10-02T14:15:00Z"/>
                <w:rFonts w:eastAsiaTheme="minorHAnsi" w:cstheme="minorBidi"/>
                <w:kern w:val="2"/>
                <w:sz w:val="14"/>
                <w:szCs w:val="18"/>
                <w14:ligatures w14:val="standardContextual"/>
                <w:rPrChange w:id="3660" w:author="Danny" w:date="2026-10-02T14:18:00Z">
                  <w:rPr>
                    <w:ins w:id="3661" w:author="Danny" w:date="2026-10-02T14:15:00Z"/>
                    <w:color w:val="000000"/>
                    <w:sz w:val="18"/>
                    <w:szCs w:val="18"/>
                  </w:rPr>
                </w:rPrChange>
              </w:rPr>
              <w:pPrChange w:id="3662" w:author="Danny" w:date="2026-10-02T14:16:00Z">
                <w:pPr/>
              </w:pPrChange>
            </w:pPr>
          </w:p>
        </w:tc>
        <w:tc>
          <w:tcPr>
            <w:tcW w:w="0" w:type="auto"/>
            <w:tcBorders>
              <w:top w:val="nil"/>
              <w:left w:val="nil"/>
              <w:bottom w:val="nil"/>
              <w:right w:val="nil"/>
            </w:tcBorders>
            <w:shd w:val="clear" w:color="auto" w:fill="auto"/>
            <w:vAlign w:val="center"/>
            <w:hideMark/>
          </w:tcPr>
          <w:p w14:paraId="5DE28A2A" w14:textId="77777777" w:rsidR="000D0736" w:rsidRPr="000D0736" w:rsidRDefault="000D0736">
            <w:pPr>
              <w:spacing w:line="276" w:lineRule="auto"/>
              <w:jc w:val="center"/>
              <w:rPr>
                <w:ins w:id="3663" w:author="Danny" w:date="2026-10-02T14:15:00Z"/>
                <w:rFonts w:eastAsiaTheme="minorHAnsi" w:cstheme="minorBidi"/>
                <w:kern w:val="2"/>
                <w:sz w:val="14"/>
                <w:szCs w:val="18"/>
                <w14:ligatures w14:val="standardContextual"/>
                <w:rPrChange w:id="3664" w:author="Danny" w:date="2026-10-02T14:18:00Z">
                  <w:rPr>
                    <w:ins w:id="3665" w:author="Danny" w:date="2026-10-02T14:15:00Z"/>
                    <w:color w:val="000000"/>
                    <w:sz w:val="18"/>
                    <w:szCs w:val="18"/>
                  </w:rPr>
                </w:rPrChange>
              </w:rPr>
              <w:pPrChange w:id="3666" w:author="Danny" w:date="2026-10-02T14:21:00Z">
                <w:pPr>
                  <w:jc w:val="center"/>
                </w:pPr>
              </w:pPrChange>
            </w:pPr>
            <w:ins w:id="3667" w:author="Danny" w:date="2026-10-02T14:15:00Z">
              <w:r w:rsidRPr="000D0736">
                <w:rPr>
                  <w:rFonts w:eastAsiaTheme="minorHAnsi" w:cstheme="minorBidi"/>
                  <w:kern w:val="2"/>
                  <w:sz w:val="14"/>
                  <w:szCs w:val="18"/>
                  <w14:ligatures w14:val="standardContextual"/>
                  <w:rPrChange w:id="3668"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56DB60A5" w14:textId="77777777" w:rsidR="000D0736" w:rsidRPr="000D0736" w:rsidRDefault="000D0736">
            <w:pPr>
              <w:spacing w:line="276" w:lineRule="auto"/>
              <w:jc w:val="center"/>
              <w:rPr>
                <w:ins w:id="3669" w:author="Danny" w:date="2026-10-02T14:15:00Z"/>
                <w:rFonts w:eastAsiaTheme="minorHAnsi" w:cstheme="minorBidi"/>
                <w:kern w:val="2"/>
                <w:sz w:val="14"/>
                <w:szCs w:val="18"/>
                <w14:ligatures w14:val="standardContextual"/>
                <w:rPrChange w:id="3670" w:author="Danny" w:date="2026-10-02T14:18:00Z">
                  <w:rPr>
                    <w:ins w:id="3671" w:author="Danny" w:date="2026-10-02T14:15:00Z"/>
                    <w:color w:val="000000"/>
                    <w:sz w:val="18"/>
                    <w:szCs w:val="18"/>
                  </w:rPr>
                </w:rPrChange>
              </w:rPr>
              <w:pPrChange w:id="3672" w:author="Danny" w:date="2026-10-02T14:21:00Z">
                <w:pPr>
                  <w:jc w:val="center"/>
                </w:pPr>
              </w:pPrChange>
            </w:pPr>
            <w:ins w:id="3673" w:author="Danny" w:date="2026-10-02T14:15:00Z">
              <w:r w:rsidRPr="000D0736">
                <w:rPr>
                  <w:rFonts w:eastAsiaTheme="minorHAnsi" w:cstheme="minorBidi"/>
                  <w:kern w:val="2"/>
                  <w:sz w:val="14"/>
                  <w:szCs w:val="18"/>
                  <w14:ligatures w14:val="standardContextual"/>
                  <w:rPrChange w:id="3674"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39178FA8" w14:textId="77777777" w:rsidR="000D0736" w:rsidRPr="000D0736" w:rsidRDefault="000D0736">
            <w:pPr>
              <w:spacing w:line="276" w:lineRule="auto"/>
              <w:jc w:val="center"/>
              <w:rPr>
                <w:ins w:id="3675" w:author="Danny" w:date="2026-10-02T14:15:00Z"/>
                <w:rFonts w:eastAsiaTheme="minorHAnsi" w:cstheme="minorBidi"/>
                <w:kern w:val="2"/>
                <w:sz w:val="14"/>
                <w:szCs w:val="18"/>
                <w14:ligatures w14:val="standardContextual"/>
                <w:rPrChange w:id="3676" w:author="Danny" w:date="2026-10-02T14:18:00Z">
                  <w:rPr>
                    <w:ins w:id="3677" w:author="Danny" w:date="2026-10-02T14:15:00Z"/>
                    <w:color w:val="000000"/>
                    <w:sz w:val="18"/>
                    <w:szCs w:val="18"/>
                  </w:rPr>
                </w:rPrChange>
              </w:rPr>
              <w:pPrChange w:id="3678" w:author="Danny" w:date="2026-10-02T14:21:00Z">
                <w:pPr>
                  <w:jc w:val="center"/>
                </w:pPr>
              </w:pPrChange>
            </w:pPr>
          </w:p>
        </w:tc>
        <w:tc>
          <w:tcPr>
            <w:tcW w:w="0" w:type="auto"/>
            <w:tcBorders>
              <w:top w:val="nil"/>
              <w:left w:val="nil"/>
              <w:bottom w:val="nil"/>
              <w:right w:val="nil"/>
            </w:tcBorders>
            <w:shd w:val="clear" w:color="auto" w:fill="auto"/>
            <w:vAlign w:val="center"/>
            <w:hideMark/>
          </w:tcPr>
          <w:p w14:paraId="57EEE138" w14:textId="77777777" w:rsidR="000D0736" w:rsidRPr="000D0736" w:rsidRDefault="000D0736">
            <w:pPr>
              <w:spacing w:line="276" w:lineRule="auto"/>
              <w:jc w:val="center"/>
              <w:rPr>
                <w:ins w:id="3679" w:author="Danny" w:date="2026-10-02T14:15:00Z"/>
                <w:rFonts w:eastAsiaTheme="minorHAnsi" w:cstheme="minorBidi"/>
                <w:kern w:val="2"/>
                <w:sz w:val="14"/>
                <w:szCs w:val="18"/>
                <w14:ligatures w14:val="standardContextual"/>
                <w:rPrChange w:id="3680" w:author="Danny" w:date="2026-10-02T14:18:00Z">
                  <w:rPr>
                    <w:ins w:id="3681" w:author="Danny" w:date="2026-10-02T14:15:00Z"/>
                    <w:color w:val="000000"/>
                    <w:sz w:val="18"/>
                    <w:szCs w:val="18"/>
                  </w:rPr>
                </w:rPrChange>
              </w:rPr>
              <w:pPrChange w:id="3682" w:author="Danny" w:date="2026-10-02T14:21:00Z">
                <w:pPr>
                  <w:jc w:val="center"/>
                </w:pPr>
              </w:pPrChange>
            </w:pPr>
            <w:ins w:id="3683" w:author="Danny" w:date="2026-10-02T14:15:00Z">
              <w:r w:rsidRPr="000D0736">
                <w:rPr>
                  <w:rFonts w:eastAsiaTheme="minorHAnsi" w:cstheme="minorBidi"/>
                  <w:kern w:val="2"/>
                  <w:sz w:val="14"/>
                  <w:szCs w:val="18"/>
                  <w14:ligatures w14:val="standardContextual"/>
                  <w:rPrChange w:id="3684" w:author="Danny" w:date="2026-10-02T14:18:00Z">
                    <w:rPr>
                      <w:color w:val="000000"/>
                      <w:sz w:val="18"/>
                      <w:szCs w:val="18"/>
                    </w:rPr>
                  </w:rPrChange>
                </w:rPr>
                <w:t>28.4 ± 8.0</w:t>
              </w:r>
            </w:ins>
          </w:p>
        </w:tc>
        <w:tc>
          <w:tcPr>
            <w:tcW w:w="0" w:type="auto"/>
            <w:tcBorders>
              <w:top w:val="nil"/>
              <w:left w:val="nil"/>
              <w:bottom w:val="nil"/>
              <w:right w:val="nil"/>
            </w:tcBorders>
            <w:shd w:val="clear" w:color="auto" w:fill="auto"/>
            <w:vAlign w:val="center"/>
            <w:hideMark/>
          </w:tcPr>
          <w:p w14:paraId="0242FC3C" w14:textId="77777777" w:rsidR="000D0736" w:rsidRPr="000D0736" w:rsidRDefault="000D0736">
            <w:pPr>
              <w:spacing w:line="276" w:lineRule="auto"/>
              <w:jc w:val="center"/>
              <w:rPr>
                <w:ins w:id="3685" w:author="Danny" w:date="2026-10-02T14:15:00Z"/>
                <w:rFonts w:eastAsiaTheme="minorHAnsi" w:cstheme="minorBidi"/>
                <w:kern w:val="2"/>
                <w:sz w:val="14"/>
                <w:szCs w:val="18"/>
                <w14:ligatures w14:val="standardContextual"/>
                <w:rPrChange w:id="3686" w:author="Danny" w:date="2026-10-02T14:18:00Z">
                  <w:rPr>
                    <w:ins w:id="3687" w:author="Danny" w:date="2026-10-02T14:15:00Z"/>
                    <w:color w:val="000000"/>
                    <w:sz w:val="18"/>
                    <w:szCs w:val="18"/>
                  </w:rPr>
                </w:rPrChange>
              </w:rPr>
              <w:pPrChange w:id="3688" w:author="Danny" w:date="2026-10-02T14:21:00Z">
                <w:pPr>
                  <w:jc w:val="center"/>
                </w:pPr>
              </w:pPrChange>
            </w:pPr>
          </w:p>
        </w:tc>
        <w:tc>
          <w:tcPr>
            <w:tcW w:w="0" w:type="auto"/>
            <w:tcBorders>
              <w:top w:val="nil"/>
              <w:left w:val="nil"/>
              <w:bottom w:val="nil"/>
              <w:right w:val="nil"/>
            </w:tcBorders>
            <w:shd w:val="clear" w:color="auto" w:fill="auto"/>
            <w:vAlign w:val="center"/>
            <w:hideMark/>
          </w:tcPr>
          <w:p w14:paraId="5ED349EF" w14:textId="77777777" w:rsidR="000D0736" w:rsidRPr="000D0736" w:rsidRDefault="000D0736">
            <w:pPr>
              <w:spacing w:line="276" w:lineRule="auto"/>
              <w:jc w:val="center"/>
              <w:rPr>
                <w:ins w:id="3689" w:author="Danny" w:date="2026-10-02T14:15:00Z"/>
                <w:rFonts w:eastAsiaTheme="minorHAnsi" w:cstheme="minorBidi"/>
                <w:kern w:val="2"/>
                <w:sz w:val="14"/>
                <w:szCs w:val="18"/>
                <w14:ligatures w14:val="standardContextual"/>
                <w:rPrChange w:id="3690" w:author="Danny" w:date="2026-10-02T14:18:00Z">
                  <w:rPr>
                    <w:ins w:id="3691" w:author="Danny" w:date="2026-10-02T14:15:00Z"/>
                    <w:color w:val="000000"/>
                    <w:sz w:val="18"/>
                    <w:szCs w:val="18"/>
                  </w:rPr>
                </w:rPrChange>
              </w:rPr>
              <w:pPrChange w:id="3692" w:author="Danny" w:date="2026-10-02T14:21:00Z">
                <w:pPr>
                  <w:jc w:val="center"/>
                </w:pPr>
              </w:pPrChange>
            </w:pPr>
            <w:ins w:id="3693" w:author="Danny" w:date="2026-10-02T14:15:00Z">
              <w:r w:rsidRPr="000D0736">
                <w:rPr>
                  <w:rFonts w:eastAsiaTheme="minorHAnsi" w:cstheme="minorBidi"/>
                  <w:kern w:val="2"/>
                  <w:sz w:val="14"/>
                  <w:szCs w:val="18"/>
                  <w14:ligatures w14:val="standardContextual"/>
                  <w:rPrChange w:id="3694" w:author="Danny" w:date="2026-10-02T14:18:00Z">
                    <w:rPr>
                      <w:color w:val="000000"/>
                      <w:sz w:val="18"/>
                      <w:szCs w:val="18"/>
                    </w:rPr>
                  </w:rPrChange>
                </w:rPr>
                <w:t>51</w:t>
              </w:r>
            </w:ins>
          </w:p>
        </w:tc>
        <w:tc>
          <w:tcPr>
            <w:tcW w:w="0" w:type="auto"/>
            <w:tcBorders>
              <w:top w:val="nil"/>
              <w:left w:val="nil"/>
              <w:bottom w:val="nil"/>
              <w:right w:val="nil"/>
            </w:tcBorders>
            <w:shd w:val="clear" w:color="auto" w:fill="auto"/>
            <w:vAlign w:val="center"/>
            <w:hideMark/>
          </w:tcPr>
          <w:p w14:paraId="6AC8423F" w14:textId="77777777" w:rsidR="000D0736" w:rsidRPr="000D0736" w:rsidRDefault="000D0736">
            <w:pPr>
              <w:spacing w:line="276" w:lineRule="auto"/>
              <w:jc w:val="center"/>
              <w:rPr>
                <w:ins w:id="3695" w:author="Danny" w:date="2026-10-02T14:15:00Z"/>
                <w:rFonts w:eastAsiaTheme="minorHAnsi" w:cstheme="minorBidi"/>
                <w:kern w:val="2"/>
                <w:sz w:val="14"/>
                <w:szCs w:val="18"/>
                <w14:ligatures w14:val="standardContextual"/>
                <w:rPrChange w:id="3696" w:author="Danny" w:date="2026-10-02T14:18:00Z">
                  <w:rPr>
                    <w:ins w:id="3697" w:author="Danny" w:date="2026-10-02T14:15:00Z"/>
                    <w:color w:val="000000"/>
                    <w:sz w:val="18"/>
                    <w:szCs w:val="18"/>
                  </w:rPr>
                </w:rPrChange>
              </w:rPr>
              <w:pPrChange w:id="3698" w:author="Danny" w:date="2026-10-02T14:21:00Z">
                <w:pPr>
                  <w:jc w:val="center"/>
                </w:pPr>
              </w:pPrChange>
            </w:pPr>
            <w:ins w:id="3699" w:author="Danny" w:date="2026-10-02T14:15:00Z">
              <w:r w:rsidRPr="000D0736">
                <w:rPr>
                  <w:rFonts w:eastAsiaTheme="minorHAnsi" w:cstheme="minorBidi"/>
                  <w:kern w:val="2"/>
                  <w:sz w:val="14"/>
                  <w:szCs w:val="18"/>
                  <w14:ligatures w14:val="standardContextual"/>
                  <w:rPrChange w:id="3700" w:author="Danny" w:date="2026-10-02T14:18:00Z">
                    <w:rPr>
                      <w:color w:val="000000"/>
                      <w:sz w:val="18"/>
                      <w:szCs w:val="18"/>
                    </w:rPr>
                  </w:rPrChange>
                </w:rPr>
                <w:t>33</w:t>
              </w:r>
            </w:ins>
          </w:p>
        </w:tc>
        <w:tc>
          <w:tcPr>
            <w:tcW w:w="0" w:type="auto"/>
            <w:tcBorders>
              <w:top w:val="nil"/>
              <w:left w:val="nil"/>
              <w:bottom w:val="nil"/>
              <w:right w:val="nil"/>
            </w:tcBorders>
            <w:shd w:val="clear" w:color="auto" w:fill="auto"/>
            <w:vAlign w:val="center"/>
            <w:hideMark/>
          </w:tcPr>
          <w:p w14:paraId="1FA2555D" w14:textId="77777777" w:rsidR="000D0736" w:rsidRPr="000D0736" w:rsidRDefault="000D0736">
            <w:pPr>
              <w:spacing w:line="276" w:lineRule="auto"/>
              <w:jc w:val="center"/>
              <w:rPr>
                <w:ins w:id="3701" w:author="Danny" w:date="2026-10-02T14:15:00Z"/>
                <w:rFonts w:eastAsiaTheme="minorHAnsi" w:cstheme="minorBidi"/>
                <w:kern w:val="2"/>
                <w:sz w:val="14"/>
                <w:szCs w:val="18"/>
                <w14:ligatures w14:val="standardContextual"/>
                <w:rPrChange w:id="3702" w:author="Danny" w:date="2026-10-02T14:18:00Z">
                  <w:rPr>
                    <w:ins w:id="3703" w:author="Danny" w:date="2026-10-02T14:15:00Z"/>
                    <w:color w:val="000000"/>
                    <w:sz w:val="18"/>
                    <w:szCs w:val="18"/>
                  </w:rPr>
                </w:rPrChange>
              </w:rPr>
              <w:pPrChange w:id="3704" w:author="Danny" w:date="2026-10-02T14:21:00Z">
                <w:pPr>
                  <w:jc w:val="center"/>
                </w:pPr>
              </w:pPrChange>
            </w:pPr>
            <w:ins w:id="3705" w:author="Danny" w:date="2026-10-02T14:15:00Z">
              <w:r w:rsidRPr="000D0736">
                <w:rPr>
                  <w:rFonts w:eastAsiaTheme="minorHAnsi" w:cstheme="minorBidi"/>
                  <w:kern w:val="2"/>
                  <w:sz w:val="14"/>
                  <w:szCs w:val="18"/>
                  <w14:ligatures w14:val="standardContextual"/>
                  <w:rPrChange w:id="3706" w:author="Danny" w:date="2026-10-02T14:18:00Z">
                    <w:rPr>
                      <w:color w:val="000000"/>
                      <w:sz w:val="18"/>
                      <w:szCs w:val="18"/>
                    </w:rPr>
                  </w:rPrChange>
                </w:rPr>
                <w:t>18</w:t>
              </w:r>
            </w:ins>
          </w:p>
        </w:tc>
        <w:tc>
          <w:tcPr>
            <w:tcW w:w="0" w:type="auto"/>
            <w:tcBorders>
              <w:top w:val="nil"/>
              <w:left w:val="nil"/>
              <w:bottom w:val="nil"/>
              <w:right w:val="nil"/>
            </w:tcBorders>
            <w:shd w:val="clear" w:color="auto" w:fill="auto"/>
            <w:noWrap/>
            <w:vAlign w:val="center"/>
            <w:hideMark/>
          </w:tcPr>
          <w:p w14:paraId="31B1889C" w14:textId="77777777" w:rsidR="000D0736" w:rsidRPr="000D0736" w:rsidRDefault="000D0736">
            <w:pPr>
              <w:spacing w:line="276" w:lineRule="auto"/>
              <w:jc w:val="center"/>
              <w:rPr>
                <w:ins w:id="3707" w:author="Danny" w:date="2026-10-02T14:15:00Z"/>
                <w:rFonts w:eastAsiaTheme="minorHAnsi" w:cstheme="minorBidi"/>
                <w:kern w:val="2"/>
                <w:sz w:val="14"/>
                <w:szCs w:val="18"/>
                <w14:ligatures w14:val="standardContextual"/>
                <w:rPrChange w:id="3708" w:author="Danny" w:date="2026-10-02T14:18:00Z">
                  <w:rPr>
                    <w:ins w:id="3709" w:author="Danny" w:date="2026-10-02T14:15:00Z"/>
                    <w:color w:val="000000"/>
                    <w:sz w:val="18"/>
                    <w:szCs w:val="18"/>
                  </w:rPr>
                </w:rPrChange>
              </w:rPr>
              <w:pPrChange w:id="3710" w:author="Danny" w:date="2026-10-02T14:21:00Z">
                <w:pPr>
                  <w:jc w:val="center"/>
                </w:pPr>
              </w:pPrChange>
            </w:pPr>
          </w:p>
        </w:tc>
        <w:tc>
          <w:tcPr>
            <w:tcW w:w="0" w:type="auto"/>
            <w:tcBorders>
              <w:top w:val="nil"/>
              <w:left w:val="nil"/>
              <w:bottom w:val="nil"/>
              <w:right w:val="nil"/>
            </w:tcBorders>
            <w:shd w:val="clear" w:color="auto" w:fill="auto"/>
            <w:vAlign w:val="center"/>
            <w:hideMark/>
          </w:tcPr>
          <w:p w14:paraId="02D28884" w14:textId="77777777" w:rsidR="000D0736" w:rsidRPr="000D0736" w:rsidRDefault="000D0736">
            <w:pPr>
              <w:spacing w:line="276" w:lineRule="auto"/>
              <w:jc w:val="center"/>
              <w:rPr>
                <w:ins w:id="3711" w:author="Danny" w:date="2026-10-02T14:15:00Z"/>
                <w:rFonts w:eastAsiaTheme="minorHAnsi" w:cstheme="minorBidi"/>
                <w:kern w:val="2"/>
                <w:sz w:val="14"/>
                <w:szCs w:val="18"/>
                <w14:ligatures w14:val="standardContextual"/>
                <w:rPrChange w:id="3712" w:author="Danny" w:date="2026-10-02T14:18:00Z">
                  <w:rPr>
                    <w:ins w:id="3713" w:author="Danny" w:date="2026-10-02T14:15:00Z"/>
                    <w:color w:val="000000"/>
                    <w:sz w:val="18"/>
                    <w:szCs w:val="18"/>
                  </w:rPr>
                </w:rPrChange>
              </w:rPr>
              <w:pPrChange w:id="3714" w:author="Danny" w:date="2026-10-02T14:21:00Z">
                <w:pPr>
                  <w:jc w:val="center"/>
                </w:pPr>
              </w:pPrChange>
            </w:pPr>
            <w:ins w:id="3715" w:author="Danny" w:date="2026-10-02T14:15:00Z">
              <w:r w:rsidRPr="000D0736">
                <w:rPr>
                  <w:rFonts w:eastAsiaTheme="minorHAnsi" w:cstheme="minorBidi"/>
                  <w:kern w:val="2"/>
                  <w:sz w:val="14"/>
                  <w:szCs w:val="18"/>
                  <w14:ligatures w14:val="standardContextual"/>
                  <w:rPrChange w:id="3716"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61CBDA23" w14:textId="77777777" w:rsidR="000D0736" w:rsidRPr="000D0736" w:rsidRDefault="000D0736">
            <w:pPr>
              <w:spacing w:line="276" w:lineRule="auto"/>
              <w:jc w:val="center"/>
              <w:rPr>
                <w:ins w:id="3717" w:author="Danny" w:date="2026-10-02T14:15:00Z"/>
                <w:rFonts w:eastAsiaTheme="minorHAnsi" w:cstheme="minorBidi"/>
                <w:kern w:val="2"/>
                <w:sz w:val="14"/>
                <w:szCs w:val="18"/>
                <w14:ligatures w14:val="standardContextual"/>
                <w:rPrChange w:id="3718" w:author="Danny" w:date="2026-10-02T14:18:00Z">
                  <w:rPr>
                    <w:ins w:id="3719" w:author="Danny" w:date="2026-10-02T14:15:00Z"/>
                    <w:color w:val="000000"/>
                    <w:sz w:val="18"/>
                    <w:szCs w:val="18"/>
                  </w:rPr>
                </w:rPrChange>
              </w:rPr>
              <w:pPrChange w:id="3720" w:author="Danny" w:date="2026-10-02T14:21:00Z">
                <w:pPr>
                  <w:jc w:val="center"/>
                </w:pPr>
              </w:pPrChange>
            </w:pPr>
            <w:ins w:id="3721" w:author="Danny" w:date="2026-10-02T14:15:00Z">
              <w:r w:rsidRPr="000D0736">
                <w:rPr>
                  <w:rFonts w:eastAsiaTheme="minorHAnsi" w:cstheme="minorBidi"/>
                  <w:kern w:val="2"/>
                  <w:sz w:val="14"/>
                  <w:szCs w:val="18"/>
                  <w14:ligatures w14:val="standardContextual"/>
                  <w:rPrChange w:id="3722"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647C54AB" w14:textId="77777777" w:rsidR="000D0736" w:rsidRPr="000D0736" w:rsidRDefault="000D0736">
            <w:pPr>
              <w:spacing w:line="276" w:lineRule="auto"/>
              <w:jc w:val="center"/>
              <w:rPr>
                <w:ins w:id="3723" w:author="Danny" w:date="2026-10-02T14:15:00Z"/>
                <w:rFonts w:eastAsiaTheme="minorHAnsi" w:cstheme="minorBidi"/>
                <w:kern w:val="2"/>
                <w:sz w:val="14"/>
                <w:szCs w:val="18"/>
                <w14:ligatures w14:val="standardContextual"/>
                <w:rPrChange w:id="3724" w:author="Danny" w:date="2026-10-02T14:18:00Z">
                  <w:rPr>
                    <w:ins w:id="3725" w:author="Danny" w:date="2026-10-02T14:15:00Z"/>
                    <w:color w:val="000000"/>
                    <w:sz w:val="18"/>
                    <w:szCs w:val="18"/>
                  </w:rPr>
                </w:rPrChange>
              </w:rPr>
              <w:pPrChange w:id="3726" w:author="Danny" w:date="2026-10-02T14:21:00Z">
                <w:pPr>
                  <w:jc w:val="center"/>
                </w:pPr>
              </w:pPrChange>
            </w:pPr>
            <w:ins w:id="3727" w:author="Danny" w:date="2026-10-02T14:15:00Z">
              <w:r w:rsidRPr="000D0736">
                <w:rPr>
                  <w:rFonts w:eastAsiaTheme="minorHAnsi" w:cstheme="minorBidi"/>
                  <w:kern w:val="2"/>
                  <w:sz w:val="14"/>
                  <w:szCs w:val="18"/>
                  <w14:ligatures w14:val="standardContextual"/>
                  <w:rPrChange w:id="3728"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10C920CE" w14:textId="77777777" w:rsidR="000D0736" w:rsidRPr="000D0736" w:rsidRDefault="000D0736">
            <w:pPr>
              <w:spacing w:line="276" w:lineRule="auto"/>
              <w:rPr>
                <w:ins w:id="3729" w:author="Danny" w:date="2026-10-02T14:15:00Z"/>
                <w:rFonts w:eastAsiaTheme="minorHAnsi" w:cstheme="minorBidi"/>
                <w:kern w:val="2"/>
                <w:sz w:val="14"/>
                <w:szCs w:val="18"/>
                <w14:ligatures w14:val="standardContextual"/>
                <w:rPrChange w:id="3730" w:author="Danny" w:date="2026-10-02T14:18:00Z">
                  <w:rPr>
                    <w:ins w:id="3731" w:author="Danny" w:date="2026-10-02T14:15:00Z"/>
                    <w:color w:val="000000"/>
                    <w:sz w:val="18"/>
                    <w:szCs w:val="18"/>
                  </w:rPr>
                </w:rPrChange>
              </w:rPr>
              <w:pPrChange w:id="3732" w:author="Danny" w:date="2026-10-02T14:16:00Z">
                <w:pPr>
                  <w:jc w:val="center"/>
                </w:pPr>
              </w:pPrChange>
            </w:pPr>
          </w:p>
        </w:tc>
        <w:tc>
          <w:tcPr>
            <w:tcW w:w="0" w:type="auto"/>
            <w:tcBorders>
              <w:top w:val="nil"/>
            </w:tcBorders>
            <w:shd w:val="clear" w:color="auto" w:fill="auto"/>
            <w:vAlign w:val="center"/>
            <w:hideMark/>
          </w:tcPr>
          <w:p w14:paraId="0EFC3BE8" w14:textId="77777777" w:rsidR="000D0736" w:rsidRPr="000D0736" w:rsidRDefault="000D0736">
            <w:pPr>
              <w:spacing w:line="276" w:lineRule="auto"/>
              <w:jc w:val="center"/>
              <w:rPr>
                <w:ins w:id="3733" w:author="Danny" w:date="2026-10-02T14:15:00Z"/>
                <w:rFonts w:ascii="Segoe UI Symbol" w:eastAsiaTheme="minorHAnsi" w:hAnsi="Segoe UI Symbol" w:cs="Calibri"/>
                <w:kern w:val="2"/>
                <w:sz w:val="14"/>
                <w:szCs w:val="18"/>
                <w14:ligatures w14:val="standardContextual"/>
                <w:rPrChange w:id="3734" w:author="Danny" w:date="2026-10-02T14:18:00Z">
                  <w:rPr>
                    <w:ins w:id="3735" w:author="Danny" w:date="2026-10-02T14:15:00Z"/>
                    <w:rFonts w:ascii="Segoe UI Symbol" w:hAnsi="Segoe UI Symbol" w:cs="Calibri"/>
                    <w:color w:val="000000"/>
                    <w:sz w:val="18"/>
                    <w:szCs w:val="18"/>
                  </w:rPr>
                </w:rPrChange>
              </w:rPr>
              <w:pPrChange w:id="3736" w:author="Danny" w:date="2026-10-02T14:23:00Z">
                <w:pPr>
                  <w:jc w:val="center"/>
                </w:pPr>
              </w:pPrChange>
            </w:pPr>
            <w:ins w:id="3737" w:author="Danny" w:date="2026-10-02T14:15:00Z">
              <w:r w:rsidRPr="000D0736">
                <w:rPr>
                  <w:rFonts w:ascii="Segoe UI Symbol" w:eastAsiaTheme="minorHAnsi" w:hAnsi="Segoe UI Symbol" w:cs="Calibri"/>
                  <w:kern w:val="2"/>
                  <w:sz w:val="14"/>
                  <w:szCs w:val="18"/>
                  <w14:ligatures w14:val="standardContextual"/>
                  <w:rPrChange w:id="373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D92E82D" w14:textId="77777777" w:rsidR="000D0736" w:rsidRPr="000D0736" w:rsidRDefault="000D0736">
            <w:pPr>
              <w:spacing w:line="276" w:lineRule="auto"/>
              <w:jc w:val="center"/>
              <w:rPr>
                <w:ins w:id="3739" w:author="Danny" w:date="2026-10-02T14:15:00Z"/>
                <w:rFonts w:ascii="Segoe UI Symbol" w:eastAsiaTheme="minorHAnsi" w:hAnsi="Segoe UI Symbol" w:cs="Calibri"/>
                <w:kern w:val="2"/>
                <w:sz w:val="14"/>
                <w:szCs w:val="18"/>
                <w14:ligatures w14:val="standardContextual"/>
                <w:rPrChange w:id="3740" w:author="Danny" w:date="2026-10-02T14:18:00Z">
                  <w:rPr>
                    <w:ins w:id="3741" w:author="Danny" w:date="2026-10-02T14:15:00Z"/>
                    <w:rFonts w:ascii="Segoe UI Symbol" w:hAnsi="Segoe UI Symbol" w:cs="Calibri"/>
                    <w:color w:val="000000"/>
                    <w:sz w:val="18"/>
                    <w:szCs w:val="18"/>
                  </w:rPr>
                </w:rPrChange>
              </w:rPr>
              <w:pPrChange w:id="3742" w:author="Danny" w:date="2026-10-02T14:23:00Z">
                <w:pPr>
                  <w:jc w:val="center"/>
                </w:pPr>
              </w:pPrChange>
            </w:pPr>
            <w:ins w:id="3743" w:author="Danny" w:date="2026-10-02T14:15:00Z">
              <w:r w:rsidRPr="000D0736">
                <w:rPr>
                  <w:rFonts w:ascii="Segoe UI Symbol" w:eastAsiaTheme="minorHAnsi" w:hAnsi="Segoe UI Symbol" w:cs="Calibri"/>
                  <w:kern w:val="2"/>
                  <w:sz w:val="14"/>
                  <w:szCs w:val="18"/>
                  <w14:ligatures w14:val="standardContextual"/>
                  <w:rPrChange w:id="374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7E20FB2" w14:textId="77777777" w:rsidR="000D0736" w:rsidRPr="000D0736" w:rsidRDefault="000D0736">
            <w:pPr>
              <w:spacing w:line="276" w:lineRule="auto"/>
              <w:jc w:val="center"/>
              <w:rPr>
                <w:ins w:id="3745" w:author="Danny" w:date="2026-10-02T14:15:00Z"/>
                <w:rFonts w:ascii="Segoe UI Symbol" w:eastAsiaTheme="minorHAnsi" w:hAnsi="Segoe UI Symbol" w:cs="Calibri"/>
                <w:kern w:val="2"/>
                <w:sz w:val="14"/>
                <w:szCs w:val="18"/>
                <w14:ligatures w14:val="standardContextual"/>
                <w:rPrChange w:id="3746" w:author="Danny" w:date="2026-10-02T14:18:00Z">
                  <w:rPr>
                    <w:ins w:id="3747" w:author="Danny" w:date="2026-10-02T14:15:00Z"/>
                    <w:rFonts w:ascii="Segoe UI Symbol" w:hAnsi="Segoe UI Symbol" w:cs="Calibri"/>
                    <w:color w:val="000000"/>
                    <w:sz w:val="18"/>
                    <w:szCs w:val="18"/>
                  </w:rPr>
                </w:rPrChange>
              </w:rPr>
              <w:pPrChange w:id="3748" w:author="Danny" w:date="2026-10-02T14:23:00Z">
                <w:pPr>
                  <w:jc w:val="center"/>
                </w:pPr>
              </w:pPrChange>
            </w:pPr>
            <w:ins w:id="3749" w:author="Danny" w:date="2026-10-02T14:15:00Z">
              <w:r w:rsidRPr="000D0736">
                <w:rPr>
                  <w:rFonts w:ascii="Segoe UI Symbol" w:eastAsiaTheme="minorHAnsi" w:hAnsi="Segoe UI Symbol" w:cs="Calibri"/>
                  <w:kern w:val="2"/>
                  <w:sz w:val="14"/>
                  <w:szCs w:val="18"/>
                  <w14:ligatures w14:val="standardContextual"/>
                  <w:rPrChange w:id="375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680D132" w14:textId="77777777" w:rsidR="000D0736" w:rsidRPr="000D0736" w:rsidRDefault="000D0736">
            <w:pPr>
              <w:spacing w:line="276" w:lineRule="auto"/>
              <w:jc w:val="center"/>
              <w:rPr>
                <w:ins w:id="3751" w:author="Danny" w:date="2026-10-02T14:15:00Z"/>
                <w:rFonts w:ascii="Segoe UI Symbol" w:eastAsiaTheme="minorHAnsi" w:hAnsi="Segoe UI Symbol" w:cs="Calibri"/>
                <w:kern w:val="2"/>
                <w:sz w:val="14"/>
                <w:szCs w:val="18"/>
                <w14:ligatures w14:val="standardContextual"/>
                <w:rPrChange w:id="3752" w:author="Danny" w:date="2026-10-02T14:18:00Z">
                  <w:rPr>
                    <w:ins w:id="3753" w:author="Danny" w:date="2026-10-02T14:15:00Z"/>
                    <w:rFonts w:ascii="Segoe UI Symbol" w:hAnsi="Segoe UI Symbol" w:cs="Calibri"/>
                    <w:color w:val="000000"/>
                    <w:sz w:val="18"/>
                    <w:szCs w:val="18"/>
                  </w:rPr>
                </w:rPrChange>
              </w:rPr>
              <w:pPrChange w:id="3754" w:author="Danny" w:date="2026-10-02T14:23:00Z">
                <w:pPr>
                  <w:jc w:val="center"/>
                </w:pPr>
              </w:pPrChange>
            </w:pPr>
            <w:ins w:id="3755" w:author="Danny" w:date="2026-10-02T14:15:00Z">
              <w:r w:rsidRPr="000D0736">
                <w:rPr>
                  <w:rFonts w:ascii="Segoe UI Symbol" w:eastAsiaTheme="minorHAnsi" w:hAnsi="Segoe UI Symbol" w:cs="Calibri"/>
                  <w:kern w:val="2"/>
                  <w:sz w:val="14"/>
                  <w:szCs w:val="18"/>
                  <w14:ligatures w14:val="standardContextual"/>
                  <w:rPrChange w:id="375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6E6211E" w14:textId="77777777" w:rsidR="000D0736" w:rsidRPr="000D0736" w:rsidRDefault="000D0736">
            <w:pPr>
              <w:spacing w:line="276" w:lineRule="auto"/>
              <w:jc w:val="center"/>
              <w:rPr>
                <w:ins w:id="3757" w:author="Danny" w:date="2026-10-02T14:15:00Z"/>
                <w:rFonts w:ascii="Segoe UI Symbol" w:eastAsiaTheme="minorHAnsi" w:hAnsi="Segoe UI Symbol" w:cs="Calibri"/>
                <w:kern w:val="2"/>
                <w:sz w:val="14"/>
                <w:szCs w:val="18"/>
                <w14:ligatures w14:val="standardContextual"/>
                <w:rPrChange w:id="3758" w:author="Danny" w:date="2026-10-02T14:18:00Z">
                  <w:rPr>
                    <w:ins w:id="3759" w:author="Danny" w:date="2026-10-02T14:15:00Z"/>
                    <w:rFonts w:ascii="Segoe UI Symbol" w:hAnsi="Segoe UI Symbol" w:cs="Calibri"/>
                    <w:color w:val="000000"/>
                    <w:sz w:val="18"/>
                    <w:szCs w:val="18"/>
                  </w:rPr>
                </w:rPrChange>
              </w:rPr>
              <w:pPrChange w:id="3760" w:author="Danny" w:date="2026-10-02T14:23:00Z">
                <w:pPr>
                  <w:jc w:val="center"/>
                </w:pPr>
              </w:pPrChange>
            </w:pPr>
          </w:p>
        </w:tc>
        <w:tc>
          <w:tcPr>
            <w:tcW w:w="0" w:type="auto"/>
            <w:tcBorders>
              <w:top w:val="nil"/>
            </w:tcBorders>
            <w:shd w:val="clear" w:color="auto" w:fill="auto"/>
            <w:vAlign w:val="center"/>
            <w:hideMark/>
          </w:tcPr>
          <w:p w14:paraId="159126FC" w14:textId="77777777" w:rsidR="000D0736" w:rsidRPr="000D0736" w:rsidRDefault="000D0736">
            <w:pPr>
              <w:spacing w:line="276" w:lineRule="auto"/>
              <w:jc w:val="center"/>
              <w:rPr>
                <w:ins w:id="3761" w:author="Danny" w:date="2026-10-02T14:15:00Z"/>
                <w:rFonts w:ascii="Segoe UI Symbol" w:eastAsiaTheme="minorHAnsi" w:hAnsi="Segoe UI Symbol" w:cs="Calibri"/>
                <w:kern w:val="2"/>
                <w:sz w:val="14"/>
                <w:szCs w:val="18"/>
                <w14:ligatures w14:val="standardContextual"/>
                <w:rPrChange w:id="3762" w:author="Danny" w:date="2026-10-02T14:18:00Z">
                  <w:rPr>
                    <w:ins w:id="3763" w:author="Danny" w:date="2026-10-02T14:15:00Z"/>
                    <w:rFonts w:ascii="Segoe UI Symbol" w:hAnsi="Segoe UI Symbol" w:cs="Calibri"/>
                    <w:color w:val="000000"/>
                    <w:sz w:val="18"/>
                    <w:szCs w:val="18"/>
                  </w:rPr>
                </w:rPrChange>
              </w:rPr>
              <w:pPrChange w:id="3764" w:author="Danny" w:date="2026-10-02T14:23:00Z">
                <w:pPr>
                  <w:jc w:val="center"/>
                </w:pPr>
              </w:pPrChange>
            </w:pPr>
            <w:ins w:id="3765" w:author="Danny" w:date="2026-10-02T14:15:00Z">
              <w:r w:rsidRPr="000D0736">
                <w:rPr>
                  <w:rFonts w:ascii="Segoe UI Symbol" w:eastAsiaTheme="minorHAnsi" w:hAnsi="Segoe UI Symbol" w:cs="Calibri"/>
                  <w:kern w:val="2"/>
                  <w:sz w:val="14"/>
                  <w:szCs w:val="18"/>
                  <w14:ligatures w14:val="standardContextual"/>
                  <w:rPrChange w:id="376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C915607" w14:textId="77777777" w:rsidR="000D0736" w:rsidRPr="000D0736" w:rsidRDefault="000D0736">
            <w:pPr>
              <w:spacing w:line="276" w:lineRule="auto"/>
              <w:jc w:val="center"/>
              <w:rPr>
                <w:ins w:id="3767" w:author="Danny" w:date="2026-10-02T14:15:00Z"/>
                <w:rFonts w:ascii="Segoe UI Symbol" w:eastAsiaTheme="minorHAnsi" w:hAnsi="Segoe UI Symbol" w:cs="Calibri"/>
                <w:kern w:val="2"/>
                <w:sz w:val="14"/>
                <w:szCs w:val="18"/>
                <w14:ligatures w14:val="standardContextual"/>
                <w:rPrChange w:id="3768" w:author="Danny" w:date="2026-10-02T14:18:00Z">
                  <w:rPr>
                    <w:ins w:id="3769" w:author="Danny" w:date="2026-10-02T14:15:00Z"/>
                    <w:rFonts w:ascii="Segoe UI Symbol" w:hAnsi="Segoe UI Symbol" w:cs="Calibri"/>
                    <w:color w:val="000000"/>
                    <w:sz w:val="18"/>
                    <w:szCs w:val="18"/>
                  </w:rPr>
                </w:rPrChange>
              </w:rPr>
              <w:pPrChange w:id="3770" w:author="Danny" w:date="2026-10-02T14:23:00Z">
                <w:pPr>
                  <w:jc w:val="center"/>
                </w:pPr>
              </w:pPrChange>
            </w:pPr>
            <w:ins w:id="3771" w:author="Danny" w:date="2026-10-02T14:15:00Z">
              <w:r w:rsidRPr="000D0736">
                <w:rPr>
                  <w:rFonts w:ascii="Segoe UI Symbol" w:eastAsiaTheme="minorHAnsi" w:hAnsi="Segoe UI Symbol" w:cs="Calibri"/>
                  <w:kern w:val="2"/>
                  <w:sz w:val="14"/>
                  <w:szCs w:val="18"/>
                  <w14:ligatures w14:val="standardContextual"/>
                  <w:rPrChange w:id="377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E9E4B7E" w14:textId="77777777" w:rsidR="000D0736" w:rsidRPr="000D0736" w:rsidRDefault="000D0736">
            <w:pPr>
              <w:spacing w:line="276" w:lineRule="auto"/>
              <w:jc w:val="center"/>
              <w:rPr>
                <w:ins w:id="3773" w:author="Danny" w:date="2026-10-02T14:15:00Z"/>
                <w:rFonts w:ascii="Segoe UI Symbol" w:eastAsiaTheme="minorHAnsi" w:hAnsi="Segoe UI Symbol" w:cs="Calibri"/>
                <w:kern w:val="2"/>
                <w:sz w:val="14"/>
                <w:szCs w:val="18"/>
                <w14:ligatures w14:val="standardContextual"/>
                <w:rPrChange w:id="3774" w:author="Danny" w:date="2026-10-02T14:18:00Z">
                  <w:rPr>
                    <w:ins w:id="3775" w:author="Danny" w:date="2026-10-02T14:15:00Z"/>
                    <w:rFonts w:ascii="Segoe UI Symbol" w:hAnsi="Segoe UI Symbol" w:cs="Calibri"/>
                    <w:color w:val="000000"/>
                    <w:sz w:val="18"/>
                    <w:szCs w:val="18"/>
                  </w:rPr>
                </w:rPrChange>
              </w:rPr>
              <w:pPrChange w:id="3776" w:author="Danny" w:date="2026-10-02T14:23:00Z">
                <w:pPr>
                  <w:jc w:val="center"/>
                </w:pPr>
              </w:pPrChange>
            </w:pPr>
            <w:ins w:id="3777" w:author="Danny" w:date="2026-10-02T14:15:00Z">
              <w:r w:rsidRPr="000D0736">
                <w:rPr>
                  <w:rFonts w:ascii="Segoe UI Symbol" w:eastAsiaTheme="minorHAnsi" w:hAnsi="Segoe UI Symbol" w:cs="Calibri"/>
                  <w:kern w:val="2"/>
                  <w:sz w:val="14"/>
                  <w:szCs w:val="18"/>
                  <w14:ligatures w14:val="standardContextual"/>
                  <w:rPrChange w:id="3778" w:author="Danny" w:date="2026-10-02T14:18:00Z">
                    <w:rPr>
                      <w:rFonts w:ascii="Segoe UI Symbol" w:hAnsi="Segoe UI Symbol" w:cs="Calibri"/>
                      <w:color w:val="000000"/>
                      <w:sz w:val="18"/>
                      <w:szCs w:val="18"/>
                    </w:rPr>
                  </w:rPrChange>
                </w:rPr>
                <w:t>✗</w:t>
              </w:r>
            </w:ins>
          </w:p>
        </w:tc>
      </w:tr>
      <w:tr w:rsidR="005725AB" w:rsidRPr="005725AB" w14:paraId="1EC6EBED" w14:textId="77777777" w:rsidTr="00107337">
        <w:trPr>
          <w:trHeight w:val="20"/>
          <w:ins w:id="3779" w:author="Danny" w:date="2026-10-02T14:15:00Z"/>
        </w:trPr>
        <w:tc>
          <w:tcPr>
            <w:tcW w:w="0" w:type="auto"/>
            <w:tcBorders>
              <w:top w:val="nil"/>
              <w:left w:val="nil"/>
              <w:bottom w:val="nil"/>
              <w:right w:val="nil"/>
            </w:tcBorders>
            <w:shd w:val="clear" w:color="auto" w:fill="auto"/>
            <w:vAlign w:val="center"/>
            <w:hideMark/>
          </w:tcPr>
          <w:p w14:paraId="5B9042B1" w14:textId="77777777" w:rsidR="000D0736" w:rsidRPr="000D0736" w:rsidRDefault="000D0736">
            <w:pPr>
              <w:spacing w:line="276" w:lineRule="auto"/>
              <w:jc w:val="center"/>
              <w:rPr>
                <w:ins w:id="3780" w:author="Danny" w:date="2026-10-02T14:15:00Z"/>
                <w:rFonts w:eastAsiaTheme="minorHAnsi" w:cstheme="minorBidi"/>
                <w:kern w:val="2"/>
                <w:sz w:val="14"/>
                <w:szCs w:val="18"/>
                <w14:ligatures w14:val="standardContextual"/>
                <w:rPrChange w:id="3781" w:author="Danny" w:date="2026-10-02T14:18:00Z">
                  <w:rPr>
                    <w:ins w:id="3782" w:author="Danny" w:date="2026-10-02T14:15:00Z"/>
                    <w:color w:val="000000"/>
                    <w:sz w:val="18"/>
                    <w:szCs w:val="18"/>
                  </w:rPr>
                </w:rPrChange>
              </w:rPr>
              <w:pPrChange w:id="3783" w:author="Danny" w:date="2026-10-02T14:16:00Z">
                <w:pPr>
                  <w:jc w:val="center"/>
                </w:pPr>
              </w:pPrChange>
            </w:pPr>
            <w:ins w:id="3784" w:author="Danny" w:date="2026-10-02T14:15:00Z">
              <w:r w:rsidRPr="000D0736">
                <w:rPr>
                  <w:rFonts w:eastAsiaTheme="minorHAnsi" w:cstheme="minorBidi"/>
                  <w:kern w:val="2"/>
                  <w:sz w:val="14"/>
                  <w:szCs w:val="18"/>
                  <w14:ligatures w14:val="standardContextual"/>
                  <w:rPrChange w:id="3785" w:author="Danny" w:date="2026-10-02T14:18:00Z">
                    <w:rPr>
                      <w:color w:val="000000"/>
                      <w:sz w:val="18"/>
                      <w:szCs w:val="18"/>
                    </w:rPr>
                  </w:rPrChange>
                </w:rPr>
                <w:t>37</w:t>
              </w:r>
            </w:ins>
          </w:p>
        </w:tc>
        <w:tc>
          <w:tcPr>
            <w:tcW w:w="0" w:type="auto"/>
            <w:tcBorders>
              <w:top w:val="nil"/>
              <w:left w:val="nil"/>
              <w:bottom w:val="nil"/>
              <w:right w:val="nil"/>
            </w:tcBorders>
            <w:shd w:val="clear" w:color="auto" w:fill="auto"/>
            <w:vAlign w:val="center"/>
            <w:hideMark/>
          </w:tcPr>
          <w:p w14:paraId="485B551F" w14:textId="77777777" w:rsidR="000D0736" w:rsidRPr="000D0736" w:rsidRDefault="000D0736">
            <w:pPr>
              <w:spacing w:line="276" w:lineRule="auto"/>
              <w:rPr>
                <w:ins w:id="3786" w:author="Danny" w:date="2026-10-02T14:15:00Z"/>
                <w:rFonts w:eastAsiaTheme="minorHAnsi" w:cstheme="minorBidi"/>
                <w:kern w:val="2"/>
                <w:sz w:val="14"/>
                <w:szCs w:val="18"/>
                <w14:ligatures w14:val="standardContextual"/>
                <w:rPrChange w:id="3787" w:author="Danny" w:date="2026-10-02T14:18:00Z">
                  <w:rPr>
                    <w:ins w:id="3788" w:author="Danny" w:date="2026-10-02T14:15:00Z"/>
                    <w:color w:val="000000"/>
                    <w:sz w:val="18"/>
                    <w:szCs w:val="18"/>
                  </w:rPr>
                </w:rPrChange>
              </w:rPr>
              <w:pPrChange w:id="3789" w:author="Danny" w:date="2026-10-02T14:16:00Z">
                <w:pPr/>
              </w:pPrChange>
            </w:pPr>
            <w:ins w:id="3790" w:author="Danny" w:date="2026-10-02T14:15:00Z">
              <w:r w:rsidRPr="000D0736">
                <w:rPr>
                  <w:rFonts w:eastAsiaTheme="minorHAnsi" w:cstheme="minorBidi"/>
                  <w:kern w:val="2"/>
                  <w:sz w:val="14"/>
                  <w:szCs w:val="18"/>
                  <w14:ligatures w14:val="standardContextual"/>
                  <w:rPrChange w:id="3791" w:author="Danny" w:date="2026-10-02T14:18:00Z">
                    <w:rPr>
                      <w:color w:val="000000"/>
                      <w:sz w:val="18"/>
                      <w:szCs w:val="18"/>
                    </w:rPr>
                  </w:rPrChange>
                </w:rPr>
                <w:t>Ibrahim et al., 2005</w:t>
              </w:r>
            </w:ins>
          </w:p>
        </w:tc>
        <w:tc>
          <w:tcPr>
            <w:tcW w:w="0" w:type="auto"/>
            <w:tcBorders>
              <w:top w:val="nil"/>
              <w:left w:val="nil"/>
              <w:bottom w:val="nil"/>
              <w:right w:val="nil"/>
            </w:tcBorders>
            <w:shd w:val="clear" w:color="auto" w:fill="auto"/>
            <w:noWrap/>
            <w:vAlign w:val="bottom"/>
            <w:hideMark/>
          </w:tcPr>
          <w:p w14:paraId="72DD5169" w14:textId="77777777" w:rsidR="000D0736" w:rsidRPr="000D0736" w:rsidRDefault="000D0736">
            <w:pPr>
              <w:spacing w:line="276" w:lineRule="auto"/>
              <w:rPr>
                <w:ins w:id="3792" w:author="Danny" w:date="2026-10-02T14:15:00Z"/>
                <w:rFonts w:eastAsiaTheme="minorHAnsi" w:cstheme="minorBidi"/>
                <w:kern w:val="2"/>
                <w:sz w:val="14"/>
                <w:szCs w:val="18"/>
                <w14:ligatures w14:val="standardContextual"/>
                <w:rPrChange w:id="3793" w:author="Danny" w:date="2026-10-02T14:18:00Z">
                  <w:rPr>
                    <w:ins w:id="3794" w:author="Danny" w:date="2026-10-02T14:15:00Z"/>
                    <w:color w:val="000000"/>
                    <w:sz w:val="18"/>
                    <w:szCs w:val="18"/>
                  </w:rPr>
                </w:rPrChange>
              </w:rPr>
              <w:pPrChange w:id="3795" w:author="Danny" w:date="2026-10-02T14:16:00Z">
                <w:pPr/>
              </w:pPrChange>
            </w:pPr>
          </w:p>
        </w:tc>
        <w:tc>
          <w:tcPr>
            <w:tcW w:w="0" w:type="auto"/>
            <w:tcBorders>
              <w:top w:val="nil"/>
              <w:left w:val="nil"/>
              <w:bottom w:val="nil"/>
              <w:right w:val="nil"/>
            </w:tcBorders>
            <w:shd w:val="clear" w:color="auto" w:fill="auto"/>
            <w:vAlign w:val="center"/>
            <w:hideMark/>
          </w:tcPr>
          <w:p w14:paraId="2F893077" w14:textId="77777777" w:rsidR="000D0736" w:rsidRPr="000D0736" w:rsidRDefault="000D0736">
            <w:pPr>
              <w:spacing w:line="276" w:lineRule="auto"/>
              <w:jc w:val="center"/>
              <w:rPr>
                <w:ins w:id="3796" w:author="Danny" w:date="2026-10-02T14:15:00Z"/>
                <w:rFonts w:eastAsiaTheme="minorHAnsi" w:cstheme="minorBidi"/>
                <w:kern w:val="2"/>
                <w:sz w:val="14"/>
                <w:szCs w:val="18"/>
                <w14:ligatures w14:val="standardContextual"/>
                <w:rPrChange w:id="3797" w:author="Danny" w:date="2026-10-02T14:18:00Z">
                  <w:rPr>
                    <w:ins w:id="3798" w:author="Danny" w:date="2026-10-02T14:15:00Z"/>
                    <w:color w:val="000000"/>
                    <w:sz w:val="18"/>
                    <w:szCs w:val="18"/>
                  </w:rPr>
                </w:rPrChange>
              </w:rPr>
              <w:pPrChange w:id="3799" w:author="Danny" w:date="2026-10-02T14:21:00Z">
                <w:pPr>
                  <w:jc w:val="center"/>
                </w:pPr>
              </w:pPrChange>
            </w:pPr>
            <w:ins w:id="3800" w:author="Danny" w:date="2026-10-02T14:15:00Z">
              <w:r w:rsidRPr="000D0736">
                <w:rPr>
                  <w:rFonts w:eastAsiaTheme="minorHAnsi" w:cstheme="minorBidi"/>
                  <w:kern w:val="2"/>
                  <w:sz w:val="14"/>
                  <w:szCs w:val="18"/>
                  <w14:ligatures w14:val="standardContextual"/>
                  <w:rPrChange w:id="3801"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3D1520DE" w14:textId="77777777" w:rsidR="000D0736" w:rsidRPr="000D0736" w:rsidRDefault="000D0736">
            <w:pPr>
              <w:spacing w:line="276" w:lineRule="auto"/>
              <w:jc w:val="center"/>
              <w:rPr>
                <w:ins w:id="3802" w:author="Danny" w:date="2026-10-02T14:15:00Z"/>
                <w:rFonts w:eastAsiaTheme="minorHAnsi" w:cstheme="minorBidi"/>
                <w:kern w:val="2"/>
                <w:sz w:val="14"/>
                <w:szCs w:val="18"/>
                <w14:ligatures w14:val="standardContextual"/>
                <w:rPrChange w:id="3803" w:author="Danny" w:date="2026-10-02T14:18:00Z">
                  <w:rPr>
                    <w:ins w:id="3804" w:author="Danny" w:date="2026-10-02T14:15:00Z"/>
                    <w:color w:val="000000"/>
                    <w:sz w:val="18"/>
                    <w:szCs w:val="18"/>
                  </w:rPr>
                </w:rPrChange>
              </w:rPr>
              <w:pPrChange w:id="3805" w:author="Danny" w:date="2026-10-02T14:21:00Z">
                <w:pPr>
                  <w:jc w:val="center"/>
                </w:pPr>
              </w:pPrChange>
            </w:pPr>
            <w:ins w:id="3806" w:author="Danny" w:date="2026-10-02T14:15:00Z">
              <w:r w:rsidRPr="000D0736">
                <w:rPr>
                  <w:rFonts w:eastAsiaTheme="minorHAnsi" w:cstheme="minorBidi"/>
                  <w:kern w:val="2"/>
                  <w:sz w:val="14"/>
                  <w:szCs w:val="18"/>
                  <w14:ligatures w14:val="standardContextual"/>
                  <w:rPrChange w:id="3807"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6E9AC41B" w14:textId="77777777" w:rsidR="000D0736" w:rsidRPr="000D0736" w:rsidRDefault="000D0736">
            <w:pPr>
              <w:spacing w:line="276" w:lineRule="auto"/>
              <w:jc w:val="center"/>
              <w:rPr>
                <w:ins w:id="3808" w:author="Danny" w:date="2026-10-02T14:15:00Z"/>
                <w:rFonts w:eastAsiaTheme="minorHAnsi" w:cstheme="minorBidi"/>
                <w:kern w:val="2"/>
                <w:sz w:val="14"/>
                <w:szCs w:val="18"/>
                <w14:ligatures w14:val="standardContextual"/>
                <w:rPrChange w:id="3809" w:author="Danny" w:date="2026-10-02T14:18:00Z">
                  <w:rPr>
                    <w:ins w:id="3810" w:author="Danny" w:date="2026-10-02T14:15:00Z"/>
                    <w:color w:val="000000"/>
                    <w:sz w:val="18"/>
                    <w:szCs w:val="18"/>
                  </w:rPr>
                </w:rPrChange>
              </w:rPr>
              <w:pPrChange w:id="3811" w:author="Danny" w:date="2026-10-02T14:21:00Z">
                <w:pPr>
                  <w:jc w:val="center"/>
                </w:pPr>
              </w:pPrChange>
            </w:pPr>
          </w:p>
        </w:tc>
        <w:tc>
          <w:tcPr>
            <w:tcW w:w="0" w:type="auto"/>
            <w:tcBorders>
              <w:top w:val="nil"/>
              <w:left w:val="nil"/>
              <w:bottom w:val="nil"/>
              <w:right w:val="nil"/>
            </w:tcBorders>
            <w:shd w:val="clear" w:color="auto" w:fill="auto"/>
            <w:vAlign w:val="center"/>
            <w:hideMark/>
          </w:tcPr>
          <w:p w14:paraId="42622962" w14:textId="77777777" w:rsidR="000D0736" w:rsidRPr="000D0736" w:rsidRDefault="000D0736">
            <w:pPr>
              <w:spacing w:line="276" w:lineRule="auto"/>
              <w:jc w:val="center"/>
              <w:rPr>
                <w:ins w:id="3812" w:author="Danny" w:date="2026-10-02T14:15:00Z"/>
                <w:rFonts w:eastAsiaTheme="minorHAnsi" w:cstheme="minorBidi"/>
                <w:kern w:val="2"/>
                <w:sz w:val="14"/>
                <w:szCs w:val="18"/>
                <w14:ligatures w14:val="standardContextual"/>
                <w:rPrChange w:id="3813" w:author="Danny" w:date="2026-10-02T14:18:00Z">
                  <w:rPr>
                    <w:ins w:id="3814" w:author="Danny" w:date="2026-10-02T14:15:00Z"/>
                    <w:color w:val="000000"/>
                    <w:sz w:val="18"/>
                    <w:szCs w:val="18"/>
                  </w:rPr>
                </w:rPrChange>
              </w:rPr>
              <w:pPrChange w:id="3815" w:author="Danny" w:date="2026-10-02T14:21:00Z">
                <w:pPr>
                  <w:jc w:val="center"/>
                </w:pPr>
              </w:pPrChange>
            </w:pPr>
            <w:ins w:id="3816" w:author="Danny" w:date="2026-10-02T14:15:00Z">
              <w:r w:rsidRPr="000D0736">
                <w:rPr>
                  <w:rFonts w:eastAsiaTheme="minorHAnsi" w:cstheme="minorBidi"/>
                  <w:kern w:val="2"/>
                  <w:sz w:val="14"/>
                  <w:szCs w:val="18"/>
                  <w14:ligatures w14:val="standardContextual"/>
                  <w:rPrChange w:id="3817" w:author="Danny" w:date="2026-10-02T14:18:00Z">
                    <w:rPr>
                      <w:color w:val="000000"/>
                      <w:sz w:val="18"/>
                      <w:szCs w:val="18"/>
                    </w:rPr>
                  </w:rPrChange>
                </w:rPr>
                <w:t>22.3 ± 8.0</w:t>
              </w:r>
            </w:ins>
          </w:p>
        </w:tc>
        <w:tc>
          <w:tcPr>
            <w:tcW w:w="0" w:type="auto"/>
            <w:tcBorders>
              <w:top w:val="nil"/>
              <w:left w:val="nil"/>
              <w:bottom w:val="nil"/>
              <w:right w:val="nil"/>
            </w:tcBorders>
            <w:shd w:val="clear" w:color="auto" w:fill="auto"/>
            <w:vAlign w:val="center"/>
            <w:hideMark/>
          </w:tcPr>
          <w:p w14:paraId="4ADA6BE5" w14:textId="77777777" w:rsidR="000D0736" w:rsidRPr="000D0736" w:rsidRDefault="000D0736">
            <w:pPr>
              <w:spacing w:line="276" w:lineRule="auto"/>
              <w:jc w:val="center"/>
              <w:rPr>
                <w:ins w:id="3818" w:author="Danny" w:date="2026-10-02T14:15:00Z"/>
                <w:rFonts w:eastAsiaTheme="minorHAnsi" w:cstheme="minorBidi"/>
                <w:kern w:val="2"/>
                <w:sz w:val="14"/>
                <w:szCs w:val="18"/>
                <w14:ligatures w14:val="standardContextual"/>
                <w:rPrChange w:id="3819" w:author="Danny" w:date="2026-10-02T14:18:00Z">
                  <w:rPr>
                    <w:ins w:id="3820" w:author="Danny" w:date="2026-10-02T14:15:00Z"/>
                    <w:color w:val="000000"/>
                    <w:sz w:val="18"/>
                    <w:szCs w:val="18"/>
                  </w:rPr>
                </w:rPrChange>
              </w:rPr>
              <w:pPrChange w:id="3821" w:author="Danny" w:date="2026-10-02T14:21:00Z">
                <w:pPr>
                  <w:jc w:val="center"/>
                </w:pPr>
              </w:pPrChange>
            </w:pPr>
          </w:p>
        </w:tc>
        <w:tc>
          <w:tcPr>
            <w:tcW w:w="0" w:type="auto"/>
            <w:tcBorders>
              <w:top w:val="nil"/>
              <w:left w:val="nil"/>
              <w:bottom w:val="nil"/>
              <w:right w:val="nil"/>
            </w:tcBorders>
            <w:shd w:val="clear" w:color="auto" w:fill="auto"/>
            <w:vAlign w:val="center"/>
            <w:hideMark/>
          </w:tcPr>
          <w:p w14:paraId="3869FB1F" w14:textId="77777777" w:rsidR="000D0736" w:rsidRPr="000D0736" w:rsidRDefault="000D0736">
            <w:pPr>
              <w:spacing w:line="276" w:lineRule="auto"/>
              <w:jc w:val="center"/>
              <w:rPr>
                <w:ins w:id="3822" w:author="Danny" w:date="2026-10-02T14:15:00Z"/>
                <w:rFonts w:eastAsiaTheme="minorHAnsi" w:cstheme="minorBidi"/>
                <w:kern w:val="2"/>
                <w:sz w:val="14"/>
                <w:szCs w:val="18"/>
                <w14:ligatures w14:val="standardContextual"/>
                <w:rPrChange w:id="3823" w:author="Danny" w:date="2026-10-02T14:18:00Z">
                  <w:rPr>
                    <w:ins w:id="3824" w:author="Danny" w:date="2026-10-02T14:15:00Z"/>
                    <w:color w:val="000000"/>
                    <w:sz w:val="18"/>
                    <w:szCs w:val="18"/>
                  </w:rPr>
                </w:rPrChange>
              </w:rPr>
              <w:pPrChange w:id="3825" w:author="Danny" w:date="2026-10-02T14:21:00Z">
                <w:pPr>
                  <w:jc w:val="center"/>
                </w:pPr>
              </w:pPrChange>
            </w:pPr>
            <w:ins w:id="3826" w:author="Danny" w:date="2026-10-02T14:15:00Z">
              <w:r w:rsidRPr="000D0736">
                <w:rPr>
                  <w:rFonts w:eastAsiaTheme="minorHAnsi" w:cstheme="minorBidi"/>
                  <w:kern w:val="2"/>
                  <w:sz w:val="14"/>
                  <w:szCs w:val="18"/>
                  <w14:ligatures w14:val="standardContextual"/>
                  <w:rPrChange w:id="3827" w:author="Danny" w:date="2026-10-02T14:18:00Z">
                    <w:rPr>
                      <w:color w:val="000000"/>
                      <w:sz w:val="18"/>
                      <w:szCs w:val="18"/>
                    </w:rPr>
                  </w:rPrChange>
                </w:rPr>
                <w:t>86</w:t>
              </w:r>
            </w:ins>
          </w:p>
        </w:tc>
        <w:tc>
          <w:tcPr>
            <w:tcW w:w="0" w:type="auto"/>
            <w:tcBorders>
              <w:top w:val="nil"/>
              <w:left w:val="nil"/>
              <w:bottom w:val="nil"/>
              <w:right w:val="nil"/>
            </w:tcBorders>
            <w:shd w:val="clear" w:color="auto" w:fill="auto"/>
            <w:vAlign w:val="center"/>
            <w:hideMark/>
          </w:tcPr>
          <w:p w14:paraId="54D3A050" w14:textId="77777777" w:rsidR="000D0736" w:rsidRPr="000D0736" w:rsidRDefault="000D0736">
            <w:pPr>
              <w:spacing w:line="276" w:lineRule="auto"/>
              <w:jc w:val="center"/>
              <w:rPr>
                <w:ins w:id="3828" w:author="Danny" w:date="2026-10-02T14:15:00Z"/>
                <w:rFonts w:eastAsiaTheme="minorHAnsi" w:cstheme="minorBidi"/>
                <w:kern w:val="2"/>
                <w:sz w:val="14"/>
                <w:szCs w:val="18"/>
                <w14:ligatures w14:val="standardContextual"/>
                <w:rPrChange w:id="3829" w:author="Danny" w:date="2026-10-02T14:18:00Z">
                  <w:rPr>
                    <w:ins w:id="3830" w:author="Danny" w:date="2026-10-02T14:15:00Z"/>
                    <w:color w:val="000000"/>
                    <w:sz w:val="18"/>
                    <w:szCs w:val="18"/>
                  </w:rPr>
                </w:rPrChange>
              </w:rPr>
              <w:pPrChange w:id="3831" w:author="Danny" w:date="2026-10-02T14:21:00Z">
                <w:pPr>
                  <w:jc w:val="center"/>
                </w:pPr>
              </w:pPrChange>
            </w:pPr>
            <w:ins w:id="3832" w:author="Danny" w:date="2026-10-02T14:15:00Z">
              <w:r w:rsidRPr="000D0736">
                <w:rPr>
                  <w:rFonts w:eastAsiaTheme="minorHAnsi" w:cstheme="minorBidi"/>
                  <w:kern w:val="2"/>
                  <w:sz w:val="14"/>
                  <w:szCs w:val="18"/>
                  <w14:ligatures w14:val="standardContextual"/>
                  <w:rPrChange w:id="3833" w:author="Danny" w:date="2026-10-02T14:18:00Z">
                    <w:rPr>
                      <w:color w:val="000000"/>
                      <w:sz w:val="18"/>
                      <w:szCs w:val="18"/>
                    </w:rPr>
                  </w:rPrChange>
                </w:rPr>
                <w:t>86</w:t>
              </w:r>
            </w:ins>
          </w:p>
        </w:tc>
        <w:tc>
          <w:tcPr>
            <w:tcW w:w="0" w:type="auto"/>
            <w:tcBorders>
              <w:top w:val="nil"/>
              <w:left w:val="nil"/>
              <w:bottom w:val="nil"/>
              <w:right w:val="nil"/>
            </w:tcBorders>
            <w:shd w:val="clear" w:color="auto" w:fill="auto"/>
            <w:vAlign w:val="center"/>
            <w:hideMark/>
          </w:tcPr>
          <w:p w14:paraId="55BA04EA" w14:textId="77777777" w:rsidR="000D0736" w:rsidRPr="000D0736" w:rsidRDefault="000D0736">
            <w:pPr>
              <w:spacing w:line="276" w:lineRule="auto"/>
              <w:jc w:val="center"/>
              <w:rPr>
                <w:ins w:id="3834" w:author="Danny" w:date="2026-10-02T14:15:00Z"/>
                <w:rFonts w:eastAsiaTheme="minorHAnsi" w:cstheme="minorBidi"/>
                <w:kern w:val="2"/>
                <w:sz w:val="14"/>
                <w:szCs w:val="18"/>
                <w14:ligatures w14:val="standardContextual"/>
                <w:rPrChange w:id="3835" w:author="Danny" w:date="2026-10-02T14:18:00Z">
                  <w:rPr>
                    <w:ins w:id="3836" w:author="Danny" w:date="2026-10-02T14:15:00Z"/>
                    <w:color w:val="000000"/>
                    <w:sz w:val="18"/>
                    <w:szCs w:val="18"/>
                  </w:rPr>
                </w:rPrChange>
              </w:rPr>
              <w:pPrChange w:id="3837" w:author="Danny" w:date="2026-10-02T14:21:00Z">
                <w:pPr>
                  <w:jc w:val="center"/>
                </w:pPr>
              </w:pPrChange>
            </w:pPr>
            <w:ins w:id="3838" w:author="Danny" w:date="2026-10-02T14:15:00Z">
              <w:r w:rsidRPr="000D0736">
                <w:rPr>
                  <w:rFonts w:eastAsiaTheme="minorHAnsi" w:cstheme="minorBidi"/>
                  <w:kern w:val="2"/>
                  <w:sz w:val="14"/>
                  <w:szCs w:val="18"/>
                  <w14:ligatures w14:val="standardContextual"/>
                  <w:rPrChange w:id="3839" w:author="Danny" w:date="2026-10-02T14:18:00Z">
                    <w:rPr>
                      <w:color w:val="000000"/>
                      <w:sz w:val="18"/>
                      <w:szCs w:val="18"/>
                    </w:rPr>
                  </w:rPrChange>
                </w:rPr>
                <w:t>0</w:t>
              </w:r>
            </w:ins>
          </w:p>
        </w:tc>
        <w:tc>
          <w:tcPr>
            <w:tcW w:w="0" w:type="auto"/>
            <w:tcBorders>
              <w:top w:val="nil"/>
              <w:left w:val="nil"/>
              <w:bottom w:val="nil"/>
              <w:right w:val="nil"/>
            </w:tcBorders>
            <w:shd w:val="clear" w:color="auto" w:fill="auto"/>
            <w:noWrap/>
            <w:vAlign w:val="center"/>
            <w:hideMark/>
          </w:tcPr>
          <w:p w14:paraId="5C5B5568" w14:textId="77777777" w:rsidR="000D0736" w:rsidRPr="000D0736" w:rsidRDefault="000D0736">
            <w:pPr>
              <w:spacing w:line="276" w:lineRule="auto"/>
              <w:jc w:val="center"/>
              <w:rPr>
                <w:ins w:id="3840" w:author="Danny" w:date="2026-10-02T14:15:00Z"/>
                <w:rFonts w:eastAsiaTheme="minorHAnsi" w:cstheme="minorBidi"/>
                <w:kern w:val="2"/>
                <w:sz w:val="14"/>
                <w:szCs w:val="18"/>
                <w14:ligatures w14:val="standardContextual"/>
                <w:rPrChange w:id="3841" w:author="Danny" w:date="2026-10-02T14:18:00Z">
                  <w:rPr>
                    <w:ins w:id="3842" w:author="Danny" w:date="2026-10-02T14:15:00Z"/>
                    <w:color w:val="000000"/>
                    <w:sz w:val="18"/>
                    <w:szCs w:val="18"/>
                  </w:rPr>
                </w:rPrChange>
              </w:rPr>
              <w:pPrChange w:id="3843" w:author="Danny" w:date="2026-10-02T14:21:00Z">
                <w:pPr>
                  <w:jc w:val="center"/>
                </w:pPr>
              </w:pPrChange>
            </w:pPr>
          </w:p>
        </w:tc>
        <w:tc>
          <w:tcPr>
            <w:tcW w:w="0" w:type="auto"/>
            <w:tcBorders>
              <w:top w:val="nil"/>
              <w:left w:val="nil"/>
              <w:bottom w:val="nil"/>
              <w:right w:val="nil"/>
            </w:tcBorders>
            <w:shd w:val="clear" w:color="auto" w:fill="auto"/>
            <w:vAlign w:val="center"/>
            <w:hideMark/>
          </w:tcPr>
          <w:p w14:paraId="36E84CCD" w14:textId="77777777" w:rsidR="000D0736" w:rsidRPr="000D0736" w:rsidRDefault="000D0736">
            <w:pPr>
              <w:spacing w:line="276" w:lineRule="auto"/>
              <w:jc w:val="center"/>
              <w:rPr>
                <w:ins w:id="3844" w:author="Danny" w:date="2026-10-02T14:15:00Z"/>
                <w:rFonts w:eastAsiaTheme="minorHAnsi" w:cstheme="minorBidi"/>
                <w:kern w:val="2"/>
                <w:sz w:val="14"/>
                <w:szCs w:val="18"/>
                <w14:ligatures w14:val="standardContextual"/>
                <w:rPrChange w:id="3845" w:author="Danny" w:date="2026-10-02T14:18:00Z">
                  <w:rPr>
                    <w:ins w:id="3846" w:author="Danny" w:date="2026-10-02T14:15:00Z"/>
                    <w:color w:val="000000"/>
                    <w:sz w:val="18"/>
                    <w:szCs w:val="18"/>
                  </w:rPr>
                </w:rPrChange>
              </w:rPr>
              <w:pPrChange w:id="3847" w:author="Danny" w:date="2026-10-02T14:21:00Z">
                <w:pPr>
                  <w:jc w:val="center"/>
                </w:pPr>
              </w:pPrChange>
            </w:pPr>
            <w:ins w:id="3848" w:author="Danny" w:date="2026-10-02T14:15:00Z">
              <w:r w:rsidRPr="000D0736">
                <w:rPr>
                  <w:rFonts w:eastAsiaTheme="minorHAnsi" w:cstheme="minorBidi"/>
                  <w:kern w:val="2"/>
                  <w:sz w:val="14"/>
                  <w:szCs w:val="18"/>
                  <w14:ligatures w14:val="standardContextual"/>
                  <w:rPrChange w:id="3849" w:author="Danny" w:date="2026-10-02T14:18:00Z">
                    <w:rPr>
                      <w:color w:val="000000"/>
                      <w:sz w:val="18"/>
                      <w:szCs w:val="18"/>
                    </w:rPr>
                  </w:rPrChange>
                </w:rPr>
                <w:t>81</w:t>
              </w:r>
            </w:ins>
          </w:p>
        </w:tc>
        <w:tc>
          <w:tcPr>
            <w:tcW w:w="0" w:type="auto"/>
            <w:tcBorders>
              <w:top w:val="nil"/>
              <w:left w:val="nil"/>
              <w:bottom w:val="nil"/>
              <w:right w:val="nil"/>
            </w:tcBorders>
            <w:shd w:val="clear" w:color="auto" w:fill="auto"/>
            <w:vAlign w:val="center"/>
            <w:hideMark/>
          </w:tcPr>
          <w:p w14:paraId="08D71C08" w14:textId="77777777" w:rsidR="000D0736" w:rsidRPr="000D0736" w:rsidRDefault="000D0736">
            <w:pPr>
              <w:spacing w:line="276" w:lineRule="auto"/>
              <w:jc w:val="center"/>
              <w:rPr>
                <w:ins w:id="3850" w:author="Danny" w:date="2026-10-02T14:15:00Z"/>
                <w:rFonts w:eastAsiaTheme="minorHAnsi" w:cstheme="minorBidi"/>
                <w:kern w:val="2"/>
                <w:sz w:val="14"/>
                <w:szCs w:val="18"/>
                <w14:ligatures w14:val="standardContextual"/>
                <w:rPrChange w:id="3851" w:author="Danny" w:date="2026-10-02T14:18:00Z">
                  <w:rPr>
                    <w:ins w:id="3852" w:author="Danny" w:date="2026-10-02T14:15:00Z"/>
                    <w:color w:val="000000"/>
                    <w:sz w:val="18"/>
                    <w:szCs w:val="18"/>
                  </w:rPr>
                </w:rPrChange>
              </w:rPr>
              <w:pPrChange w:id="3853" w:author="Danny" w:date="2026-10-02T14:21:00Z">
                <w:pPr>
                  <w:jc w:val="center"/>
                </w:pPr>
              </w:pPrChange>
            </w:pPr>
            <w:ins w:id="3854" w:author="Danny" w:date="2026-10-02T14:15:00Z">
              <w:r w:rsidRPr="000D0736">
                <w:rPr>
                  <w:rFonts w:eastAsiaTheme="minorHAnsi" w:cstheme="minorBidi"/>
                  <w:kern w:val="2"/>
                  <w:sz w:val="14"/>
                  <w:szCs w:val="18"/>
                  <w14:ligatures w14:val="standardContextual"/>
                  <w:rPrChange w:id="3855" w:author="Danny" w:date="2026-10-02T14:18:00Z">
                    <w:rPr>
                      <w:color w:val="000000"/>
                      <w:sz w:val="18"/>
                      <w:szCs w:val="18"/>
                    </w:rPr>
                  </w:rPrChange>
                </w:rPr>
                <w:t>6.8</w:t>
              </w:r>
            </w:ins>
          </w:p>
        </w:tc>
        <w:tc>
          <w:tcPr>
            <w:tcW w:w="0" w:type="auto"/>
            <w:tcBorders>
              <w:top w:val="nil"/>
              <w:left w:val="nil"/>
              <w:bottom w:val="nil"/>
              <w:right w:val="nil"/>
            </w:tcBorders>
            <w:shd w:val="clear" w:color="auto" w:fill="auto"/>
            <w:vAlign w:val="center"/>
            <w:hideMark/>
          </w:tcPr>
          <w:p w14:paraId="3F5B244A" w14:textId="77777777" w:rsidR="000D0736" w:rsidRPr="000D0736" w:rsidRDefault="000D0736">
            <w:pPr>
              <w:spacing w:line="276" w:lineRule="auto"/>
              <w:jc w:val="center"/>
              <w:rPr>
                <w:ins w:id="3856" w:author="Danny" w:date="2026-10-02T14:15:00Z"/>
                <w:rFonts w:eastAsiaTheme="minorHAnsi" w:cstheme="minorBidi"/>
                <w:kern w:val="2"/>
                <w:sz w:val="14"/>
                <w:szCs w:val="18"/>
                <w14:ligatures w14:val="standardContextual"/>
                <w:rPrChange w:id="3857" w:author="Danny" w:date="2026-10-02T14:18:00Z">
                  <w:rPr>
                    <w:ins w:id="3858" w:author="Danny" w:date="2026-10-02T14:15:00Z"/>
                    <w:color w:val="000000"/>
                    <w:sz w:val="18"/>
                    <w:szCs w:val="18"/>
                  </w:rPr>
                </w:rPrChange>
              </w:rPr>
              <w:pPrChange w:id="3859" w:author="Danny" w:date="2026-10-02T14:21:00Z">
                <w:pPr>
                  <w:jc w:val="center"/>
                </w:pPr>
              </w:pPrChange>
            </w:pPr>
            <w:ins w:id="3860" w:author="Danny" w:date="2026-10-02T14:15:00Z">
              <w:r w:rsidRPr="000D0736">
                <w:rPr>
                  <w:rFonts w:eastAsiaTheme="minorHAnsi" w:cstheme="minorBidi"/>
                  <w:kern w:val="2"/>
                  <w:sz w:val="14"/>
                  <w:szCs w:val="18"/>
                  <w14:ligatures w14:val="standardContextual"/>
                  <w:rPrChange w:id="3861"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268C0C5E" w14:textId="77777777" w:rsidR="000D0736" w:rsidRPr="000D0736" w:rsidRDefault="000D0736">
            <w:pPr>
              <w:spacing w:line="276" w:lineRule="auto"/>
              <w:rPr>
                <w:ins w:id="3862" w:author="Danny" w:date="2026-10-02T14:15:00Z"/>
                <w:rFonts w:eastAsiaTheme="minorHAnsi" w:cstheme="minorBidi"/>
                <w:kern w:val="2"/>
                <w:sz w:val="14"/>
                <w:szCs w:val="18"/>
                <w14:ligatures w14:val="standardContextual"/>
                <w:rPrChange w:id="3863" w:author="Danny" w:date="2026-10-02T14:18:00Z">
                  <w:rPr>
                    <w:ins w:id="3864" w:author="Danny" w:date="2026-10-02T14:15:00Z"/>
                    <w:color w:val="000000"/>
                    <w:sz w:val="18"/>
                    <w:szCs w:val="18"/>
                  </w:rPr>
                </w:rPrChange>
              </w:rPr>
              <w:pPrChange w:id="3865" w:author="Danny" w:date="2026-10-02T14:16:00Z">
                <w:pPr>
                  <w:jc w:val="center"/>
                </w:pPr>
              </w:pPrChange>
            </w:pPr>
          </w:p>
        </w:tc>
        <w:tc>
          <w:tcPr>
            <w:tcW w:w="0" w:type="auto"/>
            <w:tcBorders>
              <w:top w:val="nil"/>
            </w:tcBorders>
            <w:shd w:val="clear" w:color="auto" w:fill="auto"/>
            <w:vAlign w:val="center"/>
            <w:hideMark/>
          </w:tcPr>
          <w:p w14:paraId="65C331B0" w14:textId="77777777" w:rsidR="000D0736" w:rsidRPr="000D0736" w:rsidRDefault="000D0736">
            <w:pPr>
              <w:spacing w:line="276" w:lineRule="auto"/>
              <w:jc w:val="center"/>
              <w:rPr>
                <w:ins w:id="3866" w:author="Danny" w:date="2026-10-02T14:15:00Z"/>
                <w:rFonts w:ascii="Segoe UI Symbol" w:eastAsiaTheme="minorHAnsi" w:hAnsi="Segoe UI Symbol" w:cs="Calibri"/>
                <w:kern w:val="2"/>
                <w:sz w:val="14"/>
                <w:szCs w:val="18"/>
                <w14:ligatures w14:val="standardContextual"/>
                <w:rPrChange w:id="3867" w:author="Danny" w:date="2026-10-02T14:18:00Z">
                  <w:rPr>
                    <w:ins w:id="3868" w:author="Danny" w:date="2026-10-02T14:15:00Z"/>
                    <w:rFonts w:ascii="Segoe UI Symbol" w:hAnsi="Segoe UI Symbol" w:cs="Calibri"/>
                    <w:color w:val="000000"/>
                    <w:sz w:val="18"/>
                    <w:szCs w:val="18"/>
                  </w:rPr>
                </w:rPrChange>
              </w:rPr>
              <w:pPrChange w:id="3869" w:author="Danny" w:date="2026-10-02T14:23:00Z">
                <w:pPr>
                  <w:jc w:val="center"/>
                </w:pPr>
              </w:pPrChange>
            </w:pPr>
            <w:ins w:id="3870" w:author="Danny" w:date="2026-10-02T14:15:00Z">
              <w:r w:rsidRPr="000D0736">
                <w:rPr>
                  <w:rFonts w:ascii="Segoe UI Symbol" w:eastAsiaTheme="minorHAnsi" w:hAnsi="Segoe UI Symbol" w:cs="Calibri"/>
                  <w:kern w:val="2"/>
                  <w:sz w:val="14"/>
                  <w:szCs w:val="18"/>
                  <w14:ligatures w14:val="standardContextual"/>
                  <w:rPrChange w:id="387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C5607FB" w14:textId="77777777" w:rsidR="000D0736" w:rsidRPr="000D0736" w:rsidRDefault="000D0736">
            <w:pPr>
              <w:spacing w:line="276" w:lineRule="auto"/>
              <w:jc w:val="center"/>
              <w:rPr>
                <w:ins w:id="3872" w:author="Danny" w:date="2026-10-02T14:15:00Z"/>
                <w:rFonts w:ascii="Segoe UI Symbol" w:eastAsiaTheme="minorHAnsi" w:hAnsi="Segoe UI Symbol" w:cs="Calibri"/>
                <w:kern w:val="2"/>
                <w:sz w:val="14"/>
                <w:szCs w:val="18"/>
                <w14:ligatures w14:val="standardContextual"/>
                <w:rPrChange w:id="3873" w:author="Danny" w:date="2026-10-02T14:18:00Z">
                  <w:rPr>
                    <w:ins w:id="3874" w:author="Danny" w:date="2026-10-02T14:15:00Z"/>
                    <w:rFonts w:ascii="Segoe UI Symbol" w:hAnsi="Segoe UI Symbol" w:cs="Calibri"/>
                    <w:color w:val="000000"/>
                    <w:sz w:val="18"/>
                    <w:szCs w:val="18"/>
                  </w:rPr>
                </w:rPrChange>
              </w:rPr>
              <w:pPrChange w:id="3875" w:author="Danny" w:date="2026-10-02T14:23:00Z">
                <w:pPr>
                  <w:jc w:val="center"/>
                </w:pPr>
              </w:pPrChange>
            </w:pPr>
            <w:ins w:id="3876" w:author="Danny" w:date="2026-10-02T14:15:00Z">
              <w:r w:rsidRPr="000D0736">
                <w:rPr>
                  <w:rFonts w:ascii="Segoe UI Symbol" w:eastAsiaTheme="minorHAnsi" w:hAnsi="Segoe UI Symbol" w:cs="Calibri"/>
                  <w:kern w:val="2"/>
                  <w:sz w:val="14"/>
                  <w:szCs w:val="18"/>
                  <w14:ligatures w14:val="standardContextual"/>
                  <w:rPrChange w:id="387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B7CCFE5" w14:textId="77777777" w:rsidR="000D0736" w:rsidRPr="000D0736" w:rsidRDefault="000D0736">
            <w:pPr>
              <w:spacing w:line="276" w:lineRule="auto"/>
              <w:jc w:val="center"/>
              <w:rPr>
                <w:ins w:id="3878" w:author="Danny" w:date="2026-10-02T14:15:00Z"/>
                <w:rFonts w:ascii="Segoe UI Symbol" w:eastAsiaTheme="minorHAnsi" w:hAnsi="Segoe UI Symbol" w:cs="Calibri"/>
                <w:kern w:val="2"/>
                <w:sz w:val="14"/>
                <w:szCs w:val="18"/>
                <w14:ligatures w14:val="standardContextual"/>
                <w:rPrChange w:id="3879" w:author="Danny" w:date="2026-10-02T14:18:00Z">
                  <w:rPr>
                    <w:ins w:id="3880" w:author="Danny" w:date="2026-10-02T14:15:00Z"/>
                    <w:rFonts w:ascii="Segoe UI Symbol" w:hAnsi="Segoe UI Symbol" w:cs="Calibri"/>
                    <w:color w:val="000000"/>
                    <w:sz w:val="18"/>
                    <w:szCs w:val="18"/>
                  </w:rPr>
                </w:rPrChange>
              </w:rPr>
              <w:pPrChange w:id="3881" w:author="Danny" w:date="2026-10-02T14:23:00Z">
                <w:pPr>
                  <w:jc w:val="center"/>
                </w:pPr>
              </w:pPrChange>
            </w:pPr>
            <w:ins w:id="3882" w:author="Danny" w:date="2026-10-02T14:15:00Z">
              <w:r w:rsidRPr="000D0736">
                <w:rPr>
                  <w:rFonts w:ascii="Segoe UI Symbol" w:eastAsiaTheme="minorHAnsi" w:hAnsi="Segoe UI Symbol" w:cs="Calibri"/>
                  <w:kern w:val="2"/>
                  <w:sz w:val="14"/>
                  <w:szCs w:val="18"/>
                  <w14:ligatures w14:val="standardContextual"/>
                  <w:rPrChange w:id="388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E40685E" w14:textId="77777777" w:rsidR="000D0736" w:rsidRPr="000D0736" w:rsidRDefault="000D0736">
            <w:pPr>
              <w:spacing w:line="276" w:lineRule="auto"/>
              <w:jc w:val="center"/>
              <w:rPr>
                <w:ins w:id="3884" w:author="Danny" w:date="2026-10-02T14:15:00Z"/>
                <w:rFonts w:ascii="Segoe UI Symbol" w:eastAsiaTheme="minorHAnsi" w:hAnsi="Segoe UI Symbol" w:cs="Calibri"/>
                <w:kern w:val="2"/>
                <w:sz w:val="14"/>
                <w:szCs w:val="18"/>
                <w14:ligatures w14:val="standardContextual"/>
                <w:rPrChange w:id="3885" w:author="Danny" w:date="2026-10-02T14:18:00Z">
                  <w:rPr>
                    <w:ins w:id="3886" w:author="Danny" w:date="2026-10-02T14:15:00Z"/>
                    <w:rFonts w:ascii="Segoe UI Symbol" w:hAnsi="Segoe UI Symbol" w:cs="Calibri"/>
                    <w:color w:val="000000"/>
                    <w:sz w:val="18"/>
                    <w:szCs w:val="18"/>
                  </w:rPr>
                </w:rPrChange>
              </w:rPr>
              <w:pPrChange w:id="3887" w:author="Danny" w:date="2026-10-02T14:23:00Z">
                <w:pPr>
                  <w:jc w:val="center"/>
                </w:pPr>
              </w:pPrChange>
            </w:pPr>
            <w:ins w:id="3888" w:author="Danny" w:date="2026-10-02T14:15:00Z">
              <w:r w:rsidRPr="000D0736">
                <w:rPr>
                  <w:rFonts w:ascii="Segoe UI Symbol" w:eastAsiaTheme="minorHAnsi" w:hAnsi="Segoe UI Symbol" w:cs="Calibri"/>
                  <w:kern w:val="2"/>
                  <w:sz w:val="14"/>
                  <w:szCs w:val="18"/>
                  <w14:ligatures w14:val="standardContextual"/>
                  <w:rPrChange w:id="388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7F0D8BB" w14:textId="77777777" w:rsidR="000D0736" w:rsidRPr="000D0736" w:rsidRDefault="000D0736">
            <w:pPr>
              <w:spacing w:line="276" w:lineRule="auto"/>
              <w:jc w:val="center"/>
              <w:rPr>
                <w:ins w:id="3890" w:author="Danny" w:date="2026-10-02T14:15:00Z"/>
                <w:rFonts w:ascii="Segoe UI Symbol" w:eastAsiaTheme="minorHAnsi" w:hAnsi="Segoe UI Symbol" w:cs="Calibri"/>
                <w:kern w:val="2"/>
                <w:sz w:val="14"/>
                <w:szCs w:val="18"/>
                <w14:ligatures w14:val="standardContextual"/>
                <w:rPrChange w:id="3891" w:author="Danny" w:date="2026-10-02T14:18:00Z">
                  <w:rPr>
                    <w:ins w:id="3892" w:author="Danny" w:date="2026-10-02T14:15:00Z"/>
                    <w:rFonts w:ascii="Segoe UI Symbol" w:hAnsi="Segoe UI Symbol" w:cs="Calibri"/>
                    <w:color w:val="000000"/>
                    <w:sz w:val="18"/>
                    <w:szCs w:val="18"/>
                  </w:rPr>
                </w:rPrChange>
              </w:rPr>
              <w:pPrChange w:id="3893" w:author="Danny" w:date="2026-10-02T14:23:00Z">
                <w:pPr>
                  <w:jc w:val="center"/>
                </w:pPr>
              </w:pPrChange>
            </w:pPr>
          </w:p>
        </w:tc>
        <w:tc>
          <w:tcPr>
            <w:tcW w:w="0" w:type="auto"/>
            <w:tcBorders>
              <w:top w:val="nil"/>
            </w:tcBorders>
            <w:shd w:val="clear" w:color="auto" w:fill="auto"/>
            <w:vAlign w:val="center"/>
            <w:hideMark/>
          </w:tcPr>
          <w:p w14:paraId="1DB75E12" w14:textId="77777777" w:rsidR="000D0736" w:rsidRPr="000D0736" w:rsidRDefault="000D0736">
            <w:pPr>
              <w:spacing w:line="276" w:lineRule="auto"/>
              <w:jc w:val="center"/>
              <w:rPr>
                <w:ins w:id="3894" w:author="Danny" w:date="2026-10-02T14:15:00Z"/>
                <w:rFonts w:ascii="Segoe UI Symbol" w:eastAsiaTheme="minorHAnsi" w:hAnsi="Segoe UI Symbol" w:cs="Calibri"/>
                <w:kern w:val="2"/>
                <w:sz w:val="14"/>
                <w:szCs w:val="18"/>
                <w14:ligatures w14:val="standardContextual"/>
                <w:rPrChange w:id="3895" w:author="Danny" w:date="2026-10-02T14:18:00Z">
                  <w:rPr>
                    <w:ins w:id="3896" w:author="Danny" w:date="2026-10-02T14:15:00Z"/>
                    <w:rFonts w:ascii="Segoe UI Symbol" w:hAnsi="Segoe UI Symbol" w:cs="Calibri"/>
                    <w:color w:val="000000"/>
                    <w:sz w:val="18"/>
                    <w:szCs w:val="18"/>
                  </w:rPr>
                </w:rPrChange>
              </w:rPr>
              <w:pPrChange w:id="3897" w:author="Danny" w:date="2026-10-02T14:23:00Z">
                <w:pPr>
                  <w:jc w:val="center"/>
                </w:pPr>
              </w:pPrChange>
            </w:pPr>
            <w:ins w:id="3898" w:author="Danny" w:date="2026-10-02T14:15:00Z">
              <w:r w:rsidRPr="000D0736">
                <w:rPr>
                  <w:rFonts w:ascii="Segoe UI Symbol" w:eastAsiaTheme="minorHAnsi" w:hAnsi="Segoe UI Symbol" w:cs="Calibri"/>
                  <w:kern w:val="2"/>
                  <w:sz w:val="14"/>
                  <w:szCs w:val="18"/>
                  <w14:ligatures w14:val="standardContextual"/>
                  <w:rPrChange w:id="389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EA08DBE" w14:textId="77777777" w:rsidR="000D0736" w:rsidRPr="000D0736" w:rsidRDefault="000D0736">
            <w:pPr>
              <w:spacing w:line="276" w:lineRule="auto"/>
              <w:jc w:val="center"/>
              <w:rPr>
                <w:ins w:id="3900" w:author="Danny" w:date="2026-10-02T14:15:00Z"/>
                <w:rFonts w:ascii="Segoe UI Symbol" w:eastAsiaTheme="minorHAnsi" w:hAnsi="Segoe UI Symbol" w:cs="Calibri"/>
                <w:kern w:val="2"/>
                <w:sz w:val="14"/>
                <w:szCs w:val="18"/>
                <w14:ligatures w14:val="standardContextual"/>
                <w:rPrChange w:id="3901" w:author="Danny" w:date="2026-10-02T14:18:00Z">
                  <w:rPr>
                    <w:ins w:id="3902" w:author="Danny" w:date="2026-10-02T14:15:00Z"/>
                    <w:rFonts w:ascii="Segoe UI Symbol" w:hAnsi="Segoe UI Symbol" w:cs="Calibri"/>
                    <w:color w:val="000000"/>
                    <w:sz w:val="18"/>
                    <w:szCs w:val="18"/>
                  </w:rPr>
                </w:rPrChange>
              </w:rPr>
              <w:pPrChange w:id="3903" w:author="Danny" w:date="2026-10-02T14:23:00Z">
                <w:pPr>
                  <w:jc w:val="center"/>
                </w:pPr>
              </w:pPrChange>
            </w:pPr>
            <w:ins w:id="3904" w:author="Danny" w:date="2026-10-02T14:15:00Z">
              <w:r w:rsidRPr="000D0736">
                <w:rPr>
                  <w:rFonts w:ascii="Segoe UI Symbol" w:eastAsiaTheme="minorHAnsi" w:hAnsi="Segoe UI Symbol" w:cs="Calibri"/>
                  <w:kern w:val="2"/>
                  <w:sz w:val="14"/>
                  <w:szCs w:val="18"/>
                  <w14:ligatures w14:val="standardContextual"/>
                  <w:rPrChange w:id="390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06A6427" w14:textId="77777777" w:rsidR="000D0736" w:rsidRPr="000D0736" w:rsidRDefault="000D0736">
            <w:pPr>
              <w:spacing w:line="276" w:lineRule="auto"/>
              <w:jc w:val="center"/>
              <w:rPr>
                <w:ins w:id="3906" w:author="Danny" w:date="2026-10-02T14:15:00Z"/>
                <w:rFonts w:ascii="Segoe UI Symbol" w:eastAsiaTheme="minorHAnsi" w:hAnsi="Segoe UI Symbol" w:cs="Calibri"/>
                <w:kern w:val="2"/>
                <w:sz w:val="14"/>
                <w:szCs w:val="18"/>
                <w14:ligatures w14:val="standardContextual"/>
                <w:rPrChange w:id="3907" w:author="Danny" w:date="2026-10-02T14:18:00Z">
                  <w:rPr>
                    <w:ins w:id="3908" w:author="Danny" w:date="2026-10-02T14:15:00Z"/>
                    <w:rFonts w:ascii="Segoe UI Symbol" w:hAnsi="Segoe UI Symbol" w:cs="Calibri"/>
                    <w:color w:val="000000"/>
                    <w:sz w:val="18"/>
                    <w:szCs w:val="18"/>
                  </w:rPr>
                </w:rPrChange>
              </w:rPr>
              <w:pPrChange w:id="3909" w:author="Danny" w:date="2026-10-02T14:23:00Z">
                <w:pPr>
                  <w:jc w:val="center"/>
                </w:pPr>
              </w:pPrChange>
            </w:pPr>
            <w:ins w:id="3910" w:author="Danny" w:date="2026-10-02T14:15:00Z">
              <w:r w:rsidRPr="000D0736">
                <w:rPr>
                  <w:rFonts w:ascii="Segoe UI Symbol" w:eastAsiaTheme="minorHAnsi" w:hAnsi="Segoe UI Symbol" w:cs="Calibri"/>
                  <w:kern w:val="2"/>
                  <w:sz w:val="14"/>
                  <w:szCs w:val="18"/>
                  <w14:ligatures w14:val="standardContextual"/>
                  <w:rPrChange w:id="3911" w:author="Danny" w:date="2026-10-02T14:18:00Z">
                    <w:rPr>
                      <w:rFonts w:ascii="Segoe UI Symbol" w:hAnsi="Segoe UI Symbol" w:cs="Calibri"/>
                      <w:color w:val="000000"/>
                      <w:sz w:val="18"/>
                      <w:szCs w:val="18"/>
                    </w:rPr>
                  </w:rPrChange>
                </w:rPr>
                <w:t>✗</w:t>
              </w:r>
            </w:ins>
          </w:p>
        </w:tc>
      </w:tr>
      <w:tr w:rsidR="005725AB" w:rsidRPr="005725AB" w14:paraId="11051B3D" w14:textId="77777777" w:rsidTr="00107337">
        <w:trPr>
          <w:trHeight w:val="20"/>
          <w:ins w:id="3912" w:author="Danny" w:date="2026-10-02T14:15:00Z"/>
        </w:trPr>
        <w:tc>
          <w:tcPr>
            <w:tcW w:w="0" w:type="auto"/>
            <w:tcBorders>
              <w:top w:val="nil"/>
              <w:left w:val="nil"/>
              <w:bottom w:val="nil"/>
              <w:right w:val="nil"/>
            </w:tcBorders>
            <w:shd w:val="clear" w:color="auto" w:fill="auto"/>
            <w:vAlign w:val="center"/>
            <w:hideMark/>
          </w:tcPr>
          <w:p w14:paraId="3FDA4C58" w14:textId="77777777" w:rsidR="000D0736" w:rsidRPr="000D0736" w:rsidRDefault="000D0736">
            <w:pPr>
              <w:spacing w:line="276" w:lineRule="auto"/>
              <w:jc w:val="center"/>
              <w:rPr>
                <w:ins w:id="3913" w:author="Danny" w:date="2026-10-02T14:15:00Z"/>
                <w:rFonts w:eastAsiaTheme="minorHAnsi" w:cstheme="minorBidi"/>
                <w:kern w:val="2"/>
                <w:sz w:val="14"/>
                <w:szCs w:val="18"/>
                <w14:ligatures w14:val="standardContextual"/>
                <w:rPrChange w:id="3914" w:author="Danny" w:date="2026-10-02T14:18:00Z">
                  <w:rPr>
                    <w:ins w:id="3915" w:author="Danny" w:date="2026-10-02T14:15:00Z"/>
                    <w:color w:val="000000"/>
                    <w:sz w:val="18"/>
                    <w:szCs w:val="18"/>
                  </w:rPr>
                </w:rPrChange>
              </w:rPr>
              <w:pPrChange w:id="3916" w:author="Danny" w:date="2026-10-02T14:16:00Z">
                <w:pPr>
                  <w:jc w:val="center"/>
                </w:pPr>
              </w:pPrChange>
            </w:pPr>
            <w:ins w:id="3917" w:author="Danny" w:date="2026-10-02T14:15:00Z">
              <w:r w:rsidRPr="000D0736">
                <w:rPr>
                  <w:rFonts w:eastAsiaTheme="minorHAnsi" w:cstheme="minorBidi"/>
                  <w:kern w:val="2"/>
                  <w:sz w:val="14"/>
                  <w:szCs w:val="18"/>
                  <w14:ligatures w14:val="standardContextual"/>
                  <w:rPrChange w:id="3918" w:author="Danny" w:date="2026-10-02T14:18:00Z">
                    <w:rPr>
                      <w:color w:val="000000"/>
                      <w:sz w:val="18"/>
                      <w:szCs w:val="18"/>
                    </w:rPr>
                  </w:rPrChange>
                </w:rPr>
                <w:t>38</w:t>
              </w:r>
            </w:ins>
          </w:p>
        </w:tc>
        <w:tc>
          <w:tcPr>
            <w:tcW w:w="0" w:type="auto"/>
            <w:tcBorders>
              <w:top w:val="nil"/>
              <w:left w:val="nil"/>
              <w:bottom w:val="nil"/>
              <w:right w:val="nil"/>
            </w:tcBorders>
            <w:shd w:val="clear" w:color="auto" w:fill="auto"/>
            <w:vAlign w:val="center"/>
            <w:hideMark/>
          </w:tcPr>
          <w:p w14:paraId="34AF9374" w14:textId="77777777" w:rsidR="000D0736" w:rsidRPr="000D0736" w:rsidRDefault="000D0736">
            <w:pPr>
              <w:spacing w:line="276" w:lineRule="auto"/>
              <w:rPr>
                <w:ins w:id="3919" w:author="Danny" w:date="2026-10-02T14:15:00Z"/>
                <w:rFonts w:eastAsiaTheme="minorHAnsi" w:cstheme="minorBidi"/>
                <w:kern w:val="2"/>
                <w:sz w:val="14"/>
                <w:szCs w:val="18"/>
                <w14:ligatures w14:val="standardContextual"/>
                <w:rPrChange w:id="3920" w:author="Danny" w:date="2026-10-02T14:18:00Z">
                  <w:rPr>
                    <w:ins w:id="3921" w:author="Danny" w:date="2026-10-02T14:15:00Z"/>
                    <w:color w:val="000000"/>
                    <w:sz w:val="18"/>
                    <w:szCs w:val="18"/>
                  </w:rPr>
                </w:rPrChange>
              </w:rPr>
              <w:pPrChange w:id="3922" w:author="Danny" w:date="2026-10-02T14:16:00Z">
                <w:pPr/>
              </w:pPrChange>
            </w:pPr>
            <w:ins w:id="3923" w:author="Danny" w:date="2026-10-02T14:15:00Z">
              <w:r w:rsidRPr="000D0736">
                <w:rPr>
                  <w:rFonts w:eastAsiaTheme="minorHAnsi" w:cstheme="minorBidi"/>
                  <w:kern w:val="2"/>
                  <w:sz w:val="14"/>
                  <w:szCs w:val="18"/>
                  <w14:ligatures w14:val="standardContextual"/>
                  <w:rPrChange w:id="3924" w:author="Danny" w:date="2026-10-02T14:18:00Z">
                    <w:rPr>
                      <w:color w:val="000000"/>
                      <w:sz w:val="18"/>
                      <w:szCs w:val="18"/>
                    </w:rPr>
                  </w:rPrChange>
                </w:rPr>
                <w:t>Iliopoulos et al., 2017</w:t>
              </w:r>
            </w:ins>
          </w:p>
        </w:tc>
        <w:tc>
          <w:tcPr>
            <w:tcW w:w="0" w:type="auto"/>
            <w:tcBorders>
              <w:top w:val="nil"/>
              <w:left w:val="nil"/>
              <w:bottom w:val="nil"/>
              <w:right w:val="nil"/>
            </w:tcBorders>
            <w:shd w:val="clear" w:color="auto" w:fill="auto"/>
            <w:noWrap/>
            <w:vAlign w:val="bottom"/>
            <w:hideMark/>
          </w:tcPr>
          <w:p w14:paraId="4EB8878E" w14:textId="77777777" w:rsidR="000D0736" w:rsidRPr="000D0736" w:rsidRDefault="000D0736">
            <w:pPr>
              <w:spacing w:line="276" w:lineRule="auto"/>
              <w:rPr>
                <w:ins w:id="3925" w:author="Danny" w:date="2026-10-02T14:15:00Z"/>
                <w:rFonts w:eastAsiaTheme="minorHAnsi" w:cstheme="minorBidi"/>
                <w:kern w:val="2"/>
                <w:sz w:val="14"/>
                <w:szCs w:val="18"/>
                <w14:ligatures w14:val="standardContextual"/>
                <w:rPrChange w:id="3926" w:author="Danny" w:date="2026-10-02T14:18:00Z">
                  <w:rPr>
                    <w:ins w:id="3927" w:author="Danny" w:date="2026-10-02T14:15:00Z"/>
                    <w:color w:val="000000"/>
                    <w:sz w:val="18"/>
                    <w:szCs w:val="18"/>
                  </w:rPr>
                </w:rPrChange>
              </w:rPr>
              <w:pPrChange w:id="3928" w:author="Danny" w:date="2026-10-02T14:16:00Z">
                <w:pPr/>
              </w:pPrChange>
            </w:pPr>
          </w:p>
        </w:tc>
        <w:tc>
          <w:tcPr>
            <w:tcW w:w="0" w:type="auto"/>
            <w:tcBorders>
              <w:top w:val="nil"/>
              <w:left w:val="nil"/>
              <w:bottom w:val="nil"/>
              <w:right w:val="nil"/>
            </w:tcBorders>
            <w:shd w:val="clear" w:color="auto" w:fill="auto"/>
            <w:vAlign w:val="center"/>
            <w:hideMark/>
          </w:tcPr>
          <w:p w14:paraId="18353831" w14:textId="77777777" w:rsidR="000D0736" w:rsidRPr="000D0736" w:rsidRDefault="000D0736">
            <w:pPr>
              <w:spacing w:line="276" w:lineRule="auto"/>
              <w:jc w:val="center"/>
              <w:rPr>
                <w:ins w:id="3929" w:author="Danny" w:date="2026-10-02T14:15:00Z"/>
                <w:rFonts w:eastAsiaTheme="minorHAnsi" w:cstheme="minorBidi"/>
                <w:kern w:val="2"/>
                <w:sz w:val="14"/>
                <w:szCs w:val="18"/>
                <w14:ligatures w14:val="standardContextual"/>
                <w:rPrChange w:id="3930" w:author="Danny" w:date="2026-10-02T14:18:00Z">
                  <w:rPr>
                    <w:ins w:id="3931" w:author="Danny" w:date="2026-10-02T14:15:00Z"/>
                    <w:color w:val="000000"/>
                    <w:sz w:val="18"/>
                    <w:szCs w:val="18"/>
                  </w:rPr>
                </w:rPrChange>
              </w:rPr>
              <w:pPrChange w:id="3932" w:author="Danny" w:date="2026-10-02T14:21:00Z">
                <w:pPr>
                  <w:jc w:val="center"/>
                </w:pPr>
              </w:pPrChange>
            </w:pPr>
            <w:ins w:id="3933" w:author="Danny" w:date="2026-10-02T14:15:00Z">
              <w:r w:rsidRPr="000D0736">
                <w:rPr>
                  <w:rFonts w:eastAsiaTheme="minorHAnsi" w:cstheme="minorBidi"/>
                  <w:kern w:val="2"/>
                  <w:sz w:val="14"/>
                  <w:szCs w:val="18"/>
                  <w14:ligatures w14:val="standardContextual"/>
                  <w:rPrChange w:id="3934"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4CB96EF7" w14:textId="77777777" w:rsidR="000D0736" w:rsidRPr="000D0736" w:rsidRDefault="000D0736">
            <w:pPr>
              <w:spacing w:line="276" w:lineRule="auto"/>
              <w:jc w:val="center"/>
              <w:rPr>
                <w:ins w:id="3935" w:author="Danny" w:date="2026-10-02T14:15:00Z"/>
                <w:rFonts w:eastAsiaTheme="minorHAnsi" w:cstheme="minorBidi"/>
                <w:kern w:val="2"/>
                <w:sz w:val="14"/>
                <w:szCs w:val="18"/>
                <w14:ligatures w14:val="standardContextual"/>
                <w:rPrChange w:id="3936" w:author="Danny" w:date="2026-10-02T14:18:00Z">
                  <w:rPr>
                    <w:ins w:id="3937" w:author="Danny" w:date="2026-10-02T14:15:00Z"/>
                    <w:color w:val="000000"/>
                    <w:sz w:val="18"/>
                    <w:szCs w:val="18"/>
                  </w:rPr>
                </w:rPrChange>
              </w:rPr>
              <w:pPrChange w:id="3938" w:author="Danny" w:date="2026-10-02T14:21:00Z">
                <w:pPr>
                  <w:jc w:val="center"/>
                </w:pPr>
              </w:pPrChange>
            </w:pPr>
            <w:ins w:id="3939" w:author="Danny" w:date="2026-10-02T14:15:00Z">
              <w:r w:rsidRPr="000D0736">
                <w:rPr>
                  <w:rFonts w:eastAsiaTheme="minorHAnsi" w:cstheme="minorBidi"/>
                  <w:kern w:val="2"/>
                  <w:sz w:val="14"/>
                  <w:szCs w:val="18"/>
                  <w14:ligatures w14:val="standardContextual"/>
                  <w:rPrChange w:id="3940"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0E2D84B" w14:textId="77777777" w:rsidR="000D0736" w:rsidRPr="000D0736" w:rsidRDefault="000D0736">
            <w:pPr>
              <w:spacing w:line="276" w:lineRule="auto"/>
              <w:jc w:val="center"/>
              <w:rPr>
                <w:ins w:id="3941" w:author="Danny" w:date="2026-10-02T14:15:00Z"/>
                <w:rFonts w:eastAsiaTheme="minorHAnsi" w:cstheme="minorBidi"/>
                <w:kern w:val="2"/>
                <w:sz w:val="14"/>
                <w:szCs w:val="18"/>
                <w14:ligatures w14:val="standardContextual"/>
                <w:rPrChange w:id="3942" w:author="Danny" w:date="2026-10-02T14:18:00Z">
                  <w:rPr>
                    <w:ins w:id="3943" w:author="Danny" w:date="2026-10-02T14:15:00Z"/>
                    <w:color w:val="000000"/>
                    <w:sz w:val="18"/>
                    <w:szCs w:val="18"/>
                  </w:rPr>
                </w:rPrChange>
              </w:rPr>
              <w:pPrChange w:id="3944" w:author="Danny" w:date="2026-10-02T14:21:00Z">
                <w:pPr>
                  <w:jc w:val="center"/>
                </w:pPr>
              </w:pPrChange>
            </w:pPr>
          </w:p>
        </w:tc>
        <w:tc>
          <w:tcPr>
            <w:tcW w:w="0" w:type="auto"/>
            <w:tcBorders>
              <w:top w:val="nil"/>
              <w:left w:val="nil"/>
              <w:bottom w:val="nil"/>
              <w:right w:val="nil"/>
            </w:tcBorders>
            <w:shd w:val="clear" w:color="auto" w:fill="auto"/>
            <w:vAlign w:val="center"/>
            <w:hideMark/>
          </w:tcPr>
          <w:p w14:paraId="19907191" w14:textId="77777777" w:rsidR="000D0736" w:rsidRPr="000D0736" w:rsidRDefault="000D0736">
            <w:pPr>
              <w:spacing w:line="276" w:lineRule="auto"/>
              <w:jc w:val="center"/>
              <w:rPr>
                <w:ins w:id="3945" w:author="Danny" w:date="2026-10-02T14:15:00Z"/>
                <w:rFonts w:eastAsiaTheme="minorHAnsi" w:cstheme="minorBidi"/>
                <w:kern w:val="2"/>
                <w:sz w:val="14"/>
                <w:szCs w:val="18"/>
                <w14:ligatures w14:val="standardContextual"/>
                <w:rPrChange w:id="3946" w:author="Danny" w:date="2026-10-02T14:18:00Z">
                  <w:rPr>
                    <w:ins w:id="3947" w:author="Danny" w:date="2026-10-02T14:15:00Z"/>
                    <w:color w:val="000000"/>
                    <w:sz w:val="18"/>
                    <w:szCs w:val="18"/>
                  </w:rPr>
                </w:rPrChange>
              </w:rPr>
              <w:pPrChange w:id="3948" w:author="Danny" w:date="2026-10-02T14:21:00Z">
                <w:pPr>
                  <w:jc w:val="center"/>
                </w:pPr>
              </w:pPrChange>
            </w:pPr>
            <w:ins w:id="3949" w:author="Danny" w:date="2026-10-02T14:15:00Z">
              <w:r w:rsidRPr="000D0736">
                <w:rPr>
                  <w:rFonts w:eastAsiaTheme="minorHAnsi" w:cstheme="minorBidi"/>
                  <w:kern w:val="2"/>
                  <w:sz w:val="14"/>
                  <w:szCs w:val="18"/>
                  <w14:ligatures w14:val="standardContextual"/>
                  <w:rPrChange w:id="3950" w:author="Danny" w:date="2026-10-02T14:18:00Z">
                    <w:rPr>
                      <w:color w:val="000000"/>
                      <w:sz w:val="18"/>
                      <w:szCs w:val="18"/>
                    </w:rPr>
                  </w:rPrChange>
                </w:rPr>
                <w:t>25.8 ± 9.6</w:t>
              </w:r>
            </w:ins>
          </w:p>
        </w:tc>
        <w:tc>
          <w:tcPr>
            <w:tcW w:w="0" w:type="auto"/>
            <w:tcBorders>
              <w:top w:val="nil"/>
              <w:left w:val="nil"/>
              <w:bottom w:val="nil"/>
              <w:right w:val="nil"/>
            </w:tcBorders>
            <w:shd w:val="clear" w:color="auto" w:fill="auto"/>
            <w:vAlign w:val="center"/>
            <w:hideMark/>
          </w:tcPr>
          <w:p w14:paraId="5561839E" w14:textId="77777777" w:rsidR="000D0736" w:rsidRPr="000D0736" w:rsidRDefault="000D0736">
            <w:pPr>
              <w:spacing w:line="276" w:lineRule="auto"/>
              <w:jc w:val="center"/>
              <w:rPr>
                <w:ins w:id="3951" w:author="Danny" w:date="2026-10-02T14:15:00Z"/>
                <w:rFonts w:eastAsiaTheme="minorHAnsi" w:cstheme="minorBidi"/>
                <w:kern w:val="2"/>
                <w:sz w:val="14"/>
                <w:szCs w:val="18"/>
                <w14:ligatures w14:val="standardContextual"/>
                <w:rPrChange w:id="3952" w:author="Danny" w:date="2026-10-02T14:18:00Z">
                  <w:rPr>
                    <w:ins w:id="3953" w:author="Danny" w:date="2026-10-02T14:15:00Z"/>
                    <w:color w:val="000000"/>
                    <w:sz w:val="18"/>
                    <w:szCs w:val="18"/>
                  </w:rPr>
                </w:rPrChange>
              </w:rPr>
              <w:pPrChange w:id="3954" w:author="Danny" w:date="2026-10-02T14:21:00Z">
                <w:pPr>
                  <w:jc w:val="center"/>
                </w:pPr>
              </w:pPrChange>
            </w:pPr>
          </w:p>
        </w:tc>
        <w:tc>
          <w:tcPr>
            <w:tcW w:w="0" w:type="auto"/>
            <w:tcBorders>
              <w:top w:val="nil"/>
              <w:left w:val="nil"/>
              <w:bottom w:val="nil"/>
              <w:right w:val="nil"/>
            </w:tcBorders>
            <w:shd w:val="clear" w:color="auto" w:fill="auto"/>
            <w:vAlign w:val="center"/>
            <w:hideMark/>
          </w:tcPr>
          <w:p w14:paraId="190335BB" w14:textId="77777777" w:rsidR="000D0736" w:rsidRPr="000D0736" w:rsidRDefault="000D0736">
            <w:pPr>
              <w:spacing w:line="276" w:lineRule="auto"/>
              <w:jc w:val="center"/>
              <w:rPr>
                <w:ins w:id="3955" w:author="Danny" w:date="2026-10-02T14:15:00Z"/>
                <w:rFonts w:eastAsiaTheme="minorHAnsi" w:cstheme="minorBidi"/>
                <w:kern w:val="2"/>
                <w:sz w:val="14"/>
                <w:szCs w:val="18"/>
                <w14:ligatures w14:val="standardContextual"/>
                <w:rPrChange w:id="3956" w:author="Danny" w:date="2026-10-02T14:18:00Z">
                  <w:rPr>
                    <w:ins w:id="3957" w:author="Danny" w:date="2026-10-02T14:15:00Z"/>
                    <w:color w:val="000000"/>
                    <w:sz w:val="18"/>
                    <w:szCs w:val="18"/>
                  </w:rPr>
                </w:rPrChange>
              </w:rPr>
              <w:pPrChange w:id="3958" w:author="Danny" w:date="2026-10-02T14:21:00Z">
                <w:pPr>
                  <w:jc w:val="center"/>
                </w:pPr>
              </w:pPrChange>
            </w:pPr>
            <w:ins w:id="3959" w:author="Danny" w:date="2026-10-02T14:15:00Z">
              <w:r w:rsidRPr="000D0736">
                <w:rPr>
                  <w:rFonts w:eastAsiaTheme="minorHAnsi" w:cstheme="minorBidi"/>
                  <w:kern w:val="2"/>
                  <w:sz w:val="14"/>
                  <w:szCs w:val="18"/>
                  <w14:ligatures w14:val="standardContextual"/>
                  <w:rPrChange w:id="3960" w:author="Danny" w:date="2026-10-02T14:18:00Z">
                    <w:rPr>
                      <w:color w:val="000000"/>
                      <w:sz w:val="18"/>
                      <w:szCs w:val="18"/>
                    </w:rPr>
                  </w:rPrChange>
                </w:rPr>
                <w:t>20</w:t>
              </w:r>
            </w:ins>
          </w:p>
        </w:tc>
        <w:tc>
          <w:tcPr>
            <w:tcW w:w="0" w:type="auto"/>
            <w:tcBorders>
              <w:top w:val="nil"/>
              <w:left w:val="nil"/>
              <w:bottom w:val="nil"/>
              <w:right w:val="nil"/>
            </w:tcBorders>
            <w:shd w:val="clear" w:color="auto" w:fill="auto"/>
            <w:vAlign w:val="center"/>
            <w:hideMark/>
          </w:tcPr>
          <w:p w14:paraId="2B310354" w14:textId="77777777" w:rsidR="000D0736" w:rsidRPr="000D0736" w:rsidRDefault="000D0736">
            <w:pPr>
              <w:spacing w:line="276" w:lineRule="auto"/>
              <w:jc w:val="center"/>
              <w:rPr>
                <w:ins w:id="3961" w:author="Danny" w:date="2026-10-02T14:15:00Z"/>
                <w:rFonts w:eastAsiaTheme="minorHAnsi" w:cstheme="minorBidi"/>
                <w:kern w:val="2"/>
                <w:sz w:val="14"/>
                <w:szCs w:val="18"/>
                <w14:ligatures w14:val="standardContextual"/>
                <w:rPrChange w:id="3962" w:author="Danny" w:date="2026-10-02T14:18:00Z">
                  <w:rPr>
                    <w:ins w:id="3963" w:author="Danny" w:date="2026-10-02T14:15:00Z"/>
                    <w:color w:val="000000"/>
                    <w:sz w:val="18"/>
                    <w:szCs w:val="18"/>
                  </w:rPr>
                </w:rPrChange>
              </w:rPr>
              <w:pPrChange w:id="3964" w:author="Danny" w:date="2026-10-02T14:21:00Z">
                <w:pPr>
                  <w:jc w:val="center"/>
                </w:pPr>
              </w:pPrChange>
            </w:pPr>
            <w:ins w:id="3965" w:author="Danny" w:date="2026-10-02T14:15:00Z">
              <w:r w:rsidRPr="000D0736">
                <w:rPr>
                  <w:rFonts w:eastAsiaTheme="minorHAnsi" w:cstheme="minorBidi"/>
                  <w:kern w:val="2"/>
                  <w:sz w:val="14"/>
                  <w:szCs w:val="18"/>
                  <w14:ligatures w14:val="standardContextual"/>
                  <w:rPrChange w:id="3966" w:author="Danny" w:date="2026-10-02T14:18:00Z">
                    <w:rPr>
                      <w:color w:val="000000"/>
                      <w:sz w:val="18"/>
                      <w:szCs w:val="18"/>
                    </w:rPr>
                  </w:rPrChange>
                </w:rPr>
                <w:t>20</w:t>
              </w:r>
            </w:ins>
          </w:p>
        </w:tc>
        <w:tc>
          <w:tcPr>
            <w:tcW w:w="0" w:type="auto"/>
            <w:tcBorders>
              <w:top w:val="nil"/>
              <w:left w:val="nil"/>
              <w:bottom w:val="nil"/>
              <w:right w:val="nil"/>
            </w:tcBorders>
            <w:shd w:val="clear" w:color="auto" w:fill="auto"/>
            <w:vAlign w:val="center"/>
            <w:hideMark/>
          </w:tcPr>
          <w:p w14:paraId="1259706E" w14:textId="77777777" w:rsidR="000D0736" w:rsidRPr="000D0736" w:rsidRDefault="000D0736">
            <w:pPr>
              <w:spacing w:line="276" w:lineRule="auto"/>
              <w:jc w:val="center"/>
              <w:rPr>
                <w:ins w:id="3967" w:author="Danny" w:date="2026-10-02T14:15:00Z"/>
                <w:rFonts w:eastAsiaTheme="minorHAnsi" w:cstheme="minorBidi"/>
                <w:kern w:val="2"/>
                <w:sz w:val="14"/>
                <w:szCs w:val="18"/>
                <w14:ligatures w14:val="standardContextual"/>
                <w:rPrChange w:id="3968" w:author="Danny" w:date="2026-10-02T14:18:00Z">
                  <w:rPr>
                    <w:ins w:id="3969" w:author="Danny" w:date="2026-10-02T14:15:00Z"/>
                    <w:color w:val="000000"/>
                    <w:sz w:val="18"/>
                    <w:szCs w:val="18"/>
                  </w:rPr>
                </w:rPrChange>
              </w:rPr>
              <w:pPrChange w:id="3970" w:author="Danny" w:date="2026-10-02T14:21:00Z">
                <w:pPr>
                  <w:jc w:val="center"/>
                </w:pPr>
              </w:pPrChange>
            </w:pPr>
            <w:ins w:id="3971" w:author="Danny" w:date="2026-10-02T14:15:00Z">
              <w:r w:rsidRPr="000D0736">
                <w:rPr>
                  <w:rFonts w:eastAsiaTheme="minorHAnsi" w:cstheme="minorBidi"/>
                  <w:kern w:val="2"/>
                  <w:sz w:val="14"/>
                  <w:szCs w:val="18"/>
                  <w14:ligatures w14:val="standardContextual"/>
                  <w:rPrChange w:id="3972" w:author="Danny" w:date="2026-10-02T14:18:00Z">
                    <w:rPr>
                      <w:color w:val="000000"/>
                      <w:sz w:val="18"/>
                      <w:szCs w:val="18"/>
                    </w:rPr>
                  </w:rPrChange>
                </w:rPr>
                <w:t>0</w:t>
              </w:r>
            </w:ins>
          </w:p>
        </w:tc>
        <w:tc>
          <w:tcPr>
            <w:tcW w:w="0" w:type="auto"/>
            <w:tcBorders>
              <w:top w:val="nil"/>
              <w:left w:val="nil"/>
              <w:bottom w:val="nil"/>
              <w:right w:val="nil"/>
            </w:tcBorders>
            <w:shd w:val="clear" w:color="auto" w:fill="auto"/>
            <w:noWrap/>
            <w:vAlign w:val="center"/>
            <w:hideMark/>
          </w:tcPr>
          <w:p w14:paraId="0C3AE74F" w14:textId="77777777" w:rsidR="000D0736" w:rsidRPr="000D0736" w:rsidRDefault="000D0736">
            <w:pPr>
              <w:spacing w:line="276" w:lineRule="auto"/>
              <w:jc w:val="center"/>
              <w:rPr>
                <w:ins w:id="3973" w:author="Danny" w:date="2026-10-02T14:15:00Z"/>
                <w:rFonts w:eastAsiaTheme="minorHAnsi" w:cstheme="minorBidi"/>
                <w:kern w:val="2"/>
                <w:sz w:val="14"/>
                <w:szCs w:val="18"/>
                <w14:ligatures w14:val="standardContextual"/>
                <w:rPrChange w:id="3974" w:author="Danny" w:date="2026-10-02T14:18:00Z">
                  <w:rPr>
                    <w:ins w:id="3975" w:author="Danny" w:date="2026-10-02T14:15:00Z"/>
                    <w:color w:val="000000"/>
                    <w:sz w:val="18"/>
                    <w:szCs w:val="18"/>
                  </w:rPr>
                </w:rPrChange>
              </w:rPr>
              <w:pPrChange w:id="3976" w:author="Danny" w:date="2026-10-02T14:21:00Z">
                <w:pPr>
                  <w:jc w:val="center"/>
                </w:pPr>
              </w:pPrChange>
            </w:pPr>
          </w:p>
        </w:tc>
        <w:tc>
          <w:tcPr>
            <w:tcW w:w="0" w:type="auto"/>
            <w:tcBorders>
              <w:top w:val="nil"/>
              <w:left w:val="nil"/>
              <w:bottom w:val="nil"/>
              <w:right w:val="nil"/>
            </w:tcBorders>
            <w:shd w:val="clear" w:color="auto" w:fill="auto"/>
            <w:vAlign w:val="center"/>
            <w:hideMark/>
          </w:tcPr>
          <w:p w14:paraId="4AC86FC8" w14:textId="77777777" w:rsidR="000D0736" w:rsidRPr="000D0736" w:rsidRDefault="000D0736">
            <w:pPr>
              <w:spacing w:line="276" w:lineRule="auto"/>
              <w:jc w:val="center"/>
              <w:rPr>
                <w:ins w:id="3977" w:author="Danny" w:date="2026-10-02T14:15:00Z"/>
                <w:rFonts w:eastAsiaTheme="minorHAnsi" w:cstheme="minorBidi"/>
                <w:kern w:val="2"/>
                <w:sz w:val="14"/>
                <w:szCs w:val="18"/>
                <w14:ligatures w14:val="standardContextual"/>
                <w:rPrChange w:id="3978" w:author="Danny" w:date="2026-10-02T14:18:00Z">
                  <w:rPr>
                    <w:ins w:id="3979" w:author="Danny" w:date="2026-10-02T14:15:00Z"/>
                    <w:color w:val="000000"/>
                    <w:sz w:val="18"/>
                    <w:szCs w:val="18"/>
                  </w:rPr>
                </w:rPrChange>
              </w:rPr>
              <w:pPrChange w:id="3980" w:author="Danny" w:date="2026-10-02T14:21:00Z">
                <w:pPr>
                  <w:jc w:val="center"/>
                </w:pPr>
              </w:pPrChange>
            </w:pPr>
            <w:ins w:id="3981" w:author="Danny" w:date="2026-10-02T14:15:00Z">
              <w:r w:rsidRPr="000D0736">
                <w:rPr>
                  <w:rFonts w:eastAsiaTheme="minorHAnsi" w:cstheme="minorBidi"/>
                  <w:kern w:val="2"/>
                  <w:sz w:val="14"/>
                  <w:szCs w:val="18"/>
                  <w14:ligatures w14:val="standardContextual"/>
                  <w:rPrChange w:id="3982" w:author="Danny" w:date="2026-10-02T14:18:00Z">
                    <w:rPr>
                      <w:color w:val="000000"/>
                      <w:sz w:val="18"/>
                      <w:szCs w:val="18"/>
                    </w:rPr>
                  </w:rPrChange>
                </w:rPr>
                <w:t>9</w:t>
              </w:r>
            </w:ins>
          </w:p>
        </w:tc>
        <w:tc>
          <w:tcPr>
            <w:tcW w:w="0" w:type="auto"/>
            <w:tcBorders>
              <w:top w:val="nil"/>
              <w:left w:val="nil"/>
              <w:bottom w:val="nil"/>
              <w:right w:val="nil"/>
            </w:tcBorders>
            <w:shd w:val="clear" w:color="auto" w:fill="auto"/>
            <w:vAlign w:val="center"/>
            <w:hideMark/>
          </w:tcPr>
          <w:p w14:paraId="06751A56" w14:textId="77777777" w:rsidR="000D0736" w:rsidRPr="000D0736" w:rsidRDefault="000D0736">
            <w:pPr>
              <w:spacing w:line="276" w:lineRule="auto"/>
              <w:jc w:val="center"/>
              <w:rPr>
                <w:ins w:id="3983" w:author="Danny" w:date="2026-10-02T14:15:00Z"/>
                <w:rFonts w:eastAsiaTheme="minorHAnsi" w:cstheme="minorBidi"/>
                <w:kern w:val="2"/>
                <w:sz w:val="14"/>
                <w:szCs w:val="18"/>
                <w14:ligatures w14:val="standardContextual"/>
                <w:rPrChange w:id="3984" w:author="Danny" w:date="2026-10-02T14:18:00Z">
                  <w:rPr>
                    <w:ins w:id="3985" w:author="Danny" w:date="2026-10-02T14:15:00Z"/>
                    <w:color w:val="000000"/>
                    <w:sz w:val="18"/>
                    <w:szCs w:val="18"/>
                  </w:rPr>
                </w:rPrChange>
              </w:rPr>
              <w:pPrChange w:id="3986" w:author="Danny" w:date="2026-10-02T14:21:00Z">
                <w:pPr>
                  <w:jc w:val="center"/>
                </w:pPr>
              </w:pPrChange>
            </w:pPr>
            <w:ins w:id="3987" w:author="Danny" w:date="2026-10-02T14:15:00Z">
              <w:r w:rsidRPr="000D0736">
                <w:rPr>
                  <w:rFonts w:eastAsiaTheme="minorHAnsi" w:cstheme="minorBidi"/>
                  <w:kern w:val="2"/>
                  <w:sz w:val="14"/>
                  <w:szCs w:val="18"/>
                  <w14:ligatures w14:val="standardContextual"/>
                  <w:rPrChange w:id="3988" w:author="Danny" w:date="2026-10-02T14:18:00Z">
                    <w:rPr>
                      <w:color w:val="000000"/>
                      <w:sz w:val="18"/>
                      <w:szCs w:val="18"/>
                    </w:rPr>
                  </w:rPrChange>
                </w:rPr>
                <w:t>0.8</w:t>
              </w:r>
            </w:ins>
          </w:p>
        </w:tc>
        <w:tc>
          <w:tcPr>
            <w:tcW w:w="0" w:type="auto"/>
            <w:tcBorders>
              <w:top w:val="nil"/>
              <w:left w:val="nil"/>
              <w:bottom w:val="nil"/>
              <w:right w:val="nil"/>
            </w:tcBorders>
            <w:shd w:val="clear" w:color="auto" w:fill="auto"/>
            <w:vAlign w:val="center"/>
            <w:hideMark/>
          </w:tcPr>
          <w:p w14:paraId="557FFE14" w14:textId="77777777" w:rsidR="000D0736" w:rsidRPr="000D0736" w:rsidRDefault="000D0736">
            <w:pPr>
              <w:spacing w:line="276" w:lineRule="auto"/>
              <w:jc w:val="center"/>
              <w:rPr>
                <w:ins w:id="3989" w:author="Danny" w:date="2026-10-02T14:15:00Z"/>
                <w:rFonts w:eastAsiaTheme="minorHAnsi" w:cstheme="minorBidi"/>
                <w:kern w:val="2"/>
                <w:sz w:val="14"/>
                <w:szCs w:val="18"/>
                <w14:ligatures w14:val="standardContextual"/>
                <w:rPrChange w:id="3990" w:author="Danny" w:date="2026-10-02T14:18:00Z">
                  <w:rPr>
                    <w:ins w:id="3991" w:author="Danny" w:date="2026-10-02T14:15:00Z"/>
                    <w:color w:val="000000"/>
                    <w:sz w:val="18"/>
                    <w:szCs w:val="18"/>
                  </w:rPr>
                </w:rPrChange>
              </w:rPr>
              <w:pPrChange w:id="3992" w:author="Danny" w:date="2026-10-02T14:21:00Z">
                <w:pPr>
                  <w:jc w:val="center"/>
                </w:pPr>
              </w:pPrChange>
            </w:pPr>
            <w:ins w:id="3993" w:author="Danny" w:date="2026-10-02T14:15:00Z">
              <w:r w:rsidRPr="000D0736">
                <w:rPr>
                  <w:rFonts w:eastAsiaTheme="minorHAnsi" w:cstheme="minorBidi"/>
                  <w:kern w:val="2"/>
                  <w:sz w:val="14"/>
                  <w:szCs w:val="18"/>
                  <w14:ligatures w14:val="standardContextual"/>
                  <w:rPrChange w:id="3994" w:author="Danny" w:date="2026-10-02T14:18:00Z">
                    <w:rPr>
                      <w:color w:val="000000"/>
                      <w:sz w:val="18"/>
                      <w:szCs w:val="18"/>
                    </w:rPr>
                  </w:rPrChange>
                </w:rPr>
                <w:t>Short</w:t>
              </w:r>
            </w:ins>
          </w:p>
        </w:tc>
        <w:tc>
          <w:tcPr>
            <w:tcW w:w="0" w:type="auto"/>
            <w:tcBorders>
              <w:top w:val="nil"/>
              <w:left w:val="nil"/>
              <w:bottom w:val="nil"/>
            </w:tcBorders>
            <w:shd w:val="clear" w:color="auto" w:fill="auto"/>
            <w:vAlign w:val="center"/>
            <w:hideMark/>
          </w:tcPr>
          <w:p w14:paraId="2A431EE2" w14:textId="77777777" w:rsidR="000D0736" w:rsidRPr="000D0736" w:rsidRDefault="000D0736">
            <w:pPr>
              <w:spacing w:line="276" w:lineRule="auto"/>
              <w:rPr>
                <w:ins w:id="3995" w:author="Danny" w:date="2026-10-02T14:15:00Z"/>
                <w:rFonts w:eastAsiaTheme="minorHAnsi" w:cstheme="minorBidi"/>
                <w:kern w:val="2"/>
                <w:sz w:val="14"/>
                <w:szCs w:val="18"/>
                <w14:ligatures w14:val="standardContextual"/>
                <w:rPrChange w:id="3996" w:author="Danny" w:date="2026-10-02T14:18:00Z">
                  <w:rPr>
                    <w:ins w:id="3997" w:author="Danny" w:date="2026-10-02T14:15:00Z"/>
                    <w:color w:val="000000"/>
                    <w:sz w:val="18"/>
                    <w:szCs w:val="18"/>
                  </w:rPr>
                </w:rPrChange>
              </w:rPr>
              <w:pPrChange w:id="3998" w:author="Danny" w:date="2026-10-02T14:16:00Z">
                <w:pPr>
                  <w:jc w:val="center"/>
                </w:pPr>
              </w:pPrChange>
            </w:pPr>
          </w:p>
        </w:tc>
        <w:tc>
          <w:tcPr>
            <w:tcW w:w="0" w:type="auto"/>
            <w:tcBorders>
              <w:top w:val="nil"/>
            </w:tcBorders>
            <w:shd w:val="clear" w:color="auto" w:fill="auto"/>
            <w:vAlign w:val="center"/>
            <w:hideMark/>
          </w:tcPr>
          <w:p w14:paraId="6C0480DE" w14:textId="77777777" w:rsidR="000D0736" w:rsidRPr="000D0736" w:rsidRDefault="000D0736">
            <w:pPr>
              <w:spacing w:line="276" w:lineRule="auto"/>
              <w:jc w:val="center"/>
              <w:rPr>
                <w:ins w:id="3999" w:author="Danny" w:date="2026-10-02T14:15:00Z"/>
                <w:rFonts w:ascii="Segoe UI Symbol" w:eastAsiaTheme="minorHAnsi" w:hAnsi="Segoe UI Symbol" w:cs="Calibri"/>
                <w:kern w:val="2"/>
                <w:sz w:val="14"/>
                <w:szCs w:val="18"/>
                <w14:ligatures w14:val="standardContextual"/>
                <w:rPrChange w:id="4000" w:author="Danny" w:date="2026-10-02T14:18:00Z">
                  <w:rPr>
                    <w:ins w:id="4001" w:author="Danny" w:date="2026-10-02T14:15:00Z"/>
                    <w:rFonts w:ascii="Segoe UI Symbol" w:hAnsi="Segoe UI Symbol" w:cs="Calibri"/>
                    <w:color w:val="000000"/>
                    <w:sz w:val="18"/>
                    <w:szCs w:val="18"/>
                  </w:rPr>
                </w:rPrChange>
              </w:rPr>
              <w:pPrChange w:id="4002" w:author="Danny" w:date="2026-10-02T14:23:00Z">
                <w:pPr>
                  <w:jc w:val="center"/>
                </w:pPr>
              </w:pPrChange>
            </w:pPr>
            <w:ins w:id="4003" w:author="Danny" w:date="2026-10-02T14:15:00Z">
              <w:r w:rsidRPr="000D0736">
                <w:rPr>
                  <w:rFonts w:ascii="Segoe UI Symbol" w:eastAsiaTheme="minorHAnsi" w:hAnsi="Segoe UI Symbol" w:cs="Calibri"/>
                  <w:kern w:val="2"/>
                  <w:sz w:val="14"/>
                  <w:szCs w:val="18"/>
                  <w14:ligatures w14:val="standardContextual"/>
                  <w:rPrChange w:id="400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3D0AA68" w14:textId="77777777" w:rsidR="000D0736" w:rsidRPr="000D0736" w:rsidRDefault="000D0736">
            <w:pPr>
              <w:spacing w:line="276" w:lineRule="auto"/>
              <w:jc w:val="center"/>
              <w:rPr>
                <w:ins w:id="4005" w:author="Danny" w:date="2026-10-02T14:15:00Z"/>
                <w:rFonts w:ascii="Segoe UI Symbol" w:eastAsiaTheme="minorHAnsi" w:hAnsi="Segoe UI Symbol" w:cs="Calibri"/>
                <w:kern w:val="2"/>
                <w:sz w:val="14"/>
                <w:szCs w:val="18"/>
                <w14:ligatures w14:val="standardContextual"/>
                <w:rPrChange w:id="4006" w:author="Danny" w:date="2026-10-02T14:18:00Z">
                  <w:rPr>
                    <w:ins w:id="4007" w:author="Danny" w:date="2026-10-02T14:15:00Z"/>
                    <w:rFonts w:ascii="Segoe UI Symbol" w:hAnsi="Segoe UI Symbol" w:cs="Calibri"/>
                    <w:color w:val="000000"/>
                    <w:sz w:val="18"/>
                    <w:szCs w:val="18"/>
                  </w:rPr>
                </w:rPrChange>
              </w:rPr>
              <w:pPrChange w:id="4008" w:author="Danny" w:date="2026-10-02T14:23:00Z">
                <w:pPr>
                  <w:jc w:val="center"/>
                </w:pPr>
              </w:pPrChange>
            </w:pPr>
            <w:ins w:id="4009" w:author="Danny" w:date="2026-10-02T14:15:00Z">
              <w:r w:rsidRPr="000D0736">
                <w:rPr>
                  <w:rFonts w:ascii="Segoe UI Symbol" w:eastAsiaTheme="minorHAnsi" w:hAnsi="Segoe UI Symbol" w:cs="Calibri"/>
                  <w:kern w:val="2"/>
                  <w:sz w:val="14"/>
                  <w:szCs w:val="18"/>
                  <w14:ligatures w14:val="standardContextual"/>
                  <w:rPrChange w:id="401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725FEAA" w14:textId="77777777" w:rsidR="000D0736" w:rsidRPr="000D0736" w:rsidRDefault="000D0736">
            <w:pPr>
              <w:spacing w:line="276" w:lineRule="auto"/>
              <w:jc w:val="center"/>
              <w:rPr>
                <w:ins w:id="4011" w:author="Danny" w:date="2026-10-02T14:15:00Z"/>
                <w:rFonts w:ascii="Segoe UI Symbol" w:eastAsiaTheme="minorHAnsi" w:hAnsi="Segoe UI Symbol" w:cs="Calibri"/>
                <w:kern w:val="2"/>
                <w:sz w:val="14"/>
                <w:szCs w:val="18"/>
                <w14:ligatures w14:val="standardContextual"/>
                <w:rPrChange w:id="4012" w:author="Danny" w:date="2026-10-02T14:18:00Z">
                  <w:rPr>
                    <w:ins w:id="4013" w:author="Danny" w:date="2026-10-02T14:15:00Z"/>
                    <w:rFonts w:ascii="Segoe UI Symbol" w:hAnsi="Segoe UI Symbol" w:cs="Calibri"/>
                    <w:color w:val="000000"/>
                    <w:sz w:val="18"/>
                    <w:szCs w:val="18"/>
                  </w:rPr>
                </w:rPrChange>
              </w:rPr>
              <w:pPrChange w:id="4014" w:author="Danny" w:date="2026-10-02T14:23:00Z">
                <w:pPr>
                  <w:jc w:val="center"/>
                </w:pPr>
              </w:pPrChange>
            </w:pPr>
            <w:ins w:id="4015" w:author="Danny" w:date="2026-10-02T14:15:00Z">
              <w:r w:rsidRPr="000D0736">
                <w:rPr>
                  <w:rFonts w:ascii="Segoe UI Symbol" w:eastAsiaTheme="minorHAnsi" w:hAnsi="Segoe UI Symbol" w:cs="Calibri"/>
                  <w:kern w:val="2"/>
                  <w:sz w:val="14"/>
                  <w:szCs w:val="18"/>
                  <w14:ligatures w14:val="standardContextual"/>
                  <w:rPrChange w:id="401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7A7CA61" w14:textId="77777777" w:rsidR="000D0736" w:rsidRPr="000D0736" w:rsidRDefault="000D0736">
            <w:pPr>
              <w:spacing w:line="276" w:lineRule="auto"/>
              <w:jc w:val="center"/>
              <w:rPr>
                <w:ins w:id="4017" w:author="Danny" w:date="2026-10-02T14:15:00Z"/>
                <w:rFonts w:ascii="Segoe UI Symbol" w:eastAsiaTheme="minorHAnsi" w:hAnsi="Segoe UI Symbol" w:cs="Calibri"/>
                <w:kern w:val="2"/>
                <w:sz w:val="14"/>
                <w:szCs w:val="18"/>
                <w14:ligatures w14:val="standardContextual"/>
                <w:rPrChange w:id="4018" w:author="Danny" w:date="2026-10-02T14:18:00Z">
                  <w:rPr>
                    <w:ins w:id="4019" w:author="Danny" w:date="2026-10-02T14:15:00Z"/>
                    <w:rFonts w:ascii="Segoe UI Symbol" w:hAnsi="Segoe UI Symbol" w:cs="Calibri"/>
                    <w:color w:val="000000"/>
                    <w:sz w:val="18"/>
                    <w:szCs w:val="18"/>
                  </w:rPr>
                </w:rPrChange>
              </w:rPr>
              <w:pPrChange w:id="4020" w:author="Danny" w:date="2026-10-02T14:23:00Z">
                <w:pPr>
                  <w:jc w:val="center"/>
                </w:pPr>
              </w:pPrChange>
            </w:pPr>
            <w:ins w:id="4021" w:author="Danny" w:date="2026-10-02T14:15:00Z">
              <w:r w:rsidRPr="000D0736">
                <w:rPr>
                  <w:rFonts w:ascii="Segoe UI Symbol" w:eastAsiaTheme="minorHAnsi" w:hAnsi="Segoe UI Symbol" w:cs="Calibri"/>
                  <w:kern w:val="2"/>
                  <w:sz w:val="14"/>
                  <w:szCs w:val="18"/>
                  <w14:ligatures w14:val="standardContextual"/>
                  <w:rPrChange w:id="402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B0BA036" w14:textId="77777777" w:rsidR="000D0736" w:rsidRPr="000D0736" w:rsidRDefault="000D0736">
            <w:pPr>
              <w:spacing w:line="276" w:lineRule="auto"/>
              <w:jc w:val="center"/>
              <w:rPr>
                <w:ins w:id="4023" w:author="Danny" w:date="2026-10-02T14:15:00Z"/>
                <w:rFonts w:ascii="Segoe UI Symbol" w:eastAsiaTheme="minorHAnsi" w:hAnsi="Segoe UI Symbol" w:cs="Calibri"/>
                <w:kern w:val="2"/>
                <w:sz w:val="14"/>
                <w:szCs w:val="18"/>
                <w14:ligatures w14:val="standardContextual"/>
                <w:rPrChange w:id="4024" w:author="Danny" w:date="2026-10-02T14:18:00Z">
                  <w:rPr>
                    <w:ins w:id="4025" w:author="Danny" w:date="2026-10-02T14:15:00Z"/>
                    <w:rFonts w:ascii="Segoe UI Symbol" w:hAnsi="Segoe UI Symbol" w:cs="Calibri"/>
                    <w:color w:val="000000"/>
                    <w:sz w:val="18"/>
                    <w:szCs w:val="18"/>
                  </w:rPr>
                </w:rPrChange>
              </w:rPr>
              <w:pPrChange w:id="4026" w:author="Danny" w:date="2026-10-02T14:23:00Z">
                <w:pPr>
                  <w:jc w:val="center"/>
                </w:pPr>
              </w:pPrChange>
            </w:pPr>
          </w:p>
        </w:tc>
        <w:tc>
          <w:tcPr>
            <w:tcW w:w="0" w:type="auto"/>
            <w:tcBorders>
              <w:top w:val="nil"/>
            </w:tcBorders>
            <w:shd w:val="clear" w:color="auto" w:fill="auto"/>
            <w:vAlign w:val="center"/>
            <w:hideMark/>
          </w:tcPr>
          <w:p w14:paraId="180E2192" w14:textId="77777777" w:rsidR="000D0736" w:rsidRPr="000D0736" w:rsidRDefault="000D0736">
            <w:pPr>
              <w:spacing w:line="276" w:lineRule="auto"/>
              <w:jc w:val="center"/>
              <w:rPr>
                <w:ins w:id="4027" w:author="Danny" w:date="2026-10-02T14:15:00Z"/>
                <w:rFonts w:ascii="Segoe UI Symbol" w:eastAsiaTheme="minorHAnsi" w:hAnsi="Segoe UI Symbol" w:cs="Calibri"/>
                <w:kern w:val="2"/>
                <w:sz w:val="14"/>
                <w:szCs w:val="18"/>
                <w14:ligatures w14:val="standardContextual"/>
                <w:rPrChange w:id="4028" w:author="Danny" w:date="2026-10-02T14:18:00Z">
                  <w:rPr>
                    <w:ins w:id="4029" w:author="Danny" w:date="2026-10-02T14:15:00Z"/>
                    <w:rFonts w:ascii="Segoe UI Symbol" w:hAnsi="Segoe UI Symbol" w:cs="Calibri"/>
                    <w:color w:val="000000"/>
                    <w:sz w:val="18"/>
                    <w:szCs w:val="18"/>
                  </w:rPr>
                </w:rPrChange>
              </w:rPr>
              <w:pPrChange w:id="4030" w:author="Danny" w:date="2026-10-02T14:23:00Z">
                <w:pPr>
                  <w:jc w:val="center"/>
                </w:pPr>
              </w:pPrChange>
            </w:pPr>
            <w:ins w:id="4031" w:author="Danny" w:date="2026-10-02T14:15:00Z">
              <w:r w:rsidRPr="000D0736">
                <w:rPr>
                  <w:rFonts w:ascii="Segoe UI Symbol" w:eastAsiaTheme="minorHAnsi" w:hAnsi="Segoe UI Symbol" w:cs="Calibri"/>
                  <w:kern w:val="2"/>
                  <w:sz w:val="14"/>
                  <w:szCs w:val="18"/>
                  <w14:ligatures w14:val="standardContextual"/>
                  <w:rPrChange w:id="403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12A8B5E" w14:textId="77777777" w:rsidR="000D0736" w:rsidRPr="000D0736" w:rsidRDefault="000D0736">
            <w:pPr>
              <w:spacing w:line="276" w:lineRule="auto"/>
              <w:jc w:val="center"/>
              <w:rPr>
                <w:ins w:id="4033" w:author="Danny" w:date="2026-10-02T14:15:00Z"/>
                <w:rFonts w:ascii="Segoe UI Symbol" w:eastAsiaTheme="minorHAnsi" w:hAnsi="Segoe UI Symbol" w:cs="Calibri"/>
                <w:kern w:val="2"/>
                <w:sz w:val="14"/>
                <w:szCs w:val="18"/>
                <w14:ligatures w14:val="standardContextual"/>
                <w:rPrChange w:id="4034" w:author="Danny" w:date="2026-10-02T14:18:00Z">
                  <w:rPr>
                    <w:ins w:id="4035" w:author="Danny" w:date="2026-10-02T14:15:00Z"/>
                    <w:rFonts w:ascii="Segoe UI Symbol" w:hAnsi="Segoe UI Symbol" w:cs="Calibri"/>
                    <w:color w:val="000000"/>
                    <w:sz w:val="18"/>
                    <w:szCs w:val="18"/>
                  </w:rPr>
                </w:rPrChange>
              </w:rPr>
              <w:pPrChange w:id="4036" w:author="Danny" w:date="2026-10-02T14:23:00Z">
                <w:pPr>
                  <w:jc w:val="center"/>
                </w:pPr>
              </w:pPrChange>
            </w:pPr>
            <w:ins w:id="4037" w:author="Danny" w:date="2026-10-02T14:15:00Z">
              <w:r w:rsidRPr="000D0736">
                <w:rPr>
                  <w:rFonts w:ascii="Segoe UI Symbol" w:eastAsiaTheme="minorHAnsi" w:hAnsi="Segoe UI Symbol" w:cs="Calibri"/>
                  <w:kern w:val="2"/>
                  <w:sz w:val="14"/>
                  <w:szCs w:val="18"/>
                  <w14:ligatures w14:val="standardContextual"/>
                  <w:rPrChange w:id="403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831913C" w14:textId="77777777" w:rsidR="000D0736" w:rsidRPr="000D0736" w:rsidRDefault="000D0736">
            <w:pPr>
              <w:spacing w:line="276" w:lineRule="auto"/>
              <w:jc w:val="center"/>
              <w:rPr>
                <w:ins w:id="4039" w:author="Danny" w:date="2026-10-02T14:15:00Z"/>
                <w:rFonts w:ascii="Segoe UI Symbol" w:eastAsiaTheme="minorHAnsi" w:hAnsi="Segoe UI Symbol" w:cs="Calibri"/>
                <w:kern w:val="2"/>
                <w:sz w:val="14"/>
                <w:szCs w:val="18"/>
                <w14:ligatures w14:val="standardContextual"/>
                <w:rPrChange w:id="4040" w:author="Danny" w:date="2026-10-02T14:18:00Z">
                  <w:rPr>
                    <w:ins w:id="4041" w:author="Danny" w:date="2026-10-02T14:15:00Z"/>
                    <w:rFonts w:ascii="Segoe UI Symbol" w:hAnsi="Segoe UI Symbol" w:cs="Calibri"/>
                    <w:color w:val="000000"/>
                    <w:sz w:val="18"/>
                    <w:szCs w:val="18"/>
                  </w:rPr>
                </w:rPrChange>
              </w:rPr>
              <w:pPrChange w:id="4042" w:author="Danny" w:date="2026-10-02T14:23:00Z">
                <w:pPr>
                  <w:jc w:val="center"/>
                </w:pPr>
              </w:pPrChange>
            </w:pPr>
            <w:ins w:id="4043" w:author="Danny" w:date="2026-10-02T14:15:00Z">
              <w:r w:rsidRPr="000D0736">
                <w:rPr>
                  <w:rFonts w:ascii="Segoe UI Symbol" w:eastAsiaTheme="minorHAnsi" w:hAnsi="Segoe UI Symbol" w:cs="Calibri"/>
                  <w:kern w:val="2"/>
                  <w:sz w:val="14"/>
                  <w:szCs w:val="18"/>
                  <w14:ligatures w14:val="standardContextual"/>
                  <w:rPrChange w:id="4044" w:author="Danny" w:date="2026-10-02T14:18:00Z">
                    <w:rPr>
                      <w:rFonts w:ascii="Segoe UI Symbol" w:hAnsi="Segoe UI Symbol" w:cs="Calibri"/>
                      <w:color w:val="000000"/>
                      <w:sz w:val="18"/>
                      <w:szCs w:val="18"/>
                    </w:rPr>
                  </w:rPrChange>
                </w:rPr>
                <w:t>✗</w:t>
              </w:r>
            </w:ins>
          </w:p>
        </w:tc>
      </w:tr>
      <w:tr w:rsidR="005725AB" w:rsidRPr="005725AB" w14:paraId="11D8C249" w14:textId="77777777" w:rsidTr="00107337">
        <w:trPr>
          <w:trHeight w:val="20"/>
          <w:ins w:id="4045" w:author="Danny" w:date="2026-10-02T14:15:00Z"/>
        </w:trPr>
        <w:tc>
          <w:tcPr>
            <w:tcW w:w="0" w:type="auto"/>
            <w:tcBorders>
              <w:top w:val="nil"/>
              <w:left w:val="nil"/>
              <w:bottom w:val="nil"/>
              <w:right w:val="nil"/>
            </w:tcBorders>
            <w:shd w:val="clear" w:color="auto" w:fill="auto"/>
            <w:vAlign w:val="center"/>
            <w:hideMark/>
          </w:tcPr>
          <w:p w14:paraId="5F0B828D" w14:textId="77777777" w:rsidR="000D0736" w:rsidRPr="000D0736" w:rsidRDefault="000D0736">
            <w:pPr>
              <w:spacing w:line="276" w:lineRule="auto"/>
              <w:jc w:val="center"/>
              <w:rPr>
                <w:ins w:id="4046" w:author="Danny" w:date="2026-10-02T14:15:00Z"/>
                <w:rFonts w:eastAsiaTheme="minorHAnsi" w:cstheme="minorBidi"/>
                <w:kern w:val="2"/>
                <w:sz w:val="14"/>
                <w:szCs w:val="18"/>
                <w14:ligatures w14:val="standardContextual"/>
                <w:rPrChange w:id="4047" w:author="Danny" w:date="2026-10-02T14:18:00Z">
                  <w:rPr>
                    <w:ins w:id="4048" w:author="Danny" w:date="2026-10-02T14:15:00Z"/>
                    <w:color w:val="000000"/>
                    <w:sz w:val="18"/>
                    <w:szCs w:val="18"/>
                  </w:rPr>
                </w:rPrChange>
              </w:rPr>
              <w:pPrChange w:id="4049" w:author="Danny" w:date="2026-10-02T14:16:00Z">
                <w:pPr>
                  <w:jc w:val="center"/>
                </w:pPr>
              </w:pPrChange>
            </w:pPr>
            <w:ins w:id="4050" w:author="Danny" w:date="2026-10-02T14:15:00Z">
              <w:r w:rsidRPr="000D0736">
                <w:rPr>
                  <w:rFonts w:eastAsiaTheme="minorHAnsi" w:cstheme="minorBidi"/>
                  <w:kern w:val="2"/>
                  <w:sz w:val="14"/>
                  <w:szCs w:val="18"/>
                  <w14:ligatures w14:val="standardContextual"/>
                  <w:rPrChange w:id="4051" w:author="Danny" w:date="2026-10-02T14:18:00Z">
                    <w:rPr>
                      <w:color w:val="000000"/>
                      <w:sz w:val="18"/>
                      <w:szCs w:val="18"/>
                    </w:rPr>
                  </w:rPrChange>
                </w:rPr>
                <w:t>41</w:t>
              </w:r>
            </w:ins>
          </w:p>
        </w:tc>
        <w:tc>
          <w:tcPr>
            <w:tcW w:w="0" w:type="auto"/>
            <w:tcBorders>
              <w:top w:val="nil"/>
              <w:left w:val="nil"/>
              <w:bottom w:val="nil"/>
              <w:right w:val="nil"/>
            </w:tcBorders>
            <w:shd w:val="clear" w:color="auto" w:fill="auto"/>
            <w:vAlign w:val="center"/>
            <w:hideMark/>
          </w:tcPr>
          <w:p w14:paraId="579C3B5B" w14:textId="77777777" w:rsidR="000D0736" w:rsidRPr="000D0736" w:rsidRDefault="000D0736">
            <w:pPr>
              <w:spacing w:line="276" w:lineRule="auto"/>
              <w:rPr>
                <w:ins w:id="4052" w:author="Danny" w:date="2026-10-02T14:15:00Z"/>
                <w:rFonts w:eastAsiaTheme="minorHAnsi" w:cstheme="minorBidi"/>
                <w:kern w:val="2"/>
                <w:sz w:val="14"/>
                <w:szCs w:val="18"/>
                <w14:ligatures w14:val="standardContextual"/>
                <w:rPrChange w:id="4053" w:author="Danny" w:date="2026-10-02T14:18:00Z">
                  <w:rPr>
                    <w:ins w:id="4054" w:author="Danny" w:date="2026-10-02T14:15:00Z"/>
                    <w:color w:val="000000"/>
                    <w:sz w:val="18"/>
                    <w:szCs w:val="18"/>
                  </w:rPr>
                </w:rPrChange>
              </w:rPr>
              <w:pPrChange w:id="4055" w:author="Danny" w:date="2026-10-02T14:16:00Z">
                <w:pPr/>
              </w:pPrChange>
            </w:pPr>
            <w:ins w:id="4056" w:author="Danny" w:date="2026-10-02T14:15:00Z">
              <w:r w:rsidRPr="000D0736">
                <w:rPr>
                  <w:rFonts w:eastAsiaTheme="minorHAnsi" w:cstheme="minorBidi"/>
                  <w:kern w:val="2"/>
                  <w:sz w:val="14"/>
                  <w:szCs w:val="18"/>
                  <w14:ligatures w14:val="standardContextual"/>
                  <w:rPrChange w:id="4057" w:author="Danny" w:date="2026-10-02T14:18:00Z">
                    <w:rPr>
                      <w:color w:val="000000"/>
                      <w:sz w:val="18"/>
                      <w:szCs w:val="18"/>
                    </w:rPr>
                  </w:rPrChange>
                </w:rPr>
                <w:t>Jansson et al., 2003</w:t>
              </w:r>
            </w:ins>
          </w:p>
        </w:tc>
        <w:tc>
          <w:tcPr>
            <w:tcW w:w="0" w:type="auto"/>
            <w:tcBorders>
              <w:top w:val="nil"/>
              <w:left w:val="nil"/>
              <w:bottom w:val="nil"/>
              <w:right w:val="nil"/>
            </w:tcBorders>
            <w:shd w:val="clear" w:color="auto" w:fill="auto"/>
            <w:noWrap/>
            <w:vAlign w:val="bottom"/>
            <w:hideMark/>
          </w:tcPr>
          <w:p w14:paraId="1F9DEDA0" w14:textId="77777777" w:rsidR="000D0736" w:rsidRPr="000D0736" w:rsidRDefault="000D0736">
            <w:pPr>
              <w:spacing w:line="276" w:lineRule="auto"/>
              <w:rPr>
                <w:ins w:id="4058" w:author="Danny" w:date="2026-10-02T14:15:00Z"/>
                <w:rFonts w:eastAsiaTheme="minorHAnsi" w:cstheme="minorBidi"/>
                <w:kern w:val="2"/>
                <w:sz w:val="14"/>
                <w:szCs w:val="18"/>
                <w14:ligatures w14:val="standardContextual"/>
                <w:rPrChange w:id="4059" w:author="Danny" w:date="2026-10-02T14:18:00Z">
                  <w:rPr>
                    <w:ins w:id="4060" w:author="Danny" w:date="2026-10-02T14:15:00Z"/>
                    <w:color w:val="000000"/>
                    <w:sz w:val="18"/>
                    <w:szCs w:val="18"/>
                  </w:rPr>
                </w:rPrChange>
              </w:rPr>
              <w:pPrChange w:id="4061" w:author="Danny" w:date="2026-10-02T14:16:00Z">
                <w:pPr/>
              </w:pPrChange>
            </w:pPr>
          </w:p>
        </w:tc>
        <w:tc>
          <w:tcPr>
            <w:tcW w:w="0" w:type="auto"/>
            <w:tcBorders>
              <w:top w:val="nil"/>
              <w:left w:val="nil"/>
              <w:bottom w:val="nil"/>
              <w:right w:val="nil"/>
            </w:tcBorders>
            <w:shd w:val="clear" w:color="auto" w:fill="auto"/>
            <w:vAlign w:val="center"/>
            <w:hideMark/>
          </w:tcPr>
          <w:p w14:paraId="08B1C541" w14:textId="77777777" w:rsidR="000D0736" w:rsidRPr="000D0736" w:rsidRDefault="000D0736">
            <w:pPr>
              <w:spacing w:line="276" w:lineRule="auto"/>
              <w:jc w:val="center"/>
              <w:rPr>
                <w:ins w:id="4062" w:author="Danny" w:date="2026-10-02T14:15:00Z"/>
                <w:rFonts w:eastAsiaTheme="minorHAnsi" w:cstheme="minorBidi"/>
                <w:kern w:val="2"/>
                <w:sz w:val="14"/>
                <w:szCs w:val="18"/>
                <w14:ligatures w14:val="standardContextual"/>
                <w:rPrChange w:id="4063" w:author="Danny" w:date="2026-10-02T14:18:00Z">
                  <w:rPr>
                    <w:ins w:id="4064" w:author="Danny" w:date="2026-10-02T14:15:00Z"/>
                    <w:color w:val="000000"/>
                    <w:sz w:val="18"/>
                    <w:szCs w:val="18"/>
                  </w:rPr>
                </w:rPrChange>
              </w:rPr>
              <w:pPrChange w:id="4065" w:author="Danny" w:date="2026-10-02T14:21:00Z">
                <w:pPr>
                  <w:jc w:val="center"/>
                </w:pPr>
              </w:pPrChange>
            </w:pPr>
            <w:ins w:id="4066" w:author="Danny" w:date="2026-10-02T14:15:00Z">
              <w:r w:rsidRPr="000D0736">
                <w:rPr>
                  <w:rFonts w:eastAsiaTheme="minorHAnsi" w:cstheme="minorBidi"/>
                  <w:kern w:val="2"/>
                  <w:sz w:val="14"/>
                  <w:szCs w:val="18"/>
                  <w14:ligatures w14:val="standardContextual"/>
                  <w:rPrChange w:id="4067"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26E915F2" w14:textId="77777777" w:rsidR="000D0736" w:rsidRPr="000D0736" w:rsidRDefault="000D0736">
            <w:pPr>
              <w:spacing w:line="276" w:lineRule="auto"/>
              <w:jc w:val="center"/>
              <w:rPr>
                <w:ins w:id="4068" w:author="Danny" w:date="2026-10-02T14:15:00Z"/>
                <w:rFonts w:eastAsiaTheme="minorHAnsi" w:cstheme="minorBidi"/>
                <w:kern w:val="2"/>
                <w:sz w:val="14"/>
                <w:szCs w:val="18"/>
                <w14:ligatures w14:val="standardContextual"/>
                <w:rPrChange w:id="4069" w:author="Danny" w:date="2026-10-02T14:18:00Z">
                  <w:rPr>
                    <w:ins w:id="4070" w:author="Danny" w:date="2026-10-02T14:15:00Z"/>
                    <w:color w:val="000000"/>
                    <w:sz w:val="18"/>
                    <w:szCs w:val="18"/>
                  </w:rPr>
                </w:rPrChange>
              </w:rPr>
              <w:pPrChange w:id="4071" w:author="Danny" w:date="2026-10-02T14:21:00Z">
                <w:pPr>
                  <w:jc w:val="center"/>
                </w:pPr>
              </w:pPrChange>
            </w:pPr>
            <w:ins w:id="4072" w:author="Danny" w:date="2026-10-02T14:15:00Z">
              <w:r w:rsidRPr="000D0736">
                <w:rPr>
                  <w:rFonts w:eastAsiaTheme="minorHAnsi" w:cstheme="minorBidi"/>
                  <w:kern w:val="2"/>
                  <w:sz w:val="14"/>
                  <w:szCs w:val="18"/>
                  <w14:ligatures w14:val="standardContextual"/>
                  <w:rPrChange w:id="4073"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56FBBBC1" w14:textId="77777777" w:rsidR="000D0736" w:rsidRPr="000D0736" w:rsidRDefault="000D0736">
            <w:pPr>
              <w:spacing w:line="276" w:lineRule="auto"/>
              <w:jc w:val="center"/>
              <w:rPr>
                <w:ins w:id="4074" w:author="Danny" w:date="2026-10-02T14:15:00Z"/>
                <w:rFonts w:eastAsiaTheme="minorHAnsi" w:cstheme="minorBidi"/>
                <w:kern w:val="2"/>
                <w:sz w:val="14"/>
                <w:szCs w:val="18"/>
                <w14:ligatures w14:val="standardContextual"/>
                <w:rPrChange w:id="4075" w:author="Danny" w:date="2026-10-02T14:18:00Z">
                  <w:rPr>
                    <w:ins w:id="4076" w:author="Danny" w:date="2026-10-02T14:15:00Z"/>
                    <w:color w:val="000000"/>
                    <w:sz w:val="18"/>
                    <w:szCs w:val="18"/>
                  </w:rPr>
                </w:rPrChange>
              </w:rPr>
              <w:pPrChange w:id="4077" w:author="Danny" w:date="2026-10-02T14:21:00Z">
                <w:pPr>
                  <w:jc w:val="center"/>
                </w:pPr>
              </w:pPrChange>
            </w:pPr>
          </w:p>
        </w:tc>
        <w:tc>
          <w:tcPr>
            <w:tcW w:w="0" w:type="auto"/>
            <w:tcBorders>
              <w:top w:val="nil"/>
              <w:left w:val="nil"/>
              <w:bottom w:val="nil"/>
              <w:right w:val="nil"/>
            </w:tcBorders>
            <w:shd w:val="clear" w:color="auto" w:fill="auto"/>
            <w:vAlign w:val="center"/>
            <w:hideMark/>
          </w:tcPr>
          <w:p w14:paraId="125EC8F6" w14:textId="77777777" w:rsidR="000D0736" w:rsidRPr="000D0736" w:rsidRDefault="000D0736">
            <w:pPr>
              <w:spacing w:line="276" w:lineRule="auto"/>
              <w:jc w:val="center"/>
              <w:rPr>
                <w:ins w:id="4078" w:author="Danny" w:date="2026-10-02T14:15:00Z"/>
                <w:rFonts w:eastAsiaTheme="minorHAnsi" w:cstheme="minorBidi"/>
                <w:kern w:val="2"/>
                <w:sz w:val="14"/>
                <w:szCs w:val="18"/>
                <w14:ligatures w14:val="standardContextual"/>
                <w:rPrChange w:id="4079" w:author="Danny" w:date="2026-10-02T14:18:00Z">
                  <w:rPr>
                    <w:ins w:id="4080" w:author="Danny" w:date="2026-10-02T14:15:00Z"/>
                    <w:color w:val="000000"/>
                    <w:sz w:val="18"/>
                    <w:szCs w:val="18"/>
                  </w:rPr>
                </w:rPrChange>
              </w:rPr>
              <w:pPrChange w:id="4081" w:author="Danny" w:date="2026-10-02T14:21:00Z">
                <w:pPr/>
              </w:pPrChange>
            </w:pPr>
            <w:ins w:id="4082" w:author="Danny" w:date="2026-10-02T14:15:00Z">
              <w:r w:rsidRPr="000D0736">
                <w:rPr>
                  <w:rFonts w:eastAsiaTheme="minorHAnsi" w:cstheme="minorBidi"/>
                  <w:kern w:val="2"/>
                  <w:sz w:val="14"/>
                  <w:szCs w:val="18"/>
                  <w14:ligatures w14:val="standardContextual"/>
                  <w:rPrChange w:id="4083" w:author="Danny" w:date="2026-10-02T14:18:00Z">
                    <w:rPr>
                      <w:color w:val="000000"/>
                      <w:sz w:val="18"/>
                      <w:szCs w:val="18"/>
                    </w:rPr>
                  </w:rPrChange>
                </w:rPr>
                <w:t>.0 ± 3.9</w:t>
              </w:r>
            </w:ins>
          </w:p>
        </w:tc>
        <w:tc>
          <w:tcPr>
            <w:tcW w:w="0" w:type="auto"/>
            <w:tcBorders>
              <w:top w:val="nil"/>
              <w:left w:val="nil"/>
              <w:bottom w:val="nil"/>
              <w:right w:val="nil"/>
            </w:tcBorders>
            <w:shd w:val="clear" w:color="auto" w:fill="auto"/>
            <w:vAlign w:val="center"/>
            <w:hideMark/>
          </w:tcPr>
          <w:p w14:paraId="595043C8" w14:textId="77777777" w:rsidR="000D0736" w:rsidRPr="000D0736" w:rsidRDefault="000D0736">
            <w:pPr>
              <w:spacing w:line="276" w:lineRule="auto"/>
              <w:jc w:val="center"/>
              <w:rPr>
                <w:ins w:id="4084" w:author="Danny" w:date="2026-10-02T14:15:00Z"/>
                <w:rFonts w:eastAsiaTheme="minorHAnsi" w:cstheme="minorBidi"/>
                <w:kern w:val="2"/>
                <w:sz w:val="14"/>
                <w:szCs w:val="18"/>
                <w14:ligatures w14:val="standardContextual"/>
                <w:rPrChange w:id="4085" w:author="Danny" w:date="2026-10-02T14:18:00Z">
                  <w:rPr>
                    <w:ins w:id="4086" w:author="Danny" w:date="2026-10-02T14:15:00Z"/>
                    <w:color w:val="000000"/>
                    <w:sz w:val="18"/>
                    <w:szCs w:val="18"/>
                  </w:rPr>
                </w:rPrChange>
              </w:rPr>
              <w:pPrChange w:id="4087" w:author="Danny" w:date="2026-10-02T14:21:00Z">
                <w:pPr/>
              </w:pPrChange>
            </w:pPr>
          </w:p>
        </w:tc>
        <w:tc>
          <w:tcPr>
            <w:tcW w:w="0" w:type="auto"/>
            <w:tcBorders>
              <w:top w:val="nil"/>
              <w:left w:val="nil"/>
              <w:bottom w:val="nil"/>
              <w:right w:val="nil"/>
            </w:tcBorders>
            <w:shd w:val="clear" w:color="auto" w:fill="auto"/>
            <w:vAlign w:val="center"/>
            <w:hideMark/>
          </w:tcPr>
          <w:p w14:paraId="77453542" w14:textId="77777777" w:rsidR="000D0736" w:rsidRPr="000D0736" w:rsidRDefault="000D0736">
            <w:pPr>
              <w:spacing w:line="276" w:lineRule="auto"/>
              <w:jc w:val="center"/>
              <w:rPr>
                <w:ins w:id="4088" w:author="Danny" w:date="2026-10-02T14:15:00Z"/>
                <w:rFonts w:eastAsiaTheme="minorHAnsi" w:cstheme="minorBidi"/>
                <w:kern w:val="2"/>
                <w:sz w:val="14"/>
                <w:szCs w:val="18"/>
                <w14:ligatures w14:val="standardContextual"/>
                <w:rPrChange w:id="4089" w:author="Danny" w:date="2026-10-02T14:18:00Z">
                  <w:rPr>
                    <w:ins w:id="4090" w:author="Danny" w:date="2026-10-02T14:15:00Z"/>
                    <w:color w:val="000000"/>
                    <w:sz w:val="18"/>
                    <w:szCs w:val="18"/>
                  </w:rPr>
                </w:rPrChange>
              </w:rPr>
              <w:pPrChange w:id="4091" w:author="Danny" w:date="2026-10-02T14:21:00Z">
                <w:pPr>
                  <w:jc w:val="center"/>
                </w:pPr>
              </w:pPrChange>
            </w:pPr>
            <w:ins w:id="4092" w:author="Danny" w:date="2026-10-02T14:15:00Z">
              <w:r w:rsidRPr="000D0736">
                <w:rPr>
                  <w:rFonts w:eastAsiaTheme="minorHAnsi" w:cstheme="minorBidi"/>
                  <w:kern w:val="2"/>
                  <w:sz w:val="14"/>
                  <w:szCs w:val="18"/>
                  <w14:ligatures w14:val="standardContextual"/>
                  <w:rPrChange w:id="4093" w:author="Danny" w:date="2026-10-02T14:18:00Z">
                    <w:rPr>
                      <w:color w:val="000000"/>
                      <w:sz w:val="18"/>
                      <w:szCs w:val="18"/>
                    </w:rPr>
                  </w:rPrChange>
                </w:rPr>
                <w:t>89</w:t>
              </w:r>
            </w:ins>
          </w:p>
        </w:tc>
        <w:tc>
          <w:tcPr>
            <w:tcW w:w="0" w:type="auto"/>
            <w:tcBorders>
              <w:top w:val="nil"/>
              <w:left w:val="nil"/>
              <w:bottom w:val="nil"/>
              <w:right w:val="nil"/>
            </w:tcBorders>
            <w:shd w:val="clear" w:color="auto" w:fill="auto"/>
            <w:vAlign w:val="center"/>
            <w:hideMark/>
          </w:tcPr>
          <w:p w14:paraId="35190A81" w14:textId="77777777" w:rsidR="000D0736" w:rsidRPr="000D0736" w:rsidRDefault="000D0736">
            <w:pPr>
              <w:spacing w:line="276" w:lineRule="auto"/>
              <w:jc w:val="center"/>
              <w:rPr>
                <w:ins w:id="4094" w:author="Danny" w:date="2026-10-02T14:15:00Z"/>
                <w:rFonts w:eastAsiaTheme="minorHAnsi" w:cstheme="minorBidi"/>
                <w:kern w:val="2"/>
                <w:sz w:val="14"/>
                <w:szCs w:val="18"/>
                <w14:ligatures w14:val="standardContextual"/>
                <w:rPrChange w:id="4095" w:author="Danny" w:date="2026-10-02T14:18:00Z">
                  <w:rPr>
                    <w:ins w:id="4096" w:author="Danny" w:date="2026-10-02T14:15:00Z"/>
                    <w:color w:val="000000"/>
                    <w:sz w:val="18"/>
                    <w:szCs w:val="18"/>
                  </w:rPr>
                </w:rPrChange>
              </w:rPr>
              <w:pPrChange w:id="4097" w:author="Danny" w:date="2026-10-02T14:21:00Z">
                <w:pPr>
                  <w:jc w:val="center"/>
                </w:pPr>
              </w:pPrChange>
            </w:pPr>
          </w:p>
        </w:tc>
        <w:tc>
          <w:tcPr>
            <w:tcW w:w="0" w:type="auto"/>
            <w:tcBorders>
              <w:top w:val="nil"/>
              <w:left w:val="nil"/>
              <w:bottom w:val="nil"/>
              <w:right w:val="nil"/>
            </w:tcBorders>
            <w:shd w:val="clear" w:color="auto" w:fill="auto"/>
            <w:vAlign w:val="center"/>
            <w:hideMark/>
          </w:tcPr>
          <w:p w14:paraId="1CB4D580" w14:textId="77777777" w:rsidR="000D0736" w:rsidRPr="000D0736" w:rsidRDefault="000D0736">
            <w:pPr>
              <w:spacing w:line="276" w:lineRule="auto"/>
              <w:jc w:val="center"/>
              <w:rPr>
                <w:ins w:id="4098" w:author="Danny" w:date="2026-10-02T14:15:00Z"/>
                <w:rFonts w:eastAsiaTheme="minorHAnsi" w:cstheme="minorBidi"/>
                <w:kern w:val="2"/>
                <w:sz w:val="14"/>
                <w:szCs w:val="18"/>
                <w14:ligatures w14:val="standardContextual"/>
                <w:rPrChange w:id="4099" w:author="Danny" w:date="2026-10-02T14:18:00Z">
                  <w:rPr>
                    <w:ins w:id="4100" w:author="Danny" w:date="2026-10-02T14:15:00Z"/>
                    <w:szCs w:val="20"/>
                  </w:rPr>
                </w:rPrChange>
              </w:rPr>
              <w:pPrChange w:id="4101" w:author="Danny" w:date="2026-10-02T14:21:00Z">
                <w:pPr>
                  <w:jc w:val="center"/>
                </w:pPr>
              </w:pPrChange>
            </w:pPr>
          </w:p>
        </w:tc>
        <w:tc>
          <w:tcPr>
            <w:tcW w:w="0" w:type="auto"/>
            <w:tcBorders>
              <w:top w:val="nil"/>
              <w:left w:val="nil"/>
              <w:bottom w:val="nil"/>
              <w:right w:val="nil"/>
            </w:tcBorders>
            <w:shd w:val="clear" w:color="auto" w:fill="auto"/>
            <w:noWrap/>
            <w:vAlign w:val="center"/>
            <w:hideMark/>
          </w:tcPr>
          <w:p w14:paraId="606F52C9" w14:textId="77777777" w:rsidR="000D0736" w:rsidRPr="000D0736" w:rsidRDefault="000D0736">
            <w:pPr>
              <w:spacing w:line="276" w:lineRule="auto"/>
              <w:jc w:val="center"/>
              <w:rPr>
                <w:ins w:id="4102" w:author="Danny" w:date="2026-10-02T14:15:00Z"/>
                <w:rFonts w:eastAsiaTheme="minorHAnsi" w:cstheme="minorBidi"/>
                <w:kern w:val="2"/>
                <w:sz w:val="14"/>
                <w:szCs w:val="18"/>
                <w14:ligatures w14:val="standardContextual"/>
                <w:rPrChange w:id="4103" w:author="Danny" w:date="2026-10-02T14:18:00Z">
                  <w:rPr>
                    <w:ins w:id="4104" w:author="Danny" w:date="2026-10-02T14:15:00Z"/>
                    <w:szCs w:val="20"/>
                  </w:rPr>
                </w:rPrChange>
              </w:rPr>
              <w:pPrChange w:id="4105" w:author="Danny" w:date="2026-10-02T14:21:00Z">
                <w:pPr>
                  <w:jc w:val="center"/>
                </w:pPr>
              </w:pPrChange>
            </w:pPr>
          </w:p>
        </w:tc>
        <w:tc>
          <w:tcPr>
            <w:tcW w:w="0" w:type="auto"/>
            <w:tcBorders>
              <w:top w:val="nil"/>
              <w:left w:val="nil"/>
              <w:bottom w:val="nil"/>
              <w:right w:val="nil"/>
            </w:tcBorders>
            <w:shd w:val="clear" w:color="auto" w:fill="auto"/>
            <w:vAlign w:val="center"/>
            <w:hideMark/>
          </w:tcPr>
          <w:p w14:paraId="29C7C735" w14:textId="77777777" w:rsidR="000D0736" w:rsidRPr="000D0736" w:rsidRDefault="000D0736">
            <w:pPr>
              <w:spacing w:line="276" w:lineRule="auto"/>
              <w:jc w:val="center"/>
              <w:rPr>
                <w:ins w:id="4106" w:author="Danny" w:date="2026-10-02T14:15:00Z"/>
                <w:rFonts w:eastAsiaTheme="minorHAnsi" w:cstheme="minorBidi"/>
                <w:kern w:val="2"/>
                <w:sz w:val="14"/>
                <w:szCs w:val="18"/>
                <w14:ligatures w14:val="standardContextual"/>
                <w:rPrChange w:id="4107" w:author="Danny" w:date="2026-10-02T14:18:00Z">
                  <w:rPr>
                    <w:ins w:id="4108" w:author="Danny" w:date="2026-10-02T14:15:00Z"/>
                    <w:color w:val="000000"/>
                    <w:sz w:val="18"/>
                    <w:szCs w:val="18"/>
                  </w:rPr>
                </w:rPrChange>
              </w:rPr>
              <w:pPrChange w:id="4109" w:author="Danny" w:date="2026-10-02T14:21:00Z">
                <w:pPr>
                  <w:jc w:val="center"/>
                </w:pPr>
              </w:pPrChange>
            </w:pPr>
            <w:ins w:id="4110" w:author="Danny" w:date="2026-10-02T14:15:00Z">
              <w:r w:rsidRPr="000D0736">
                <w:rPr>
                  <w:rFonts w:eastAsiaTheme="minorHAnsi" w:cstheme="minorBidi"/>
                  <w:kern w:val="2"/>
                  <w:sz w:val="14"/>
                  <w:szCs w:val="18"/>
                  <w14:ligatures w14:val="standardContextual"/>
                  <w:rPrChange w:id="4111"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7031FC17" w14:textId="77777777" w:rsidR="000D0736" w:rsidRPr="000D0736" w:rsidRDefault="000D0736">
            <w:pPr>
              <w:spacing w:line="276" w:lineRule="auto"/>
              <w:jc w:val="center"/>
              <w:rPr>
                <w:ins w:id="4112" w:author="Danny" w:date="2026-10-02T14:15:00Z"/>
                <w:rFonts w:eastAsiaTheme="minorHAnsi" w:cstheme="minorBidi"/>
                <w:kern w:val="2"/>
                <w:sz w:val="14"/>
                <w:szCs w:val="18"/>
                <w14:ligatures w14:val="standardContextual"/>
                <w:rPrChange w:id="4113" w:author="Danny" w:date="2026-10-02T14:18:00Z">
                  <w:rPr>
                    <w:ins w:id="4114" w:author="Danny" w:date="2026-10-02T14:15:00Z"/>
                    <w:color w:val="000000"/>
                    <w:sz w:val="18"/>
                    <w:szCs w:val="18"/>
                  </w:rPr>
                </w:rPrChange>
              </w:rPr>
              <w:pPrChange w:id="4115" w:author="Danny" w:date="2026-10-02T14:21:00Z">
                <w:pPr>
                  <w:jc w:val="center"/>
                </w:pPr>
              </w:pPrChange>
            </w:pPr>
            <w:ins w:id="4116" w:author="Danny" w:date="2026-10-02T14:15:00Z">
              <w:r w:rsidRPr="000D0736">
                <w:rPr>
                  <w:rFonts w:eastAsiaTheme="minorHAnsi" w:cstheme="minorBidi"/>
                  <w:kern w:val="2"/>
                  <w:sz w:val="14"/>
                  <w:szCs w:val="18"/>
                  <w14:ligatures w14:val="standardContextual"/>
                  <w:rPrChange w:id="4117"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48A0F544" w14:textId="77777777" w:rsidR="000D0736" w:rsidRPr="000D0736" w:rsidRDefault="000D0736">
            <w:pPr>
              <w:spacing w:line="276" w:lineRule="auto"/>
              <w:jc w:val="center"/>
              <w:rPr>
                <w:ins w:id="4118" w:author="Danny" w:date="2026-10-02T14:15:00Z"/>
                <w:rFonts w:eastAsiaTheme="minorHAnsi" w:cstheme="minorBidi"/>
                <w:kern w:val="2"/>
                <w:sz w:val="14"/>
                <w:szCs w:val="18"/>
                <w14:ligatures w14:val="standardContextual"/>
                <w:rPrChange w:id="4119" w:author="Danny" w:date="2026-10-02T14:18:00Z">
                  <w:rPr>
                    <w:ins w:id="4120" w:author="Danny" w:date="2026-10-02T14:15:00Z"/>
                    <w:color w:val="000000"/>
                    <w:sz w:val="18"/>
                    <w:szCs w:val="18"/>
                  </w:rPr>
                </w:rPrChange>
              </w:rPr>
              <w:pPrChange w:id="4121" w:author="Danny" w:date="2026-10-02T14:21:00Z">
                <w:pPr>
                  <w:jc w:val="center"/>
                </w:pPr>
              </w:pPrChange>
            </w:pPr>
            <w:ins w:id="4122" w:author="Danny" w:date="2026-10-02T14:15:00Z">
              <w:r w:rsidRPr="000D0736">
                <w:rPr>
                  <w:rFonts w:eastAsiaTheme="minorHAnsi" w:cstheme="minorBidi"/>
                  <w:kern w:val="2"/>
                  <w:sz w:val="14"/>
                  <w:szCs w:val="18"/>
                  <w14:ligatures w14:val="standardContextual"/>
                  <w:rPrChange w:id="4123"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61EE15BB" w14:textId="77777777" w:rsidR="000D0736" w:rsidRPr="000D0736" w:rsidRDefault="000D0736">
            <w:pPr>
              <w:spacing w:line="276" w:lineRule="auto"/>
              <w:rPr>
                <w:ins w:id="4124" w:author="Danny" w:date="2026-10-02T14:15:00Z"/>
                <w:rFonts w:eastAsiaTheme="minorHAnsi" w:cstheme="minorBidi"/>
                <w:kern w:val="2"/>
                <w:sz w:val="14"/>
                <w:szCs w:val="18"/>
                <w14:ligatures w14:val="standardContextual"/>
                <w:rPrChange w:id="4125" w:author="Danny" w:date="2026-10-02T14:18:00Z">
                  <w:rPr>
                    <w:ins w:id="4126" w:author="Danny" w:date="2026-10-02T14:15:00Z"/>
                    <w:color w:val="000000"/>
                    <w:sz w:val="18"/>
                    <w:szCs w:val="18"/>
                  </w:rPr>
                </w:rPrChange>
              </w:rPr>
              <w:pPrChange w:id="4127" w:author="Danny" w:date="2026-10-02T14:16:00Z">
                <w:pPr>
                  <w:jc w:val="center"/>
                </w:pPr>
              </w:pPrChange>
            </w:pPr>
          </w:p>
        </w:tc>
        <w:tc>
          <w:tcPr>
            <w:tcW w:w="0" w:type="auto"/>
            <w:tcBorders>
              <w:top w:val="nil"/>
            </w:tcBorders>
            <w:shd w:val="clear" w:color="auto" w:fill="auto"/>
            <w:vAlign w:val="center"/>
            <w:hideMark/>
          </w:tcPr>
          <w:p w14:paraId="05C49395" w14:textId="77777777" w:rsidR="000D0736" w:rsidRPr="000D0736" w:rsidRDefault="000D0736">
            <w:pPr>
              <w:spacing w:line="276" w:lineRule="auto"/>
              <w:jc w:val="center"/>
              <w:rPr>
                <w:ins w:id="4128" w:author="Danny" w:date="2026-10-02T14:15:00Z"/>
                <w:rFonts w:ascii="Segoe UI Symbol" w:eastAsiaTheme="minorHAnsi" w:hAnsi="Segoe UI Symbol" w:cs="Calibri"/>
                <w:kern w:val="2"/>
                <w:sz w:val="14"/>
                <w:szCs w:val="18"/>
                <w14:ligatures w14:val="standardContextual"/>
                <w:rPrChange w:id="4129" w:author="Danny" w:date="2026-10-02T14:18:00Z">
                  <w:rPr>
                    <w:ins w:id="4130" w:author="Danny" w:date="2026-10-02T14:15:00Z"/>
                    <w:rFonts w:ascii="Segoe UI Symbol" w:hAnsi="Segoe UI Symbol" w:cs="Calibri"/>
                    <w:color w:val="000000"/>
                    <w:sz w:val="18"/>
                    <w:szCs w:val="18"/>
                  </w:rPr>
                </w:rPrChange>
              </w:rPr>
              <w:pPrChange w:id="4131" w:author="Danny" w:date="2026-10-02T14:23:00Z">
                <w:pPr>
                  <w:jc w:val="center"/>
                </w:pPr>
              </w:pPrChange>
            </w:pPr>
            <w:ins w:id="4132" w:author="Danny" w:date="2026-10-02T14:15:00Z">
              <w:r w:rsidRPr="000D0736">
                <w:rPr>
                  <w:rFonts w:ascii="Segoe UI Symbol" w:eastAsiaTheme="minorHAnsi" w:hAnsi="Segoe UI Symbol" w:cs="Calibri"/>
                  <w:kern w:val="2"/>
                  <w:sz w:val="14"/>
                  <w:szCs w:val="18"/>
                  <w14:ligatures w14:val="standardContextual"/>
                  <w:rPrChange w:id="413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15E7D24" w14:textId="77777777" w:rsidR="000D0736" w:rsidRPr="000D0736" w:rsidRDefault="000D0736">
            <w:pPr>
              <w:spacing w:line="276" w:lineRule="auto"/>
              <w:jc w:val="center"/>
              <w:rPr>
                <w:ins w:id="4134" w:author="Danny" w:date="2026-10-02T14:15:00Z"/>
                <w:rFonts w:ascii="Segoe UI Symbol" w:eastAsiaTheme="minorHAnsi" w:hAnsi="Segoe UI Symbol" w:cs="Calibri"/>
                <w:kern w:val="2"/>
                <w:sz w:val="14"/>
                <w:szCs w:val="18"/>
                <w14:ligatures w14:val="standardContextual"/>
                <w:rPrChange w:id="4135" w:author="Danny" w:date="2026-10-02T14:18:00Z">
                  <w:rPr>
                    <w:ins w:id="4136" w:author="Danny" w:date="2026-10-02T14:15:00Z"/>
                    <w:rFonts w:ascii="Segoe UI Symbol" w:hAnsi="Segoe UI Symbol" w:cs="Calibri"/>
                    <w:color w:val="000000"/>
                    <w:sz w:val="18"/>
                    <w:szCs w:val="18"/>
                  </w:rPr>
                </w:rPrChange>
              </w:rPr>
              <w:pPrChange w:id="4137" w:author="Danny" w:date="2026-10-02T14:23:00Z">
                <w:pPr>
                  <w:jc w:val="center"/>
                </w:pPr>
              </w:pPrChange>
            </w:pPr>
            <w:ins w:id="4138" w:author="Danny" w:date="2026-10-02T14:15:00Z">
              <w:r w:rsidRPr="000D0736">
                <w:rPr>
                  <w:rFonts w:ascii="Segoe UI Symbol" w:eastAsiaTheme="minorHAnsi" w:hAnsi="Segoe UI Symbol" w:cs="Calibri"/>
                  <w:kern w:val="2"/>
                  <w:sz w:val="14"/>
                  <w:szCs w:val="18"/>
                  <w14:ligatures w14:val="standardContextual"/>
                  <w:rPrChange w:id="413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0F3A8E5" w14:textId="77777777" w:rsidR="000D0736" w:rsidRPr="000D0736" w:rsidRDefault="000D0736">
            <w:pPr>
              <w:spacing w:line="276" w:lineRule="auto"/>
              <w:jc w:val="center"/>
              <w:rPr>
                <w:ins w:id="4140" w:author="Danny" w:date="2026-10-02T14:15:00Z"/>
                <w:rFonts w:ascii="Segoe UI Symbol" w:eastAsiaTheme="minorHAnsi" w:hAnsi="Segoe UI Symbol" w:cs="Calibri"/>
                <w:kern w:val="2"/>
                <w:sz w:val="14"/>
                <w:szCs w:val="18"/>
                <w14:ligatures w14:val="standardContextual"/>
                <w:rPrChange w:id="4141" w:author="Danny" w:date="2026-10-02T14:18:00Z">
                  <w:rPr>
                    <w:ins w:id="4142" w:author="Danny" w:date="2026-10-02T14:15:00Z"/>
                    <w:rFonts w:ascii="Segoe UI Symbol" w:hAnsi="Segoe UI Symbol" w:cs="Calibri"/>
                    <w:color w:val="000000"/>
                    <w:sz w:val="18"/>
                    <w:szCs w:val="18"/>
                  </w:rPr>
                </w:rPrChange>
              </w:rPr>
              <w:pPrChange w:id="4143" w:author="Danny" w:date="2026-10-02T14:23:00Z">
                <w:pPr>
                  <w:jc w:val="center"/>
                </w:pPr>
              </w:pPrChange>
            </w:pPr>
            <w:ins w:id="4144" w:author="Danny" w:date="2026-10-02T14:15:00Z">
              <w:r w:rsidRPr="000D0736">
                <w:rPr>
                  <w:rFonts w:ascii="Segoe UI Symbol" w:eastAsiaTheme="minorHAnsi" w:hAnsi="Segoe UI Symbol" w:cs="Calibri"/>
                  <w:kern w:val="2"/>
                  <w:sz w:val="14"/>
                  <w:szCs w:val="18"/>
                  <w14:ligatures w14:val="standardContextual"/>
                  <w:rPrChange w:id="414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EA3125D" w14:textId="77777777" w:rsidR="000D0736" w:rsidRPr="000D0736" w:rsidRDefault="000D0736">
            <w:pPr>
              <w:spacing w:line="276" w:lineRule="auto"/>
              <w:jc w:val="center"/>
              <w:rPr>
                <w:ins w:id="4146" w:author="Danny" w:date="2026-10-02T14:15:00Z"/>
                <w:rFonts w:ascii="Segoe UI Symbol" w:eastAsiaTheme="minorHAnsi" w:hAnsi="Segoe UI Symbol" w:cs="Calibri"/>
                <w:kern w:val="2"/>
                <w:sz w:val="14"/>
                <w:szCs w:val="18"/>
                <w14:ligatures w14:val="standardContextual"/>
                <w:rPrChange w:id="4147" w:author="Danny" w:date="2026-10-02T14:18:00Z">
                  <w:rPr>
                    <w:ins w:id="4148" w:author="Danny" w:date="2026-10-02T14:15:00Z"/>
                    <w:rFonts w:ascii="Segoe UI Symbol" w:hAnsi="Segoe UI Symbol" w:cs="Calibri"/>
                    <w:color w:val="000000"/>
                    <w:sz w:val="18"/>
                    <w:szCs w:val="18"/>
                  </w:rPr>
                </w:rPrChange>
              </w:rPr>
              <w:pPrChange w:id="4149" w:author="Danny" w:date="2026-10-02T14:23:00Z">
                <w:pPr>
                  <w:jc w:val="center"/>
                </w:pPr>
              </w:pPrChange>
            </w:pPr>
            <w:ins w:id="4150" w:author="Danny" w:date="2026-10-02T14:15:00Z">
              <w:r w:rsidRPr="000D0736">
                <w:rPr>
                  <w:rFonts w:ascii="Segoe UI Symbol" w:eastAsiaTheme="minorHAnsi" w:hAnsi="Segoe UI Symbol" w:cs="Calibri"/>
                  <w:kern w:val="2"/>
                  <w:sz w:val="14"/>
                  <w:szCs w:val="18"/>
                  <w14:ligatures w14:val="standardContextual"/>
                  <w:rPrChange w:id="415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10443F6" w14:textId="77777777" w:rsidR="000D0736" w:rsidRPr="000D0736" w:rsidRDefault="000D0736">
            <w:pPr>
              <w:spacing w:line="276" w:lineRule="auto"/>
              <w:jc w:val="center"/>
              <w:rPr>
                <w:ins w:id="4152" w:author="Danny" w:date="2026-10-02T14:15:00Z"/>
                <w:rFonts w:ascii="Segoe UI Symbol" w:eastAsiaTheme="minorHAnsi" w:hAnsi="Segoe UI Symbol" w:cs="Calibri"/>
                <w:kern w:val="2"/>
                <w:sz w:val="14"/>
                <w:szCs w:val="18"/>
                <w14:ligatures w14:val="standardContextual"/>
                <w:rPrChange w:id="4153" w:author="Danny" w:date="2026-10-02T14:18:00Z">
                  <w:rPr>
                    <w:ins w:id="4154" w:author="Danny" w:date="2026-10-02T14:15:00Z"/>
                    <w:rFonts w:ascii="Segoe UI Symbol" w:hAnsi="Segoe UI Symbol" w:cs="Calibri"/>
                    <w:color w:val="000000"/>
                    <w:sz w:val="18"/>
                    <w:szCs w:val="18"/>
                  </w:rPr>
                </w:rPrChange>
              </w:rPr>
              <w:pPrChange w:id="4155" w:author="Danny" w:date="2026-10-02T14:23:00Z">
                <w:pPr>
                  <w:jc w:val="center"/>
                </w:pPr>
              </w:pPrChange>
            </w:pPr>
          </w:p>
        </w:tc>
        <w:tc>
          <w:tcPr>
            <w:tcW w:w="0" w:type="auto"/>
            <w:tcBorders>
              <w:top w:val="nil"/>
            </w:tcBorders>
            <w:shd w:val="clear" w:color="auto" w:fill="auto"/>
            <w:vAlign w:val="center"/>
            <w:hideMark/>
          </w:tcPr>
          <w:p w14:paraId="4BB03954" w14:textId="77777777" w:rsidR="000D0736" w:rsidRPr="000D0736" w:rsidRDefault="000D0736">
            <w:pPr>
              <w:spacing w:line="276" w:lineRule="auto"/>
              <w:jc w:val="center"/>
              <w:rPr>
                <w:ins w:id="4156" w:author="Danny" w:date="2026-10-02T14:15:00Z"/>
                <w:rFonts w:ascii="Segoe UI Symbol" w:eastAsiaTheme="minorHAnsi" w:hAnsi="Segoe UI Symbol" w:cs="Calibri"/>
                <w:kern w:val="2"/>
                <w:sz w:val="14"/>
                <w:szCs w:val="18"/>
                <w14:ligatures w14:val="standardContextual"/>
                <w:rPrChange w:id="4157" w:author="Danny" w:date="2026-10-02T14:18:00Z">
                  <w:rPr>
                    <w:ins w:id="4158" w:author="Danny" w:date="2026-10-02T14:15:00Z"/>
                    <w:rFonts w:ascii="Segoe UI Symbol" w:hAnsi="Segoe UI Symbol" w:cs="Calibri"/>
                    <w:color w:val="000000"/>
                    <w:sz w:val="18"/>
                    <w:szCs w:val="18"/>
                  </w:rPr>
                </w:rPrChange>
              </w:rPr>
              <w:pPrChange w:id="4159" w:author="Danny" w:date="2026-10-02T14:23:00Z">
                <w:pPr>
                  <w:jc w:val="center"/>
                </w:pPr>
              </w:pPrChange>
            </w:pPr>
            <w:ins w:id="4160" w:author="Danny" w:date="2026-10-02T14:15:00Z">
              <w:r w:rsidRPr="000D0736">
                <w:rPr>
                  <w:rFonts w:ascii="Segoe UI Symbol" w:eastAsiaTheme="minorHAnsi" w:hAnsi="Segoe UI Symbol" w:cs="Calibri"/>
                  <w:kern w:val="2"/>
                  <w:sz w:val="14"/>
                  <w:szCs w:val="18"/>
                  <w14:ligatures w14:val="standardContextual"/>
                  <w:rPrChange w:id="416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2941E9C" w14:textId="77777777" w:rsidR="000D0736" w:rsidRPr="000D0736" w:rsidRDefault="000D0736">
            <w:pPr>
              <w:spacing w:line="276" w:lineRule="auto"/>
              <w:jc w:val="center"/>
              <w:rPr>
                <w:ins w:id="4162" w:author="Danny" w:date="2026-10-02T14:15:00Z"/>
                <w:rFonts w:ascii="Segoe UI Symbol" w:eastAsiaTheme="minorHAnsi" w:hAnsi="Segoe UI Symbol" w:cs="Calibri"/>
                <w:kern w:val="2"/>
                <w:sz w:val="14"/>
                <w:szCs w:val="18"/>
                <w14:ligatures w14:val="standardContextual"/>
                <w:rPrChange w:id="4163" w:author="Danny" w:date="2026-10-02T14:18:00Z">
                  <w:rPr>
                    <w:ins w:id="4164" w:author="Danny" w:date="2026-10-02T14:15:00Z"/>
                    <w:rFonts w:ascii="Segoe UI Symbol" w:hAnsi="Segoe UI Symbol" w:cs="Calibri"/>
                    <w:color w:val="000000"/>
                    <w:sz w:val="18"/>
                    <w:szCs w:val="18"/>
                  </w:rPr>
                </w:rPrChange>
              </w:rPr>
              <w:pPrChange w:id="4165" w:author="Danny" w:date="2026-10-02T14:23:00Z">
                <w:pPr>
                  <w:jc w:val="center"/>
                </w:pPr>
              </w:pPrChange>
            </w:pPr>
            <w:ins w:id="4166" w:author="Danny" w:date="2026-10-02T14:15:00Z">
              <w:r w:rsidRPr="000D0736">
                <w:rPr>
                  <w:rFonts w:ascii="Segoe UI Symbol" w:eastAsiaTheme="minorHAnsi" w:hAnsi="Segoe UI Symbol" w:cs="Calibri"/>
                  <w:kern w:val="2"/>
                  <w:sz w:val="14"/>
                  <w:szCs w:val="18"/>
                  <w14:ligatures w14:val="standardContextual"/>
                  <w:rPrChange w:id="416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767315F" w14:textId="77777777" w:rsidR="000D0736" w:rsidRPr="000D0736" w:rsidRDefault="000D0736">
            <w:pPr>
              <w:spacing w:line="276" w:lineRule="auto"/>
              <w:jc w:val="center"/>
              <w:rPr>
                <w:ins w:id="4168" w:author="Danny" w:date="2026-10-02T14:15:00Z"/>
                <w:rFonts w:ascii="Segoe UI Symbol" w:eastAsiaTheme="minorHAnsi" w:hAnsi="Segoe UI Symbol" w:cs="Calibri"/>
                <w:kern w:val="2"/>
                <w:sz w:val="14"/>
                <w:szCs w:val="18"/>
                <w14:ligatures w14:val="standardContextual"/>
                <w:rPrChange w:id="4169" w:author="Danny" w:date="2026-10-02T14:18:00Z">
                  <w:rPr>
                    <w:ins w:id="4170" w:author="Danny" w:date="2026-10-02T14:15:00Z"/>
                    <w:rFonts w:ascii="Segoe UI Symbol" w:hAnsi="Segoe UI Symbol" w:cs="Calibri"/>
                    <w:color w:val="000000"/>
                    <w:sz w:val="18"/>
                    <w:szCs w:val="18"/>
                  </w:rPr>
                </w:rPrChange>
              </w:rPr>
              <w:pPrChange w:id="4171" w:author="Danny" w:date="2026-10-02T14:23:00Z">
                <w:pPr>
                  <w:jc w:val="center"/>
                </w:pPr>
              </w:pPrChange>
            </w:pPr>
            <w:ins w:id="4172" w:author="Danny" w:date="2026-10-02T14:15:00Z">
              <w:r w:rsidRPr="000D0736">
                <w:rPr>
                  <w:rFonts w:ascii="Segoe UI Symbol" w:eastAsiaTheme="minorHAnsi" w:hAnsi="Segoe UI Symbol" w:cs="Calibri"/>
                  <w:kern w:val="2"/>
                  <w:sz w:val="14"/>
                  <w:szCs w:val="18"/>
                  <w14:ligatures w14:val="standardContextual"/>
                  <w:rPrChange w:id="4173" w:author="Danny" w:date="2026-10-02T14:18:00Z">
                    <w:rPr>
                      <w:rFonts w:ascii="Segoe UI Symbol" w:hAnsi="Segoe UI Symbol" w:cs="Calibri"/>
                      <w:color w:val="000000"/>
                      <w:sz w:val="18"/>
                      <w:szCs w:val="18"/>
                    </w:rPr>
                  </w:rPrChange>
                </w:rPr>
                <w:t>✗</w:t>
              </w:r>
            </w:ins>
          </w:p>
        </w:tc>
      </w:tr>
      <w:tr w:rsidR="005725AB" w:rsidRPr="005725AB" w14:paraId="78929038" w14:textId="77777777" w:rsidTr="00107337">
        <w:trPr>
          <w:trHeight w:val="20"/>
          <w:ins w:id="4174" w:author="Danny" w:date="2026-10-02T14:15:00Z"/>
        </w:trPr>
        <w:tc>
          <w:tcPr>
            <w:tcW w:w="0" w:type="auto"/>
            <w:tcBorders>
              <w:top w:val="nil"/>
              <w:left w:val="nil"/>
              <w:bottom w:val="nil"/>
              <w:right w:val="nil"/>
            </w:tcBorders>
            <w:shd w:val="clear" w:color="auto" w:fill="auto"/>
            <w:vAlign w:val="center"/>
            <w:hideMark/>
          </w:tcPr>
          <w:p w14:paraId="456DDC21" w14:textId="77777777" w:rsidR="000D0736" w:rsidRPr="000D0736" w:rsidRDefault="000D0736">
            <w:pPr>
              <w:spacing w:line="276" w:lineRule="auto"/>
              <w:jc w:val="center"/>
              <w:rPr>
                <w:ins w:id="4175" w:author="Danny" w:date="2026-10-02T14:15:00Z"/>
                <w:rFonts w:eastAsiaTheme="minorHAnsi" w:cstheme="minorBidi"/>
                <w:kern w:val="2"/>
                <w:sz w:val="14"/>
                <w:szCs w:val="18"/>
                <w14:ligatures w14:val="standardContextual"/>
                <w:rPrChange w:id="4176" w:author="Danny" w:date="2026-10-02T14:18:00Z">
                  <w:rPr>
                    <w:ins w:id="4177" w:author="Danny" w:date="2026-10-02T14:15:00Z"/>
                    <w:color w:val="000000"/>
                    <w:sz w:val="18"/>
                    <w:szCs w:val="18"/>
                  </w:rPr>
                </w:rPrChange>
              </w:rPr>
              <w:pPrChange w:id="4178" w:author="Danny" w:date="2026-10-02T14:16:00Z">
                <w:pPr>
                  <w:jc w:val="center"/>
                </w:pPr>
              </w:pPrChange>
            </w:pPr>
            <w:ins w:id="4179" w:author="Danny" w:date="2026-10-02T14:15:00Z">
              <w:r w:rsidRPr="000D0736">
                <w:rPr>
                  <w:rFonts w:eastAsiaTheme="minorHAnsi" w:cstheme="minorBidi"/>
                  <w:kern w:val="2"/>
                  <w:sz w:val="14"/>
                  <w:szCs w:val="18"/>
                  <w14:ligatures w14:val="standardContextual"/>
                  <w:rPrChange w:id="4180" w:author="Danny" w:date="2026-10-02T14:18:00Z">
                    <w:rPr>
                      <w:color w:val="000000"/>
                      <w:sz w:val="18"/>
                      <w:szCs w:val="18"/>
                    </w:rPr>
                  </w:rPrChange>
                </w:rPr>
                <w:t>43</w:t>
              </w:r>
            </w:ins>
          </w:p>
        </w:tc>
        <w:tc>
          <w:tcPr>
            <w:tcW w:w="0" w:type="auto"/>
            <w:tcBorders>
              <w:top w:val="nil"/>
              <w:left w:val="nil"/>
              <w:bottom w:val="nil"/>
              <w:right w:val="nil"/>
            </w:tcBorders>
            <w:shd w:val="clear" w:color="auto" w:fill="auto"/>
            <w:vAlign w:val="center"/>
            <w:hideMark/>
          </w:tcPr>
          <w:p w14:paraId="22A2B3C9" w14:textId="77777777" w:rsidR="000D0736" w:rsidRPr="000D0736" w:rsidRDefault="000D0736">
            <w:pPr>
              <w:spacing w:line="276" w:lineRule="auto"/>
              <w:rPr>
                <w:ins w:id="4181" w:author="Danny" w:date="2026-10-02T14:15:00Z"/>
                <w:rFonts w:eastAsiaTheme="minorHAnsi" w:cstheme="minorBidi"/>
                <w:kern w:val="2"/>
                <w:sz w:val="14"/>
                <w:szCs w:val="18"/>
                <w14:ligatures w14:val="standardContextual"/>
                <w:rPrChange w:id="4182" w:author="Danny" w:date="2026-10-02T14:18:00Z">
                  <w:rPr>
                    <w:ins w:id="4183" w:author="Danny" w:date="2026-10-02T14:15:00Z"/>
                    <w:color w:val="000000"/>
                    <w:sz w:val="18"/>
                    <w:szCs w:val="18"/>
                  </w:rPr>
                </w:rPrChange>
              </w:rPr>
              <w:pPrChange w:id="4184" w:author="Danny" w:date="2026-10-02T14:16:00Z">
                <w:pPr/>
              </w:pPrChange>
            </w:pPr>
            <w:ins w:id="4185" w:author="Danny" w:date="2026-10-02T14:15:00Z">
              <w:r w:rsidRPr="000D0736">
                <w:rPr>
                  <w:rFonts w:eastAsiaTheme="minorHAnsi" w:cstheme="minorBidi"/>
                  <w:kern w:val="2"/>
                  <w:sz w:val="14"/>
                  <w:szCs w:val="18"/>
                  <w14:ligatures w14:val="standardContextual"/>
                  <w:rPrChange w:id="4186" w:author="Danny" w:date="2026-10-02T14:18:00Z">
                    <w:rPr>
                      <w:color w:val="000000"/>
                      <w:sz w:val="18"/>
                      <w:szCs w:val="18"/>
                    </w:rPr>
                  </w:rPrChange>
                </w:rPr>
                <w:t>Kautzner et al., 2015</w:t>
              </w:r>
            </w:ins>
          </w:p>
        </w:tc>
        <w:tc>
          <w:tcPr>
            <w:tcW w:w="0" w:type="auto"/>
            <w:tcBorders>
              <w:top w:val="nil"/>
              <w:left w:val="nil"/>
              <w:bottom w:val="nil"/>
              <w:right w:val="nil"/>
            </w:tcBorders>
            <w:shd w:val="clear" w:color="auto" w:fill="auto"/>
            <w:noWrap/>
            <w:vAlign w:val="bottom"/>
            <w:hideMark/>
          </w:tcPr>
          <w:p w14:paraId="56D7D8AC" w14:textId="77777777" w:rsidR="000D0736" w:rsidRPr="000D0736" w:rsidRDefault="000D0736">
            <w:pPr>
              <w:spacing w:line="276" w:lineRule="auto"/>
              <w:rPr>
                <w:ins w:id="4187" w:author="Danny" w:date="2026-10-02T14:15:00Z"/>
                <w:rFonts w:eastAsiaTheme="minorHAnsi" w:cstheme="minorBidi"/>
                <w:kern w:val="2"/>
                <w:sz w:val="14"/>
                <w:szCs w:val="18"/>
                <w14:ligatures w14:val="standardContextual"/>
                <w:rPrChange w:id="4188" w:author="Danny" w:date="2026-10-02T14:18:00Z">
                  <w:rPr>
                    <w:ins w:id="4189" w:author="Danny" w:date="2026-10-02T14:15:00Z"/>
                    <w:color w:val="000000"/>
                    <w:sz w:val="18"/>
                    <w:szCs w:val="18"/>
                  </w:rPr>
                </w:rPrChange>
              </w:rPr>
              <w:pPrChange w:id="4190" w:author="Danny" w:date="2026-10-02T14:16:00Z">
                <w:pPr/>
              </w:pPrChange>
            </w:pPr>
          </w:p>
        </w:tc>
        <w:tc>
          <w:tcPr>
            <w:tcW w:w="0" w:type="auto"/>
            <w:tcBorders>
              <w:top w:val="nil"/>
              <w:left w:val="nil"/>
              <w:bottom w:val="nil"/>
              <w:right w:val="nil"/>
            </w:tcBorders>
            <w:shd w:val="clear" w:color="auto" w:fill="auto"/>
            <w:vAlign w:val="center"/>
            <w:hideMark/>
          </w:tcPr>
          <w:p w14:paraId="31A0103B" w14:textId="77777777" w:rsidR="000D0736" w:rsidRPr="000D0736" w:rsidRDefault="000D0736">
            <w:pPr>
              <w:spacing w:line="276" w:lineRule="auto"/>
              <w:jc w:val="center"/>
              <w:rPr>
                <w:ins w:id="4191" w:author="Danny" w:date="2026-10-02T14:15:00Z"/>
                <w:rFonts w:eastAsiaTheme="minorHAnsi" w:cstheme="minorBidi"/>
                <w:kern w:val="2"/>
                <w:sz w:val="14"/>
                <w:szCs w:val="18"/>
                <w14:ligatures w14:val="standardContextual"/>
                <w:rPrChange w:id="4192" w:author="Danny" w:date="2026-10-02T14:18:00Z">
                  <w:rPr>
                    <w:ins w:id="4193" w:author="Danny" w:date="2026-10-02T14:15:00Z"/>
                    <w:color w:val="000000"/>
                    <w:sz w:val="18"/>
                    <w:szCs w:val="18"/>
                  </w:rPr>
                </w:rPrChange>
              </w:rPr>
              <w:pPrChange w:id="4194" w:author="Danny" w:date="2026-10-02T14:21:00Z">
                <w:pPr>
                  <w:jc w:val="center"/>
                </w:pPr>
              </w:pPrChange>
            </w:pPr>
            <w:ins w:id="4195" w:author="Danny" w:date="2026-10-02T14:15:00Z">
              <w:r w:rsidRPr="000D0736">
                <w:rPr>
                  <w:rFonts w:eastAsiaTheme="minorHAnsi" w:cstheme="minorBidi"/>
                  <w:kern w:val="2"/>
                  <w:sz w:val="14"/>
                  <w:szCs w:val="18"/>
                  <w14:ligatures w14:val="standardContextual"/>
                  <w:rPrChange w:id="4196"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649B87CA" w14:textId="77777777" w:rsidR="000D0736" w:rsidRPr="000D0736" w:rsidRDefault="000D0736">
            <w:pPr>
              <w:spacing w:line="276" w:lineRule="auto"/>
              <w:jc w:val="center"/>
              <w:rPr>
                <w:ins w:id="4197" w:author="Danny" w:date="2026-10-02T14:15:00Z"/>
                <w:rFonts w:eastAsiaTheme="minorHAnsi" w:cstheme="minorBidi"/>
                <w:kern w:val="2"/>
                <w:sz w:val="14"/>
                <w:szCs w:val="18"/>
                <w14:ligatures w14:val="standardContextual"/>
                <w:rPrChange w:id="4198" w:author="Danny" w:date="2026-10-02T14:18:00Z">
                  <w:rPr>
                    <w:ins w:id="4199" w:author="Danny" w:date="2026-10-02T14:15:00Z"/>
                    <w:color w:val="000000"/>
                    <w:sz w:val="18"/>
                    <w:szCs w:val="18"/>
                  </w:rPr>
                </w:rPrChange>
              </w:rPr>
              <w:pPrChange w:id="4200" w:author="Danny" w:date="2026-10-02T14:21:00Z">
                <w:pPr>
                  <w:jc w:val="center"/>
                </w:pPr>
              </w:pPrChange>
            </w:pPr>
            <w:ins w:id="4201" w:author="Danny" w:date="2026-10-02T14:15:00Z">
              <w:r w:rsidRPr="000D0736">
                <w:rPr>
                  <w:rFonts w:eastAsiaTheme="minorHAnsi" w:cstheme="minorBidi"/>
                  <w:kern w:val="2"/>
                  <w:sz w:val="14"/>
                  <w:szCs w:val="18"/>
                  <w14:ligatures w14:val="standardContextual"/>
                  <w:rPrChange w:id="4202"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3DB540DA" w14:textId="77777777" w:rsidR="000D0736" w:rsidRPr="000D0736" w:rsidRDefault="000D0736">
            <w:pPr>
              <w:spacing w:line="276" w:lineRule="auto"/>
              <w:jc w:val="center"/>
              <w:rPr>
                <w:ins w:id="4203" w:author="Danny" w:date="2026-10-02T14:15:00Z"/>
                <w:rFonts w:eastAsiaTheme="minorHAnsi" w:cstheme="minorBidi"/>
                <w:kern w:val="2"/>
                <w:sz w:val="14"/>
                <w:szCs w:val="18"/>
                <w14:ligatures w14:val="standardContextual"/>
                <w:rPrChange w:id="4204" w:author="Danny" w:date="2026-10-02T14:18:00Z">
                  <w:rPr>
                    <w:ins w:id="4205" w:author="Danny" w:date="2026-10-02T14:15:00Z"/>
                    <w:color w:val="000000"/>
                    <w:sz w:val="18"/>
                    <w:szCs w:val="18"/>
                  </w:rPr>
                </w:rPrChange>
              </w:rPr>
              <w:pPrChange w:id="4206" w:author="Danny" w:date="2026-10-02T14:21:00Z">
                <w:pPr>
                  <w:jc w:val="center"/>
                </w:pPr>
              </w:pPrChange>
            </w:pPr>
          </w:p>
        </w:tc>
        <w:tc>
          <w:tcPr>
            <w:tcW w:w="0" w:type="auto"/>
            <w:tcBorders>
              <w:top w:val="nil"/>
              <w:left w:val="nil"/>
              <w:bottom w:val="nil"/>
              <w:right w:val="nil"/>
            </w:tcBorders>
            <w:shd w:val="clear" w:color="auto" w:fill="auto"/>
            <w:vAlign w:val="center"/>
            <w:hideMark/>
          </w:tcPr>
          <w:p w14:paraId="6D85B752" w14:textId="77777777" w:rsidR="000D0736" w:rsidRPr="000D0736" w:rsidRDefault="000D0736">
            <w:pPr>
              <w:spacing w:line="276" w:lineRule="auto"/>
              <w:jc w:val="center"/>
              <w:rPr>
                <w:ins w:id="4207" w:author="Danny" w:date="2026-10-02T14:15:00Z"/>
                <w:rFonts w:eastAsiaTheme="minorHAnsi" w:cstheme="minorBidi"/>
                <w:kern w:val="2"/>
                <w:sz w:val="14"/>
                <w:szCs w:val="18"/>
                <w14:ligatures w14:val="standardContextual"/>
                <w:rPrChange w:id="4208" w:author="Danny" w:date="2026-10-02T14:18:00Z">
                  <w:rPr>
                    <w:ins w:id="4209" w:author="Danny" w:date="2026-10-02T14:15:00Z"/>
                    <w:color w:val="000000"/>
                    <w:sz w:val="18"/>
                    <w:szCs w:val="18"/>
                  </w:rPr>
                </w:rPrChange>
              </w:rPr>
              <w:pPrChange w:id="4210" w:author="Danny" w:date="2026-10-02T14:21:00Z">
                <w:pPr>
                  <w:jc w:val="center"/>
                </w:pPr>
              </w:pPrChange>
            </w:pPr>
            <w:ins w:id="4211" w:author="Danny" w:date="2026-10-02T14:15:00Z">
              <w:r w:rsidRPr="000D0736">
                <w:rPr>
                  <w:rFonts w:eastAsiaTheme="minorHAnsi" w:cstheme="minorBidi"/>
                  <w:kern w:val="2"/>
                  <w:sz w:val="14"/>
                  <w:szCs w:val="18"/>
                  <w14:ligatures w14:val="standardContextual"/>
                  <w:rPrChange w:id="4212" w:author="Danny" w:date="2026-10-02T14:18:00Z">
                    <w:rPr>
                      <w:color w:val="000000"/>
                      <w:sz w:val="18"/>
                      <w:szCs w:val="18"/>
                    </w:rPr>
                  </w:rPrChange>
                </w:rPr>
                <w:t>26.0 ± 6.1</w:t>
              </w:r>
            </w:ins>
          </w:p>
        </w:tc>
        <w:tc>
          <w:tcPr>
            <w:tcW w:w="0" w:type="auto"/>
            <w:tcBorders>
              <w:top w:val="nil"/>
              <w:left w:val="nil"/>
              <w:bottom w:val="nil"/>
              <w:right w:val="nil"/>
            </w:tcBorders>
            <w:shd w:val="clear" w:color="auto" w:fill="auto"/>
            <w:vAlign w:val="center"/>
            <w:hideMark/>
          </w:tcPr>
          <w:p w14:paraId="3DD6B39C" w14:textId="77777777" w:rsidR="000D0736" w:rsidRPr="000D0736" w:rsidRDefault="000D0736">
            <w:pPr>
              <w:spacing w:line="276" w:lineRule="auto"/>
              <w:jc w:val="center"/>
              <w:rPr>
                <w:ins w:id="4213" w:author="Danny" w:date="2026-10-02T14:15:00Z"/>
                <w:rFonts w:eastAsiaTheme="minorHAnsi" w:cstheme="minorBidi"/>
                <w:kern w:val="2"/>
                <w:sz w:val="14"/>
                <w:szCs w:val="18"/>
                <w14:ligatures w14:val="standardContextual"/>
                <w:rPrChange w:id="4214" w:author="Danny" w:date="2026-10-02T14:18:00Z">
                  <w:rPr>
                    <w:ins w:id="4215" w:author="Danny" w:date="2026-10-02T14:15:00Z"/>
                    <w:color w:val="000000"/>
                    <w:sz w:val="18"/>
                    <w:szCs w:val="18"/>
                  </w:rPr>
                </w:rPrChange>
              </w:rPr>
              <w:pPrChange w:id="4216" w:author="Danny" w:date="2026-10-02T14:21:00Z">
                <w:pPr>
                  <w:jc w:val="center"/>
                </w:pPr>
              </w:pPrChange>
            </w:pPr>
          </w:p>
        </w:tc>
        <w:tc>
          <w:tcPr>
            <w:tcW w:w="0" w:type="auto"/>
            <w:tcBorders>
              <w:top w:val="nil"/>
              <w:left w:val="nil"/>
              <w:bottom w:val="nil"/>
              <w:right w:val="nil"/>
            </w:tcBorders>
            <w:shd w:val="clear" w:color="auto" w:fill="auto"/>
            <w:vAlign w:val="center"/>
            <w:hideMark/>
          </w:tcPr>
          <w:p w14:paraId="70B53405" w14:textId="77777777" w:rsidR="000D0736" w:rsidRPr="000D0736" w:rsidRDefault="000D0736">
            <w:pPr>
              <w:spacing w:line="276" w:lineRule="auto"/>
              <w:jc w:val="center"/>
              <w:rPr>
                <w:ins w:id="4217" w:author="Danny" w:date="2026-10-02T14:15:00Z"/>
                <w:rFonts w:eastAsiaTheme="minorHAnsi" w:cstheme="minorBidi"/>
                <w:kern w:val="2"/>
                <w:sz w:val="14"/>
                <w:szCs w:val="18"/>
                <w14:ligatures w14:val="standardContextual"/>
                <w:rPrChange w:id="4218" w:author="Danny" w:date="2026-10-02T14:18:00Z">
                  <w:rPr>
                    <w:ins w:id="4219" w:author="Danny" w:date="2026-10-02T14:15:00Z"/>
                    <w:color w:val="000000"/>
                    <w:sz w:val="18"/>
                    <w:szCs w:val="18"/>
                  </w:rPr>
                </w:rPrChange>
              </w:rPr>
              <w:pPrChange w:id="4220" w:author="Danny" w:date="2026-10-02T14:21:00Z">
                <w:pPr>
                  <w:jc w:val="center"/>
                </w:pPr>
              </w:pPrChange>
            </w:pPr>
            <w:ins w:id="4221" w:author="Danny" w:date="2026-10-02T14:15:00Z">
              <w:r w:rsidRPr="000D0736">
                <w:rPr>
                  <w:rFonts w:eastAsiaTheme="minorHAnsi" w:cstheme="minorBidi"/>
                  <w:kern w:val="2"/>
                  <w:sz w:val="14"/>
                  <w:szCs w:val="18"/>
                  <w14:ligatures w14:val="standardContextual"/>
                  <w:rPrChange w:id="4222" w:author="Danny" w:date="2026-10-02T14:18:00Z">
                    <w:rPr>
                      <w:color w:val="000000"/>
                      <w:sz w:val="18"/>
                      <w:szCs w:val="18"/>
                    </w:rPr>
                  </w:rPrChange>
                </w:rPr>
                <w:t>147</w:t>
              </w:r>
            </w:ins>
          </w:p>
        </w:tc>
        <w:tc>
          <w:tcPr>
            <w:tcW w:w="0" w:type="auto"/>
            <w:tcBorders>
              <w:top w:val="nil"/>
              <w:left w:val="nil"/>
              <w:bottom w:val="nil"/>
              <w:right w:val="nil"/>
            </w:tcBorders>
            <w:shd w:val="clear" w:color="auto" w:fill="auto"/>
            <w:vAlign w:val="center"/>
            <w:hideMark/>
          </w:tcPr>
          <w:p w14:paraId="7299A78A" w14:textId="77777777" w:rsidR="000D0736" w:rsidRPr="000D0736" w:rsidRDefault="000D0736">
            <w:pPr>
              <w:spacing w:line="276" w:lineRule="auto"/>
              <w:jc w:val="center"/>
              <w:rPr>
                <w:ins w:id="4223" w:author="Danny" w:date="2026-10-02T14:15:00Z"/>
                <w:rFonts w:eastAsiaTheme="minorHAnsi" w:cstheme="minorBidi"/>
                <w:kern w:val="2"/>
                <w:sz w:val="14"/>
                <w:szCs w:val="18"/>
                <w14:ligatures w14:val="standardContextual"/>
                <w:rPrChange w:id="4224" w:author="Danny" w:date="2026-10-02T14:18:00Z">
                  <w:rPr>
                    <w:ins w:id="4225" w:author="Danny" w:date="2026-10-02T14:15:00Z"/>
                    <w:color w:val="000000"/>
                    <w:sz w:val="18"/>
                    <w:szCs w:val="18"/>
                  </w:rPr>
                </w:rPrChange>
              </w:rPr>
              <w:pPrChange w:id="4226" w:author="Danny" w:date="2026-10-02T14:21:00Z">
                <w:pPr>
                  <w:jc w:val="center"/>
                </w:pPr>
              </w:pPrChange>
            </w:pPr>
            <w:ins w:id="4227" w:author="Danny" w:date="2026-10-02T14:15:00Z">
              <w:r w:rsidRPr="000D0736">
                <w:rPr>
                  <w:rFonts w:eastAsiaTheme="minorHAnsi" w:cstheme="minorBidi"/>
                  <w:kern w:val="2"/>
                  <w:sz w:val="14"/>
                  <w:szCs w:val="18"/>
                  <w14:ligatures w14:val="standardContextual"/>
                  <w:rPrChange w:id="4228" w:author="Danny" w:date="2026-10-02T14:18:00Z">
                    <w:rPr>
                      <w:color w:val="000000"/>
                      <w:sz w:val="18"/>
                      <w:szCs w:val="18"/>
                    </w:rPr>
                  </w:rPrChange>
                </w:rPr>
                <w:t>0</w:t>
              </w:r>
            </w:ins>
          </w:p>
        </w:tc>
        <w:tc>
          <w:tcPr>
            <w:tcW w:w="0" w:type="auto"/>
            <w:tcBorders>
              <w:top w:val="nil"/>
              <w:left w:val="nil"/>
              <w:bottom w:val="nil"/>
              <w:right w:val="nil"/>
            </w:tcBorders>
            <w:shd w:val="clear" w:color="auto" w:fill="auto"/>
            <w:vAlign w:val="center"/>
            <w:hideMark/>
          </w:tcPr>
          <w:p w14:paraId="0BBD3F90" w14:textId="77777777" w:rsidR="000D0736" w:rsidRPr="000D0736" w:rsidRDefault="000D0736">
            <w:pPr>
              <w:spacing w:line="276" w:lineRule="auto"/>
              <w:jc w:val="center"/>
              <w:rPr>
                <w:ins w:id="4229" w:author="Danny" w:date="2026-10-02T14:15:00Z"/>
                <w:rFonts w:eastAsiaTheme="minorHAnsi" w:cstheme="minorBidi"/>
                <w:kern w:val="2"/>
                <w:sz w:val="14"/>
                <w:szCs w:val="18"/>
                <w14:ligatures w14:val="standardContextual"/>
                <w:rPrChange w:id="4230" w:author="Danny" w:date="2026-10-02T14:18:00Z">
                  <w:rPr>
                    <w:ins w:id="4231" w:author="Danny" w:date="2026-10-02T14:15:00Z"/>
                    <w:color w:val="000000"/>
                    <w:sz w:val="18"/>
                    <w:szCs w:val="18"/>
                  </w:rPr>
                </w:rPrChange>
              </w:rPr>
              <w:pPrChange w:id="4232" w:author="Danny" w:date="2026-10-02T14:21:00Z">
                <w:pPr>
                  <w:jc w:val="center"/>
                </w:pPr>
              </w:pPrChange>
            </w:pPr>
            <w:ins w:id="4233" w:author="Danny" w:date="2026-10-02T14:15:00Z">
              <w:r w:rsidRPr="000D0736">
                <w:rPr>
                  <w:rFonts w:eastAsiaTheme="minorHAnsi" w:cstheme="minorBidi"/>
                  <w:kern w:val="2"/>
                  <w:sz w:val="14"/>
                  <w:szCs w:val="18"/>
                  <w14:ligatures w14:val="standardContextual"/>
                  <w:rPrChange w:id="4234" w:author="Danny" w:date="2026-10-02T14:18:00Z">
                    <w:rPr>
                      <w:color w:val="000000"/>
                      <w:sz w:val="18"/>
                      <w:szCs w:val="18"/>
                    </w:rPr>
                  </w:rPrChange>
                </w:rPr>
                <w:t>147</w:t>
              </w:r>
            </w:ins>
          </w:p>
        </w:tc>
        <w:tc>
          <w:tcPr>
            <w:tcW w:w="0" w:type="auto"/>
            <w:tcBorders>
              <w:top w:val="nil"/>
              <w:left w:val="nil"/>
              <w:bottom w:val="nil"/>
              <w:right w:val="nil"/>
            </w:tcBorders>
            <w:shd w:val="clear" w:color="auto" w:fill="auto"/>
            <w:noWrap/>
            <w:vAlign w:val="center"/>
            <w:hideMark/>
          </w:tcPr>
          <w:p w14:paraId="763C3679" w14:textId="77777777" w:rsidR="000D0736" w:rsidRPr="000D0736" w:rsidRDefault="000D0736">
            <w:pPr>
              <w:spacing w:line="276" w:lineRule="auto"/>
              <w:jc w:val="center"/>
              <w:rPr>
                <w:ins w:id="4235" w:author="Danny" w:date="2026-10-02T14:15:00Z"/>
                <w:rFonts w:eastAsiaTheme="minorHAnsi" w:cstheme="minorBidi"/>
                <w:kern w:val="2"/>
                <w:sz w:val="14"/>
                <w:szCs w:val="18"/>
                <w14:ligatures w14:val="standardContextual"/>
                <w:rPrChange w:id="4236" w:author="Danny" w:date="2026-10-02T14:18:00Z">
                  <w:rPr>
                    <w:ins w:id="4237" w:author="Danny" w:date="2026-10-02T14:15:00Z"/>
                    <w:color w:val="000000"/>
                    <w:sz w:val="18"/>
                    <w:szCs w:val="18"/>
                  </w:rPr>
                </w:rPrChange>
              </w:rPr>
              <w:pPrChange w:id="4238" w:author="Danny" w:date="2026-10-02T14:21:00Z">
                <w:pPr>
                  <w:jc w:val="center"/>
                </w:pPr>
              </w:pPrChange>
            </w:pPr>
          </w:p>
        </w:tc>
        <w:tc>
          <w:tcPr>
            <w:tcW w:w="0" w:type="auto"/>
            <w:tcBorders>
              <w:top w:val="nil"/>
              <w:left w:val="nil"/>
              <w:bottom w:val="nil"/>
              <w:right w:val="nil"/>
            </w:tcBorders>
            <w:shd w:val="clear" w:color="auto" w:fill="auto"/>
            <w:vAlign w:val="center"/>
            <w:hideMark/>
          </w:tcPr>
          <w:p w14:paraId="7F02C4E0" w14:textId="77777777" w:rsidR="000D0736" w:rsidRPr="000D0736" w:rsidRDefault="000D0736">
            <w:pPr>
              <w:spacing w:line="276" w:lineRule="auto"/>
              <w:jc w:val="center"/>
              <w:rPr>
                <w:ins w:id="4239" w:author="Danny" w:date="2026-10-02T14:15:00Z"/>
                <w:rFonts w:eastAsiaTheme="minorHAnsi" w:cstheme="minorBidi"/>
                <w:kern w:val="2"/>
                <w:sz w:val="14"/>
                <w:szCs w:val="18"/>
                <w14:ligatures w14:val="standardContextual"/>
                <w:rPrChange w:id="4240" w:author="Danny" w:date="2026-10-02T14:18:00Z">
                  <w:rPr>
                    <w:ins w:id="4241" w:author="Danny" w:date="2026-10-02T14:15:00Z"/>
                    <w:color w:val="000000"/>
                    <w:sz w:val="18"/>
                    <w:szCs w:val="18"/>
                  </w:rPr>
                </w:rPrChange>
              </w:rPr>
              <w:pPrChange w:id="4242" w:author="Danny" w:date="2026-10-02T14:21:00Z">
                <w:pPr>
                  <w:jc w:val="center"/>
                </w:pPr>
              </w:pPrChange>
            </w:pPr>
            <w:ins w:id="4243" w:author="Danny" w:date="2026-10-02T14:15:00Z">
              <w:r w:rsidRPr="000D0736">
                <w:rPr>
                  <w:rFonts w:eastAsiaTheme="minorHAnsi" w:cstheme="minorBidi"/>
                  <w:kern w:val="2"/>
                  <w:sz w:val="14"/>
                  <w:szCs w:val="18"/>
                  <w14:ligatures w14:val="standardContextual"/>
                  <w:rPrChange w:id="4244"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2847CE92" w14:textId="77777777" w:rsidR="000D0736" w:rsidRPr="000D0736" w:rsidRDefault="000D0736">
            <w:pPr>
              <w:spacing w:line="276" w:lineRule="auto"/>
              <w:jc w:val="center"/>
              <w:rPr>
                <w:ins w:id="4245" w:author="Danny" w:date="2026-10-02T14:15:00Z"/>
                <w:rFonts w:eastAsiaTheme="minorHAnsi" w:cstheme="minorBidi"/>
                <w:kern w:val="2"/>
                <w:sz w:val="14"/>
                <w:szCs w:val="18"/>
                <w14:ligatures w14:val="standardContextual"/>
                <w:rPrChange w:id="4246" w:author="Danny" w:date="2026-10-02T14:18:00Z">
                  <w:rPr>
                    <w:ins w:id="4247" w:author="Danny" w:date="2026-10-02T14:15:00Z"/>
                    <w:color w:val="000000"/>
                    <w:sz w:val="18"/>
                    <w:szCs w:val="18"/>
                  </w:rPr>
                </w:rPrChange>
              </w:rPr>
              <w:pPrChange w:id="4248" w:author="Danny" w:date="2026-10-02T14:21:00Z">
                <w:pPr>
                  <w:jc w:val="center"/>
                </w:pPr>
              </w:pPrChange>
            </w:pPr>
            <w:ins w:id="4249" w:author="Danny" w:date="2026-10-02T14:15:00Z">
              <w:r w:rsidRPr="000D0736">
                <w:rPr>
                  <w:rFonts w:eastAsiaTheme="minorHAnsi" w:cstheme="minorBidi"/>
                  <w:kern w:val="2"/>
                  <w:sz w:val="14"/>
                  <w:szCs w:val="18"/>
                  <w14:ligatures w14:val="standardContextual"/>
                  <w:rPrChange w:id="4250"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65CC80FE" w14:textId="77777777" w:rsidR="000D0736" w:rsidRPr="000D0736" w:rsidRDefault="000D0736">
            <w:pPr>
              <w:spacing w:line="276" w:lineRule="auto"/>
              <w:jc w:val="center"/>
              <w:rPr>
                <w:ins w:id="4251" w:author="Danny" w:date="2026-10-02T14:15:00Z"/>
                <w:rFonts w:eastAsiaTheme="minorHAnsi" w:cstheme="minorBidi"/>
                <w:kern w:val="2"/>
                <w:sz w:val="14"/>
                <w:szCs w:val="18"/>
                <w14:ligatures w14:val="standardContextual"/>
                <w:rPrChange w:id="4252" w:author="Danny" w:date="2026-10-02T14:18:00Z">
                  <w:rPr>
                    <w:ins w:id="4253" w:author="Danny" w:date="2026-10-02T14:15:00Z"/>
                    <w:color w:val="000000"/>
                    <w:sz w:val="18"/>
                    <w:szCs w:val="18"/>
                  </w:rPr>
                </w:rPrChange>
              </w:rPr>
              <w:pPrChange w:id="4254" w:author="Danny" w:date="2026-10-02T14:21:00Z">
                <w:pPr>
                  <w:jc w:val="center"/>
                </w:pPr>
              </w:pPrChange>
            </w:pPr>
            <w:ins w:id="4255" w:author="Danny" w:date="2026-10-02T14:15:00Z">
              <w:r w:rsidRPr="000D0736">
                <w:rPr>
                  <w:rFonts w:eastAsiaTheme="minorHAnsi" w:cstheme="minorBidi"/>
                  <w:kern w:val="2"/>
                  <w:sz w:val="14"/>
                  <w:szCs w:val="18"/>
                  <w14:ligatures w14:val="standardContextual"/>
                  <w:rPrChange w:id="4256"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717D74D3" w14:textId="77777777" w:rsidR="000D0736" w:rsidRPr="000D0736" w:rsidRDefault="000D0736">
            <w:pPr>
              <w:spacing w:line="276" w:lineRule="auto"/>
              <w:rPr>
                <w:ins w:id="4257" w:author="Danny" w:date="2026-10-02T14:15:00Z"/>
                <w:rFonts w:eastAsiaTheme="minorHAnsi" w:cstheme="minorBidi"/>
                <w:kern w:val="2"/>
                <w:sz w:val="14"/>
                <w:szCs w:val="18"/>
                <w14:ligatures w14:val="standardContextual"/>
                <w:rPrChange w:id="4258" w:author="Danny" w:date="2026-10-02T14:18:00Z">
                  <w:rPr>
                    <w:ins w:id="4259" w:author="Danny" w:date="2026-10-02T14:15:00Z"/>
                    <w:color w:val="000000"/>
                    <w:sz w:val="18"/>
                    <w:szCs w:val="18"/>
                  </w:rPr>
                </w:rPrChange>
              </w:rPr>
              <w:pPrChange w:id="4260" w:author="Danny" w:date="2026-10-02T14:16:00Z">
                <w:pPr>
                  <w:jc w:val="center"/>
                </w:pPr>
              </w:pPrChange>
            </w:pPr>
          </w:p>
        </w:tc>
        <w:tc>
          <w:tcPr>
            <w:tcW w:w="0" w:type="auto"/>
            <w:tcBorders>
              <w:top w:val="nil"/>
            </w:tcBorders>
            <w:shd w:val="clear" w:color="auto" w:fill="auto"/>
            <w:vAlign w:val="center"/>
            <w:hideMark/>
          </w:tcPr>
          <w:p w14:paraId="74F7B9B6" w14:textId="77777777" w:rsidR="000D0736" w:rsidRPr="000D0736" w:rsidRDefault="000D0736">
            <w:pPr>
              <w:spacing w:line="276" w:lineRule="auto"/>
              <w:jc w:val="center"/>
              <w:rPr>
                <w:ins w:id="4261" w:author="Danny" w:date="2026-10-02T14:15:00Z"/>
                <w:rFonts w:ascii="Segoe UI Symbol" w:eastAsiaTheme="minorHAnsi" w:hAnsi="Segoe UI Symbol" w:cs="Calibri"/>
                <w:kern w:val="2"/>
                <w:sz w:val="14"/>
                <w:szCs w:val="18"/>
                <w14:ligatures w14:val="standardContextual"/>
                <w:rPrChange w:id="4262" w:author="Danny" w:date="2026-10-02T14:18:00Z">
                  <w:rPr>
                    <w:ins w:id="4263" w:author="Danny" w:date="2026-10-02T14:15:00Z"/>
                    <w:rFonts w:ascii="Segoe UI Symbol" w:hAnsi="Segoe UI Symbol" w:cs="Calibri"/>
                    <w:color w:val="000000"/>
                    <w:sz w:val="18"/>
                    <w:szCs w:val="18"/>
                  </w:rPr>
                </w:rPrChange>
              </w:rPr>
              <w:pPrChange w:id="4264" w:author="Danny" w:date="2026-10-02T14:23:00Z">
                <w:pPr>
                  <w:jc w:val="center"/>
                </w:pPr>
              </w:pPrChange>
            </w:pPr>
            <w:ins w:id="4265" w:author="Danny" w:date="2026-10-02T14:15:00Z">
              <w:r w:rsidRPr="000D0736">
                <w:rPr>
                  <w:rFonts w:ascii="Segoe UI Symbol" w:eastAsiaTheme="minorHAnsi" w:hAnsi="Segoe UI Symbol" w:cs="Calibri"/>
                  <w:kern w:val="2"/>
                  <w:sz w:val="14"/>
                  <w:szCs w:val="18"/>
                  <w14:ligatures w14:val="standardContextual"/>
                  <w:rPrChange w:id="426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E9C6D15" w14:textId="77777777" w:rsidR="000D0736" w:rsidRPr="000D0736" w:rsidRDefault="000D0736">
            <w:pPr>
              <w:spacing w:line="276" w:lineRule="auto"/>
              <w:jc w:val="center"/>
              <w:rPr>
                <w:ins w:id="4267" w:author="Danny" w:date="2026-10-02T14:15:00Z"/>
                <w:rFonts w:ascii="Segoe UI Symbol" w:eastAsiaTheme="minorHAnsi" w:hAnsi="Segoe UI Symbol" w:cs="Calibri"/>
                <w:kern w:val="2"/>
                <w:sz w:val="14"/>
                <w:szCs w:val="18"/>
                <w14:ligatures w14:val="standardContextual"/>
                <w:rPrChange w:id="4268" w:author="Danny" w:date="2026-10-02T14:18:00Z">
                  <w:rPr>
                    <w:ins w:id="4269" w:author="Danny" w:date="2026-10-02T14:15:00Z"/>
                    <w:rFonts w:ascii="Segoe UI Symbol" w:hAnsi="Segoe UI Symbol" w:cs="Calibri"/>
                    <w:color w:val="000000"/>
                    <w:sz w:val="18"/>
                    <w:szCs w:val="18"/>
                  </w:rPr>
                </w:rPrChange>
              </w:rPr>
              <w:pPrChange w:id="4270" w:author="Danny" w:date="2026-10-02T14:23:00Z">
                <w:pPr>
                  <w:jc w:val="center"/>
                </w:pPr>
              </w:pPrChange>
            </w:pPr>
            <w:ins w:id="4271" w:author="Danny" w:date="2026-10-02T14:15:00Z">
              <w:r w:rsidRPr="000D0736">
                <w:rPr>
                  <w:rFonts w:ascii="Segoe UI Symbol" w:eastAsiaTheme="minorHAnsi" w:hAnsi="Segoe UI Symbol" w:cs="Calibri"/>
                  <w:kern w:val="2"/>
                  <w:sz w:val="14"/>
                  <w:szCs w:val="18"/>
                  <w14:ligatures w14:val="standardContextual"/>
                  <w:rPrChange w:id="427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211A31C" w14:textId="77777777" w:rsidR="000D0736" w:rsidRPr="000D0736" w:rsidRDefault="000D0736">
            <w:pPr>
              <w:spacing w:line="276" w:lineRule="auto"/>
              <w:jc w:val="center"/>
              <w:rPr>
                <w:ins w:id="4273" w:author="Danny" w:date="2026-10-02T14:15:00Z"/>
                <w:rFonts w:ascii="Segoe UI Symbol" w:eastAsiaTheme="minorHAnsi" w:hAnsi="Segoe UI Symbol" w:cs="Calibri"/>
                <w:kern w:val="2"/>
                <w:sz w:val="14"/>
                <w:szCs w:val="18"/>
                <w14:ligatures w14:val="standardContextual"/>
                <w:rPrChange w:id="4274" w:author="Danny" w:date="2026-10-02T14:18:00Z">
                  <w:rPr>
                    <w:ins w:id="4275" w:author="Danny" w:date="2026-10-02T14:15:00Z"/>
                    <w:rFonts w:ascii="Segoe UI Symbol" w:hAnsi="Segoe UI Symbol" w:cs="Calibri"/>
                    <w:color w:val="000000"/>
                    <w:sz w:val="18"/>
                    <w:szCs w:val="18"/>
                  </w:rPr>
                </w:rPrChange>
              </w:rPr>
              <w:pPrChange w:id="4276" w:author="Danny" w:date="2026-10-02T14:23:00Z">
                <w:pPr>
                  <w:jc w:val="center"/>
                </w:pPr>
              </w:pPrChange>
            </w:pPr>
            <w:ins w:id="4277" w:author="Danny" w:date="2026-10-02T14:15:00Z">
              <w:r w:rsidRPr="000D0736">
                <w:rPr>
                  <w:rFonts w:ascii="Segoe UI Symbol" w:eastAsiaTheme="minorHAnsi" w:hAnsi="Segoe UI Symbol" w:cs="Calibri"/>
                  <w:kern w:val="2"/>
                  <w:sz w:val="14"/>
                  <w:szCs w:val="18"/>
                  <w14:ligatures w14:val="standardContextual"/>
                  <w:rPrChange w:id="427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9AB32E6" w14:textId="77777777" w:rsidR="000D0736" w:rsidRPr="000D0736" w:rsidRDefault="000D0736">
            <w:pPr>
              <w:spacing w:line="276" w:lineRule="auto"/>
              <w:jc w:val="center"/>
              <w:rPr>
                <w:ins w:id="4279" w:author="Danny" w:date="2026-10-02T14:15:00Z"/>
                <w:rFonts w:ascii="Segoe UI Symbol" w:eastAsiaTheme="minorHAnsi" w:hAnsi="Segoe UI Symbol" w:cs="Calibri"/>
                <w:kern w:val="2"/>
                <w:sz w:val="14"/>
                <w:szCs w:val="18"/>
                <w14:ligatures w14:val="standardContextual"/>
                <w:rPrChange w:id="4280" w:author="Danny" w:date="2026-10-02T14:18:00Z">
                  <w:rPr>
                    <w:ins w:id="4281" w:author="Danny" w:date="2026-10-02T14:15:00Z"/>
                    <w:rFonts w:ascii="Segoe UI Symbol" w:hAnsi="Segoe UI Symbol" w:cs="Calibri"/>
                    <w:color w:val="000000"/>
                    <w:sz w:val="18"/>
                    <w:szCs w:val="18"/>
                  </w:rPr>
                </w:rPrChange>
              </w:rPr>
              <w:pPrChange w:id="4282" w:author="Danny" w:date="2026-10-02T14:23:00Z">
                <w:pPr>
                  <w:jc w:val="center"/>
                </w:pPr>
              </w:pPrChange>
            </w:pPr>
            <w:ins w:id="4283" w:author="Danny" w:date="2026-10-02T14:15:00Z">
              <w:r w:rsidRPr="000D0736">
                <w:rPr>
                  <w:rFonts w:ascii="Segoe UI Symbol" w:eastAsiaTheme="minorHAnsi" w:hAnsi="Segoe UI Symbol" w:cs="Calibri"/>
                  <w:kern w:val="2"/>
                  <w:sz w:val="14"/>
                  <w:szCs w:val="18"/>
                  <w14:ligatures w14:val="standardContextual"/>
                  <w:rPrChange w:id="428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7CC9791" w14:textId="77777777" w:rsidR="000D0736" w:rsidRPr="000D0736" w:rsidRDefault="000D0736">
            <w:pPr>
              <w:spacing w:line="276" w:lineRule="auto"/>
              <w:jc w:val="center"/>
              <w:rPr>
                <w:ins w:id="4285" w:author="Danny" w:date="2026-10-02T14:15:00Z"/>
                <w:rFonts w:ascii="Segoe UI Symbol" w:eastAsiaTheme="minorHAnsi" w:hAnsi="Segoe UI Symbol" w:cs="Calibri"/>
                <w:kern w:val="2"/>
                <w:sz w:val="14"/>
                <w:szCs w:val="18"/>
                <w14:ligatures w14:val="standardContextual"/>
                <w:rPrChange w:id="4286" w:author="Danny" w:date="2026-10-02T14:18:00Z">
                  <w:rPr>
                    <w:ins w:id="4287" w:author="Danny" w:date="2026-10-02T14:15:00Z"/>
                    <w:rFonts w:ascii="Segoe UI Symbol" w:hAnsi="Segoe UI Symbol" w:cs="Calibri"/>
                    <w:color w:val="000000"/>
                    <w:sz w:val="18"/>
                    <w:szCs w:val="18"/>
                  </w:rPr>
                </w:rPrChange>
              </w:rPr>
              <w:pPrChange w:id="4288" w:author="Danny" w:date="2026-10-02T14:23:00Z">
                <w:pPr>
                  <w:jc w:val="center"/>
                </w:pPr>
              </w:pPrChange>
            </w:pPr>
          </w:p>
        </w:tc>
        <w:tc>
          <w:tcPr>
            <w:tcW w:w="0" w:type="auto"/>
            <w:tcBorders>
              <w:top w:val="nil"/>
            </w:tcBorders>
            <w:shd w:val="clear" w:color="auto" w:fill="auto"/>
            <w:vAlign w:val="center"/>
            <w:hideMark/>
          </w:tcPr>
          <w:p w14:paraId="2EDF72BD" w14:textId="77777777" w:rsidR="000D0736" w:rsidRPr="000D0736" w:rsidRDefault="000D0736">
            <w:pPr>
              <w:spacing w:line="276" w:lineRule="auto"/>
              <w:jc w:val="center"/>
              <w:rPr>
                <w:ins w:id="4289" w:author="Danny" w:date="2026-10-02T14:15:00Z"/>
                <w:rFonts w:ascii="Segoe UI Symbol" w:eastAsiaTheme="minorHAnsi" w:hAnsi="Segoe UI Symbol" w:cs="Calibri"/>
                <w:kern w:val="2"/>
                <w:sz w:val="14"/>
                <w:szCs w:val="18"/>
                <w14:ligatures w14:val="standardContextual"/>
                <w:rPrChange w:id="4290" w:author="Danny" w:date="2026-10-02T14:18:00Z">
                  <w:rPr>
                    <w:ins w:id="4291" w:author="Danny" w:date="2026-10-02T14:15:00Z"/>
                    <w:rFonts w:ascii="Segoe UI Symbol" w:hAnsi="Segoe UI Symbol" w:cs="Calibri"/>
                    <w:color w:val="000000"/>
                    <w:sz w:val="18"/>
                    <w:szCs w:val="18"/>
                  </w:rPr>
                </w:rPrChange>
              </w:rPr>
              <w:pPrChange w:id="4292" w:author="Danny" w:date="2026-10-02T14:23:00Z">
                <w:pPr>
                  <w:jc w:val="center"/>
                </w:pPr>
              </w:pPrChange>
            </w:pPr>
            <w:ins w:id="4293" w:author="Danny" w:date="2026-10-02T14:15:00Z">
              <w:r w:rsidRPr="000D0736">
                <w:rPr>
                  <w:rFonts w:ascii="Segoe UI Symbol" w:eastAsiaTheme="minorHAnsi" w:hAnsi="Segoe UI Symbol" w:cs="Calibri"/>
                  <w:kern w:val="2"/>
                  <w:sz w:val="14"/>
                  <w:szCs w:val="18"/>
                  <w14:ligatures w14:val="standardContextual"/>
                  <w:rPrChange w:id="429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D418710" w14:textId="77777777" w:rsidR="000D0736" w:rsidRPr="000D0736" w:rsidRDefault="000D0736">
            <w:pPr>
              <w:spacing w:line="276" w:lineRule="auto"/>
              <w:jc w:val="center"/>
              <w:rPr>
                <w:ins w:id="4295" w:author="Danny" w:date="2026-10-02T14:15:00Z"/>
                <w:rFonts w:ascii="Segoe UI Symbol" w:eastAsiaTheme="minorHAnsi" w:hAnsi="Segoe UI Symbol" w:cs="Calibri"/>
                <w:kern w:val="2"/>
                <w:sz w:val="14"/>
                <w:szCs w:val="18"/>
                <w14:ligatures w14:val="standardContextual"/>
                <w:rPrChange w:id="4296" w:author="Danny" w:date="2026-10-02T14:18:00Z">
                  <w:rPr>
                    <w:ins w:id="4297" w:author="Danny" w:date="2026-10-02T14:15:00Z"/>
                    <w:rFonts w:ascii="Segoe UI Symbol" w:hAnsi="Segoe UI Symbol" w:cs="Calibri"/>
                    <w:color w:val="000000"/>
                    <w:sz w:val="18"/>
                    <w:szCs w:val="18"/>
                  </w:rPr>
                </w:rPrChange>
              </w:rPr>
              <w:pPrChange w:id="4298" w:author="Danny" w:date="2026-10-02T14:23:00Z">
                <w:pPr>
                  <w:jc w:val="center"/>
                </w:pPr>
              </w:pPrChange>
            </w:pPr>
            <w:ins w:id="4299" w:author="Danny" w:date="2026-10-02T14:15:00Z">
              <w:r w:rsidRPr="000D0736">
                <w:rPr>
                  <w:rFonts w:ascii="Segoe UI Symbol" w:eastAsiaTheme="minorHAnsi" w:hAnsi="Segoe UI Symbol" w:cs="Calibri"/>
                  <w:kern w:val="2"/>
                  <w:sz w:val="14"/>
                  <w:szCs w:val="18"/>
                  <w14:ligatures w14:val="standardContextual"/>
                  <w:rPrChange w:id="430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5E758D0" w14:textId="77777777" w:rsidR="000D0736" w:rsidRPr="000D0736" w:rsidRDefault="000D0736">
            <w:pPr>
              <w:spacing w:line="276" w:lineRule="auto"/>
              <w:jc w:val="center"/>
              <w:rPr>
                <w:ins w:id="4301" w:author="Danny" w:date="2026-10-02T14:15:00Z"/>
                <w:rFonts w:ascii="Segoe UI Symbol" w:eastAsiaTheme="minorHAnsi" w:hAnsi="Segoe UI Symbol" w:cs="Calibri"/>
                <w:kern w:val="2"/>
                <w:sz w:val="14"/>
                <w:szCs w:val="18"/>
                <w14:ligatures w14:val="standardContextual"/>
                <w:rPrChange w:id="4302" w:author="Danny" w:date="2026-10-02T14:18:00Z">
                  <w:rPr>
                    <w:ins w:id="4303" w:author="Danny" w:date="2026-10-02T14:15:00Z"/>
                    <w:rFonts w:ascii="Segoe UI Symbol" w:hAnsi="Segoe UI Symbol" w:cs="Calibri"/>
                    <w:color w:val="000000"/>
                    <w:sz w:val="18"/>
                    <w:szCs w:val="18"/>
                  </w:rPr>
                </w:rPrChange>
              </w:rPr>
              <w:pPrChange w:id="4304" w:author="Danny" w:date="2026-10-02T14:23:00Z">
                <w:pPr>
                  <w:jc w:val="center"/>
                </w:pPr>
              </w:pPrChange>
            </w:pPr>
            <w:ins w:id="4305" w:author="Danny" w:date="2026-10-02T14:15:00Z">
              <w:r w:rsidRPr="000D0736">
                <w:rPr>
                  <w:rFonts w:ascii="Segoe UI Symbol" w:eastAsiaTheme="minorHAnsi" w:hAnsi="Segoe UI Symbol" w:cs="Calibri"/>
                  <w:kern w:val="2"/>
                  <w:sz w:val="14"/>
                  <w:szCs w:val="18"/>
                  <w14:ligatures w14:val="standardContextual"/>
                  <w:rPrChange w:id="4306" w:author="Danny" w:date="2026-10-02T14:18:00Z">
                    <w:rPr>
                      <w:rFonts w:ascii="Segoe UI Symbol" w:hAnsi="Segoe UI Symbol" w:cs="Calibri"/>
                      <w:color w:val="000000"/>
                      <w:sz w:val="18"/>
                      <w:szCs w:val="18"/>
                    </w:rPr>
                  </w:rPrChange>
                </w:rPr>
                <w:t>✗</w:t>
              </w:r>
            </w:ins>
          </w:p>
        </w:tc>
      </w:tr>
      <w:tr w:rsidR="005725AB" w:rsidRPr="005725AB" w14:paraId="53FC5DDE" w14:textId="77777777" w:rsidTr="00107337">
        <w:trPr>
          <w:trHeight w:val="20"/>
          <w:ins w:id="4307" w:author="Danny" w:date="2026-10-02T14:15:00Z"/>
        </w:trPr>
        <w:tc>
          <w:tcPr>
            <w:tcW w:w="0" w:type="auto"/>
            <w:tcBorders>
              <w:top w:val="nil"/>
              <w:left w:val="nil"/>
              <w:bottom w:val="nil"/>
              <w:right w:val="nil"/>
            </w:tcBorders>
            <w:shd w:val="clear" w:color="auto" w:fill="auto"/>
            <w:vAlign w:val="center"/>
            <w:hideMark/>
          </w:tcPr>
          <w:p w14:paraId="7A20A254" w14:textId="77777777" w:rsidR="000D0736" w:rsidRPr="000D0736" w:rsidRDefault="000D0736">
            <w:pPr>
              <w:spacing w:line="276" w:lineRule="auto"/>
              <w:jc w:val="center"/>
              <w:rPr>
                <w:ins w:id="4308" w:author="Danny" w:date="2026-10-02T14:15:00Z"/>
                <w:rFonts w:eastAsiaTheme="minorHAnsi" w:cstheme="minorBidi"/>
                <w:kern w:val="2"/>
                <w:sz w:val="14"/>
                <w:szCs w:val="18"/>
                <w14:ligatures w14:val="standardContextual"/>
                <w:rPrChange w:id="4309" w:author="Danny" w:date="2026-10-02T14:18:00Z">
                  <w:rPr>
                    <w:ins w:id="4310" w:author="Danny" w:date="2026-10-02T14:15:00Z"/>
                    <w:color w:val="000000"/>
                    <w:sz w:val="18"/>
                    <w:szCs w:val="18"/>
                  </w:rPr>
                </w:rPrChange>
              </w:rPr>
              <w:pPrChange w:id="4311" w:author="Danny" w:date="2026-10-02T14:16:00Z">
                <w:pPr>
                  <w:jc w:val="center"/>
                </w:pPr>
              </w:pPrChange>
            </w:pPr>
            <w:ins w:id="4312" w:author="Danny" w:date="2026-10-02T14:15:00Z">
              <w:r w:rsidRPr="000D0736">
                <w:rPr>
                  <w:rFonts w:eastAsiaTheme="minorHAnsi" w:cstheme="minorBidi"/>
                  <w:kern w:val="2"/>
                  <w:sz w:val="14"/>
                  <w:szCs w:val="18"/>
                  <w14:ligatures w14:val="standardContextual"/>
                  <w:rPrChange w:id="4313" w:author="Danny" w:date="2026-10-02T14:18:00Z">
                    <w:rPr>
                      <w:color w:val="000000"/>
                      <w:sz w:val="18"/>
                      <w:szCs w:val="18"/>
                    </w:rPr>
                  </w:rPrChange>
                </w:rPr>
                <w:t>44</w:t>
              </w:r>
            </w:ins>
          </w:p>
        </w:tc>
        <w:tc>
          <w:tcPr>
            <w:tcW w:w="0" w:type="auto"/>
            <w:tcBorders>
              <w:top w:val="nil"/>
              <w:left w:val="nil"/>
              <w:bottom w:val="nil"/>
              <w:right w:val="nil"/>
            </w:tcBorders>
            <w:shd w:val="clear" w:color="auto" w:fill="auto"/>
            <w:vAlign w:val="center"/>
            <w:hideMark/>
          </w:tcPr>
          <w:p w14:paraId="51005F55" w14:textId="77777777" w:rsidR="000D0736" w:rsidRPr="000D0736" w:rsidRDefault="000D0736">
            <w:pPr>
              <w:spacing w:line="276" w:lineRule="auto"/>
              <w:rPr>
                <w:ins w:id="4314" w:author="Danny" w:date="2026-10-02T14:15:00Z"/>
                <w:rFonts w:eastAsiaTheme="minorHAnsi" w:cstheme="minorBidi"/>
                <w:kern w:val="2"/>
                <w:sz w:val="14"/>
                <w:szCs w:val="18"/>
                <w14:ligatures w14:val="standardContextual"/>
                <w:rPrChange w:id="4315" w:author="Danny" w:date="2026-10-02T14:18:00Z">
                  <w:rPr>
                    <w:ins w:id="4316" w:author="Danny" w:date="2026-10-02T14:15:00Z"/>
                    <w:color w:val="000000"/>
                    <w:sz w:val="18"/>
                    <w:szCs w:val="18"/>
                  </w:rPr>
                </w:rPrChange>
              </w:rPr>
              <w:pPrChange w:id="4317" w:author="Danny" w:date="2026-10-02T14:16:00Z">
                <w:pPr/>
              </w:pPrChange>
            </w:pPr>
            <w:ins w:id="4318" w:author="Danny" w:date="2026-10-02T14:15:00Z">
              <w:r w:rsidRPr="000D0736">
                <w:rPr>
                  <w:rFonts w:eastAsiaTheme="minorHAnsi" w:cstheme="minorBidi"/>
                  <w:kern w:val="2"/>
                  <w:sz w:val="14"/>
                  <w:szCs w:val="18"/>
                  <w14:ligatures w14:val="standardContextual"/>
                  <w:rPrChange w:id="4319" w:author="Danny" w:date="2026-10-02T14:18:00Z">
                    <w:rPr>
                      <w:color w:val="000000"/>
                      <w:sz w:val="18"/>
                      <w:szCs w:val="18"/>
                    </w:rPr>
                  </w:rPrChange>
                </w:rPr>
                <w:t>Komzak et al., 2022</w:t>
              </w:r>
            </w:ins>
          </w:p>
        </w:tc>
        <w:tc>
          <w:tcPr>
            <w:tcW w:w="0" w:type="auto"/>
            <w:tcBorders>
              <w:top w:val="nil"/>
              <w:left w:val="nil"/>
              <w:bottom w:val="nil"/>
              <w:right w:val="nil"/>
            </w:tcBorders>
            <w:shd w:val="clear" w:color="auto" w:fill="auto"/>
            <w:noWrap/>
            <w:vAlign w:val="bottom"/>
            <w:hideMark/>
          </w:tcPr>
          <w:p w14:paraId="16563299" w14:textId="77777777" w:rsidR="000D0736" w:rsidRPr="000D0736" w:rsidRDefault="000D0736">
            <w:pPr>
              <w:spacing w:line="276" w:lineRule="auto"/>
              <w:rPr>
                <w:ins w:id="4320" w:author="Danny" w:date="2026-10-02T14:15:00Z"/>
                <w:rFonts w:eastAsiaTheme="minorHAnsi" w:cstheme="minorBidi"/>
                <w:kern w:val="2"/>
                <w:sz w:val="14"/>
                <w:szCs w:val="18"/>
                <w14:ligatures w14:val="standardContextual"/>
                <w:rPrChange w:id="4321" w:author="Danny" w:date="2026-10-02T14:18:00Z">
                  <w:rPr>
                    <w:ins w:id="4322" w:author="Danny" w:date="2026-10-02T14:15:00Z"/>
                    <w:color w:val="000000"/>
                    <w:sz w:val="18"/>
                    <w:szCs w:val="18"/>
                  </w:rPr>
                </w:rPrChange>
              </w:rPr>
              <w:pPrChange w:id="4323" w:author="Danny" w:date="2026-10-02T14:16:00Z">
                <w:pPr/>
              </w:pPrChange>
            </w:pPr>
          </w:p>
        </w:tc>
        <w:tc>
          <w:tcPr>
            <w:tcW w:w="0" w:type="auto"/>
            <w:tcBorders>
              <w:top w:val="nil"/>
              <w:left w:val="nil"/>
              <w:bottom w:val="nil"/>
              <w:right w:val="nil"/>
            </w:tcBorders>
            <w:shd w:val="clear" w:color="auto" w:fill="auto"/>
            <w:vAlign w:val="center"/>
            <w:hideMark/>
          </w:tcPr>
          <w:p w14:paraId="03DFCE95" w14:textId="77777777" w:rsidR="000D0736" w:rsidRPr="000D0736" w:rsidRDefault="000D0736">
            <w:pPr>
              <w:spacing w:line="276" w:lineRule="auto"/>
              <w:jc w:val="center"/>
              <w:rPr>
                <w:ins w:id="4324" w:author="Danny" w:date="2026-10-02T14:15:00Z"/>
                <w:rFonts w:eastAsiaTheme="minorHAnsi" w:cstheme="minorBidi"/>
                <w:kern w:val="2"/>
                <w:sz w:val="14"/>
                <w:szCs w:val="18"/>
                <w14:ligatures w14:val="standardContextual"/>
                <w:rPrChange w:id="4325" w:author="Danny" w:date="2026-10-02T14:18:00Z">
                  <w:rPr>
                    <w:ins w:id="4326" w:author="Danny" w:date="2026-10-02T14:15:00Z"/>
                    <w:color w:val="000000"/>
                    <w:sz w:val="18"/>
                    <w:szCs w:val="18"/>
                  </w:rPr>
                </w:rPrChange>
              </w:rPr>
              <w:pPrChange w:id="4327" w:author="Danny" w:date="2026-10-02T14:21:00Z">
                <w:pPr>
                  <w:jc w:val="center"/>
                </w:pPr>
              </w:pPrChange>
            </w:pPr>
            <w:ins w:id="4328" w:author="Danny" w:date="2026-10-02T14:15:00Z">
              <w:r w:rsidRPr="000D0736">
                <w:rPr>
                  <w:rFonts w:eastAsiaTheme="minorHAnsi" w:cstheme="minorBidi"/>
                  <w:kern w:val="2"/>
                  <w:sz w:val="14"/>
                  <w:szCs w:val="18"/>
                  <w14:ligatures w14:val="standardContextual"/>
                  <w:rPrChange w:id="4329"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3C04EA0B" w14:textId="77777777" w:rsidR="000D0736" w:rsidRPr="000D0736" w:rsidRDefault="000D0736">
            <w:pPr>
              <w:spacing w:line="276" w:lineRule="auto"/>
              <w:jc w:val="center"/>
              <w:rPr>
                <w:ins w:id="4330" w:author="Danny" w:date="2026-10-02T14:15:00Z"/>
                <w:rFonts w:eastAsiaTheme="minorHAnsi" w:cstheme="minorBidi"/>
                <w:kern w:val="2"/>
                <w:sz w:val="14"/>
                <w:szCs w:val="18"/>
                <w14:ligatures w14:val="standardContextual"/>
                <w:rPrChange w:id="4331" w:author="Danny" w:date="2026-10-02T14:18:00Z">
                  <w:rPr>
                    <w:ins w:id="4332" w:author="Danny" w:date="2026-10-02T14:15:00Z"/>
                    <w:color w:val="000000"/>
                    <w:sz w:val="18"/>
                    <w:szCs w:val="18"/>
                  </w:rPr>
                </w:rPrChange>
              </w:rPr>
              <w:pPrChange w:id="4333" w:author="Danny" w:date="2026-10-02T14:21:00Z">
                <w:pPr>
                  <w:jc w:val="center"/>
                </w:pPr>
              </w:pPrChange>
            </w:pPr>
            <w:ins w:id="4334" w:author="Danny" w:date="2026-10-02T14:15:00Z">
              <w:r w:rsidRPr="000D0736">
                <w:rPr>
                  <w:rFonts w:eastAsiaTheme="minorHAnsi" w:cstheme="minorBidi"/>
                  <w:kern w:val="2"/>
                  <w:sz w:val="14"/>
                  <w:szCs w:val="18"/>
                  <w14:ligatures w14:val="standardContextual"/>
                  <w:rPrChange w:id="4335"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23937F84" w14:textId="77777777" w:rsidR="000D0736" w:rsidRPr="000D0736" w:rsidRDefault="000D0736">
            <w:pPr>
              <w:spacing w:line="276" w:lineRule="auto"/>
              <w:jc w:val="center"/>
              <w:rPr>
                <w:ins w:id="4336" w:author="Danny" w:date="2026-10-02T14:15:00Z"/>
                <w:rFonts w:eastAsiaTheme="minorHAnsi" w:cstheme="minorBidi"/>
                <w:kern w:val="2"/>
                <w:sz w:val="14"/>
                <w:szCs w:val="18"/>
                <w14:ligatures w14:val="standardContextual"/>
                <w:rPrChange w:id="4337" w:author="Danny" w:date="2026-10-02T14:18:00Z">
                  <w:rPr>
                    <w:ins w:id="4338" w:author="Danny" w:date="2026-10-02T14:15:00Z"/>
                    <w:color w:val="000000"/>
                    <w:sz w:val="18"/>
                    <w:szCs w:val="18"/>
                  </w:rPr>
                </w:rPrChange>
              </w:rPr>
              <w:pPrChange w:id="4339" w:author="Danny" w:date="2026-10-02T14:21:00Z">
                <w:pPr>
                  <w:jc w:val="center"/>
                </w:pPr>
              </w:pPrChange>
            </w:pPr>
          </w:p>
        </w:tc>
        <w:tc>
          <w:tcPr>
            <w:tcW w:w="0" w:type="auto"/>
            <w:tcBorders>
              <w:top w:val="nil"/>
              <w:left w:val="nil"/>
              <w:bottom w:val="nil"/>
              <w:right w:val="nil"/>
            </w:tcBorders>
            <w:shd w:val="clear" w:color="auto" w:fill="auto"/>
            <w:vAlign w:val="center"/>
            <w:hideMark/>
          </w:tcPr>
          <w:p w14:paraId="6C8FA46C" w14:textId="77777777" w:rsidR="000D0736" w:rsidRPr="000D0736" w:rsidRDefault="000D0736">
            <w:pPr>
              <w:spacing w:line="276" w:lineRule="auto"/>
              <w:jc w:val="center"/>
              <w:rPr>
                <w:ins w:id="4340" w:author="Danny" w:date="2026-10-02T14:15:00Z"/>
                <w:rFonts w:eastAsiaTheme="minorHAnsi" w:cstheme="minorBidi"/>
                <w:kern w:val="2"/>
                <w:sz w:val="14"/>
                <w:szCs w:val="18"/>
                <w14:ligatures w14:val="standardContextual"/>
                <w:rPrChange w:id="4341" w:author="Danny" w:date="2026-10-02T14:18:00Z">
                  <w:rPr>
                    <w:ins w:id="4342" w:author="Danny" w:date="2026-10-02T14:15:00Z"/>
                    <w:color w:val="000000"/>
                    <w:sz w:val="18"/>
                    <w:szCs w:val="18"/>
                  </w:rPr>
                </w:rPrChange>
              </w:rPr>
              <w:pPrChange w:id="4343" w:author="Danny" w:date="2026-10-02T14:21:00Z">
                <w:pPr>
                  <w:jc w:val="center"/>
                </w:pPr>
              </w:pPrChange>
            </w:pPr>
            <w:ins w:id="4344" w:author="Danny" w:date="2026-10-02T14:15:00Z">
              <w:r w:rsidRPr="000D0736">
                <w:rPr>
                  <w:rFonts w:eastAsiaTheme="minorHAnsi" w:cstheme="minorBidi"/>
                  <w:kern w:val="2"/>
                  <w:sz w:val="14"/>
                  <w:szCs w:val="18"/>
                  <w14:ligatures w14:val="standardContextual"/>
                  <w:rPrChange w:id="4345" w:author="Danny" w:date="2026-10-02T14:18:00Z">
                    <w:rPr>
                      <w:color w:val="000000"/>
                      <w:sz w:val="18"/>
                      <w:szCs w:val="18"/>
                    </w:rPr>
                  </w:rPrChange>
                </w:rPr>
                <w:t>30.4 ± .0</w:t>
              </w:r>
            </w:ins>
          </w:p>
        </w:tc>
        <w:tc>
          <w:tcPr>
            <w:tcW w:w="0" w:type="auto"/>
            <w:tcBorders>
              <w:top w:val="nil"/>
              <w:left w:val="nil"/>
              <w:bottom w:val="nil"/>
              <w:right w:val="nil"/>
            </w:tcBorders>
            <w:shd w:val="clear" w:color="auto" w:fill="auto"/>
            <w:vAlign w:val="center"/>
            <w:hideMark/>
          </w:tcPr>
          <w:p w14:paraId="5DA3A949" w14:textId="77777777" w:rsidR="000D0736" w:rsidRPr="000D0736" w:rsidRDefault="000D0736">
            <w:pPr>
              <w:spacing w:line="276" w:lineRule="auto"/>
              <w:jc w:val="center"/>
              <w:rPr>
                <w:ins w:id="4346" w:author="Danny" w:date="2026-10-02T14:15:00Z"/>
                <w:rFonts w:eastAsiaTheme="minorHAnsi" w:cstheme="minorBidi"/>
                <w:kern w:val="2"/>
                <w:sz w:val="14"/>
                <w:szCs w:val="18"/>
                <w14:ligatures w14:val="standardContextual"/>
                <w:rPrChange w:id="4347" w:author="Danny" w:date="2026-10-02T14:18:00Z">
                  <w:rPr>
                    <w:ins w:id="4348" w:author="Danny" w:date="2026-10-02T14:15:00Z"/>
                    <w:color w:val="000000"/>
                    <w:sz w:val="18"/>
                    <w:szCs w:val="18"/>
                  </w:rPr>
                </w:rPrChange>
              </w:rPr>
              <w:pPrChange w:id="4349" w:author="Danny" w:date="2026-10-02T14:21:00Z">
                <w:pPr>
                  <w:jc w:val="center"/>
                </w:pPr>
              </w:pPrChange>
            </w:pPr>
          </w:p>
        </w:tc>
        <w:tc>
          <w:tcPr>
            <w:tcW w:w="0" w:type="auto"/>
            <w:tcBorders>
              <w:top w:val="nil"/>
              <w:left w:val="nil"/>
              <w:bottom w:val="nil"/>
              <w:right w:val="nil"/>
            </w:tcBorders>
            <w:shd w:val="clear" w:color="auto" w:fill="auto"/>
            <w:vAlign w:val="center"/>
            <w:hideMark/>
          </w:tcPr>
          <w:p w14:paraId="6AA23EA4" w14:textId="77777777" w:rsidR="000D0736" w:rsidRPr="000D0736" w:rsidRDefault="000D0736">
            <w:pPr>
              <w:spacing w:line="276" w:lineRule="auto"/>
              <w:jc w:val="center"/>
              <w:rPr>
                <w:ins w:id="4350" w:author="Danny" w:date="2026-10-02T14:15:00Z"/>
                <w:rFonts w:eastAsiaTheme="minorHAnsi" w:cstheme="minorBidi"/>
                <w:kern w:val="2"/>
                <w:sz w:val="14"/>
                <w:szCs w:val="18"/>
                <w14:ligatures w14:val="standardContextual"/>
                <w:rPrChange w:id="4351" w:author="Danny" w:date="2026-10-02T14:18:00Z">
                  <w:rPr>
                    <w:ins w:id="4352" w:author="Danny" w:date="2026-10-02T14:15:00Z"/>
                    <w:color w:val="000000"/>
                    <w:sz w:val="18"/>
                    <w:szCs w:val="18"/>
                  </w:rPr>
                </w:rPrChange>
              </w:rPr>
              <w:pPrChange w:id="4353" w:author="Danny" w:date="2026-10-02T14:21:00Z">
                <w:pPr>
                  <w:jc w:val="center"/>
                </w:pPr>
              </w:pPrChange>
            </w:pPr>
            <w:ins w:id="4354" w:author="Danny" w:date="2026-10-02T14:15:00Z">
              <w:r w:rsidRPr="000D0736">
                <w:rPr>
                  <w:rFonts w:eastAsiaTheme="minorHAnsi" w:cstheme="minorBidi"/>
                  <w:kern w:val="2"/>
                  <w:sz w:val="14"/>
                  <w:szCs w:val="18"/>
                  <w14:ligatures w14:val="standardContextual"/>
                  <w:rPrChange w:id="4355" w:author="Danny" w:date="2026-10-02T14:18:00Z">
                    <w:rPr>
                      <w:color w:val="000000"/>
                      <w:sz w:val="18"/>
                      <w:szCs w:val="18"/>
                    </w:rPr>
                  </w:rPrChange>
                </w:rPr>
                <w:t>72</w:t>
              </w:r>
            </w:ins>
          </w:p>
        </w:tc>
        <w:tc>
          <w:tcPr>
            <w:tcW w:w="0" w:type="auto"/>
            <w:tcBorders>
              <w:top w:val="nil"/>
              <w:left w:val="nil"/>
              <w:bottom w:val="nil"/>
              <w:right w:val="nil"/>
            </w:tcBorders>
            <w:shd w:val="clear" w:color="auto" w:fill="auto"/>
            <w:vAlign w:val="center"/>
            <w:hideMark/>
          </w:tcPr>
          <w:p w14:paraId="6D4A13B5" w14:textId="77777777" w:rsidR="000D0736" w:rsidRPr="000D0736" w:rsidRDefault="000D0736">
            <w:pPr>
              <w:spacing w:line="276" w:lineRule="auto"/>
              <w:jc w:val="center"/>
              <w:rPr>
                <w:ins w:id="4356" w:author="Danny" w:date="2026-10-02T14:15:00Z"/>
                <w:rFonts w:eastAsiaTheme="minorHAnsi" w:cstheme="minorBidi"/>
                <w:kern w:val="2"/>
                <w:sz w:val="14"/>
                <w:szCs w:val="18"/>
                <w14:ligatures w14:val="standardContextual"/>
                <w:rPrChange w:id="4357" w:author="Danny" w:date="2026-10-02T14:18:00Z">
                  <w:rPr>
                    <w:ins w:id="4358" w:author="Danny" w:date="2026-10-02T14:15:00Z"/>
                    <w:color w:val="000000"/>
                    <w:sz w:val="18"/>
                    <w:szCs w:val="18"/>
                  </w:rPr>
                </w:rPrChange>
              </w:rPr>
              <w:pPrChange w:id="4359" w:author="Danny" w:date="2026-10-02T14:21:00Z">
                <w:pPr>
                  <w:jc w:val="center"/>
                </w:pPr>
              </w:pPrChange>
            </w:pPr>
            <w:ins w:id="4360" w:author="Danny" w:date="2026-10-02T14:15:00Z">
              <w:r w:rsidRPr="000D0736">
                <w:rPr>
                  <w:rFonts w:eastAsiaTheme="minorHAnsi" w:cstheme="minorBidi"/>
                  <w:kern w:val="2"/>
                  <w:sz w:val="14"/>
                  <w:szCs w:val="18"/>
                  <w14:ligatures w14:val="standardContextual"/>
                  <w:rPrChange w:id="4361" w:author="Danny" w:date="2026-10-02T14:18:00Z">
                    <w:rPr>
                      <w:color w:val="000000"/>
                      <w:sz w:val="18"/>
                      <w:szCs w:val="18"/>
                    </w:rPr>
                  </w:rPrChange>
                </w:rPr>
                <w:t>44</w:t>
              </w:r>
            </w:ins>
          </w:p>
        </w:tc>
        <w:tc>
          <w:tcPr>
            <w:tcW w:w="0" w:type="auto"/>
            <w:tcBorders>
              <w:top w:val="nil"/>
              <w:left w:val="nil"/>
              <w:bottom w:val="nil"/>
              <w:right w:val="nil"/>
            </w:tcBorders>
            <w:shd w:val="clear" w:color="auto" w:fill="auto"/>
            <w:vAlign w:val="center"/>
            <w:hideMark/>
          </w:tcPr>
          <w:p w14:paraId="4DE309CE" w14:textId="77777777" w:rsidR="000D0736" w:rsidRPr="000D0736" w:rsidRDefault="000D0736">
            <w:pPr>
              <w:spacing w:line="276" w:lineRule="auto"/>
              <w:jc w:val="center"/>
              <w:rPr>
                <w:ins w:id="4362" w:author="Danny" w:date="2026-10-02T14:15:00Z"/>
                <w:rFonts w:eastAsiaTheme="minorHAnsi" w:cstheme="minorBidi"/>
                <w:kern w:val="2"/>
                <w:sz w:val="14"/>
                <w:szCs w:val="18"/>
                <w14:ligatures w14:val="standardContextual"/>
                <w:rPrChange w:id="4363" w:author="Danny" w:date="2026-10-02T14:18:00Z">
                  <w:rPr>
                    <w:ins w:id="4364" w:author="Danny" w:date="2026-10-02T14:15:00Z"/>
                    <w:color w:val="000000"/>
                    <w:sz w:val="18"/>
                    <w:szCs w:val="18"/>
                  </w:rPr>
                </w:rPrChange>
              </w:rPr>
              <w:pPrChange w:id="4365" w:author="Danny" w:date="2026-10-02T14:21:00Z">
                <w:pPr>
                  <w:jc w:val="center"/>
                </w:pPr>
              </w:pPrChange>
            </w:pPr>
            <w:ins w:id="4366" w:author="Danny" w:date="2026-10-02T14:15:00Z">
              <w:r w:rsidRPr="000D0736">
                <w:rPr>
                  <w:rFonts w:eastAsiaTheme="minorHAnsi" w:cstheme="minorBidi"/>
                  <w:kern w:val="2"/>
                  <w:sz w:val="14"/>
                  <w:szCs w:val="18"/>
                  <w14:ligatures w14:val="standardContextual"/>
                  <w:rPrChange w:id="4367" w:author="Danny" w:date="2026-10-02T14:18:00Z">
                    <w:rPr>
                      <w:color w:val="000000"/>
                      <w:sz w:val="18"/>
                      <w:szCs w:val="18"/>
                    </w:rPr>
                  </w:rPrChange>
                </w:rPr>
                <w:t>36</w:t>
              </w:r>
            </w:ins>
          </w:p>
        </w:tc>
        <w:tc>
          <w:tcPr>
            <w:tcW w:w="0" w:type="auto"/>
            <w:tcBorders>
              <w:top w:val="nil"/>
              <w:left w:val="nil"/>
              <w:bottom w:val="nil"/>
              <w:right w:val="nil"/>
            </w:tcBorders>
            <w:shd w:val="clear" w:color="auto" w:fill="auto"/>
            <w:noWrap/>
            <w:vAlign w:val="center"/>
            <w:hideMark/>
          </w:tcPr>
          <w:p w14:paraId="19FBF1D7" w14:textId="77777777" w:rsidR="000D0736" w:rsidRPr="000D0736" w:rsidRDefault="000D0736">
            <w:pPr>
              <w:spacing w:line="276" w:lineRule="auto"/>
              <w:jc w:val="center"/>
              <w:rPr>
                <w:ins w:id="4368" w:author="Danny" w:date="2026-10-02T14:15:00Z"/>
                <w:rFonts w:eastAsiaTheme="minorHAnsi" w:cstheme="minorBidi"/>
                <w:kern w:val="2"/>
                <w:sz w:val="14"/>
                <w:szCs w:val="18"/>
                <w14:ligatures w14:val="standardContextual"/>
                <w:rPrChange w:id="4369" w:author="Danny" w:date="2026-10-02T14:18:00Z">
                  <w:rPr>
                    <w:ins w:id="4370" w:author="Danny" w:date="2026-10-02T14:15:00Z"/>
                    <w:color w:val="000000"/>
                    <w:sz w:val="18"/>
                    <w:szCs w:val="18"/>
                  </w:rPr>
                </w:rPrChange>
              </w:rPr>
              <w:pPrChange w:id="4371" w:author="Danny" w:date="2026-10-02T14:21:00Z">
                <w:pPr>
                  <w:jc w:val="center"/>
                </w:pPr>
              </w:pPrChange>
            </w:pPr>
          </w:p>
        </w:tc>
        <w:tc>
          <w:tcPr>
            <w:tcW w:w="0" w:type="auto"/>
            <w:tcBorders>
              <w:top w:val="nil"/>
              <w:left w:val="nil"/>
              <w:bottom w:val="nil"/>
              <w:right w:val="nil"/>
            </w:tcBorders>
            <w:shd w:val="clear" w:color="auto" w:fill="auto"/>
            <w:vAlign w:val="center"/>
            <w:hideMark/>
          </w:tcPr>
          <w:p w14:paraId="71797BF3" w14:textId="77777777" w:rsidR="000D0736" w:rsidRPr="000D0736" w:rsidRDefault="000D0736">
            <w:pPr>
              <w:spacing w:line="276" w:lineRule="auto"/>
              <w:jc w:val="center"/>
              <w:rPr>
                <w:ins w:id="4372" w:author="Danny" w:date="2026-10-02T14:15:00Z"/>
                <w:rFonts w:eastAsiaTheme="minorHAnsi" w:cstheme="minorBidi"/>
                <w:kern w:val="2"/>
                <w:sz w:val="14"/>
                <w:szCs w:val="18"/>
                <w14:ligatures w14:val="standardContextual"/>
                <w:rPrChange w:id="4373" w:author="Danny" w:date="2026-10-02T14:18:00Z">
                  <w:rPr>
                    <w:ins w:id="4374" w:author="Danny" w:date="2026-10-02T14:15:00Z"/>
                    <w:color w:val="000000"/>
                    <w:sz w:val="18"/>
                    <w:szCs w:val="18"/>
                  </w:rPr>
                </w:rPrChange>
              </w:rPr>
              <w:pPrChange w:id="4375" w:author="Danny" w:date="2026-10-02T14:21:00Z">
                <w:pPr>
                  <w:jc w:val="center"/>
                </w:pPr>
              </w:pPrChange>
            </w:pPr>
            <w:ins w:id="4376" w:author="Danny" w:date="2026-10-02T14:15:00Z">
              <w:r w:rsidRPr="000D0736">
                <w:rPr>
                  <w:rFonts w:eastAsiaTheme="minorHAnsi" w:cstheme="minorBidi"/>
                  <w:kern w:val="2"/>
                  <w:sz w:val="14"/>
                  <w:szCs w:val="18"/>
                  <w14:ligatures w14:val="standardContextual"/>
                  <w:rPrChange w:id="4377" w:author="Danny" w:date="2026-10-02T14:18:00Z">
                    <w:rPr>
                      <w:color w:val="000000"/>
                      <w:sz w:val="18"/>
                      <w:szCs w:val="18"/>
                    </w:rPr>
                  </w:rPrChange>
                </w:rPr>
                <w:t>28</w:t>
              </w:r>
            </w:ins>
          </w:p>
        </w:tc>
        <w:tc>
          <w:tcPr>
            <w:tcW w:w="0" w:type="auto"/>
            <w:tcBorders>
              <w:top w:val="nil"/>
              <w:left w:val="nil"/>
              <w:bottom w:val="nil"/>
              <w:right w:val="nil"/>
            </w:tcBorders>
            <w:shd w:val="clear" w:color="auto" w:fill="auto"/>
            <w:vAlign w:val="center"/>
            <w:hideMark/>
          </w:tcPr>
          <w:p w14:paraId="5C9517FB" w14:textId="77777777" w:rsidR="000D0736" w:rsidRPr="000D0736" w:rsidRDefault="000D0736">
            <w:pPr>
              <w:spacing w:line="276" w:lineRule="auto"/>
              <w:jc w:val="center"/>
              <w:rPr>
                <w:ins w:id="4378" w:author="Danny" w:date="2026-10-02T14:15:00Z"/>
                <w:rFonts w:eastAsiaTheme="minorHAnsi" w:cstheme="minorBidi"/>
                <w:kern w:val="2"/>
                <w:sz w:val="14"/>
                <w:szCs w:val="18"/>
                <w14:ligatures w14:val="standardContextual"/>
                <w:rPrChange w:id="4379" w:author="Danny" w:date="2026-10-02T14:18:00Z">
                  <w:rPr>
                    <w:ins w:id="4380" w:author="Danny" w:date="2026-10-02T14:15:00Z"/>
                    <w:color w:val="000000"/>
                    <w:sz w:val="18"/>
                    <w:szCs w:val="18"/>
                  </w:rPr>
                </w:rPrChange>
              </w:rPr>
              <w:pPrChange w:id="4381" w:author="Danny" w:date="2026-10-02T14:21:00Z">
                <w:pPr>
                  <w:jc w:val="center"/>
                </w:pPr>
              </w:pPrChange>
            </w:pPr>
            <w:ins w:id="4382" w:author="Danny" w:date="2026-10-02T14:15:00Z">
              <w:r w:rsidRPr="000D0736">
                <w:rPr>
                  <w:rFonts w:eastAsiaTheme="minorHAnsi" w:cstheme="minorBidi"/>
                  <w:kern w:val="2"/>
                  <w:sz w:val="14"/>
                  <w:szCs w:val="18"/>
                  <w14:ligatures w14:val="standardContextual"/>
                  <w:rPrChange w:id="4383" w:author="Danny" w:date="2026-10-02T14:18:00Z">
                    <w:rPr>
                      <w:color w:val="000000"/>
                      <w:sz w:val="18"/>
                      <w:szCs w:val="18"/>
                    </w:rPr>
                  </w:rPrChange>
                </w:rPr>
                <w:t>2.3</w:t>
              </w:r>
            </w:ins>
          </w:p>
        </w:tc>
        <w:tc>
          <w:tcPr>
            <w:tcW w:w="0" w:type="auto"/>
            <w:tcBorders>
              <w:top w:val="nil"/>
              <w:left w:val="nil"/>
              <w:bottom w:val="nil"/>
              <w:right w:val="nil"/>
            </w:tcBorders>
            <w:shd w:val="clear" w:color="auto" w:fill="auto"/>
            <w:vAlign w:val="center"/>
            <w:hideMark/>
          </w:tcPr>
          <w:p w14:paraId="5EC5D804" w14:textId="77777777" w:rsidR="000D0736" w:rsidRPr="000D0736" w:rsidRDefault="000D0736">
            <w:pPr>
              <w:spacing w:line="276" w:lineRule="auto"/>
              <w:jc w:val="center"/>
              <w:rPr>
                <w:ins w:id="4384" w:author="Danny" w:date="2026-10-02T14:15:00Z"/>
                <w:rFonts w:eastAsiaTheme="minorHAnsi" w:cstheme="minorBidi"/>
                <w:kern w:val="2"/>
                <w:sz w:val="14"/>
                <w:szCs w:val="18"/>
                <w14:ligatures w14:val="standardContextual"/>
                <w:rPrChange w:id="4385" w:author="Danny" w:date="2026-10-02T14:18:00Z">
                  <w:rPr>
                    <w:ins w:id="4386" w:author="Danny" w:date="2026-10-02T14:15:00Z"/>
                    <w:color w:val="000000"/>
                    <w:sz w:val="18"/>
                    <w:szCs w:val="18"/>
                  </w:rPr>
                </w:rPrChange>
              </w:rPr>
              <w:pPrChange w:id="4387" w:author="Danny" w:date="2026-10-02T14:21:00Z">
                <w:pPr>
                  <w:jc w:val="center"/>
                </w:pPr>
              </w:pPrChange>
            </w:pPr>
            <w:ins w:id="4388" w:author="Danny" w:date="2026-10-02T14:15:00Z">
              <w:r w:rsidRPr="000D0736">
                <w:rPr>
                  <w:rFonts w:eastAsiaTheme="minorHAnsi" w:cstheme="minorBidi"/>
                  <w:kern w:val="2"/>
                  <w:sz w:val="14"/>
                  <w:szCs w:val="18"/>
                  <w14:ligatures w14:val="standardContextual"/>
                  <w:rPrChange w:id="4389"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66FCF781" w14:textId="77777777" w:rsidR="000D0736" w:rsidRPr="000D0736" w:rsidRDefault="000D0736">
            <w:pPr>
              <w:spacing w:line="276" w:lineRule="auto"/>
              <w:rPr>
                <w:ins w:id="4390" w:author="Danny" w:date="2026-10-02T14:15:00Z"/>
                <w:rFonts w:eastAsiaTheme="minorHAnsi" w:cstheme="minorBidi"/>
                <w:kern w:val="2"/>
                <w:sz w:val="14"/>
                <w:szCs w:val="18"/>
                <w14:ligatures w14:val="standardContextual"/>
                <w:rPrChange w:id="4391" w:author="Danny" w:date="2026-10-02T14:18:00Z">
                  <w:rPr>
                    <w:ins w:id="4392" w:author="Danny" w:date="2026-10-02T14:15:00Z"/>
                    <w:color w:val="000000"/>
                    <w:sz w:val="18"/>
                    <w:szCs w:val="18"/>
                  </w:rPr>
                </w:rPrChange>
              </w:rPr>
              <w:pPrChange w:id="4393" w:author="Danny" w:date="2026-10-02T14:16:00Z">
                <w:pPr>
                  <w:jc w:val="center"/>
                </w:pPr>
              </w:pPrChange>
            </w:pPr>
          </w:p>
        </w:tc>
        <w:tc>
          <w:tcPr>
            <w:tcW w:w="0" w:type="auto"/>
            <w:tcBorders>
              <w:top w:val="nil"/>
            </w:tcBorders>
            <w:shd w:val="clear" w:color="auto" w:fill="auto"/>
            <w:vAlign w:val="center"/>
            <w:hideMark/>
          </w:tcPr>
          <w:p w14:paraId="11AFF8D7" w14:textId="77777777" w:rsidR="000D0736" w:rsidRPr="000D0736" w:rsidRDefault="000D0736">
            <w:pPr>
              <w:spacing w:line="276" w:lineRule="auto"/>
              <w:jc w:val="center"/>
              <w:rPr>
                <w:ins w:id="4394" w:author="Danny" w:date="2026-10-02T14:15:00Z"/>
                <w:rFonts w:ascii="Segoe UI Symbol" w:eastAsiaTheme="minorHAnsi" w:hAnsi="Segoe UI Symbol" w:cs="Calibri"/>
                <w:kern w:val="2"/>
                <w:sz w:val="14"/>
                <w:szCs w:val="18"/>
                <w14:ligatures w14:val="standardContextual"/>
                <w:rPrChange w:id="4395" w:author="Danny" w:date="2026-10-02T14:18:00Z">
                  <w:rPr>
                    <w:ins w:id="4396" w:author="Danny" w:date="2026-10-02T14:15:00Z"/>
                    <w:rFonts w:ascii="Segoe UI Symbol" w:hAnsi="Segoe UI Symbol" w:cs="Calibri"/>
                    <w:color w:val="000000"/>
                    <w:sz w:val="18"/>
                    <w:szCs w:val="18"/>
                  </w:rPr>
                </w:rPrChange>
              </w:rPr>
              <w:pPrChange w:id="4397" w:author="Danny" w:date="2026-10-02T14:23:00Z">
                <w:pPr>
                  <w:jc w:val="center"/>
                </w:pPr>
              </w:pPrChange>
            </w:pPr>
            <w:ins w:id="4398" w:author="Danny" w:date="2026-10-02T14:15:00Z">
              <w:r w:rsidRPr="000D0736">
                <w:rPr>
                  <w:rFonts w:ascii="Segoe UI Symbol" w:eastAsiaTheme="minorHAnsi" w:hAnsi="Segoe UI Symbol" w:cs="Calibri"/>
                  <w:kern w:val="2"/>
                  <w:sz w:val="14"/>
                  <w:szCs w:val="18"/>
                  <w14:ligatures w14:val="standardContextual"/>
                  <w:rPrChange w:id="439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6EA15F1" w14:textId="77777777" w:rsidR="000D0736" w:rsidRPr="000D0736" w:rsidRDefault="000D0736">
            <w:pPr>
              <w:spacing w:line="276" w:lineRule="auto"/>
              <w:jc w:val="center"/>
              <w:rPr>
                <w:ins w:id="4400" w:author="Danny" w:date="2026-10-02T14:15:00Z"/>
                <w:rFonts w:ascii="Segoe UI Symbol" w:eastAsiaTheme="minorHAnsi" w:hAnsi="Segoe UI Symbol" w:cs="Calibri"/>
                <w:kern w:val="2"/>
                <w:sz w:val="14"/>
                <w:szCs w:val="18"/>
                <w14:ligatures w14:val="standardContextual"/>
                <w:rPrChange w:id="4401" w:author="Danny" w:date="2026-10-02T14:18:00Z">
                  <w:rPr>
                    <w:ins w:id="4402" w:author="Danny" w:date="2026-10-02T14:15:00Z"/>
                    <w:rFonts w:ascii="Segoe UI Symbol" w:hAnsi="Segoe UI Symbol" w:cs="Calibri"/>
                    <w:color w:val="000000"/>
                    <w:sz w:val="18"/>
                    <w:szCs w:val="18"/>
                  </w:rPr>
                </w:rPrChange>
              </w:rPr>
              <w:pPrChange w:id="4403" w:author="Danny" w:date="2026-10-02T14:23:00Z">
                <w:pPr>
                  <w:jc w:val="center"/>
                </w:pPr>
              </w:pPrChange>
            </w:pPr>
            <w:ins w:id="4404" w:author="Danny" w:date="2026-10-02T14:15:00Z">
              <w:r w:rsidRPr="000D0736">
                <w:rPr>
                  <w:rFonts w:ascii="Segoe UI Symbol" w:eastAsiaTheme="minorHAnsi" w:hAnsi="Segoe UI Symbol" w:cs="Calibri"/>
                  <w:kern w:val="2"/>
                  <w:sz w:val="14"/>
                  <w:szCs w:val="18"/>
                  <w14:ligatures w14:val="standardContextual"/>
                  <w:rPrChange w:id="440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D587D1D" w14:textId="77777777" w:rsidR="000D0736" w:rsidRPr="000D0736" w:rsidRDefault="000D0736">
            <w:pPr>
              <w:spacing w:line="276" w:lineRule="auto"/>
              <w:jc w:val="center"/>
              <w:rPr>
                <w:ins w:id="4406" w:author="Danny" w:date="2026-10-02T14:15:00Z"/>
                <w:rFonts w:ascii="Segoe UI Symbol" w:eastAsiaTheme="minorHAnsi" w:hAnsi="Segoe UI Symbol" w:cs="Calibri"/>
                <w:kern w:val="2"/>
                <w:sz w:val="14"/>
                <w:szCs w:val="18"/>
                <w14:ligatures w14:val="standardContextual"/>
                <w:rPrChange w:id="4407" w:author="Danny" w:date="2026-10-02T14:18:00Z">
                  <w:rPr>
                    <w:ins w:id="4408" w:author="Danny" w:date="2026-10-02T14:15:00Z"/>
                    <w:rFonts w:ascii="Segoe UI Symbol" w:hAnsi="Segoe UI Symbol" w:cs="Calibri"/>
                    <w:color w:val="000000"/>
                    <w:sz w:val="18"/>
                    <w:szCs w:val="18"/>
                  </w:rPr>
                </w:rPrChange>
              </w:rPr>
              <w:pPrChange w:id="4409" w:author="Danny" w:date="2026-10-02T14:23:00Z">
                <w:pPr>
                  <w:jc w:val="center"/>
                </w:pPr>
              </w:pPrChange>
            </w:pPr>
            <w:ins w:id="4410" w:author="Danny" w:date="2026-10-02T14:15:00Z">
              <w:r w:rsidRPr="000D0736">
                <w:rPr>
                  <w:rFonts w:ascii="Segoe UI Symbol" w:eastAsiaTheme="minorHAnsi" w:hAnsi="Segoe UI Symbol" w:cs="Calibri"/>
                  <w:kern w:val="2"/>
                  <w:sz w:val="14"/>
                  <w:szCs w:val="18"/>
                  <w14:ligatures w14:val="standardContextual"/>
                  <w:rPrChange w:id="441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6C4B513" w14:textId="77777777" w:rsidR="000D0736" w:rsidRPr="000D0736" w:rsidRDefault="000D0736">
            <w:pPr>
              <w:spacing w:line="276" w:lineRule="auto"/>
              <w:jc w:val="center"/>
              <w:rPr>
                <w:ins w:id="4412" w:author="Danny" w:date="2026-10-02T14:15:00Z"/>
                <w:rFonts w:ascii="Segoe UI Symbol" w:eastAsiaTheme="minorHAnsi" w:hAnsi="Segoe UI Symbol" w:cs="Calibri"/>
                <w:kern w:val="2"/>
                <w:sz w:val="14"/>
                <w:szCs w:val="18"/>
                <w14:ligatures w14:val="standardContextual"/>
                <w:rPrChange w:id="4413" w:author="Danny" w:date="2026-10-02T14:18:00Z">
                  <w:rPr>
                    <w:ins w:id="4414" w:author="Danny" w:date="2026-10-02T14:15:00Z"/>
                    <w:rFonts w:ascii="Segoe UI Symbol" w:hAnsi="Segoe UI Symbol" w:cs="Calibri"/>
                    <w:color w:val="000000"/>
                    <w:sz w:val="18"/>
                    <w:szCs w:val="18"/>
                  </w:rPr>
                </w:rPrChange>
              </w:rPr>
              <w:pPrChange w:id="4415" w:author="Danny" w:date="2026-10-02T14:23:00Z">
                <w:pPr>
                  <w:jc w:val="center"/>
                </w:pPr>
              </w:pPrChange>
            </w:pPr>
            <w:ins w:id="4416" w:author="Danny" w:date="2026-10-02T14:15:00Z">
              <w:r w:rsidRPr="000D0736">
                <w:rPr>
                  <w:rFonts w:ascii="Segoe UI Symbol" w:eastAsiaTheme="minorHAnsi" w:hAnsi="Segoe UI Symbol" w:cs="Calibri"/>
                  <w:kern w:val="2"/>
                  <w:sz w:val="14"/>
                  <w:szCs w:val="18"/>
                  <w14:ligatures w14:val="standardContextual"/>
                  <w:rPrChange w:id="441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3637758" w14:textId="77777777" w:rsidR="000D0736" w:rsidRPr="000D0736" w:rsidRDefault="000D0736">
            <w:pPr>
              <w:spacing w:line="276" w:lineRule="auto"/>
              <w:jc w:val="center"/>
              <w:rPr>
                <w:ins w:id="4418" w:author="Danny" w:date="2026-10-02T14:15:00Z"/>
                <w:rFonts w:ascii="Segoe UI Symbol" w:eastAsiaTheme="minorHAnsi" w:hAnsi="Segoe UI Symbol" w:cs="Calibri"/>
                <w:kern w:val="2"/>
                <w:sz w:val="14"/>
                <w:szCs w:val="18"/>
                <w14:ligatures w14:val="standardContextual"/>
                <w:rPrChange w:id="4419" w:author="Danny" w:date="2026-10-02T14:18:00Z">
                  <w:rPr>
                    <w:ins w:id="4420" w:author="Danny" w:date="2026-10-02T14:15:00Z"/>
                    <w:rFonts w:ascii="Segoe UI Symbol" w:hAnsi="Segoe UI Symbol" w:cs="Calibri"/>
                    <w:color w:val="000000"/>
                    <w:sz w:val="18"/>
                    <w:szCs w:val="18"/>
                  </w:rPr>
                </w:rPrChange>
              </w:rPr>
              <w:pPrChange w:id="4421" w:author="Danny" w:date="2026-10-02T14:23:00Z">
                <w:pPr>
                  <w:jc w:val="center"/>
                </w:pPr>
              </w:pPrChange>
            </w:pPr>
          </w:p>
        </w:tc>
        <w:tc>
          <w:tcPr>
            <w:tcW w:w="0" w:type="auto"/>
            <w:tcBorders>
              <w:top w:val="nil"/>
            </w:tcBorders>
            <w:shd w:val="clear" w:color="auto" w:fill="auto"/>
            <w:vAlign w:val="center"/>
            <w:hideMark/>
          </w:tcPr>
          <w:p w14:paraId="19E60B7E" w14:textId="77777777" w:rsidR="000D0736" w:rsidRPr="000D0736" w:rsidRDefault="000D0736">
            <w:pPr>
              <w:spacing w:line="276" w:lineRule="auto"/>
              <w:jc w:val="center"/>
              <w:rPr>
                <w:ins w:id="4422" w:author="Danny" w:date="2026-10-02T14:15:00Z"/>
                <w:rFonts w:ascii="Segoe UI Symbol" w:eastAsiaTheme="minorHAnsi" w:hAnsi="Segoe UI Symbol" w:cs="Calibri"/>
                <w:kern w:val="2"/>
                <w:sz w:val="14"/>
                <w:szCs w:val="18"/>
                <w14:ligatures w14:val="standardContextual"/>
                <w:rPrChange w:id="4423" w:author="Danny" w:date="2026-10-02T14:18:00Z">
                  <w:rPr>
                    <w:ins w:id="4424" w:author="Danny" w:date="2026-10-02T14:15:00Z"/>
                    <w:rFonts w:ascii="Segoe UI Symbol" w:hAnsi="Segoe UI Symbol" w:cs="Calibri"/>
                    <w:color w:val="000000"/>
                    <w:sz w:val="18"/>
                    <w:szCs w:val="18"/>
                  </w:rPr>
                </w:rPrChange>
              </w:rPr>
              <w:pPrChange w:id="4425" w:author="Danny" w:date="2026-10-02T14:23:00Z">
                <w:pPr>
                  <w:jc w:val="center"/>
                </w:pPr>
              </w:pPrChange>
            </w:pPr>
            <w:ins w:id="4426" w:author="Danny" w:date="2026-10-02T14:15:00Z">
              <w:r w:rsidRPr="000D0736">
                <w:rPr>
                  <w:rFonts w:ascii="Segoe UI Symbol" w:eastAsiaTheme="minorHAnsi" w:hAnsi="Segoe UI Symbol" w:cs="Calibri"/>
                  <w:kern w:val="2"/>
                  <w:sz w:val="14"/>
                  <w:szCs w:val="18"/>
                  <w14:ligatures w14:val="standardContextual"/>
                  <w:rPrChange w:id="442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9538DCF" w14:textId="77777777" w:rsidR="000D0736" w:rsidRPr="000D0736" w:rsidRDefault="000D0736">
            <w:pPr>
              <w:spacing w:line="276" w:lineRule="auto"/>
              <w:jc w:val="center"/>
              <w:rPr>
                <w:ins w:id="4428" w:author="Danny" w:date="2026-10-02T14:15:00Z"/>
                <w:rFonts w:ascii="Segoe UI Symbol" w:eastAsiaTheme="minorHAnsi" w:hAnsi="Segoe UI Symbol" w:cs="Calibri"/>
                <w:kern w:val="2"/>
                <w:sz w:val="14"/>
                <w:szCs w:val="18"/>
                <w14:ligatures w14:val="standardContextual"/>
                <w:rPrChange w:id="4429" w:author="Danny" w:date="2026-10-02T14:18:00Z">
                  <w:rPr>
                    <w:ins w:id="4430" w:author="Danny" w:date="2026-10-02T14:15:00Z"/>
                    <w:rFonts w:ascii="Segoe UI Symbol" w:hAnsi="Segoe UI Symbol" w:cs="Calibri"/>
                    <w:color w:val="000000"/>
                    <w:sz w:val="18"/>
                    <w:szCs w:val="18"/>
                  </w:rPr>
                </w:rPrChange>
              </w:rPr>
              <w:pPrChange w:id="4431" w:author="Danny" w:date="2026-10-02T14:23:00Z">
                <w:pPr>
                  <w:jc w:val="center"/>
                </w:pPr>
              </w:pPrChange>
            </w:pPr>
            <w:ins w:id="4432" w:author="Danny" w:date="2026-10-02T14:15:00Z">
              <w:r w:rsidRPr="000D0736">
                <w:rPr>
                  <w:rFonts w:ascii="Segoe UI Symbol" w:eastAsiaTheme="minorHAnsi" w:hAnsi="Segoe UI Symbol" w:cs="Calibri"/>
                  <w:kern w:val="2"/>
                  <w:sz w:val="14"/>
                  <w:szCs w:val="18"/>
                  <w14:ligatures w14:val="standardContextual"/>
                  <w:rPrChange w:id="443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573F80C" w14:textId="77777777" w:rsidR="000D0736" w:rsidRPr="000D0736" w:rsidRDefault="000D0736">
            <w:pPr>
              <w:spacing w:line="276" w:lineRule="auto"/>
              <w:jc w:val="center"/>
              <w:rPr>
                <w:ins w:id="4434" w:author="Danny" w:date="2026-10-02T14:15:00Z"/>
                <w:rFonts w:ascii="Segoe UI Symbol" w:eastAsiaTheme="minorHAnsi" w:hAnsi="Segoe UI Symbol" w:cs="Calibri"/>
                <w:kern w:val="2"/>
                <w:sz w:val="14"/>
                <w:szCs w:val="18"/>
                <w14:ligatures w14:val="standardContextual"/>
                <w:rPrChange w:id="4435" w:author="Danny" w:date="2026-10-02T14:18:00Z">
                  <w:rPr>
                    <w:ins w:id="4436" w:author="Danny" w:date="2026-10-02T14:15:00Z"/>
                    <w:rFonts w:ascii="Segoe UI Symbol" w:hAnsi="Segoe UI Symbol" w:cs="Calibri"/>
                    <w:color w:val="000000"/>
                    <w:sz w:val="18"/>
                    <w:szCs w:val="18"/>
                  </w:rPr>
                </w:rPrChange>
              </w:rPr>
              <w:pPrChange w:id="4437" w:author="Danny" w:date="2026-10-02T14:23:00Z">
                <w:pPr>
                  <w:jc w:val="center"/>
                </w:pPr>
              </w:pPrChange>
            </w:pPr>
            <w:ins w:id="4438" w:author="Danny" w:date="2026-10-02T14:15:00Z">
              <w:r w:rsidRPr="000D0736">
                <w:rPr>
                  <w:rFonts w:ascii="Segoe UI Symbol" w:eastAsiaTheme="minorHAnsi" w:hAnsi="Segoe UI Symbol" w:cs="Calibri"/>
                  <w:kern w:val="2"/>
                  <w:sz w:val="14"/>
                  <w:szCs w:val="18"/>
                  <w14:ligatures w14:val="standardContextual"/>
                  <w:rPrChange w:id="4439" w:author="Danny" w:date="2026-10-02T14:18:00Z">
                    <w:rPr>
                      <w:rFonts w:ascii="Segoe UI Symbol" w:hAnsi="Segoe UI Symbol" w:cs="Calibri"/>
                      <w:color w:val="000000"/>
                      <w:sz w:val="18"/>
                      <w:szCs w:val="18"/>
                    </w:rPr>
                  </w:rPrChange>
                </w:rPr>
                <w:t>✗</w:t>
              </w:r>
            </w:ins>
          </w:p>
        </w:tc>
      </w:tr>
      <w:tr w:rsidR="005725AB" w:rsidRPr="005725AB" w14:paraId="7AFB100D" w14:textId="77777777" w:rsidTr="00107337">
        <w:trPr>
          <w:trHeight w:val="20"/>
          <w:ins w:id="4440" w:author="Danny" w:date="2026-10-02T14:15:00Z"/>
        </w:trPr>
        <w:tc>
          <w:tcPr>
            <w:tcW w:w="0" w:type="auto"/>
            <w:tcBorders>
              <w:top w:val="nil"/>
              <w:left w:val="nil"/>
              <w:bottom w:val="nil"/>
              <w:right w:val="nil"/>
            </w:tcBorders>
            <w:shd w:val="clear" w:color="auto" w:fill="auto"/>
            <w:vAlign w:val="center"/>
            <w:hideMark/>
          </w:tcPr>
          <w:p w14:paraId="05BE2F6B" w14:textId="77777777" w:rsidR="000D0736" w:rsidRPr="000D0736" w:rsidRDefault="000D0736">
            <w:pPr>
              <w:spacing w:line="276" w:lineRule="auto"/>
              <w:jc w:val="center"/>
              <w:rPr>
                <w:ins w:id="4441" w:author="Danny" w:date="2026-10-02T14:15:00Z"/>
                <w:rFonts w:eastAsiaTheme="minorHAnsi" w:cstheme="minorBidi"/>
                <w:kern w:val="2"/>
                <w:sz w:val="14"/>
                <w:szCs w:val="18"/>
                <w14:ligatures w14:val="standardContextual"/>
                <w:rPrChange w:id="4442" w:author="Danny" w:date="2026-10-02T14:18:00Z">
                  <w:rPr>
                    <w:ins w:id="4443" w:author="Danny" w:date="2026-10-02T14:15:00Z"/>
                    <w:color w:val="000000"/>
                    <w:sz w:val="18"/>
                    <w:szCs w:val="18"/>
                  </w:rPr>
                </w:rPrChange>
              </w:rPr>
              <w:pPrChange w:id="4444" w:author="Danny" w:date="2026-10-02T14:16:00Z">
                <w:pPr>
                  <w:jc w:val="center"/>
                </w:pPr>
              </w:pPrChange>
            </w:pPr>
            <w:ins w:id="4445" w:author="Danny" w:date="2026-10-02T14:15:00Z">
              <w:r w:rsidRPr="000D0736">
                <w:rPr>
                  <w:rFonts w:eastAsiaTheme="minorHAnsi" w:cstheme="minorBidi"/>
                  <w:kern w:val="2"/>
                  <w:sz w:val="14"/>
                  <w:szCs w:val="18"/>
                  <w14:ligatures w14:val="standardContextual"/>
                  <w:rPrChange w:id="4446" w:author="Danny" w:date="2026-10-02T14:18:00Z">
                    <w:rPr>
                      <w:color w:val="000000"/>
                      <w:sz w:val="18"/>
                      <w:szCs w:val="18"/>
                    </w:rPr>
                  </w:rPrChange>
                </w:rPr>
                <w:t>45</w:t>
              </w:r>
            </w:ins>
          </w:p>
        </w:tc>
        <w:tc>
          <w:tcPr>
            <w:tcW w:w="0" w:type="auto"/>
            <w:tcBorders>
              <w:top w:val="nil"/>
              <w:left w:val="nil"/>
              <w:bottom w:val="nil"/>
              <w:right w:val="nil"/>
            </w:tcBorders>
            <w:shd w:val="clear" w:color="auto" w:fill="auto"/>
            <w:vAlign w:val="center"/>
            <w:hideMark/>
          </w:tcPr>
          <w:p w14:paraId="6C2DBD36" w14:textId="77777777" w:rsidR="000D0736" w:rsidRPr="000D0736" w:rsidRDefault="000D0736">
            <w:pPr>
              <w:spacing w:line="276" w:lineRule="auto"/>
              <w:rPr>
                <w:ins w:id="4447" w:author="Danny" w:date="2026-10-02T14:15:00Z"/>
                <w:rFonts w:eastAsiaTheme="minorHAnsi" w:cstheme="minorBidi"/>
                <w:kern w:val="2"/>
                <w:sz w:val="14"/>
                <w:szCs w:val="18"/>
                <w14:ligatures w14:val="standardContextual"/>
                <w:rPrChange w:id="4448" w:author="Danny" w:date="2026-10-02T14:18:00Z">
                  <w:rPr>
                    <w:ins w:id="4449" w:author="Danny" w:date="2026-10-02T14:15:00Z"/>
                    <w:color w:val="000000"/>
                    <w:sz w:val="18"/>
                    <w:szCs w:val="18"/>
                  </w:rPr>
                </w:rPrChange>
              </w:rPr>
              <w:pPrChange w:id="4450" w:author="Danny" w:date="2026-10-02T14:16:00Z">
                <w:pPr/>
              </w:pPrChange>
            </w:pPr>
            <w:ins w:id="4451" w:author="Danny" w:date="2026-10-02T14:15:00Z">
              <w:r w:rsidRPr="000D0736">
                <w:rPr>
                  <w:rFonts w:eastAsiaTheme="minorHAnsi" w:cstheme="minorBidi"/>
                  <w:kern w:val="2"/>
                  <w:sz w:val="14"/>
                  <w:szCs w:val="18"/>
                  <w14:ligatures w14:val="standardContextual"/>
                  <w:rPrChange w:id="4452" w:author="Danny" w:date="2026-10-02T14:18:00Z">
                    <w:rPr>
                      <w:color w:val="000000"/>
                      <w:sz w:val="18"/>
                      <w:szCs w:val="18"/>
                    </w:rPr>
                  </w:rPrChange>
                </w:rPr>
                <w:t>Konrads et al., 2016</w:t>
              </w:r>
            </w:ins>
          </w:p>
        </w:tc>
        <w:tc>
          <w:tcPr>
            <w:tcW w:w="0" w:type="auto"/>
            <w:tcBorders>
              <w:top w:val="nil"/>
              <w:left w:val="nil"/>
              <w:bottom w:val="nil"/>
              <w:right w:val="nil"/>
            </w:tcBorders>
            <w:shd w:val="clear" w:color="auto" w:fill="auto"/>
            <w:noWrap/>
            <w:vAlign w:val="bottom"/>
            <w:hideMark/>
          </w:tcPr>
          <w:p w14:paraId="31C0BA4D" w14:textId="77777777" w:rsidR="000D0736" w:rsidRPr="000D0736" w:rsidRDefault="000D0736">
            <w:pPr>
              <w:spacing w:line="276" w:lineRule="auto"/>
              <w:rPr>
                <w:ins w:id="4453" w:author="Danny" w:date="2026-10-02T14:15:00Z"/>
                <w:rFonts w:eastAsiaTheme="minorHAnsi" w:cstheme="minorBidi"/>
                <w:kern w:val="2"/>
                <w:sz w:val="14"/>
                <w:szCs w:val="18"/>
                <w14:ligatures w14:val="standardContextual"/>
                <w:rPrChange w:id="4454" w:author="Danny" w:date="2026-10-02T14:18:00Z">
                  <w:rPr>
                    <w:ins w:id="4455" w:author="Danny" w:date="2026-10-02T14:15:00Z"/>
                    <w:color w:val="000000"/>
                    <w:sz w:val="18"/>
                    <w:szCs w:val="18"/>
                  </w:rPr>
                </w:rPrChange>
              </w:rPr>
              <w:pPrChange w:id="4456" w:author="Danny" w:date="2026-10-02T14:16:00Z">
                <w:pPr/>
              </w:pPrChange>
            </w:pPr>
          </w:p>
        </w:tc>
        <w:tc>
          <w:tcPr>
            <w:tcW w:w="0" w:type="auto"/>
            <w:tcBorders>
              <w:top w:val="nil"/>
              <w:left w:val="nil"/>
              <w:bottom w:val="nil"/>
              <w:right w:val="nil"/>
            </w:tcBorders>
            <w:shd w:val="clear" w:color="auto" w:fill="auto"/>
            <w:vAlign w:val="center"/>
            <w:hideMark/>
          </w:tcPr>
          <w:p w14:paraId="49B7F536" w14:textId="77777777" w:rsidR="000D0736" w:rsidRPr="000D0736" w:rsidRDefault="000D0736">
            <w:pPr>
              <w:spacing w:line="276" w:lineRule="auto"/>
              <w:jc w:val="center"/>
              <w:rPr>
                <w:ins w:id="4457" w:author="Danny" w:date="2026-10-02T14:15:00Z"/>
                <w:rFonts w:eastAsiaTheme="minorHAnsi" w:cstheme="minorBidi"/>
                <w:kern w:val="2"/>
                <w:sz w:val="14"/>
                <w:szCs w:val="18"/>
                <w14:ligatures w14:val="standardContextual"/>
                <w:rPrChange w:id="4458" w:author="Danny" w:date="2026-10-02T14:18:00Z">
                  <w:rPr>
                    <w:ins w:id="4459" w:author="Danny" w:date="2026-10-02T14:15:00Z"/>
                    <w:color w:val="000000"/>
                    <w:sz w:val="18"/>
                    <w:szCs w:val="18"/>
                  </w:rPr>
                </w:rPrChange>
              </w:rPr>
              <w:pPrChange w:id="4460" w:author="Danny" w:date="2026-10-02T14:21:00Z">
                <w:pPr>
                  <w:jc w:val="center"/>
                </w:pPr>
              </w:pPrChange>
            </w:pPr>
            <w:ins w:id="4461" w:author="Danny" w:date="2026-10-02T14:15:00Z">
              <w:r w:rsidRPr="000D0736">
                <w:rPr>
                  <w:rFonts w:eastAsiaTheme="minorHAnsi" w:cstheme="minorBidi"/>
                  <w:kern w:val="2"/>
                  <w:sz w:val="14"/>
                  <w:szCs w:val="18"/>
                  <w14:ligatures w14:val="standardContextual"/>
                  <w:rPrChange w:id="4462"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3146FF45" w14:textId="77777777" w:rsidR="000D0736" w:rsidRPr="000D0736" w:rsidRDefault="000D0736">
            <w:pPr>
              <w:spacing w:line="276" w:lineRule="auto"/>
              <w:jc w:val="center"/>
              <w:rPr>
                <w:ins w:id="4463" w:author="Danny" w:date="2026-10-02T14:15:00Z"/>
                <w:rFonts w:eastAsiaTheme="minorHAnsi" w:cstheme="minorBidi"/>
                <w:kern w:val="2"/>
                <w:sz w:val="14"/>
                <w:szCs w:val="18"/>
                <w14:ligatures w14:val="standardContextual"/>
                <w:rPrChange w:id="4464" w:author="Danny" w:date="2026-10-02T14:18:00Z">
                  <w:rPr>
                    <w:ins w:id="4465" w:author="Danny" w:date="2026-10-02T14:15:00Z"/>
                    <w:color w:val="000000"/>
                    <w:sz w:val="18"/>
                    <w:szCs w:val="18"/>
                  </w:rPr>
                </w:rPrChange>
              </w:rPr>
              <w:pPrChange w:id="4466" w:author="Danny" w:date="2026-10-02T14:21:00Z">
                <w:pPr>
                  <w:jc w:val="center"/>
                </w:pPr>
              </w:pPrChange>
            </w:pPr>
            <w:ins w:id="4467" w:author="Danny" w:date="2026-10-02T14:15:00Z">
              <w:r w:rsidRPr="000D0736">
                <w:rPr>
                  <w:rFonts w:eastAsiaTheme="minorHAnsi" w:cstheme="minorBidi"/>
                  <w:kern w:val="2"/>
                  <w:sz w:val="14"/>
                  <w:szCs w:val="18"/>
                  <w14:ligatures w14:val="standardContextual"/>
                  <w:rPrChange w:id="4468"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BBBCE11" w14:textId="77777777" w:rsidR="000D0736" w:rsidRPr="000D0736" w:rsidRDefault="000D0736">
            <w:pPr>
              <w:spacing w:line="276" w:lineRule="auto"/>
              <w:jc w:val="center"/>
              <w:rPr>
                <w:ins w:id="4469" w:author="Danny" w:date="2026-10-02T14:15:00Z"/>
                <w:rFonts w:eastAsiaTheme="minorHAnsi" w:cstheme="minorBidi"/>
                <w:kern w:val="2"/>
                <w:sz w:val="14"/>
                <w:szCs w:val="18"/>
                <w14:ligatures w14:val="standardContextual"/>
                <w:rPrChange w:id="4470" w:author="Danny" w:date="2026-10-02T14:18:00Z">
                  <w:rPr>
                    <w:ins w:id="4471" w:author="Danny" w:date="2026-10-02T14:15:00Z"/>
                    <w:color w:val="000000"/>
                    <w:sz w:val="18"/>
                    <w:szCs w:val="18"/>
                  </w:rPr>
                </w:rPrChange>
              </w:rPr>
              <w:pPrChange w:id="4472" w:author="Danny" w:date="2026-10-02T14:21:00Z">
                <w:pPr>
                  <w:jc w:val="center"/>
                </w:pPr>
              </w:pPrChange>
            </w:pPr>
          </w:p>
        </w:tc>
        <w:tc>
          <w:tcPr>
            <w:tcW w:w="0" w:type="auto"/>
            <w:tcBorders>
              <w:top w:val="nil"/>
              <w:left w:val="nil"/>
              <w:bottom w:val="nil"/>
              <w:right w:val="nil"/>
            </w:tcBorders>
            <w:shd w:val="clear" w:color="auto" w:fill="auto"/>
            <w:vAlign w:val="center"/>
            <w:hideMark/>
          </w:tcPr>
          <w:p w14:paraId="3EDD070A" w14:textId="77777777" w:rsidR="000D0736" w:rsidRPr="000D0736" w:rsidRDefault="000D0736">
            <w:pPr>
              <w:spacing w:line="276" w:lineRule="auto"/>
              <w:jc w:val="center"/>
              <w:rPr>
                <w:ins w:id="4473" w:author="Danny" w:date="2026-10-02T14:15:00Z"/>
                <w:rFonts w:eastAsiaTheme="minorHAnsi" w:cstheme="minorBidi"/>
                <w:kern w:val="2"/>
                <w:sz w:val="14"/>
                <w:szCs w:val="18"/>
                <w14:ligatures w14:val="standardContextual"/>
                <w:rPrChange w:id="4474" w:author="Danny" w:date="2026-10-02T14:18:00Z">
                  <w:rPr>
                    <w:ins w:id="4475" w:author="Danny" w:date="2026-10-02T14:15:00Z"/>
                    <w:color w:val="000000"/>
                    <w:sz w:val="18"/>
                    <w:szCs w:val="18"/>
                  </w:rPr>
                </w:rPrChange>
              </w:rPr>
              <w:pPrChange w:id="4476" w:author="Danny" w:date="2026-10-02T14:21:00Z">
                <w:pPr>
                  <w:jc w:val="center"/>
                </w:pPr>
              </w:pPrChange>
            </w:pPr>
            <w:ins w:id="4477" w:author="Danny" w:date="2026-10-02T14:15:00Z">
              <w:r w:rsidRPr="000D0736">
                <w:rPr>
                  <w:rFonts w:eastAsiaTheme="minorHAnsi" w:cstheme="minorBidi"/>
                  <w:kern w:val="2"/>
                  <w:sz w:val="14"/>
                  <w:szCs w:val="18"/>
                  <w14:ligatures w14:val="standardContextual"/>
                  <w:rPrChange w:id="4478" w:author="Danny" w:date="2026-10-02T14:18:00Z">
                    <w:rPr>
                      <w:color w:val="000000"/>
                      <w:sz w:val="18"/>
                      <w:szCs w:val="18"/>
                    </w:rPr>
                  </w:rPrChange>
                </w:rPr>
                <w:t>29.8 ± 6.3</w:t>
              </w:r>
            </w:ins>
          </w:p>
        </w:tc>
        <w:tc>
          <w:tcPr>
            <w:tcW w:w="0" w:type="auto"/>
            <w:tcBorders>
              <w:top w:val="nil"/>
              <w:left w:val="nil"/>
              <w:bottom w:val="nil"/>
              <w:right w:val="nil"/>
            </w:tcBorders>
            <w:shd w:val="clear" w:color="auto" w:fill="auto"/>
            <w:vAlign w:val="center"/>
            <w:hideMark/>
          </w:tcPr>
          <w:p w14:paraId="4063F28F" w14:textId="77777777" w:rsidR="000D0736" w:rsidRPr="000D0736" w:rsidRDefault="000D0736">
            <w:pPr>
              <w:spacing w:line="276" w:lineRule="auto"/>
              <w:jc w:val="center"/>
              <w:rPr>
                <w:ins w:id="4479" w:author="Danny" w:date="2026-10-02T14:15:00Z"/>
                <w:rFonts w:eastAsiaTheme="minorHAnsi" w:cstheme="minorBidi"/>
                <w:kern w:val="2"/>
                <w:sz w:val="14"/>
                <w:szCs w:val="18"/>
                <w14:ligatures w14:val="standardContextual"/>
                <w:rPrChange w:id="4480" w:author="Danny" w:date="2026-10-02T14:18:00Z">
                  <w:rPr>
                    <w:ins w:id="4481" w:author="Danny" w:date="2026-10-02T14:15:00Z"/>
                    <w:color w:val="000000"/>
                    <w:sz w:val="18"/>
                    <w:szCs w:val="18"/>
                  </w:rPr>
                </w:rPrChange>
              </w:rPr>
              <w:pPrChange w:id="4482" w:author="Danny" w:date="2026-10-02T14:21:00Z">
                <w:pPr>
                  <w:jc w:val="center"/>
                </w:pPr>
              </w:pPrChange>
            </w:pPr>
          </w:p>
        </w:tc>
        <w:tc>
          <w:tcPr>
            <w:tcW w:w="0" w:type="auto"/>
            <w:tcBorders>
              <w:top w:val="nil"/>
              <w:left w:val="nil"/>
              <w:bottom w:val="nil"/>
              <w:right w:val="nil"/>
            </w:tcBorders>
            <w:shd w:val="clear" w:color="auto" w:fill="auto"/>
            <w:vAlign w:val="center"/>
            <w:hideMark/>
          </w:tcPr>
          <w:p w14:paraId="555D2F51" w14:textId="77777777" w:rsidR="000D0736" w:rsidRPr="000D0736" w:rsidRDefault="000D0736">
            <w:pPr>
              <w:spacing w:line="276" w:lineRule="auto"/>
              <w:jc w:val="center"/>
              <w:rPr>
                <w:ins w:id="4483" w:author="Danny" w:date="2026-10-02T14:15:00Z"/>
                <w:rFonts w:eastAsiaTheme="minorHAnsi" w:cstheme="minorBidi"/>
                <w:kern w:val="2"/>
                <w:sz w:val="14"/>
                <w:szCs w:val="18"/>
                <w14:ligatures w14:val="standardContextual"/>
                <w:rPrChange w:id="4484" w:author="Danny" w:date="2026-10-02T14:18:00Z">
                  <w:rPr>
                    <w:ins w:id="4485" w:author="Danny" w:date="2026-10-02T14:15:00Z"/>
                    <w:color w:val="000000"/>
                    <w:sz w:val="18"/>
                    <w:szCs w:val="18"/>
                  </w:rPr>
                </w:rPrChange>
              </w:rPr>
              <w:pPrChange w:id="4486" w:author="Danny" w:date="2026-10-02T14:21:00Z">
                <w:pPr>
                  <w:jc w:val="center"/>
                </w:pPr>
              </w:pPrChange>
            </w:pPr>
            <w:ins w:id="4487" w:author="Danny" w:date="2026-10-02T14:15:00Z">
              <w:r w:rsidRPr="000D0736">
                <w:rPr>
                  <w:rFonts w:eastAsiaTheme="minorHAnsi" w:cstheme="minorBidi"/>
                  <w:kern w:val="2"/>
                  <w:sz w:val="14"/>
                  <w:szCs w:val="18"/>
                  <w14:ligatures w14:val="standardContextual"/>
                  <w:rPrChange w:id="4488" w:author="Danny" w:date="2026-10-02T14:18:00Z">
                    <w:rPr>
                      <w:color w:val="000000"/>
                      <w:sz w:val="18"/>
                      <w:szCs w:val="18"/>
                    </w:rPr>
                  </w:rPrChange>
                </w:rPr>
                <w:t>62</w:t>
              </w:r>
            </w:ins>
          </w:p>
        </w:tc>
        <w:tc>
          <w:tcPr>
            <w:tcW w:w="0" w:type="auto"/>
            <w:tcBorders>
              <w:top w:val="nil"/>
              <w:left w:val="nil"/>
              <w:bottom w:val="nil"/>
              <w:right w:val="nil"/>
            </w:tcBorders>
            <w:shd w:val="clear" w:color="auto" w:fill="auto"/>
            <w:vAlign w:val="center"/>
            <w:hideMark/>
          </w:tcPr>
          <w:p w14:paraId="72ED0852" w14:textId="77777777" w:rsidR="000D0736" w:rsidRPr="000D0736" w:rsidRDefault="000D0736">
            <w:pPr>
              <w:spacing w:line="276" w:lineRule="auto"/>
              <w:jc w:val="center"/>
              <w:rPr>
                <w:ins w:id="4489" w:author="Danny" w:date="2026-10-02T14:15:00Z"/>
                <w:rFonts w:eastAsiaTheme="minorHAnsi" w:cstheme="minorBidi"/>
                <w:kern w:val="2"/>
                <w:sz w:val="14"/>
                <w:szCs w:val="18"/>
                <w14:ligatures w14:val="standardContextual"/>
                <w:rPrChange w:id="4490" w:author="Danny" w:date="2026-10-02T14:18:00Z">
                  <w:rPr>
                    <w:ins w:id="4491" w:author="Danny" w:date="2026-10-02T14:15:00Z"/>
                    <w:color w:val="000000"/>
                    <w:sz w:val="18"/>
                    <w:szCs w:val="18"/>
                  </w:rPr>
                </w:rPrChange>
              </w:rPr>
              <w:pPrChange w:id="4492" w:author="Danny" w:date="2026-10-02T14:21:00Z">
                <w:pPr>
                  <w:jc w:val="center"/>
                </w:pPr>
              </w:pPrChange>
            </w:pPr>
            <w:ins w:id="4493" w:author="Danny" w:date="2026-10-02T14:15:00Z">
              <w:r w:rsidRPr="000D0736">
                <w:rPr>
                  <w:rFonts w:eastAsiaTheme="minorHAnsi" w:cstheme="minorBidi"/>
                  <w:kern w:val="2"/>
                  <w:sz w:val="14"/>
                  <w:szCs w:val="18"/>
                  <w14:ligatures w14:val="standardContextual"/>
                  <w:rPrChange w:id="4494" w:author="Danny" w:date="2026-10-02T14:18:00Z">
                    <w:rPr>
                      <w:color w:val="000000"/>
                      <w:sz w:val="18"/>
                      <w:szCs w:val="18"/>
                    </w:rPr>
                  </w:rPrChange>
                </w:rPr>
                <w:t>45</w:t>
              </w:r>
            </w:ins>
          </w:p>
        </w:tc>
        <w:tc>
          <w:tcPr>
            <w:tcW w:w="0" w:type="auto"/>
            <w:tcBorders>
              <w:top w:val="nil"/>
              <w:left w:val="nil"/>
              <w:bottom w:val="nil"/>
              <w:right w:val="nil"/>
            </w:tcBorders>
            <w:shd w:val="clear" w:color="auto" w:fill="auto"/>
            <w:vAlign w:val="center"/>
            <w:hideMark/>
          </w:tcPr>
          <w:p w14:paraId="0A652016" w14:textId="77777777" w:rsidR="000D0736" w:rsidRPr="000D0736" w:rsidRDefault="000D0736">
            <w:pPr>
              <w:spacing w:line="276" w:lineRule="auto"/>
              <w:jc w:val="center"/>
              <w:rPr>
                <w:ins w:id="4495" w:author="Danny" w:date="2026-10-02T14:15:00Z"/>
                <w:rFonts w:eastAsiaTheme="minorHAnsi" w:cstheme="minorBidi"/>
                <w:kern w:val="2"/>
                <w:sz w:val="14"/>
                <w:szCs w:val="18"/>
                <w14:ligatures w14:val="standardContextual"/>
                <w:rPrChange w:id="4496" w:author="Danny" w:date="2026-10-02T14:18:00Z">
                  <w:rPr>
                    <w:ins w:id="4497" w:author="Danny" w:date="2026-10-02T14:15:00Z"/>
                    <w:color w:val="000000"/>
                    <w:sz w:val="18"/>
                    <w:szCs w:val="18"/>
                  </w:rPr>
                </w:rPrChange>
              </w:rPr>
              <w:pPrChange w:id="4498" w:author="Danny" w:date="2026-10-02T14:21:00Z">
                <w:pPr>
                  <w:jc w:val="center"/>
                </w:pPr>
              </w:pPrChange>
            </w:pPr>
            <w:ins w:id="4499" w:author="Danny" w:date="2026-10-02T14:15:00Z">
              <w:r w:rsidRPr="000D0736">
                <w:rPr>
                  <w:rFonts w:eastAsiaTheme="minorHAnsi" w:cstheme="minorBidi"/>
                  <w:kern w:val="2"/>
                  <w:sz w:val="14"/>
                  <w:szCs w:val="18"/>
                  <w14:ligatures w14:val="standardContextual"/>
                  <w:rPrChange w:id="4500" w:author="Danny" w:date="2026-10-02T14:18:00Z">
                    <w:rPr>
                      <w:color w:val="000000"/>
                      <w:sz w:val="18"/>
                      <w:szCs w:val="18"/>
                    </w:rPr>
                  </w:rPrChange>
                </w:rPr>
                <w:t>17</w:t>
              </w:r>
            </w:ins>
          </w:p>
        </w:tc>
        <w:tc>
          <w:tcPr>
            <w:tcW w:w="0" w:type="auto"/>
            <w:tcBorders>
              <w:top w:val="nil"/>
              <w:left w:val="nil"/>
              <w:bottom w:val="nil"/>
              <w:right w:val="nil"/>
            </w:tcBorders>
            <w:shd w:val="clear" w:color="auto" w:fill="auto"/>
            <w:noWrap/>
            <w:vAlign w:val="center"/>
            <w:hideMark/>
          </w:tcPr>
          <w:p w14:paraId="648CADDA" w14:textId="77777777" w:rsidR="000D0736" w:rsidRPr="000D0736" w:rsidRDefault="000D0736">
            <w:pPr>
              <w:spacing w:line="276" w:lineRule="auto"/>
              <w:jc w:val="center"/>
              <w:rPr>
                <w:ins w:id="4501" w:author="Danny" w:date="2026-10-02T14:15:00Z"/>
                <w:rFonts w:eastAsiaTheme="minorHAnsi" w:cstheme="minorBidi"/>
                <w:kern w:val="2"/>
                <w:sz w:val="14"/>
                <w:szCs w:val="18"/>
                <w14:ligatures w14:val="standardContextual"/>
                <w:rPrChange w:id="4502" w:author="Danny" w:date="2026-10-02T14:18:00Z">
                  <w:rPr>
                    <w:ins w:id="4503" w:author="Danny" w:date="2026-10-02T14:15:00Z"/>
                    <w:color w:val="000000"/>
                    <w:sz w:val="18"/>
                    <w:szCs w:val="18"/>
                  </w:rPr>
                </w:rPrChange>
              </w:rPr>
              <w:pPrChange w:id="4504" w:author="Danny" w:date="2026-10-02T14:21:00Z">
                <w:pPr>
                  <w:jc w:val="center"/>
                </w:pPr>
              </w:pPrChange>
            </w:pPr>
          </w:p>
        </w:tc>
        <w:tc>
          <w:tcPr>
            <w:tcW w:w="0" w:type="auto"/>
            <w:tcBorders>
              <w:top w:val="nil"/>
              <w:left w:val="nil"/>
              <w:bottom w:val="nil"/>
              <w:right w:val="nil"/>
            </w:tcBorders>
            <w:shd w:val="clear" w:color="auto" w:fill="auto"/>
            <w:vAlign w:val="center"/>
            <w:hideMark/>
          </w:tcPr>
          <w:p w14:paraId="03F67770" w14:textId="77777777" w:rsidR="000D0736" w:rsidRPr="000D0736" w:rsidRDefault="000D0736">
            <w:pPr>
              <w:spacing w:line="276" w:lineRule="auto"/>
              <w:jc w:val="center"/>
              <w:rPr>
                <w:ins w:id="4505" w:author="Danny" w:date="2026-10-02T14:15:00Z"/>
                <w:rFonts w:eastAsiaTheme="minorHAnsi" w:cstheme="minorBidi"/>
                <w:kern w:val="2"/>
                <w:sz w:val="14"/>
                <w:szCs w:val="18"/>
                <w14:ligatures w14:val="standardContextual"/>
                <w:rPrChange w:id="4506" w:author="Danny" w:date="2026-10-02T14:18:00Z">
                  <w:rPr>
                    <w:ins w:id="4507" w:author="Danny" w:date="2026-10-02T14:15:00Z"/>
                    <w:color w:val="000000"/>
                    <w:sz w:val="18"/>
                    <w:szCs w:val="18"/>
                  </w:rPr>
                </w:rPrChange>
              </w:rPr>
              <w:pPrChange w:id="4508" w:author="Danny" w:date="2026-10-02T14:21:00Z">
                <w:pPr>
                  <w:jc w:val="center"/>
                </w:pPr>
              </w:pPrChange>
            </w:pPr>
            <w:ins w:id="4509" w:author="Danny" w:date="2026-10-02T14:15:00Z">
              <w:r w:rsidRPr="000D0736">
                <w:rPr>
                  <w:rFonts w:eastAsiaTheme="minorHAnsi" w:cstheme="minorBidi"/>
                  <w:kern w:val="2"/>
                  <w:sz w:val="14"/>
                  <w:szCs w:val="18"/>
                  <w14:ligatures w14:val="standardContextual"/>
                  <w:rPrChange w:id="4510" w:author="Danny" w:date="2026-10-02T14:18:00Z">
                    <w:rPr>
                      <w:color w:val="000000"/>
                      <w:sz w:val="18"/>
                      <w:szCs w:val="18"/>
                    </w:rPr>
                  </w:rPrChange>
                </w:rPr>
                <w:t>120</w:t>
              </w:r>
            </w:ins>
          </w:p>
        </w:tc>
        <w:tc>
          <w:tcPr>
            <w:tcW w:w="0" w:type="auto"/>
            <w:tcBorders>
              <w:top w:val="nil"/>
              <w:left w:val="nil"/>
              <w:bottom w:val="nil"/>
              <w:right w:val="nil"/>
            </w:tcBorders>
            <w:shd w:val="clear" w:color="auto" w:fill="auto"/>
            <w:vAlign w:val="center"/>
            <w:hideMark/>
          </w:tcPr>
          <w:p w14:paraId="2150C51A" w14:textId="77777777" w:rsidR="000D0736" w:rsidRPr="000D0736" w:rsidRDefault="000D0736">
            <w:pPr>
              <w:spacing w:line="276" w:lineRule="auto"/>
              <w:jc w:val="center"/>
              <w:rPr>
                <w:ins w:id="4511" w:author="Danny" w:date="2026-10-02T14:15:00Z"/>
                <w:rFonts w:eastAsiaTheme="minorHAnsi" w:cstheme="minorBidi"/>
                <w:kern w:val="2"/>
                <w:sz w:val="14"/>
                <w:szCs w:val="18"/>
                <w14:ligatures w14:val="standardContextual"/>
                <w:rPrChange w:id="4512" w:author="Danny" w:date="2026-10-02T14:18:00Z">
                  <w:rPr>
                    <w:ins w:id="4513" w:author="Danny" w:date="2026-10-02T14:15:00Z"/>
                    <w:color w:val="000000"/>
                    <w:sz w:val="18"/>
                    <w:szCs w:val="18"/>
                  </w:rPr>
                </w:rPrChange>
              </w:rPr>
              <w:pPrChange w:id="4514" w:author="Danny" w:date="2026-10-02T14:21:00Z">
                <w:pPr>
                  <w:jc w:val="center"/>
                </w:pPr>
              </w:pPrChange>
            </w:pPr>
            <w:ins w:id="4515" w:author="Danny" w:date="2026-10-02T14:15:00Z">
              <w:r w:rsidRPr="000D0736">
                <w:rPr>
                  <w:rFonts w:eastAsiaTheme="minorHAnsi" w:cstheme="minorBidi"/>
                  <w:kern w:val="2"/>
                  <w:sz w:val="14"/>
                  <w:szCs w:val="18"/>
                  <w14:ligatures w14:val="standardContextual"/>
                  <w:rPrChange w:id="4516" w:author="Danny" w:date="2026-10-02T14:18:00Z">
                    <w:rPr>
                      <w:color w:val="000000"/>
                      <w:sz w:val="18"/>
                      <w:szCs w:val="18"/>
                    </w:rPr>
                  </w:rPrChange>
                </w:rPr>
                <w:t>10</w:t>
              </w:r>
            </w:ins>
          </w:p>
        </w:tc>
        <w:tc>
          <w:tcPr>
            <w:tcW w:w="0" w:type="auto"/>
            <w:tcBorders>
              <w:top w:val="nil"/>
              <w:left w:val="nil"/>
              <w:bottom w:val="nil"/>
              <w:right w:val="nil"/>
            </w:tcBorders>
            <w:shd w:val="clear" w:color="auto" w:fill="auto"/>
            <w:vAlign w:val="center"/>
            <w:hideMark/>
          </w:tcPr>
          <w:p w14:paraId="32A63FE0" w14:textId="77777777" w:rsidR="000D0736" w:rsidRPr="000D0736" w:rsidRDefault="000D0736">
            <w:pPr>
              <w:spacing w:line="276" w:lineRule="auto"/>
              <w:jc w:val="center"/>
              <w:rPr>
                <w:ins w:id="4517" w:author="Danny" w:date="2026-10-02T14:15:00Z"/>
                <w:rFonts w:eastAsiaTheme="minorHAnsi" w:cstheme="minorBidi"/>
                <w:kern w:val="2"/>
                <w:sz w:val="14"/>
                <w:szCs w:val="18"/>
                <w14:ligatures w14:val="standardContextual"/>
                <w:rPrChange w:id="4518" w:author="Danny" w:date="2026-10-02T14:18:00Z">
                  <w:rPr>
                    <w:ins w:id="4519" w:author="Danny" w:date="2026-10-02T14:15:00Z"/>
                    <w:color w:val="000000"/>
                    <w:sz w:val="18"/>
                    <w:szCs w:val="18"/>
                  </w:rPr>
                </w:rPrChange>
              </w:rPr>
              <w:pPrChange w:id="4520" w:author="Danny" w:date="2026-10-02T14:21:00Z">
                <w:pPr>
                  <w:jc w:val="center"/>
                </w:pPr>
              </w:pPrChange>
            </w:pPr>
            <w:ins w:id="4521" w:author="Danny" w:date="2026-10-02T14:15:00Z">
              <w:r w:rsidRPr="000D0736">
                <w:rPr>
                  <w:rFonts w:eastAsiaTheme="minorHAnsi" w:cstheme="minorBidi"/>
                  <w:kern w:val="2"/>
                  <w:sz w:val="14"/>
                  <w:szCs w:val="18"/>
                  <w14:ligatures w14:val="standardContextual"/>
                  <w:rPrChange w:id="4522"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2EED4E84" w14:textId="77777777" w:rsidR="000D0736" w:rsidRPr="000D0736" w:rsidRDefault="000D0736">
            <w:pPr>
              <w:spacing w:line="276" w:lineRule="auto"/>
              <w:rPr>
                <w:ins w:id="4523" w:author="Danny" w:date="2026-10-02T14:15:00Z"/>
                <w:rFonts w:eastAsiaTheme="minorHAnsi" w:cstheme="minorBidi"/>
                <w:kern w:val="2"/>
                <w:sz w:val="14"/>
                <w:szCs w:val="18"/>
                <w14:ligatures w14:val="standardContextual"/>
                <w:rPrChange w:id="4524" w:author="Danny" w:date="2026-10-02T14:18:00Z">
                  <w:rPr>
                    <w:ins w:id="4525" w:author="Danny" w:date="2026-10-02T14:15:00Z"/>
                    <w:color w:val="000000"/>
                    <w:sz w:val="18"/>
                    <w:szCs w:val="18"/>
                  </w:rPr>
                </w:rPrChange>
              </w:rPr>
              <w:pPrChange w:id="4526" w:author="Danny" w:date="2026-10-02T14:16:00Z">
                <w:pPr>
                  <w:jc w:val="center"/>
                </w:pPr>
              </w:pPrChange>
            </w:pPr>
          </w:p>
        </w:tc>
        <w:tc>
          <w:tcPr>
            <w:tcW w:w="0" w:type="auto"/>
            <w:tcBorders>
              <w:top w:val="nil"/>
            </w:tcBorders>
            <w:shd w:val="clear" w:color="auto" w:fill="auto"/>
            <w:vAlign w:val="center"/>
            <w:hideMark/>
          </w:tcPr>
          <w:p w14:paraId="60E9E522" w14:textId="77777777" w:rsidR="000D0736" w:rsidRPr="000D0736" w:rsidRDefault="000D0736">
            <w:pPr>
              <w:spacing w:line="276" w:lineRule="auto"/>
              <w:jc w:val="center"/>
              <w:rPr>
                <w:ins w:id="4527" w:author="Danny" w:date="2026-10-02T14:15:00Z"/>
                <w:rFonts w:ascii="Segoe UI Symbol" w:eastAsiaTheme="minorHAnsi" w:hAnsi="Segoe UI Symbol" w:cs="Calibri"/>
                <w:kern w:val="2"/>
                <w:sz w:val="14"/>
                <w:szCs w:val="18"/>
                <w14:ligatures w14:val="standardContextual"/>
                <w:rPrChange w:id="4528" w:author="Danny" w:date="2026-10-02T14:18:00Z">
                  <w:rPr>
                    <w:ins w:id="4529" w:author="Danny" w:date="2026-10-02T14:15:00Z"/>
                    <w:rFonts w:ascii="Segoe UI Symbol" w:hAnsi="Segoe UI Symbol" w:cs="Calibri"/>
                    <w:color w:val="000000"/>
                    <w:sz w:val="18"/>
                    <w:szCs w:val="18"/>
                  </w:rPr>
                </w:rPrChange>
              </w:rPr>
              <w:pPrChange w:id="4530" w:author="Danny" w:date="2026-10-02T14:23:00Z">
                <w:pPr>
                  <w:jc w:val="center"/>
                </w:pPr>
              </w:pPrChange>
            </w:pPr>
            <w:ins w:id="4531" w:author="Danny" w:date="2026-10-02T14:15:00Z">
              <w:r w:rsidRPr="000D0736">
                <w:rPr>
                  <w:rFonts w:ascii="Segoe UI Symbol" w:eastAsiaTheme="minorHAnsi" w:hAnsi="Segoe UI Symbol" w:cs="Calibri"/>
                  <w:kern w:val="2"/>
                  <w:sz w:val="14"/>
                  <w:szCs w:val="18"/>
                  <w14:ligatures w14:val="standardContextual"/>
                  <w:rPrChange w:id="453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80838A0" w14:textId="77777777" w:rsidR="000D0736" w:rsidRPr="000D0736" w:rsidRDefault="000D0736">
            <w:pPr>
              <w:spacing w:line="276" w:lineRule="auto"/>
              <w:jc w:val="center"/>
              <w:rPr>
                <w:ins w:id="4533" w:author="Danny" w:date="2026-10-02T14:15:00Z"/>
                <w:rFonts w:ascii="Segoe UI Symbol" w:eastAsiaTheme="minorHAnsi" w:hAnsi="Segoe UI Symbol" w:cs="Calibri"/>
                <w:kern w:val="2"/>
                <w:sz w:val="14"/>
                <w:szCs w:val="18"/>
                <w14:ligatures w14:val="standardContextual"/>
                <w:rPrChange w:id="4534" w:author="Danny" w:date="2026-10-02T14:18:00Z">
                  <w:rPr>
                    <w:ins w:id="4535" w:author="Danny" w:date="2026-10-02T14:15:00Z"/>
                    <w:rFonts w:ascii="Segoe UI Symbol" w:hAnsi="Segoe UI Symbol" w:cs="Calibri"/>
                    <w:color w:val="000000"/>
                    <w:sz w:val="18"/>
                    <w:szCs w:val="18"/>
                  </w:rPr>
                </w:rPrChange>
              </w:rPr>
              <w:pPrChange w:id="4536" w:author="Danny" w:date="2026-10-02T14:23:00Z">
                <w:pPr>
                  <w:jc w:val="center"/>
                </w:pPr>
              </w:pPrChange>
            </w:pPr>
            <w:ins w:id="4537" w:author="Danny" w:date="2026-10-02T14:15:00Z">
              <w:r w:rsidRPr="000D0736">
                <w:rPr>
                  <w:rFonts w:ascii="Segoe UI Symbol" w:eastAsiaTheme="minorHAnsi" w:hAnsi="Segoe UI Symbol" w:cs="Calibri"/>
                  <w:kern w:val="2"/>
                  <w:sz w:val="14"/>
                  <w:szCs w:val="18"/>
                  <w14:ligatures w14:val="standardContextual"/>
                  <w:rPrChange w:id="453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E70FB7C" w14:textId="77777777" w:rsidR="000D0736" w:rsidRPr="000D0736" w:rsidRDefault="000D0736">
            <w:pPr>
              <w:spacing w:line="276" w:lineRule="auto"/>
              <w:jc w:val="center"/>
              <w:rPr>
                <w:ins w:id="4539" w:author="Danny" w:date="2026-10-02T14:15:00Z"/>
                <w:rFonts w:ascii="Segoe UI Symbol" w:eastAsiaTheme="minorHAnsi" w:hAnsi="Segoe UI Symbol" w:cs="Calibri"/>
                <w:kern w:val="2"/>
                <w:sz w:val="14"/>
                <w:szCs w:val="18"/>
                <w14:ligatures w14:val="standardContextual"/>
                <w:rPrChange w:id="4540" w:author="Danny" w:date="2026-10-02T14:18:00Z">
                  <w:rPr>
                    <w:ins w:id="4541" w:author="Danny" w:date="2026-10-02T14:15:00Z"/>
                    <w:rFonts w:ascii="Segoe UI Symbol" w:hAnsi="Segoe UI Symbol" w:cs="Calibri"/>
                    <w:color w:val="000000"/>
                    <w:sz w:val="18"/>
                    <w:szCs w:val="18"/>
                  </w:rPr>
                </w:rPrChange>
              </w:rPr>
              <w:pPrChange w:id="4542" w:author="Danny" w:date="2026-10-02T14:23:00Z">
                <w:pPr>
                  <w:jc w:val="center"/>
                </w:pPr>
              </w:pPrChange>
            </w:pPr>
            <w:ins w:id="4543" w:author="Danny" w:date="2026-10-02T14:15:00Z">
              <w:r w:rsidRPr="000D0736">
                <w:rPr>
                  <w:rFonts w:ascii="Segoe UI Symbol" w:eastAsiaTheme="minorHAnsi" w:hAnsi="Segoe UI Symbol" w:cs="Calibri"/>
                  <w:kern w:val="2"/>
                  <w:sz w:val="14"/>
                  <w:szCs w:val="18"/>
                  <w14:ligatures w14:val="standardContextual"/>
                  <w:rPrChange w:id="454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F6CA814" w14:textId="77777777" w:rsidR="000D0736" w:rsidRPr="000D0736" w:rsidRDefault="000D0736">
            <w:pPr>
              <w:spacing w:line="276" w:lineRule="auto"/>
              <w:jc w:val="center"/>
              <w:rPr>
                <w:ins w:id="4545" w:author="Danny" w:date="2026-10-02T14:15:00Z"/>
                <w:rFonts w:ascii="Segoe UI Symbol" w:eastAsiaTheme="minorHAnsi" w:hAnsi="Segoe UI Symbol" w:cs="Calibri"/>
                <w:kern w:val="2"/>
                <w:sz w:val="14"/>
                <w:szCs w:val="18"/>
                <w14:ligatures w14:val="standardContextual"/>
                <w:rPrChange w:id="4546" w:author="Danny" w:date="2026-10-02T14:18:00Z">
                  <w:rPr>
                    <w:ins w:id="4547" w:author="Danny" w:date="2026-10-02T14:15:00Z"/>
                    <w:rFonts w:ascii="Segoe UI Symbol" w:hAnsi="Segoe UI Symbol" w:cs="Calibri"/>
                    <w:color w:val="000000"/>
                    <w:sz w:val="18"/>
                    <w:szCs w:val="18"/>
                  </w:rPr>
                </w:rPrChange>
              </w:rPr>
              <w:pPrChange w:id="4548" w:author="Danny" w:date="2026-10-02T14:23:00Z">
                <w:pPr>
                  <w:jc w:val="center"/>
                </w:pPr>
              </w:pPrChange>
            </w:pPr>
            <w:ins w:id="4549" w:author="Danny" w:date="2026-10-02T14:15:00Z">
              <w:r w:rsidRPr="000D0736">
                <w:rPr>
                  <w:rFonts w:ascii="Segoe UI Symbol" w:eastAsiaTheme="minorHAnsi" w:hAnsi="Segoe UI Symbol" w:cs="Calibri"/>
                  <w:kern w:val="2"/>
                  <w:sz w:val="14"/>
                  <w:szCs w:val="18"/>
                  <w14:ligatures w14:val="standardContextual"/>
                  <w:rPrChange w:id="455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678CD8C" w14:textId="77777777" w:rsidR="000D0736" w:rsidRPr="000D0736" w:rsidRDefault="000D0736">
            <w:pPr>
              <w:spacing w:line="276" w:lineRule="auto"/>
              <w:jc w:val="center"/>
              <w:rPr>
                <w:ins w:id="4551" w:author="Danny" w:date="2026-10-02T14:15:00Z"/>
                <w:rFonts w:ascii="Segoe UI Symbol" w:eastAsiaTheme="minorHAnsi" w:hAnsi="Segoe UI Symbol" w:cs="Calibri"/>
                <w:kern w:val="2"/>
                <w:sz w:val="14"/>
                <w:szCs w:val="18"/>
                <w14:ligatures w14:val="standardContextual"/>
                <w:rPrChange w:id="4552" w:author="Danny" w:date="2026-10-02T14:18:00Z">
                  <w:rPr>
                    <w:ins w:id="4553" w:author="Danny" w:date="2026-10-02T14:15:00Z"/>
                    <w:rFonts w:ascii="Segoe UI Symbol" w:hAnsi="Segoe UI Symbol" w:cs="Calibri"/>
                    <w:color w:val="000000"/>
                    <w:sz w:val="18"/>
                    <w:szCs w:val="18"/>
                  </w:rPr>
                </w:rPrChange>
              </w:rPr>
              <w:pPrChange w:id="4554" w:author="Danny" w:date="2026-10-02T14:23:00Z">
                <w:pPr>
                  <w:jc w:val="center"/>
                </w:pPr>
              </w:pPrChange>
            </w:pPr>
          </w:p>
        </w:tc>
        <w:tc>
          <w:tcPr>
            <w:tcW w:w="0" w:type="auto"/>
            <w:tcBorders>
              <w:top w:val="nil"/>
            </w:tcBorders>
            <w:shd w:val="clear" w:color="auto" w:fill="auto"/>
            <w:vAlign w:val="center"/>
            <w:hideMark/>
          </w:tcPr>
          <w:p w14:paraId="73725C3B" w14:textId="77777777" w:rsidR="000D0736" w:rsidRPr="000D0736" w:rsidRDefault="000D0736">
            <w:pPr>
              <w:spacing w:line="276" w:lineRule="auto"/>
              <w:jc w:val="center"/>
              <w:rPr>
                <w:ins w:id="4555" w:author="Danny" w:date="2026-10-02T14:15:00Z"/>
                <w:rFonts w:ascii="Segoe UI Symbol" w:eastAsiaTheme="minorHAnsi" w:hAnsi="Segoe UI Symbol" w:cs="Calibri"/>
                <w:kern w:val="2"/>
                <w:sz w:val="14"/>
                <w:szCs w:val="18"/>
                <w14:ligatures w14:val="standardContextual"/>
                <w:rPrChange w:id="4556" w:author="Danny" w:date="2026-10-02T14:18:00Z">
                  <w:rPr>
                    <w:ins w:id="4557" w:author="Danny" w:date="2026-10-02T14:15:00Z"/>
                    <w:rFonts w:ascii="Segoe UI Symbol" w:hAnsi="Segoe UI Symbol" w:cs="Calibri"/>
                    <w:color w:val="000000"/>
                    <w:sz w:val="18"/>
                    <w:szCs w:val="18"/>
                  </w:rPr>
                </w:rPrChange>
              </w:rPr>
              <w:pPrChange w:id="4558" w:author="Danny" w:date="2026-10-02T14:23:00Z">
                <w:pPr>
                  <w:jc w:val="center"/>
                </w:pPr>
              </w:pPrChange>
            </w:pPr>
            <w:ins w:id="4559" w:author="Danny" w:date="2026-10-02T14:15:00Z">
              <w:r w:rsidRPr="000D0736">
                <w:rPr>
                  <w:rFonts w:ascii="Segoe UI Symbol" w:eastAsiaTheme="minorHAnsi" w:hAnsi="Segoe UI Symbol" w:cs="Calibri"/>
                  <w:kern w:val="2"/>
                  <w:sz w:val="14"/>
                  <w:szCs w:val="18"/>
                  <w14:ligatures w14:val="standardContextual"/>
                  <w:rPrChange w:id="456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549449D" w14:textId="77777777" w:rsidR="000D0736" w:rsidRPr="000D0736" w:rsidRDefault="000D0736">
            <w:pPr>
              <w:spacing w:line="276" w:lineRule="auto"/>
              <w:jc w:val="center"/>
              <w:rPr>
                <w:ins w:id="4561" w:author="Danny" w:date="2026-10-02T14:15:00Z"/>
                <w:rFonts w:ascii="Segoe UI Symbol" w:eastAsiaTheme="minorHAnsi" w:hAnsi="Segoe UI Symbol" w:cs="Calibri"/>
                <w:kern w:val="2"/>
                <w:sz w:val="14"/>
                <w:szCs w:val="18"/>
                <w14:ligatures w14:val="standardContextual"/>
                <w:rPrChange w:id="4562" w:author="Danny" w:date="2026-10-02T14:18:00Z">
                  <w:rPr>
                    <w:ins w:id="4563" w:author="Danny" w:date="2026-10-02T14:15:00Z"/>
                    <w:rFonts w:ascii="Segoe UI Symbol" w:hAnsi="Segoe UI Symbol" w:cs="Calibri"/>
                    <w:color w:val="000000"/>
                    <w:sz w:val="18"/>
                    <w:szCs w:val="18"/>
                  </w:rPr>
                </w:rPrChange>
              </w:rPr>
              <w:pPrChange w:id="4564" w:author="Danny" w:date="2026-10-02T14:23:00Z">
                <w:pPr>
                  <w:jc w:val="center"/>
                </w:pPr>
              </w:pPrChange>
            </w:pPr>
            <w:ins w:id="4565" w:author="Danny" w:date="2026-10-02T14:15:00Z">
              <w:r w:rsidRPr="000D0736">
                <w:rPr>
                  <w:rFonts w:ascii="Segoe UI Symbol" w:eastAsiaTheme="minorHAnsi" w:hAnsi="Segoe UI Symbol" w:cs="Calibri"/>
                  <w:kern w:val="2"/>
                  <w:sz w:val="14"/>
                  <w:szCs w:val="18"/>
                  <w14:ligatures w14:val="standardContextual"/>
                  <w:rPrChange w:id="456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6D9F434" w14:textId="77777777" w:rsidR="000D0736" w:rsidRPr="000D0736" w:rsidRDefault="000D0736">
            <w:pPr>
              <w:spacing w:line="276" w:lineRule="auto"/>
              <w:jc w:val="center"/>
              <w:rPr>
                <w:ins w:id="4567" w:author="Danny" w:date="2026-10-02T14:15:00Z"/>
                <w:rFonts w:ascii="Segoe UI Symbol" w:eastAsiaTheme="minorHAnsi" w:hAnsi="Segoe UI Symbol" w:cs="Calibri"/>
                <w:kern w:val="2"/>
                <w:sz w:val="14"/>
                <w:szCs w:val="18"/>
                <w14:ligatures w14:val="standardContextual"/>
                <w:rPrChange w:id="4568" w:author="Danny" w:date="2026-10-02T14:18:00Z">
                  <w:rPr>
                    <w:ins w:id="4569" w:author="Danny" w:date="2026-10-02T14:15:00Z"/>
                    <w:rFonts w:ascii="Segoe UI Symbol" w:hAnsi="Segoe UI Symbol" w:cs="Calibri"/>
                    <w:color w:val="000000"/>
                    <w:sz w:val="18"/>
                    <w:szCs w:val="18"/>
                  </w:rPr>
                </w:rPrChange>
              </w:rPr>
              <w:pPrChange w:id="4570" w:author="Danny" w:date="2026-10-02T14:23:00Z">
                <w:pPr>
                  <w:jc w:val="center"/>
                </w:pPr>
              </w:pPrChange>
            </w:pPr>
            <w:ins w:id="4571" w:author="Danny" w:date="2026-10-02T14:15:00Z">
              <w:r w:rsidRPr="000D0736">
                <w:rPr>
                  <w:rFonts w:ascii="Segoe UI Symbol" w:eastAsiaTheme="minorHAnsi" w:hAnsi="Segoe UI Symbol" w:cs="Calibri"/>
                  <w:kern w:val="2"/>
                  <w:sz w:val="14"/>
                  <w:szCs w:val="18"/>
                  <w14:ligatures w14:val="standardContextual"/>
                  <w:rPrChange w:id="4572" w:author="Danny" w:date="2026-10-02T14:18:00Z">
                    <w:rPr>
                      <w:rFonts w:ascii="Segoe UI Symbol" w:hAnsi="Segoe UI Symbol" w:cs="Calibri"/>
                      <w:color w:val="000000"/>
                      <w:sz w:val="18"/>
                      <w:szCs w:val="18"/>
                    </w:rPr>
                  </w:rPrChange>
                </w:rPr>
                <w:t>✗</w:t>
              </w:r>
            </w:ins>
          </w:p>
        </w:tc>
      </w:tr>
      <w:tr w:rsidR="005725AB" w:rsidRPr="005725AB" w14:paraId="4D317349" w14:textId="77777777" w:rsidTr="00107337">
        <w:trPr>
          <w:trHeight w:val="20"/>
          <w:ins w:id="4573" w:author="Danny" w:date="2026-10-02T14:15:00Z"/>
        </w:trPr>
        <w:tc>
          <w:tcPr>
            <w:tcW w:w="0" w:type="auto"/>
            <w:tcBorders>
              <w:top w:val="nil"/>
              <w:left w:val="nil"/>
              <w:bottom w:val="nil"/>
              <w:right w:val="nil"/>
            </w:tcBorders>
            <w:shd w:val="clear" w:color="auto" w:fill="auto"/>
            <w:vAlign w:val="center"/>
            <w:hideMark/>
          </w:tcPr>
          <w:p w14:paraId="3BABF86C" w14:textId="77777777" w:rsidR="000D0736" w:rsidRPr="000D0736" w:rsidRDefault="000D0736">
            <w:pPr>
              <w:spacing w:line="276" w:lineRule="auto"/>
              <w:jc w:val="center"/>
              <w:rPr>
                <w:ins w:id="4574" w:author="Danny" w:date="2026-10-02T14:15:00Z"/>
                <w:rFonts w:eastAsiaTheme="minorHAnsi" w:cstheme="minorBidi"/>
                <w:kern w:val="2"/>
                <w:sz w:val="14"/>
                <w:szCs w:val="18"/>
                <w14:ligatures w14:val="standardContextual"/>
                <w:rPrChange w:id="4575" w:author="Danny" w:date="2026-10-02T14:18:00Z">
                  <w:rPr>
                    <w:ins w:id="4576" w:author="Danny" w:date="2026-10-02T14:15:00Z"/>
                    <w:color w:val="000000"/>
                    <w:sz w:val="18"/>
                    <w:szCs w:val="18"/>
                  </w:rPr>
                </w:rPrChange>
              </w:rPr>
              <w:pPrChange w:id="4577" w:author="Danny" w:date="2026-10-02T14:16:00Z">
                <w:pPr>
                  <w:jc w:val="center"/>
                </w:pPr>
              </w:pPrChange>
            </w:pPr>
            <w:ins w:id="4578" w:author="Danny" w:date="2026-10-02T14:15:00Z">
              <w:r w:rsidRPr="000D0736">
                <w:rPr>
                  <w:rFonts w:eastAsiaTheme="minorHAnsi" w:cstheme="minorBidi"/>
                  <w:kern w:val="2"/>
                  <w:sz w:val="14"/>
                  <w:szCs w:val="18"/>
                  <w14:ligatures w14:val="standardContextual"/>
                  <w:rPrChange w:id="4579" w:author="Danny" w:date="2026-10-02T14:18:00Z">
                    <w:rPr>
                      <w:color w:val="000000"/>
                      <w:sz w:val="18"/>
                      <w:szCs w:val="18"/>
                    </w:rPr>
                  </w:rPrChange>
                </w:rPr>
                <w:t>46</w:t>
              </w:r>
            </w:ins>
          </w:p>
        </w:tc>
        <w:tc>
          <w:tcPr>
            <w:tcW w:w="0" w:type="auto"/>
            <w:tcBorders>
              <w:top w:val="nil"/>
              <w:left w:val="nil"/>
              <w:bottom w:val="nil"/>
              <w:right w:val="nil"/>
            </w:tcBorders>
            <w:shd w:val="clear" w:color="auto" w:fill="auto"/>
            <w:vAlign w:val="center"/>
            <w:hideMark/>
          </w:tcPr>
          <w:p w14:paraId="4F660B92" w14:textId="77777777" w:rsidR="000D0736" w:rsidRPr="000D0736" w:rsidRDefault="000D0736">
            <w:pPr>
              <w:spacing w:line="276" w:lineRule="auto"/>
              <w:rPr>
                <w:ins w:id="4580" w:author="Danny" w:date="2026-10-02T14:15:00Z"/>
                <w:rFonts w:eastAsiaTheme="minorHAnsi" w:cstheme="minorBidi"/>
                <w:kern w:val="2"/>
                <w:sz w:val="14"/>
                <w:szCs w:val="18"/>
                <w14:ligatures w14:val="standardContextual"/>
                <w:rPrChange w:id="4581" w:author="Danny" w:date="2026-10-02T14:18:00Z">
                  <w:rPr>
                    <w:ins w:id="4582" w:author="Danny" w:date="2026-10-02T14:15:00Z"/>
                    <w:color w:val="000000"/>
                    <w:sz w:val="18"/>
                    <w:szCs w:val="18"/>
                  </w:rPr>
                </w:rPrChange>
              </w:rPr>
              <w:pPrChange w:id="4583" w:author="Danny" w:date="2026-10-02T14:16:00Z">
                <w:pPr/>
              </w:pPrChange>
            </w:pPr>
            <w:ins w:id="4584" w:author="Danny" w:date="2026-10-02T14:15:00Z">
              <w:r w:rsidRPr="000D0736">
                <w:rPr>
                  <w:rFonts w:eastAsiaTheme="minorHAnsi" w:cstheme="minorBidi"/>
                  <w:kern w:val="2"/>
                  <w:sz w:val="14"/>
                  <w:szCs w:val="18"/>
                  <w14:ligatures w14:val="standardContextual"/>
                  <w:rPrChange w:id="4585" w:author="Danny" w:date="2026-10-02T14:18:00Z">
                    <w:rPr>
                      <w:color w:val="000000"/>
                      <w:sz w:val="18"/>
                      <w:szCs w:val="18"/>
                    </w:rPr>
                  </w:rPrChange>
                </w:rPr>
                <w:t>Laoruengthana et al., 2009</w:t>
              </w:r>
            </w:ins>
          </w:p>
        </w:tc>
        <w:tc>
          <w:tcPr>
            <w:tcW w:w="0" w:type="auto"/>
            <w:tcBorders>
              <w:top w:val="nil"/>
              <w:left w:val="nil"/>
              <w:bottom w:val="nil"/>
              <w:right w:val="nil"/>
            </w:tcBorders>
            <w:shd w:val="clear" w:color="auto" w:fill="auto"/>
            <w:noWrap/>
            <w:vAlign w:val="bottom"/>
            <w:hideMark/>
          </w:tcPr>
          <w:p w14:paraId="18D6ACB2" w14:textId="77777777" w:rsidR="000D0736" w:rsidRPr="000D0736" w:rsidRDefault="000D0736">
            <w:pPr>
              <w:spacing w:line="276" w:lineRule="auto"/>
              <w:rPr>
                <w:ins w:id="4586" w:author="Danny" w:date="2026-10-02T14:15:00Z"/>
                <w:rFonts w:eastAsiaTheme="minorHAnsi" w:cstheme="minorBidi"/>
                <w:kern w:val="2"/>
                <w:sz w:val="14"/>
                <w:szCs w:val="18"/>
                <w14:ligatures w14:val="standardContextual"/>
                <w:rPrChange w:id="4587" w:author="Danny" w:date="2026-10-02T14:18:00Z">
                  <w:rPr>
                    <w:ins w:id="4588" w:author="Danny" w:date="2026-10-02T14:15:00Z"/>
                    <w:color w:val="000000"/>
                    <w:sz w:val="18"/>
                    <w:szCs w:val="18"/>
                  </w:rPr>
                </w:rPrChange>
              </w:rPr>
              <w:pPrChange w:id="4589" w:author="Danny" w:date="2026-10-02T14:16:00Z">
                <w:pPr/>
              </w:pPrChange>
            </w:pPr>
          </w:p>
        </w:tc>
        <w:tc>
          <w:tcPr>
            <w:tcW w:w="0" w:type="auto"/>
            <w:tcBorders>
              <w:top w:val="nil"/>
              <w:left w:val="nil"/>
              <w:bottom w:val="nil"/>
              <w:right w:val="nil"/>
            </w:tcBorders>
            <w:shd w:val="clear" w:color="auto" w:fill="auto"/>
            <w:vAlign w:val="center"/>
            <w:hideMark/>
          </w:tcPr>
          <w:p w14:paraId="7EABD52B" w14:textId="77777777" w:rsidR="000D0736" w:rsidRPr="000D0736" w:rsidRDefault="000D0736">
            <w:pPr>
              <w:spacing w:line="276" w:lineRule="auto"/>
              <w:jc w:val="center"/>
              <w:rPr>
                <w:ins w:id="4590" w:author="Danny" w:date="2026-10-02T14:15:00Z"/>
                <w:rFonts w:eastAsiaTheme="minorHAnsi" w:cstheme="minorBidi"/>
                <w:kern w:val="2"/>
                <w:sz w:val="14"/>
                <w:szCs w:val="18"/>
                <w14:ligatures w14:val="standardContextual"/>
                <w:rPrChange w:id="4591" w:author="Danny" w:date="2026-10-02T14:18:00Z">
                  <w:rPr>
                    <w:ins w:id="4592" w:author="Danny" w:date="2026-10-02T14:15:00Z"/>
                    <w:color w:val="000000"/>
                    <w:sz w:val="18"/>
                    <w:szCs w:val="18"/>
                  </w:rPr>
                </w:rPrChange>
              </w:rPr>
              <w:pPrChange w:id="4593" w:author="Danny" w:date="2026-10-02T14:21:00Z">
                <w:pPr>
                  <w:jc w:val="center"/>
                </w:pPr>
              </w:pPrChange>
            </w:pPr>
            <w:ins w:id="4594" w:author="Danny" w:date="2026-10-02T14:15:00Z">
              <w:r w:rsidRPr="000D0736">
                <w:rPr>
                  <w:rFonts w:eastAsiaTheme="minorHAnsi" w:cstheme="minorBidi"/>
                  <w:kern w:val="2"/>
                  <w:sz w:val="14"/>
                  <w:szCs w:val="18"/>
                  <w14:ligatures w14:val="standardContextual"/>
                  <w:rPrChange w:id="4595"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211DCEC8" w14:textId="77777777" w:rsidR="000D0736" w:rsidRPr="000D0736" w:rsidRDefault="000D0736">
            <w:pPr>
              <w:spacing w:line="276" w:lineRule="auto"/>
              <w:jc w:val="center"/>
              <w:rPr>
                <w:ins w:id="4596" w:author="Danny" w:date="2026-10-02T14:15:00Z"/>
                <w:rFonts w:eastAsiaTheme="minorHAnsi" w:cstheme="minorBidi"/>
                <w:kern w:val="2"/>
                <w:sz w:val="14"/>
                <w:szCs w:val="18"/>
                <w14:ligatures w14:val="standardContextual"/>
                <w:rPrChange w:id="4597" w:author="Danny" w:date="2026-10-02T14:18:00Z">
                  <w:rPr>
                    <w:ins w:id="4598" w:author="Danny" w:date="2026-10-02T14:15:00Z"/>
                    <w:color w:val="000000"/>
                    <w:sz w:val="18"/>
                    <w:szCs w:val="18"/>
                  </w:rPr>
                </w:rPrChange>
              </w:rPr>
              <w:pPrChange w:id="4599" w:author="Danny" w:date="2026-10-02T14:21:00Z">
                <w:pPr>
                  <w:jc w:val="center"/>
                </w:pPr>
              </w:pPrChange>
            </w:pPr>
            <w:ins w:id="4600" w:author="Danny" w:date="2026-10-02T14:15:00Z">
              <w:r w:rsidRPr="000D0736">
                <w:rPr>
                  <w:rFonts w:eastAsiaTheme="minorHAnsi" w:cstheme="minorBidi"/>
                  <w:kern w:val="2"/>
                  <w:sz w:val="14"/>
                  <w:szCs w:val="18"/>
                  <w14:ligatures w14:val="standardContextual"/>
                  <w:rPrChange w:id="4601"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F928163" w14:textId="77777777" w:rsidR="000D0736" w:rsidRPr="000D0736" w:rsidRDefault="000D0736">
            <w:pPr>
              <w:spacing w:line="276" w:lineRule="auto"/>
              <w:jc w:val="center"/>
              <w:rPr>
                <w:ins w:id="4602" w:author="Danny" w:date="2026-10-02T14:15:00Z"/>
                <w:rFonts w:eastAsiaTheme="minorHAnsi" w:cstheme="minorBidi"/>
                <w:kern w:val="2"/>
                <w:sz w:val="14"/>
                <w:szCs w:val="18"/>
                <w14:ligatures w14:val="standardContextual"/>
                <w:rPrChange w:id="4603" w:author="Danny" w:date="2026-10-02T14:18:00Z">
                  <w:rPr>
                    <w:ins w:id="4604" w:author="Danny" w:date="2026-10-02T14:15:00Z"/>
                    <w:color w:val="000000"/>
                    <w:sz w:val="18"/>
                    <w:szCs w:val="18"/>
                  </w:rPr>
                </w:rPrChange>
              </w:rPr>
              <w:pPrChange w:id="4605" w:author="Danny" w:date="2026-10-02T14:21:00Z">
                <w:pPr>
                  <w:jc w:val="center"/>
                </w:pPr>
              </w:pPrChange>
            </w:pPr>
          </w:p>
        </w:tc>
        <w:tc>
          <w:tcPr>
            <w:tcW w:w="0" w:type="auto"/>
            <w:tcBorders>
              <w:top w:val="nil"/>
              <w:left w:val="nil"/>
              <w:bottom w:val="nil"/>
              <w:right w:val="nil"/>
            </w:tcBorders>
            <w:shd w:val="clear" w:color="auto" w:fill="auto"/>
            <w:vAlign w:val="center"/>
            <w:hideMark/>
          </w:tcPr>
          <w:p w14:paraId="027A6552" w14:textId="77777777" w:rsidR="000D0736" w:rsidRPr="000D0736" w:rsidRDefault="000D0736">
            <w:pPr>
              <w:spacing w:line="276" w:lineRule="auto"/>
              <w:jc w:val="center"/>
              <w:rPr>
                <w:ins w:id="4606" w:author="Danny" w:date="2026-10-02T14:15:00Z"/>
                <w:rFonts w:eastAsiaTheme="minorHAnsi" w:cstheme="minorBidi"/>
                <w:kern w:val="2"/>
                <w:sz w:val="14"/>
                <w:szCs w:val="18"/>
                <w14:ligatures w14:val="standardContextual"/>
                <w:rPrChange w:id="4607" w:author="Danny" w:date="2026-10-02T14:18:00Z">
                  <w:rPr>
                    <w:ins w:id="4608" w:author="Danny" w:date="2026-10-02T14:15:00Z"/>
                    <w:color w:val="000000"/>
                    <w:sz w:val="18"/>
                    <w:szCs w:val="18"/>
                  </w:rPr>
                </w:rPrChange>
              </w:rPr>
              <w:pPrChange w:id="4609" w:author="Danny" w:date="2026-10-02T14:21:00Z">
                <w:pPr>
                  <w:jc w:val="center"/>
                </w:pPr>
              </w:pPrChange>
            </w:pPr>
            <w:ins w:id="4610" w:author="Danny" w:date="2026-10-02T14:15:00Z">
              <w:r w:rsidRPr="000D0736">
                <w:rPr>
                  <w:rFonts w:eastAsiaTheme="minorHAnsi" w:cstheme="minorBidi"/>
                  <w:kern w:val="2"/>
                  <w:sz w:val="14"/>
                  <w:szCs w:val="18"/>
                  <w14:ligatures w14:val="standardContextual"/>
                  <w:rPrChange w:id="4611" w:author="Danny" w:date="2026-10-02T14:18:00Z">
                    <w:rPr>
                      <w:color w:val="000000"/>
                      <w:sz w:val="18"/>
                      <w:szCs w:val="18"/>
                    </w:rPr>
                  </w:rPrChange>
                </w:rPr>
                <w:t>29.3 ± 9.4</w:t>
              </w:r>
            </w:ins>
          </w:p>
        </w:tc>
        <w:tc>
          <w:tcPr>
            <w:tcW w:w="0" w:type="auto"/>
            <w:tcBorders>
              <w:top w:val="nil"/>
              <w:left w:val="nil"/>
              <w:bottom w:val="nil"/>
              <w:right w:val="nil"/>
            </w:tcBorders>
            <w:shd w:val="clear" w:color="auto" w:fill="auto"/>
            <w:vAlign w:val="center"/>
            <w:hideMark/>
          </w:tcPr>
          <w:p w14:paraId="2C8DB0AA" w14:textId="77777777" w:rsidR="000D0736" w:rsidRPr="000D0736" w:rsidRDefault="000D0736">
            <w:pPr>
              <w:spacing w:line="276" w:lineRule="auto"/>
              <w:jc w:val="center"/>
              <w:rPr>
                <w:ins w:id="4612" w:author="Danny" w:date="2026-10-02T14:15:00Z"/>
                <w:rFonts w:eastAsiaTheme="minorHAnsi" w:cstheme="minorBidi"/>
                <w:kern w:val="2"/>
                <w:sz w:val="14"/>
                <w:szCs w:val="18"/>
                <w14:ligatures w14:val="standardContextual"/>
                <w:rPrChange w:id="4613" w:author="Danny" w:date="2026-10-02T14:18:00Z">
                  <w:rPr>
                    <w:ins w:id="4614" w:author="Danny" w:date="2026-10-02T14:15:00Z"/>
                    <w:color w:val="000000"/>
                    <w:sz w:val="18"/>
                    <w:szCs w:val="18"/>
                  </w:rPr>
                </w:rPrChange>
              </w:rPr>
              <w:pPrChange w:id="4615" w:author="Danny" w:date="2026-10-02T14:21:00Z">
                <w:pPr>
                  <w:jc w:val="center"/>
                </w:pPr>
              </w:pPrChange>
            </w:pPr>
          </w:p>
        </w:tc>
        <w:tc>
          <w:tcPr>
            <w:tcW w:w="0" w:type="auto"/>
            <w:tcBorders>
              <w:top w:val="nil"/>
              <w:left w:val="nil"/>
              <w:bottom w:val="nil"/>
              <w:right w:val="nil"/>
            </w:tcBorders>
            <w:shd w:val="clear" w:color="auto" w:fill="auto"/>
            <w:vAlign w:val="center"/>
            <w:hideMark/>
          </w:tcPr>
          <w:p w14:paraId="52BF343D" w14:textId="77777777" w:rsidR="000D0736" w:rsidRPr="000D0736" w:rsidRDefault="000D0736">
            <w:pPr>
              <w:spacing w:line="276" w:lineRule="auto"/>
              <w:jc w:val="center"/>
              <w:rPr>
                <w:ins w:id="4616" w:author="Danny" w:date="2026-10-02T14:15:00Z"/>
                <w:rFonts w:eastAsiaTheme="minorHAnsi" w:cstheme="minorBidi"/>
                <w:kern w:val="2"/>
                <w:sz w:val="14"/>
                <w:szCs w:val="18"/>
                <w14:ligatures w14:val="standardContextual"/>
                <w:rPrChange w:id="4617" w:author="Danny" w:date="2026-10-02T14:18:00Z">
                  <w:rPr>
                    <w:ins w:id="4618" w:author="Danny" w:date="2026-10-02T14:15:00Z"/>
                    <w:color w:val="000000"/>
                    <w:sz w:val="18"/>
                    <w:szCs w:val="18"/>
                  </w:rPr>
                </w:rPrChange>
              </w:rPr>
              <w:pPrChange w:id="4619" w:author="Danny" w:date="2026-10-02T14:21:00Z">
                <w:pPr>
                  <w:jc w:val="center"/>
                </w:pPr>
              </w:pPrChange>
            </w:pPr>
            <w:ins w:id="4620" w:author="Danny" w:date="2026-10-02T14:15:00Z">
              <w:r w:rsidRPr="000D0736">
                <w:rPr>
                  <w:rFonts w:eastAsiaTheme="minorHAnsi" w:cstheme="minorBidi"/>
                  <w:kern w:val="2"/>
                  <w:sz w:val="14"/>
                  <w:szCs w:val="18"/>
                  <w14:ligatures w14:val="standardContextual"/>
                  <w:rPrChange w:id="4621" w:author="Danny" w:date="2026-10-02T14:18:00Z">
                    <w:rPr>
                      <w:color w:val="000000"/>
                      <w:sz w:val="18"/>
                      <w:szCs w:val="18"/>
                    </w:rPr>
                  </w:rPrChange>
                </w:rPr>
                <w:t>28</w:t>
              </w:r>
            </w:ins>
          </w:p>
        </w:tc>
        <w:tc>
          <w:tcPr>
            <w:tcW w:w="0" w:type="auto"/>
            <w:tcBorders>
              <w:top w:val="nil"/>
              <w:left w:val="nil"/>
              <w:bottom w:val="nil"/>
              <w:right w:val="nil"/>
            </w:tcBorders>
            <w:shd w:val="clear" w:color="auto" w:fill="auto"/>
            <w:vAlign w:val="center"/>
            <w:hideMark/>
          </w:tcPr>
          <w:p w14:paraId="0C43E7C6" w14:textId="77777777" w:rsidR="000D0736" w:rsidRPr="000D0736" w:rsidRDefault="000D0736">
            <w:pPr>
              <w:spacing w:line="276" w:lineRule="auto"/>
              <w:jc w:val="center"/>
              <w:rPr>
                <w:ins w:id="4622" w:author="Danny" w:date="2026-10-02T14:15:00Z"/>
                <w:rFonts w:eastAsiaTheme="minorHAnsi" w:cstheme="minorBidi"/>
                <w:kern w:val="2"/>
                <w:sz w:val="14"/>
                <w:szCs w:val="18"/>
                <w14:ligatures w14:val="standardContextual"/>
                <w:rPrChange w:id="4623" w:author="Danny" w:date="2026-10-02T14:18:00Z">
                  <w:rPr>
                    <w:ins w:id="4624" w:author="Danny" w:date="2026-10-02T14:15:00Z"/>
                    <w:color w:val="000000"/>
                    <w:sz w:val="18"/>
                    <w:szCs w:val="18"/>
                  </w:rPr>
                </w:rPrChange>
              </w:rPr>
              <w:pPrChange w:id="4625" w:author="Danny" w:date="2026-10-02T14:21:00Z">
                <w:pPr>
                  <w:jc w:val="center"/>
                </w:pPr>
              </w:pPrChange>
            </w:pPr>
            <w:ins w:id="4626" w:author="Danny" w:date="2026-10-02T14:15:00Z">
              <w:r w:rsidRPr="000D0736">
                <w:rPr>
                  <w:rFonts w:eastAsiaTheme="minorHAnsi" w:cstheme="minorBidi"/>
                  <w:kern w:val="2"/>
                  <w:sz w:val="14"/>
                  <w:szCs w:val="18"/>
                  <w14:ligatures w14:val="standardContextual"/>
                  <w:rPrChange w:id="4627" w:author="Danny" w:date="2026-10-02T14:18:00Z">
                    <w:rPr>
                      <w:color w:val="000000"/>
                      <w:sz w:val="18"/>
                      <w:szCs w:val="18"/>
                    </w:rPr>
                  </w:rPrChange>
                </w:rPr>
                <w:t>0</w:t>
              </w:r>
            </w:ins>
          </w:p>
        </w:tc>
        <w:tc>
          <w:tcPr>
            <w:tcW w:w="0" w:type="auto"/>
            <w:tcBorders>
              <w:top w:val="nil"/>
              <w:left w:val="nil"/>
              <w:bottom w:val="nil"/>
              <w:right w:val="nil"/>
            </w:tcBorders>
            <w:shd w:val="clear" w:color="auto" w:fill="auto"/>
            <w:vAlign w:val="center"/>
            <w:hideMark/>
          </w:tcPr>
          <w:p w14:paraId="241F41B7" w14:textId="77777777" w:rsidR="000D0736" w:rsidRPr="000D0736" w:rsidRDefault="000D0736">
            <w:pPr>
              <w:spacing w:line="276" w:lineRule="auto"/>
              <w:jc w:val="center"/>
              <w:rPr>
                <w:ins w:id="4628" w:author="Danny" w:date="2026-10-02T14:15:00Z"/>
                <w:rFonts w:eastAsiaTheme="minorHAnsi" w:cstheme="minorBidi"/>
                <w:kern w:val="2"/>
                <w:sz w:val="14"/>
                <w:szCs w:val="18"/>
                <w14:ligatures w14:val="standardContextual"/>
                <w:rPrChange w:id="4629" w:author="Danny" w:date="2026-10-02T14:18:00Z">
                  <w:rPr>
                    <w:ins w:id="4630" w:author="Danny" w:date="2026-10-02T14:15:00Z"/>
                    <w:color w:val="000000"/>
                    <w:sz w:val="18"/>
                    <w:szCs w:val="18"/>
                  </w:rPr>
                </w:rPrChange>
              </w:rPr>
              <w:pPrChange w:id="4631" w:author="Danny" w:date="2026-10-02T14:21:00Z">
                <w:pPr>
                  <w:jc w:val="center"/>
                </w:pPr>
              </w:pPrChange>
            </w:pPr>
            <w:ins w:id="4632" w:author="Danny" w:date="2026-10-02T14:15:00Z">
              <w:r w:rsidRPr="000D0736">
                <w:rPr>
                  <w:rFonts w:eastAsiaTheme="minorHAnsi" w:cstheme="minorBidi"/>
                  <w:kern w:val="2"/>
                  <w:sz w:val="14"/>
                  <w:szCs w:val="18"/>
                  <w14:ligatures w14:val="standardContextual"/>
                  <w:rPrChange w:id="4633" w:author="Danny" w:date="2026-10-02T14:18:00Z">
                    <w:rPr>
                      <w:color w:val="000000"/>
                      <w:sz w:val="18"/>
                      <w:szCs w:val="18"/>
                    </w:rPr>
                  </w:rPrChange>
                </w:rPr>
                <w:t>0</w:t>
              </w:r>
            </w:ins>
          </w:p>
        </w:tc>
        <w:tc>
          <w:tcPr>
            <w:tcW w:w="0" w:type="auto"/>
            <w:tcBorders>
              <w:top w:val="nil"/>
              <w:left w:val="nil"/>
              <w:bottom w:val="nil"/>
              <w:right w:val="nil"/>
            </w:tcBorders>
            <w:shd w:val="clear" w:color="auto" w:fill="auto"/>
            <w:noWrap/>
            <w:vAlign w:val="center"/>
            <w:hideMark/>
          </w:tcPr>
          <w:p w14:paraId="5E28D874" w14:textId="77777777" w:rsidR="000D0736" w:rsidRPr="000D0736" w:rsidRDefault="000D0736">
            <w:pPr>
              <w:spacing w:line="276" w:lineRule="auto"/>
              <w:jc w:val="center"/>
              <w:rPr>
                <w:ins w:id="4634" w:author="Danny" w:date="2026-10-02T14:15:00Z"/>
                <w:rFonts w:eastAsiaTheme="minorHAnsi" w:cstheme="minorBidi"/>
                <w:kern w:val="2"/>
                <w:sz w:val="14"/>
                <w:szCs w:val="18"/>
                <w14:ligatures w14:val="standardContextual"/>
                <w:rPrChange w:id="4635" w:author="Danny" w:date="2026-10-02T14:18:00Z">
                  <w:rPr>
                    <w:ins w:id="4636" w:author="Danny" w:date="2026-10-02T14:15:00Z"/>
                    <w:color w:val="000000"/>
                    <w:sz w:val="18"/>
                    <w:szCs w:val="18"/>
                  </w:rPr>
                </w:rPrChange>
              </w:rPr>
              <w:pPrChange w:id="4637" w:author="Danny" w:date="2026-10-02T14:21:00Z">
                <w:pPr>
                  <w:jc w:val="center"/>
                </w:pPr>
              </w:pPrChange>
            </w:pPr>
          </w:p>
        </w:tc>
        <w:tc>
          <w:tcPr>
            <w:tcW w:w="0" w:type="auto"/>
            <w:tcBorders>
              <w:top w:val="nil"/>
              <w:left w:val="nil"/>
              <w:bottom w:val="nil"/>
              <w:right w:val="nil"/>
            </w:tcBorders>
            <w:shd w:val="clear" w:color="auto" w:fill="auto"/>
            <w:vAlign w:val="center"/>
            <w:hideMark/>
          </w:tcPr>
          <w:p w14:paraId="6004C536" w14:textId="77777777" w:rsidR="000D0736" w:rsidRPr="000D0736" w:rsidRDefault="000D0736">
            <w:pPr>
              <w:spacing w:line="276" w:lineRule="auto"/>
              <w:jc w:val="center"/>
              <w:rPr>
                <w:ins w:id="4638" w:author="Danny" w:date="2026-10-02T14:15:00Z"/>
                <w:rFonts w:eastAsiaTheme="minorHAnsi" w:cstheme="minorBidi"/>
                <w:kern w:val="2"/>
                <w:sz w:val="14"/>
                <w:szCs w:val="18"/>
                <w14:ligatures w14:val="standardContextual"/>
                <w:rPrChange w:id="4639" w:author="Danny" w:date="2026-10-02T14:18:00Z">
                  <w:rPr>
                    <w:ins w:id="4640" w:author="Danny" w:date="2026-10-02T14:15:00Z"/>
                    <w:color w:val="000000"/>
                    <w:sz w:val="18"/>
                    <w:szCs w:val="18"/>
                  </w:rPr>
                </w:rPrChange>
              </w:rPr>
              <w:pPrChange w:id="4641" w:author="Danny" w:date="2026-10-02T14:21:00Z">
                <w:pPr>
                  <w:jc w:val="center"/>
                </w:pPr>
              </w:pPrChange>
            </w:pPr>
            <w:ins w:id="4642" w:author="Danny" w:date="2026-10-02T14:15:00Z">
              <w:r w:rsidRPr="000D0736">
                <w:rPr>
                  <w:rFonts w:eastAsiaTheme="minorHAnsi" w:cstheme="minorBidi"/>
                  <w:kern w:val="2"/>
                  <w:sz w:val="14"/>
                  <w:szCs w:val="18"/>
                  <w14:ligatures w14:val="standardContextual"/>
                  <w:rPrChange w:id="4643" w:author="Danny" w:date="2026-10-02T14:18:00Z">
                    <w:rPr>
                      <w:color w:val="000000"/>
                      <w:sz w:val="18"/>
                      <w:szCs w:val="18"/>
                    </w:rPr>
                  </w:rPrChange>
                </w:rPr>
                <w:t>19</w:t>
              </w:r>
            </w:ins>
          </w:p>
        </w:tc>
        <w:tc>
          <w:tcPr>
            <w:tcW w:w="0" w:type="auto"/>
            <w:tcBorders>
              <w:top w:val="nil"/>
              <w:left w:val="nil"/>
              <w:bottom w:val="nil"/>
              <w:right w:val="nil"/>
            </w:tcBorders>
            <w:shd w:val="clear" w:color="auto" w:fill="auto"/>
            <w:vAlign w:val="center"/>
            <w:hideMark/>
          </w:tcPr>
          <w:p w14:paraId="320E981D" w14:textId="77777777" w:rsidR="000D0736" w:rsidRPr="000D0736" w:rsidRDefault="000D0736">
            <w:pPr>
              <w:spacing w:line="276" w:lineRule="auto"/>
              <w:jc w:val="center"/>
              <w:rPr>
                <w:ins w:id="4644" w:author="Danny" w:date="2026-10-02T14:15:00Z"/>
                <w:rFonts w:eastAsiaTheme="minorHAnsi" w:cstheme="minorBidi"/>
                <w:kern w:val="2"/>
                <w:sz w:val="14"/>
                <w:szCs w:val="18"/>
                <w14:ligatures w14:val="standardContextual"/>
                <w:rPrChange w:id="4645" w:author="Danny" w:date="2026-10-02T14:18:00Z">
                  <w:rPr>
                    <w:ins w:id="4646" w:author="Danny" w:date="2026-10-02T14:15:00Z"/>
                    <w:color w:val="000000"/>
                    <w:sz w:val="18"/>
                    <w:szCs w:val="18"/>
                  </w:rPr>
                </w:rPrChange>
              </w:rPr>
              <w:pPrChange w:id="4647" w:author="Danny" w:date="2026-10-02T14:21:00Z">
                <w:pPr>
                  <w:jc w:val="center"/>
                </w:pPr>
              </w:pPrChange>
            </w:pPr>
            <w:ins w:id="4648" w:author="Danny" w:date="2026-10-02T14:15:00Z">
              <w:r w:rsidRPr="000D0736">
                <w:rPr>
                  <w:rFonts w:eastAsiaTheme="minorHAnsi" w:cstheme="minorBidi"/>
                  <w:kern w:val="2"/>
                  <w:sz w:val="14"/>
                  <w:szCs w:val="18"/>
                  <w14:ligatures w14:val="standardContextual"/>
                  <w:rPrChange w:id="4649" w:author="Danny" w:date="2026-10-02T14:18:00Z">
                    <w:rPr>
                      <w:color w:val="000000"/>
                      <w:sz w:val="18"/>
                      <w:szCs w:val="18"/>
                    </w:rPr>
                  </w:rPrChange>
                </w:rPr>
                <w:t>1.6</w:t>
              </w:r>
            </w:ins>
          </w:p>
        </w:tc>
        <w:tc>
          <w:tcPr>
            <w:tcW w:w="0" w:type="auto"/>
            <w:tcBorders>
              <w:top w:val="nil"/>
              <w:left w:val="nil"/>
              <w:bottom w:val="nil"/>
              <w:right w:val="nil"/>
            </w:tcBorders>
            <w:shd w:val="clear" w:color="auto" w:fill="auto"/>
            <w:vAlign w:val="center"/>
            <w:hideMark/>
          </w:tcPr>
          <w:p w14:paraId="74EE4ECC" w14:textId="77777777" w:rsidR="000D0736" w:rsidRPr="000D0736" w:rsidRDefault="000D0736">
            <w:pPr>
              <w:spacing w:line="276" w:lineRule="auto"/>
              <w:jc w:val="center"/>
              <w:rPr>
                <w:ins w:id="4650" w:author="Danny" w:date="2026-10-02T14:15:00Z"/>
                <w:rFonts w:eastAsiaTheme="minorHAnsi" w:cstheme="minorBidi"/>
                <w:kern w:val="2"/>
                <w:sz w:val="14"/>
                <w:szCs w:val="18"/>
                <w14:ligatures w14:val="standardContextual"/>
                <w:rPrChange w:id="4651" w:author="Danny" w:date="2026-10-02T14:18:00Z">
                  <w:rPr>
                    <w:ins w:id="4652" w:author="Danny" w:date="2026-10-02T14:15:00Z"/>
                    <w:color w:val="000000"/>
                    <w:sz w:val="18"/>
                    <w:szCs w:val="18"/>
                  </w:rPr>
                </w:rPrChange>
              </w:rPr>
              <w:pPrChange w:id="4653" w:author="Danny" w:date="2026-10-02T14:21:00Z">
                <w:pPr>
                  <w:jc w:val="center"/>
                </w:pPr>
              </w:pPrChange>
            </w:pPr>
            <w:ins w:id="4654" w:author="Danny" w:date="2026-10-02T14:15:00Z">
              <w:r w:rsidRPr="000D0736">
                <w:rPr>
                  <w:rFonts w:eastAsiaTheme="minorHAnsi" w:cstheme="minorBidi"/>
                  <w:kern w:val="2"/>
                  <w:sz w:val="14"/>
                  <w:szCs w:val="18"/>
                  <w14:ligatures w14:val="standardContextual"/>
                  <w:rPrChange w:id="4655"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7551E623" w14:textId="77777777" w:rsidR="000D0736" w:rsidRPr="000D0736" w:rsidRDefault="000D0736">
            <w:pPr>
              <w:spacing w:line="276" w:lineRule="auto"/>
              <w:rPr>
                <w:ins w:id="4656" w:author="Danny" w:date="2026-10-02T14:15:00Z"/>
                <w:rFonts w:eastAsiaTheme="minorHAnsi" w:cstheme="minorBidi"/>
                <w:kern w:val="2"/>
                <w:sz w:val="14"/>
                <w:szCs w:val="18"/>
                <w14:ligatures w14:val="standardContextual"/>
                <w:rPrChange w:id="4657" w:author="Danny" w:date="2026-10-02T14:18:00Z">
                  <w:rPr>
                    <w:ins w:id="4658" w:author="Danny" w:date="2026-10-02T14:15:00Z"/>
                    <w:color w:val="000000"/>
                    <w:sz w:val="18"/>
                    <w:szCs w:val="18"/>
                  </w:rPr>
                </w:rPrChange>
              </w:rPr>
              <w:pPrChange w:id="4659" w:author="Danny" w:date="2026-10-02T14:16:00Z">
                <w:pPr>
                  <w:jc w:val="center"/>
                </w:pPr>
              </w:pPrChange>
            </w:pPr>
          </w:p>
        </w:tc>
        <w:tc>
          <w:tcPr>
            <w:tcW w:w="0" w:type="auto"/>
            <w:tcBorders>
              <w:top w:val="nil"/>
            </w:tcBorders>
            <w:shd w:val="clear" w:color="auto" w:fill="auto"/>
            <w:vAlign w:val="center"/>
            <w:hideMark/>
          </w:tcPr>
          <w:p w14:paraId="61F6BAA2" w14:textId="77777777" w:rsidR="000D0736" w:rsidRPr="000D0736" w:rsidRDefault="000D0736">
            <w:pPr>
              <w:spacing w:line="276" w:lineRule="auto"/>
              <w:jc w:val="center"/>
              <w:rPr>
                <w:ins w:id="4660" w:author="Danny" w:date="2026-10-02T14:15:00Z"/>
                <w:rFonts w:ascii="Segoe UI Symbol" w:eastAsiaTheme="minorHAnsi" w:hAnsi="Segoe UI Symbol" w:cs="Calibri"/>
                <w:kern w:val="2"/>
                <w:sz w:val="14"/>
                <w:szCs w:val="18"/>
                <w14:ligatures w14:val="standardContextual"/>
                <w:rPrChange w:id="4661" w:author="Danny" w:date="2026-10-02T14:18:00Z">
                  <w:rPr>
                    <w:ins w:id="4662" w:author="Danny" w:date="2026-10-02T14:15:00Z"/>
                    <w:rFonts w:ascii="Segoe UI Symbol" w:hAnsi="Segoe UI Symbol" w:cs="Calibri"/>
                    <w:color w:val="000000"/>
                    <w:sz w:val="18"/>
                    <w:szCs w:val="18"/>
                  </w:rPr>
                </w:rPrChange>
              </w:rPr>
              <w:pPrChange w:id="4663" w:author="Danny" w:date="2026-10-02T14:23:00Z">
                <w:pPr>
                  <w:jc w:val="center"/>
                </w:pPr>
              </w:pPrChange>
            </w:pPr>
            <w:ins w:id="4664" w:author="Danny" w:date="2026-10-02T14:15:00Z">
              <w:r w:rsidRPr="000D0736">
                <w:rPr>
                  <w:rFonts w:ascii="Segoe UI Symbol" w:eastAsiaTheme="minorHAnsi" w:hAnsi="Segoe UI Symbol" w:cs="Calibri"/>
                  <w:kern w:val="2"/>
                  <w:sz w:val="14"/>
                  <w:szCs w:val="18"/>
                  <w14:ligatures w14:val="standardContextual"/>
                  <w:rPrChange w:id="466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162C4AC" w14:textId="77777777" w:rsidR="000D0736" w:rsidRPr="000D0736" w:rsidRDefault="000D0736">
            <w:pPr>
              <w:spacing w:line="276" w:lineRule="auto"/>
              <w:jc w:val="center"/>
              <w:rPr>
                <w:ins w:id="4666" w:author="Danny" w:date="2026-10-02T14:15:00Z"/>
                <w:rFonts w:ascii="Segoe UI Symbol" w:eastAsiaTheme="minorHAnsi" w:hAnsi="Segoe UI Symbol" w:cs="Calibri"/>
                <w:kern w:val="2"/>
                <w:sz w:val="14"/>
                <w:szCs w:val="18"/>
                <w14:ligatures w14:val="standardContextual"/>
                <w:rPrChange w:id="4667" w:author="Danny" w:date="2026-10-02T14:18:00Z">
                  <w:rPr>
                    <w:ins w:id="4668" w:author="Danny" w:date="2026-10-02T14:15:00Z"/>
                    <w:rFonts w:ascii="Segoe UI Symbol" w:hAnsi="Segoe UI Symbol" w:cs="Calibri"/>
                    <w:color w:val="000000"/>
                    <w:sz w:val="18"/>
                    <w:szCs w:val="18"/>
                  </w:rPr>
                </w:rPrChange>
              </w:rPr>
              <w:pPrChange w:id="4669" w:author="Danny" w:date="2026-10-02T14:23:00Z">
                <w:pPr>
                  <w:jc w:val="center"/>
                </w:pPr>
              </w:pPrChange>
            </w:pPr>
            <w:ins w:id="4670" w:author="Danny" w:date="2026-10-02T14:15:00Z">
              <w:r w:rsidRPr="000D0736">
                <w:rPr>
                  <w:rFonts w:ascii="Segoe UI Symbol" w:eastAsiaTheme="minorHAnsi" w:hAnsi="Segoe UI Symbol" w:cs="Calibri"/>
                  <w:kern w:val="2"/>
                  <w:sz w:val="14"/>
                  <w:szCs w:val="18"/>
                  <w14:ligatures w14:val="standardContextual"/>
                  <w:rPrChange w:id="467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51FE2EF" w14:textId="77777777" w:rsidR="000D0736" w:rsidRPr="000D0736" w:rsidRDefault="000D0736">
            <w:pPr>
              <w:spacing w:line="276" w:lineRule="auto"/>
              <w:jc w:val="center"/>
              <w:rPr>
                <w:ins w:id="4672" w:author="Danny" w:date="2026-10-02T14:15:00Z"/>
                <w:rFonts w:ascii="Segoe UI Symbol" w:eastAsiaTheme="minorHAnsi" w:hAnsi="Segoe UI Symbol" w:cs="Calibri"/>
                <w:kern w:val="2"/>
                <w:sz w:val="14"/>
                <w:szCs w:val="18"/>
                <w14:ligatures w14:val="standardContextual"/>
                <w:rPrChange w:id="4673" w:author="Danny" w:date="2026-10-02T14:18:00Z">
                  <w:rPr>
                    <w:ins w:id="4674" w:author="Danny" w:date="2026-10-02T14:15:00Z"/>
                    <w:rFonts w:ascii="Segoe UI Symbol" w:hAnsi="Segoe UI Symbol" w:cs="Calibri"/>
                    <w:color w:val="000000"/>
                    <w:sz w:val="18"/>
                    <w:szCs w:val="18"/>
                  </w:rPr>
                </w:rPrChange>
              </w:rPr>
              <w:pPrChange w:id="4675" w:author="Danny" w:date="2026-10-02T14:23:00Z">
                <w:pPr>
                  <w:jc w:val="center"/>
                </w:pPr>
              </w:pPrChange>
            </w:pPr>
            <w:ins w:id="4676" w:author="Danny" w:date="2026-10-02T14:15:00Z">
              <w:r w:rsidRPr="000D0736">
                <w:rPr>
                  <w:rFonts w:ascii="Segoe UI Symbol" w:eastAsiaTheme="minorHAnsi" w:hAnsi="Segoe UI Symbol" w:cs="Calibri"/>
                  <w:kern w:val="2"/>
                  <w:sz w:val="14"/>
                  <w:szCs w:val="18"/>
                  <w14:ligatures w14:val="standardContextual"/>
                  <w:rPrChange w:id="467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351CC9B" w14:textId="77777777" w:rsidR="000D0736" w:rsidRPr="000D0736" w:rsidRDefault="000D0736">
            <w:pPr>
              <w:spacing w:line="276" w:lineRule="auto"/>
              <w:jc w:val="center"/>
              <w:rPr>
                <w:ins w:id="4678" w:author="Danny" w:date="2026-10-02T14:15:00Z"/>
                <w:rFonts w:ascii="Segoe UI Symbol" w:eastAsiaTheme="minorHAnsi" w:hAnsi="Segoe UI Symbol" w:cs="Calibri"/>
                <w:kern w:val="2"/>
                <w:sz w:val="14"/>
                <w:szCs w:val="18"/>
                <w14:ligatures w14:val="standardContextual"/>
                <w:rPrChange w:id="4679" w:author="Danny" w:date="2026-10-02T14:18:00Z">
                  <w:rPr>
                    <w:ins w:id="4680" w:author="Danny" w:date="2026-10-02T14:15:00Z"/>
                    <w:rFonts w:ascii="Segoe UI Symbol" w:hAnsi="Segoe UI Symbol" w:cs="Calibri"/>
                    <w:color w:val="000000"/>
                    <w:sz w:val="18"/>
                    <w:szCs w:val="18"/>
                  </w:rPr>
                </w:rPrChange>
              </w:rPr>
              <w:pPrChange w:id="4681" w:author="Danny" w:date="2026-10-02T14:23:00Z">
                <w:pPr>
                  <w:jc w:val="center"/>
                </w:pPr>
              </w:pPrChange>
            </w:pPr>
            <w:ins w:id="4682" w:author="Danny" w:date="2026-10-02T14:15:00Z">
              <w:r w:rsidRPr="000D0736">
                <w:rPr>
                  <w:rFonts w:ascii="Segoe UI Symbol" w:eastAsiaTheme="minorHAnsi" w:hAnsi="Segoe UI Symbol" w:cs="Calibri"/>
                  <w:kern w:val="2"/>
                  <w:sz w:val="14"/>
                  <w:szCs w:val="18"/>
                  <w14:ligatures w14:val="standardContextual"/>
                  <w:rPrChange w:id="468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42331B9" w14:textId="77777777" w:rsidR="000D0736" w:rsidRPr="000D0736" w:rsidRDefault="000D0736">
            <w:pPr>
              <w:spacing w:line="276" w:lineRule="auto"/>
              <w:jc w:val="center"/>
              <w:rPr>
                <w:ins w:id="4684" w:author="Danny" w:date="2026-10-02T14:15:00Z"/>
                <w:rFonts w:ascii="Segoe UI Symbol" w:eastAsiaTheme="minorHAnsi" w:hAnsi="Segoe UI Symbol" w:cs="Calibri"/>
                <w:kern w:val="2"/>
                <w:sz w:val="14"/>
                <w:szCs w:val="18"/>
                <w14:ligatures w14:val="standardContextual"/>
                <w:rPrChange w:id="4685" w:author="Danny" w:date="2026-10-02T14:18:00Z">
                  <w:rPr>
                    <w:ins w:id="4686" w:author="Danny" w:date="2026-10-02T14:15:00Z"/>
                    <w:rFonts w:ascii="Segoe UI Symbol" w:hAnsi="Segoe UI Symbol" w:cs="Calibri"/>
                    <w:color w:val="000000"/>
                    <w:sz w:val="18"/>
                    <w:szCs w:val="18"/>
                  </w:rPr>
                </w:rPrChange>
              </w:rPr>
              <w:pPrChange w:id="4687" w:author="Danny" w:date="2026-10-02T14:23:00Z">
                <w:pPr>
                  <w:jc w:val="center"/>
                </w:pPr>
              </w:pPrChange>
            </w:pPr>
          </w:p>
        </w:tc>
        <w:tc>
          <w:tcPr>
            <w:tcW w:w="0" w:type="auto"/>
            <w:tcBorders>
              <w:top w:val="nil"/>
            </w:tcBorders>
            <w:shd w:val="clear" w:color="auto" w:fill="auto"/>
            <w:vAlign w:val="center"/>
            <w:hideMark/>
          </w:tcPr>
          <w:p w14:paraId="453750C3" w14:textId="77777777" w:rsidR="000D0736" w:rsidRPr="000D0736" w:rsidRDefault="000D0736">
            <w:pPr>
              <w:spacing w:line="276" w:lineRule="auto"/>
              <w:jc w:val="center"/>
              <w:rPr>
                <w:ins w:id="4688" w:author="Danny" w:date="2026-10-02T14:15:00Z"/>
                <w:rFonts w:ascii="Segoe UI Symbol" w:eastAsiaTheme="minorHAnsi" w:hAnsi="Segoe UI Symbol" w:cs="Calibri"/>
                <w:kern w:val="2"/>
                <w:sz w:val="14"/>
                <w:szCs w:val="18"/>
                <w14:ligatures w14:val="standardContextual"/>
                <w:rPrChange w:id="4689" w:author="Danny" w:date="2026-10-02T14:18:00Z">
                  <w:rPr>
                    <w:ins w:id="4690" w:author="Danny" w:date="2026-10-02T14:15:00Z"/>
                    <w:rFonts w:ascii="Segoe UI Symbol" w:hAnsi="Segoe UI Symbol" w:cs="Calibri"/>
                    <w:color w:val="000000"/>
                    <w:sz w:val="18"/>
                    <w:szCs w:val="18"/>
                  </w:rPr>
                </w:rPrChange>
              </w:rPr>
              <w:pPrChange w:id="4691" w:author="Danny" w:date="2026-10-02T14:23:00Z">
                <w:pPr>
                  <w:jc w:val="center"/>
                </w:pPr>
              </w:pPrChange>
            </w:pPr>
            <w:ins w:id="4692" w:author="Danny" w:date="2026-10-02T14:15:00Z">
              <w:r w:rsidRPr="000D0736">
                <w:rPr>
                  <w:rFonts w:ascii="Segoe UI Symbol" w:eastAsiaTheme="minorHAnsi" w:hAnsi="Segoe UI Symbol" w:cs="Calibri"/>
                  <w:kern w:val="2"/>
                  <w:sz w:val="14"/>
                  <w:szCs w:val="18"/>
                  <w14:ligatures w14:val="standardContextual"/>
                  <w:rPrChange w:id="469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6221869" w14:textId="77777777" w:rsidR="000D0736" w:rsidRPr="000D0736" w:rsidRDefault="000D0736">
            <w:pPr>
              <w:spacing w:line="276" w:lineRule="auto"/>
              <w:jc w:val="center"/>
              <w:rPr>
                <w:ins w:id="4694" w:author="Danny" w:date="2026-10-02T14:15:00Z"/>
                <w:rFonts w:ascii="Segoe UI Symbol" w:eastAsiaTheme="minorHAnsi" w:hAnsi="Segoe UI Symbol" w:cs="Calibri"/>
                <w:kern w:val="2"/>
                <w:sz w:val="14"/>
                <w:szCs w:val="18"/>
                <w14:ligatures w14:val="standardContextual"/>
                <w:rPrChange w:id="4695" w:author="Danny" w:date="2026-10-02T14:18:00Z">
                  <w:rPr>
                    <w:ins w:id="4696" w:author="Danny" w:date="2026-10-02T14:15:00Z"/>
                    <w:rFonts w:ascii="Segoe UI Symbol" w:hAnsi="Segoe UI Symbol" w:cs="Calibri"/>
                    <w:color w:val="000000"/>
                    <w:sz w:val="18"/>
                    <w:szCs w:val="18"/>
                  </w:rPr>
                </w:rPrChange>
              </w:rPr>
              <w:pPrChange w:id="4697" w:author="Danny" w:date="2026-10-02T14:23:00Z">
                <w:pPr>
                  <w:jc w:val="center"/>
                </w:pPr>
              </w:pPrChange>
            </w:pPr>
            <w:ins w:id="4698" w:author="Danny" w:date="2026-10-02T14:15:00Z">
              <w:r w:rsidRPr="000D0736">
                <w:rPr>
                  <w:rFonts w:ascii="Segoe UI Symbol" w:eastAsiaTheme="minorHAnsi" w:hAnsi="Segoe UI Symbol" w:cs="Calibri"/>
                  <w:kern w:val="2"/>
                  <w:sz w:val="14"/>
                  <w:szCs w:val="18"/>
                  <w14:ligatures w14:val="standardContextual"/>
                  <w:rPrChange w:id="469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50F709A" w14:textId="77777777" w:rsidR="000D0736" w:rsidRPr="000D0736" w:rsidRDefault="000D0736">
            <w:pPr>
              <w:spacing w:line="276" w:lineRule="auto"/>
              <w:jc w:val="center"/>
              <w:rPr>
                <w:ins w:id="4700" w:author="Danny" w:date="2026-10-02T14:15:00Z"/>
                <w:rFonts w:ascii="Segoe UI Symbol" w:eastAsiaTheme="minorHAnsi" w:hAnsi="Segoe UI Symbol" w:cs="Calibri"/>
                <w:kern w:val="2"/>
                <w:sz w:val="14"/>
                <w:szCs w:val="18"/>
                <w14:ligatures w14:val="standardContextual"/>
                <w:rPrChange w:id="4701" w:author="Danny" w:date="2026-10-02T14:18:00Z">
                  <w:rPr>
                    <w:ins w:id="4702" w:author="Danny" w:date="2026-10-02T14:15:00Z"/>
                    <w:rFonts w:ascii="Segoe UI Symbol" w:hAnsi="Segoe UI Symbol" w:cs="Calibri"/>
                    <w:color w:val="000000"/>
                    <w:sz w:val="18"/>
                    <w:szCs w:val="18"/>
                  </w:rPr>
                </w:rPrChange>
              </w:rPr>
              <w:pPrChange w:id="4703" w:author="Danny" w:date="2026-10-02T14:23:00Z">
                <w:pPr>
                  <w:jc w:val="center"/>
                </w:pPr>
              </w:pPrChange>
            </w:pPr>
            <w:ins w:id="4704" w:author="Danny" w:date="2026-10-02T14:15:00Z">
              <w:r w:rsidRPr="000D0736">
                <w:rPr>
                  <w:rFonts w:ascii="Segoe UI Symbol" w:eastAsiaTheme="minorHAnsi" w:hAnsi="Segoe UI Symbol" w:cs="Calibri"/>
                  <w:kern w:val="2"/>
                  <w:sz w:val="14"/>
                  <w:szCs w:val="18"/>
                  <w14:ligatures w14:val="standardContextual"/>
                  <w:rPrChange w:id="4705" w:author="Danny" w:date="2026-10-02T14:18:00Z">
                    <w:rPr>
                      <w:rFonts w:ascii="Segoe UI Symbol" w:hAnsi="Segoe UI Symbol" w:cs="Calibri"/>
                      <w:color w:val="000000"/>
                      <w:sz w:val="18"/>
                      <w:szCs w:val="18"/>
                    </w:rPr>
                  </w:rPrChange>
                </w:rPr>
                <w:t>✗</w:t>
              </w:r>
            </w:ins>
          </w:p>
        </w:tc>
      </w:tr>
      <w:tr w:rsidR="005725AB" w:rsidRPr="005725AB" w14:paraId="64722C69" w14:textId="77777777" w:rsidTr="00107337">
        <w:trPr>
          <w:trHeight w:val="20"/>
          <w:ins w:id="4706" w:author="Danny" w:date="2026-10-02T14:15:00Z"/>
        </w:trPr>
        <w:tc>
          <w:tcPr>
            <w:tcW w:w="0" w:type="auto"/>
            <w:tcBorders>
              <w:top w:val="nil"/>
              <w:left w:val="nil"/>
              <w:bottom w:val="nil"/>
              <w:right w:val="nil"/>
            </w:tcBorders>
            <w:shd w:val="clear" w:color="auto" w:fill="auto"/>
            <w:vAlign w:val="center"/>
            <w:hideMark/>
          </w:tcPr>
          <w:p w14:paraId="4985CD17" w14:textId="77777777" w:rsidR="000D0736" w:rsidRPr="000D0736" w:rsidRDefault="000D0736">
            <w:pPr>
              <w:spacing w:line="276" w:lineRule="auto"/>
              <w:jc w:val="center"/>
              <w:rPr>
                <w:ins w:id="4707" w:author="Danny" w:date="2026-10-02T14:15:00Z"/>
                <w:rFonts w:eastAsiaTheme="minorHAnsi" w:cstheme="minorBidi"/>
                <w:kern w:val="2"/>
                <w:sz w:val="14"/>
                <w:szCs w:val="18"/>
                <w14:ligatures w14:val="standardContextual"/>
                <w:rPrChange w:id="4708" w:author="Danny" w:date="2026-10-02T14:18:00Z">
                  <w:rPr>
                    <w:ins w:id="4709" w:author="Danny" w:date="2026-10-02T14:15:00Z"/>
                    <w:color w:val="000000"/>
                    <w:sz w:val="18"/>
                    <w:szCs w:val="18"/>
                  </w:rPr>
                </w:rPrChange>
              </w:rPr>
              <w:pPrChange w:id="4710" w:author="Danny" w:date="2026-10-02T14:16:00Z">
                <w:pPr>
                  <w:jc w:val="center"/>
                </w:pPr>
              </w:pPrChange>
            </w:pPr>
            <w:ins w:id="4711" w:author="Danny" w:date="2026-10-02T14:15:00Z">
              <w:r w:rsidRPr="000D0736">
                <w:rPr>
                  <w:rFonts w:eastAsiaTheme="minorHAnsi" w:cstheme="minorBidi"/>
                  <w:kern w:val="2"/>
                  <w:sz w:val="14"/>
                  <w:szCs w:val="18"/>
                  <w14:ligatures w14:val="standardContextual"/>
                  <w:rPrChange w:id="4712" w:author="Danny" w:date="2026-10-02T14:18:00Z">
                    <w:rPr>
                      <w:color w:val="000000"/>
                      <w:sz w:val="18"/>
                      <w:szCs w:val="18"/>
                    </w:rPr>
                  </w:rPrChange>
                </w:rPr>
                <w:t>47</w:t>
              </w:r>
            </w:ins>
          </w:p>
        </w:tc>
        <w:tc>
          <w:tcPr>
            <w:tcW w:w="0" w:type="auto"/>
            <w:tcBorders>
              <w:top w:val="nil"/>
              <w:left w:val="nil"/>
              <w:bottom w:val="nil"/>
              <w:right w:val="nil"/>
            </w:tcBorders>
            <w:shd w:val="clear" w:color="auto" w:fill="auto"/>
            <w:vAlign w:val="center"/>
            <w:hideMark/>
          </w:tcPr>
          <w:p w14:paraId="2D19C918" w14:textId="77777777" w:rsidR="000D0736" w:rsidRPr="000D0736" w:rsidRDefault="000D0736">
            <w:pPr>
              <w:spacing w:line="276" w:lineRule="auto"/>
              <w:rPr>
                <w:ins w:id="4713" w:author="Danny" w:date="2026-10-02T14:15:00Z"/>
                <w:rFonts w:eastAsiaTheme="minorHAnsi" w:cstheme="minorBidi"/>
                <w:kern w:val="2"/>
                <w:sz w:val="14"/>
                <w:szCs w:val="18"/>
                <w14:ligatures w14:val="standardContextual"/>
                <w:rPrChange w:id="4714" w:author="Danny" w:date="2026-10-02T14:18:00Z">
                  <w:rPr>
                    <w:ins w:id="4715" w:author="Danny" w:date="2026-10-02T14:15:00Z"/>
                    <w:color w:val="000000"/>
                    <w:sz w:val="18"/>
                    <w:szCs w:val="18"/>
                  </w:rPr>
                </w:rPrChange>
              </w:rPr>
              <w:pPrChange w:id="4716" w:author="Danny" w:date="2026-10-02T14:16:00Z">
                <w:pPr/>
              </w:pPrChange>
            </w:pPr>
            <w:ins w:id="4717" w:author="Danny" w:date="2026-10-02T14:15:00Z">
              <w:r w:rsidRPr="000D0736">
                <w:rPr>
                  <w:rFonts w:eastAsiaTheme="minorHAnsi" w:cstheme="minorBidi"/>
                  <w:kern w:val="2"/>
                  <w:sz w:val="14"/>
                  <w:szCs w:val="18"/>
                  <w14:ligatures w14:val="standardContextual"/>
                  <w:rPrChange w:id="4718" w:author="Danny" w:date="2026-10-02T14:18:00Z">
                    <w:rPr>
                      <w:color w:val="000000"/>
                      <w:sz w:val="18"/>
                      <w:szCs w:val="18"/>
                    </w:rPr>
                  </w:rPrChange>
                </w:rPr>
                <w:t>Lawhorn et al., 2012</w:t>
              </w:r>
            </w:ins>
          </w:p>
        </w:tc>
        <w:tc>
          <w:tcPr>
            <w:tcW w:w="0" w:type="auto"/>
            <w:tcBorders>
              <w:top w:val="nil"/>
              <w:left w:val="nil"/>
              <w:bottom w:val="nil"/>
              <w:right w:val="nil"/>
            </w:tcBorders>
            <w:shd w:val="clear" w:color="auto" w:fill="auto"/>
            <w:noWrap/>
            <w:vAlign w:val="bottom"/>
            <w:hideMark/>
          </w:tcPr>
          <w:p w14:paraId="51445A1C" w14:textId="77777777" w:rsidR="000D0736" w:rsidRPr="000D0736" w:rsidRDefault="000D0736">
            <w:pPr>
              <w:spacing w:line="276" w:lineRule="auto"/>
              <w:rPr>
                <w:ins w:id="4719" w:author="Danny" w:date="2026-10-02T14:15:00Z"/>
                <w:rFonts w:eastAsiaTheme="minorHAnsi" w:cstheme="minorBidi"/>
                <w:kern w:val="2"/>
                <w:sz w:val="14"/>
                <w:szCs w:val="18"/>
                <w14:ligatures w14:val="standardContextual"/>
                <w:rPrChange w:id="4720" w:author="Danny" w:date="2026-10-02T14:18:00Z">
                  <w:rPr>
                    <w:ins w:id="4721" w:author="Danny" w:date="2026-10-02T14:15:00Z"/>
                    <w:color w:val="000000"/>
                    <w:sz w:val="18"/>
                    <w:szCs w:val="18"/>
                  </w:rPr>
                </w:rPrChange>
              </w:rPr>
              <w:pPrChange w:id="4722" w:author="Danny" w:date="2026-10-02T14:16:00Z">
                <w:pPr/>
              </w:pPrChange>
            </w:pPr>
          </w:p>
        </w:tc>
        <w:tc>
          <w:tcPr>
            <w:tcW w:w="0" w:type="auto"/>
            <w:tcBorders>
              <w:top w:val="nil"/>
              <w:left w:val="nil"/>
              <w:bottom w:val="nil"/>
              <w:right w:val="nil"/>
            </w:tcBorders>
            <w:shd w:val="clear" w:color="auto" w:fill="auto"/>
            <w:vAlign w:val="center"/>
            <w:hideMark/>
          </w:tcPr>
          <w:p w14:paraId="4641CD72" w14:textId="77777777" w:rsidR="000D0736" w:rsidRPr="000D0736" w:rsidRDefault="000D0736">
            <w:pPr>
              <w:spacing w:line="276" w:lineRule="auto"/>
              <w:jc w:val="center"/>
              <w:rPr>
                <w:ins w:id="4723" w:author="Danny" w:date="2026-10-02T14:15:00Z"/>
                <w:rFonts w:eastAsiaTheme="minorHAnsi" w:cstheme="minorBidi"/>
                <w:kern w:val="2"/>
                <w:sz w:val="14"/>
                <w:szCs w:val="18"/>
                <w14:ligatures w14:val="standardContextual"/>
                <w:rPrChange w:id="4724" w:author="Danny" w:date="2026-10-02T14:18:00Z">
                  <w:rPr>
                    <w:ins w:id="4725" w:author="Danny" w:date="2026-10-02T14:15:00Z"/>
                    <w:color w:val="000000"/>
                    <w:sz w:val="18"/>
                    <w:szCs w:val="18"/>
                  </w:rPr>
                </w:rPrChange>
              </w:rPr>
              <w:pPrChange w:id="4726" w:author="Danny" w:date="2026-10-02T14:21:00Z">
                <w:pPr>
                  <w:jc w:val="center"/>
                </w:pPr>
              </w:pPrChange>
            </w:pPr>
            <w:ins w:id="4727" w:author="Danny" w:date="2026-10-02T14:15:00Z">
              <w:r w:rsidRPr="000D0736">
                <w:rPr>
                  <w:rFonts w:eastAsiaTheme="minorHAnsi" w:cstheme="minorBidi"/>
                  <w:kern w:val="2"/>
                  <w:sz w:val="14"/>
                  <w:szCs w:val="18"/>
                  <w14:ligatures w14:val="standardContextual"/>
                  <w:rPrChange w:id="4728"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6573701E" w14:textId="77777777" w:rsidR="000D0736" w:rsidRPr="000D0736" w:rsidRDefault="000D0736">
            <w:pPr>
              <w:spacing w:line="276" w:lineRule="auto"/>
              <w:jc w:val="center"/>
              <w:rPr>
                <w:ins w:id="4729" w:author="Danny" w:date="2026-10-02T14:15:00Z"/>
                <w:rFonts w:eastAsiaTheme="minorHAnsi" w:cstheme="minorBidi"/>
                <w:kern w:val="2"/>
                <w:sz w:val="14"/>
                <w:szCs w:val="18"/>
                <w14:ligatures w14:val="standardContextual"/>
                <w:rPrChange w:id="4730" w:author="Danny" w:date="2026-10-02T14:18:00Z">
                  <w:rPr>
                    <w:ins w:id="4731" w:author="Danny" w:date="2026-10-02T14:15:00Z"/>
                    <w:color w:val="000000"/>
                    <w:sz w:val="18"/>
                    <w:szCs w:val="18"/>
                  </w:rPr>
                </w:rPrChange>
              </w:rPr>
              <w:pPrChange w:id="4732" w:author="Danny" w:date="2026-10-02T14:21:00Z">
                <w:pPr>
                  <w:jc w:val="center"/>
                </w:pPr>
              </w:pPrChange>
            </w:pPr>
            <w:ins w:id="4733" w:author="Danny" w:date="2026-10-02T14:15:00Z">
              <w:r w:rsidRPr="000D0736">
                <w:rPr>
                  <w:rFonts w:eastAsiaTheme="minorHAnsi" w:cstheme="minorBidi"/>
                  <w:kern w:val="2"/>
                  <w:sz w:val="14"/>
                  <w:szCs w:val="18"/>
                  <w14:ligatures w14:val="standardContextual"/>
                  <w:rPrChange w:id="4734" w:author="Danny" w:date="2026-10-02T14:18:00Z">
                    <w:rPr>
                      <w:color w:val="000000"/>
                      <w:sz w:val="18"/>
                      <w:szCs w:val="18"/>
                    </w:rPr>
                  </w:rPrChange>
                </w:rPr>
                <w:t>TA</w:t>
              </w:r>
            </w:ins>
          </w:p>
        </w:tc>
        <w:tc>
          <w:tcPr>
            <w:tcW w:w="0" w:type="auto"/>
            <w:tcBorders>
              <w:top w:val="nil"/>
              <w:left w:val="nil"/>
              <w:bottom w:val="nil"/>
              <w:right w:val="nil"/>
            </w:tcBorders>
            <w:shd w:val="clear" w:color="auto" w:fill="auto"/>
            <w:noWrap/>
            <w:vAlign w:val="center"/>
            <w:hideMark/>
          </w:tcPr>
          <w:p w14:paraId="18A129B5" w14:textId="77777777" w:rsidR="000D0736" w:rsidRPr="000D0736" w:rsidRDefault="000D0736">
            <w:pPr>
              <w:spacing w:line="276" w:lineRule="auto"/>
              <w:jc w:val="center"/>
              <w:rPr>
                <w:ins w:id="4735" w:author="Danny" w:date="2026-10-02T14:15:00Z"/>
                <w:rFonts w:eastAsiaTheme="minorHAnsi" w:cstheme="minorBidi"/>
                <w:kern w:val="2"/>
                <w:sz w:val="14"/>
                <w:szCs w:val="18"/>
                <w14:ligatures w14:val="standardContextual"/>
                <w:rPrChange w:id="4736" w:author="Danny" w:date="2026-10-02T14:18:00Z">
                  <w:rPr>
                    <w:ins w:id="4737" w:author="Danny" w:date="2026-10-02T14:15:00Z"/>
                    <w:color w:val="000000"/>
                    <w:sz w:val="18"/>
                    <w:szCs w:val="18"/>
                  </w:rPr>
                </w:rPrChange>
              </w:rPr>
              <w:pPrChange w:id="4738" w:author="Danny" w:date="2026-10-02T14:21:00Z">
                <w:pPr>
                  <w:jc w:val="center"/>
                </w:pPr>
              </w:pPrChange>
            </w:pPr>
          </w:p>
        </w:tc>
        <w:tc>
          <w:tcPr>
            <w:tcW w:w="0" w:type="auto"/>
            <w:tcBorders>
              <w:top w:val="nil"/>
              <w:left w:val="nil"/>
              <w:bottom w:val="nil"/>
              <w:right w:val="nil"/>
            </w:tcBorders>
            <w:shd w:val="clear" w:color="auto" w:fill="auto"/>
            <w:vAlign w:val="center"/>
            <w:hideMark/>
          </w:tcPr>
          <w:p w14:paraId="79C9D36D" w14:textId="77777777" w:rsidR="000D0736" w:rsidRPr="000D0736" w:rsidRDefault="000D0736">
            <w:pPr>
              <w:spacing w:line="276" w:lineRule="auto"/>
              <w:jc w:val="center"/>
              <w:rPr>
                <w:ins w:id="4739" w:author="Danny" w:date="2026-10-02T14:15:00Z"/>
                <w:rFonts w:eastAsiaTheme="minorHAnsi" w:cstheme="minorBidi"/>
                <w:kern w:val="2"/>
                <w:sz w:val="14"/>
                <w:szCs w:val="18"/>
                <w14:ligatures w14:val="standardContextual"/>
                <w:rPrChange w:id="4740" w:author="Danny" w:date="2026-10-02T14:18:00Z">
                  <w:rPr>
                    <w:ins w:id="4741" w:author="Danny" w:date="2026-10-02T14:15:00Z"/>
                    <w:color w:val="000000"/>
                    <w:sz w:val="18"/>
                    <w:szCs w:val="18"/>
                  </w:rPr>
                </w:rPrChange>
              </w:rPr>
              <w:pPrChange w:id="4742" w:author="Danny" w:date="2026-10-02T14:21:00Z">
                <w:pPr>
                  <w:jc w:val="center"/>
                </w:pPr>
              </w:pPrChange>
            </w:pPr>
            <w:ins w:id="4743" w:author="Danny" w:date="2026-10-02T14:15:00Z">
              <w:r w:rsidRPr="000D0736">
                <w:rPr>
                  <w:rFonts w:eastAsiaTheme="minorHAnsi" w:cstheme="minorBidi"/>
                  <w:kern w:val="2"/>
                  <w:sz w:val="14"/>
                  <w:szCs w:val="18"/>
                  <w14:ligatures w14:val="standardContextual"/>
                  <w:rPrChange w:id="4744" w:author="Danny" w:date="2026-10-02T14:18:00Z">
                    <w:rPr>
                      <w:color w:val="000000"/>
                      <w:sz w:val="18"/>
                      <w:szCs w:val="18"/>
                    </w:rPr>
                  </w:rPrChange>
                </w:rPr>
                <w:t>32.5 ± 6.3</w:t>
              </w:r>
            </w:ins>
          </w:p>
        </w:tc>
        <w:tc>
          <w:tcPr>
            <w:tcW w:w="0" w:type="auto"/>
            <w:tcBorders>
              <w:top w:val="nil"/>
              <w:left w:val="nil"/>
              <w:bottom w:val="nil"/>
              <w:right w:val="nil"/>
            </w:tcBorders>
            <w:shd w:val="clear" w:color="auto" w:fill="auto"/>
            <w:vAlign w:val="center"/>
            <w:hideMark/>
          </w:tcPr>
          <w:p w14:paraId="4EC0F229" w14:textId="77777777" w:rsidR="000D0736" w:rsidRPr="000D0736" w:rsidRDefault="000D0736">
            <w:pPr>
              <w:spacing w:line="276" w:lineRule="auto"/>
              <w:jc w:val="center"/>
              <w:rPr>
                <w:ins w:id="4745" w:author="Danny" w:date="2026-10-02T14:15:00Z"/>
                <w:rFonts w:eastAsiaTheme="minorHAnsi" w:cstheme="minorBidi"/>
                <w:kern w:val="2"/>
                <w:sz w:val="14"/>
                <w:szCs w:val="18"/>
                <w14:ligatures w14:val="standardContextual"/>
                <w:rPrChange w:id="4746" w:author="Danny" w:date="2026-10-02T14:18:00Z">
                  <w:rPr>
                    <w:ins w:id="4747" w:author="Danny" w:date="2026-10-02T14:15:00Z"/>
                    <w:color w:val="000000"/>
                    <w:sz w:val="18"/>
                    <w:szCs w:val="18"/>
                  </w:rPr>
                </w:rPrChange>
              </w:rPr>
              <w:pPrChange w:id="4748" w:author="Danny" w:date="2026-10-02T14:21:00Z">
                <w:pPr>
                  <w:jc w:val="center"/>
                </w:pPr>
              </w:pPrChange>
            </w:pPr>
          </w:p>
        </w:tc>
        <w:tc>
          <w:tcPr>
            <w:tcW w:w="0" w:type="auto"/>
            <w:tcBorders>
              <w:top w:val="nil"/>
              <w:left w:val="nil"/>
              <w:bottom w:val="nil"/>
              <w:right w:val="nil"/>
            </w:tcBorders>
            <w:shd w:val="clear" w:color="auto" w:fill="auto"/>
            <w:vAlign w:val="center"/>
            <w:hideMark/>
          </w:tcPr>
          <w:p w14:paraId="5B16E895" w14:textId="77777777" w:rsidR="000D0736" w:rsidRPr="000D0736" w:rsidRDefault="000D0736">
            <w:pPr>
              <w:spacing w:line="276" w:lineRule="auto"/>
              <w:jc w:val="center"/>
              <w:rPr>
                <w:ins w:id="4749" w:author="Danny" w:date="2026-10-02T14:15:00Z"/>
                <w:rFonts w:eastAsiaTheme="minorHAnsi" w:cstheme="minorBidi"/>
                <w:kern w:val="2"/>
                <w:sz w:val="14"/>
                <w:szCs w:val="18"/>
                <w14:ligatures w14:val="standardContextual"/>
                <w:rPrChange w:id="4750" w:author="Danny" w:date="2026-10-02T14:18:00Z">
                  <w:rPr>
                    <w:ins w:id="4751" w:author="Danny" w:date="2026-10-02T14:15:00Z"/>
                    <w:color w:val="000000"/>
                    <w:sz w:val="18"/>
                    <w:szCs w:val="18"/>
                  </w:rPr>
                </w:rPrChange>
              </w:rPr>
              <w:pPrChange w:id="4752" w:author="Danny" w:date="2026-10-02T14:21:00Z">
                <w:pPr>
                  <w:jc w:val="center"/>
                </w:pPr>
              </w:pPrChange>
            </w:pPr>
            <w:ins w:id="4753" w:author="Danny" w:date="2026-10-02T14:15:00Z">
              <w:r w:rsidRPr="000D0736">
                <w:rPr>
                  <w:rFonts w:eastAsiaTheme="minorHAnsi" w:cstheme="minorBidi"/>
                  <w:kern w:val="2"/>
                  <w:sz w:val="14"/>
                  <w:szCs w:val="18"/>
                  <w14:ligatures w14:val="standardContextual"/>
                  <w:rPrChange w:id="4754" w:author="Danny" w:date="2026-10-02T14:18:00Z">
                    <w:rPr>
                      <w:color w:val="000000"/>
                      <w:sz w:val="18"/>
                      <w:szCs w:val="18"/>
                    </w:rPr>
                  </w:rPrChange>
                </w:rPr>
                <w:t>92</w:t>
              </w:r>
            </w:ins>
          </w:p>
        </w:tc>
        <w:tc>
          <w:tcPr>
            <w:tcW w:w="0" w:type="auto"/>
            <w:tcBorders>
              <w:top w:val="nil"/>
              <w:left w:val="nil"/>
              <w:bottom w:val="nil"/>
              <w:right w:val="nil"/>
            </w:tcBorders>
            <w:shd w:val="clear" w:color="auto" w:fill="auto"/>
            <w:vAlign w:val="center"/>
            <w:hideMark/>
          </w:tcPr>
          <w:p w14:paraId="18E5863B" w14:textId="77777777" w:rsidR="000D0736" w:rsidRPr="000D0736" w:rsidRDefault="000D0736">
            <w:pPr>
              <w:spacing w:line="276" w:lineRule="auto"/>
              <w:jc w:val="center"/>
              <w:rPr>
                <w:ins w:id="4755" w:author="Danny" w:date="2026-10-02T14:15:00Z"/>
                <w:rFonts w:eastAsiaTheme="minorHAnsi" w:cstheme="minorBidi"/>
                <w:kern w:val="2"/>
                <w:sz w:val="14"/>
                <w:szCs w:val="18"/>
                <w14:ligatures w14:val="standardContextual"/>
                <w:rPrChange w:id="4756" w:author="Danny" w:date="2026-10-02T14:18:00Z">
                  <w:rPr>
                    <w:ins w:id="4757" w:author="Danny" w:date="2026-10-02T14:15:00Z"/>
                    <w:color w:val="000000"/>
                    <w:sz w:val="18"/>
                    <w:szCs w:val="18"/>
                  </w:rPr>
                </w:rPrChange>
              </w:rPr>
              <w:pPrChange w:id="4758" w:author="Danny" w:date="2026-10-02T14:21:00Z">
                <w:pPr>
                  <w:jc w:val="center"/>
                </w:pPr>
              </w:pPrChange>
            </w:pPr>
            <w:ins w:id="4759" w:author="Danny" w:date="2026-10-02T14:15:00Z">
              <w:r w:rsidRPr="000D0736">
                <w:rPr>
                  <w:rFonts w:eastAsiaTheme="minorHAnsi" w:cstheme="minorBidi"/>
                  <w:kern w:val="2"/>
                  <w:sz w:val="14"/>
                  <w:szCs w:val="18"/>
                  <w14:ligatures w14:val="standardContextual"/>
                  <w:rPrChange w:id="4760" w:author="Danny" w:date="2026-10-02T14:18:00Z">
                    <w:rPr>
                      <w:color w:val="000000"/>
                      <w:sz w:val="18"/>
                      <w:szCs w:val="18"/>
                    </w:rPr>
                  </w:rPrChange>
                </w:rPr>
                <w:t>70</w:t>
              </w:r>
            </w:ins>
          </w:p>
        </w:tc>
        <w:tc>
          <w:tcPr>
            <w:tcW w:w="0" w:type="auto"/>
            <w:tcBorders>
              <w:top w:val="nil"/>
              <w:left w:val="nil"/>
              <w:bottom w:val="nil"/>
              <w:right w:val="nil"/>
            </w:tcBorders>
            <w:shd w:val="clear" w:color="auto" w:fill="auto"/>
            <w:vAlign w:val="center"/>
            <w:hideMark/>
          </w:tcPr>
          <w:p w14:paraId="385B40B4" w14:textId="77777777" w:rsidR="000D0736" w:rsidRPr="000D0736" w:rsidRDefault="000D0736">
            <w:pPr>
              <w:spacing w:line="276" w:lineRule="auto"/>
              <w:jc w:val="center"/>
              <w:rPr>
                <w:ins w:id="4761" w:author="Danny" w:date="2026-10-02T14:15:00Z"/>
                <w:rFonts w:eastAsiaTheme="minorHAnsi" w:cstheme="minorBidi"/>
                <w:kern w:val="2"/>
                <w:sz w:val="14"/>
                <w:szCs w:val="18"/>
                <w14:ligatures w14:val="standardContextual"/>
                <w:rPrChange w:id="4762" w:author="Danny" w:date="2026-10-02T14:18:00Z">
                  <w:rPr>
                    <w:ins w:id="4763" w:author="Danny" w:date="2026-10-02T14:15:00Z"/>
                    <w:color w:val="000000"/>
                    <w:sz w:val="18"/>
                    <w:szCs w:val="18"/>
                  </w:rPr>
                </w:rPrChange>
              </w:rPr>
              <w:pPrChange w:id="4764" w:author="Danny" w:date="2026-10-02T14:21:00Z">
                <w:pPr>
                  <w:jc w:val="center"/>
                </w:pPr>
              </w:pPrChange>
            </w:pPr>
            <w:ins w:id="4765" w:author="Danny" w:date="2026-10-02T14:15:00Z">
              <w:r w:rsidRPr="000D0736">
                <w:rPr>
                  <w:rFonts w:eastAsiaTheme="minorHAnsi" w:cstheme="minorBidi"/>
                  <w:kern w:val="2"/>
                  <w:sz w:val="14"/>
                  <w:szCs w:val="18"/>
                  <w14:ligatures w14:val="standardContextual"/>
                  <w:rPrChange w:id="4766" w:author="Danny" w:date="2026-10-02T14:18:00Z">
                    <w:rPr>
                      <w:color w:val="000000"/>
                      <w:sz w:val="18"/>
                      <w:szCs w:val="18"/>
                    </w:rPr>
                  </w:rPrChange>
                </w:rPr>
                <w:t>32</w:t>
              </w:r>
            </w:ins>
          </w:p>
        </w:tc>
        <w:tc>
          <w:tcPr>
            <w:tcW w:w="0" w:type="auto"/>
            <w:tcBorders>
              <w:top w:val="nil"/>
              <w:left w:val="nil"/>
              <w:bottom w:val="nil"/>
              <w:right w:val="nil"/>
            </w:tcBorders>
            <w:shd w:val="clear" w:color="auto" w:fill="auto"/>
            <w:noWrap/>
            <w:vAlign w:val="center"/>
            <w:hideMark/>
          </w:tcPr>
          <w:p w14:paraId="1FCE06DE" w14:textId="77777777" w:rsidR="000D0736" w:rsidRPr="000D0736" w:rsidRDefault="000D0736">
            <w:pPr>
              <w:spacing w:line="276" w:lineRule="auto"/>
              <w:jc w:val="center"/>
              <w:rPr>
                <w:ins w:id="4767" w:author="Danny" w:date="2026-10-02T14:15:00Z"/>
                <w:rFonts w:eastAsiaTheme="minorHAnsi" w:cstheme="minorBidi"/>
                <w:kern w:val="2"/>
                <w:sz w:val="14"/>
                <w:szCs w:val="18"/>
                <w14:ligatures w14:val="standardContextual"/>
                <w:rPrChange w:id="4768" w:author="Danny" w:date="2026-10-02T14:18:00Z">
                  <w:rPr>
                    <w:ins w:id="4769" w:author="Danny" w:date="2026-10-02T14:15:00Z"/>
                    <w:color w:val="000000"/>
                    <w:sz w:val="18"/>
                    <w:szCs w:val="18"/>
                  </w:rPr>
                </w:rPrChange>
              </w:rPr>
              <w:pPrChange w:id="4770" w:author="Danny" w:date="2026-10-02T14:21:00Z">
                <w:pPr>
                  <w:jc w:val="center"/>
                </w:pPr>
              </w:pPrChange>
            </w:pPr>
          </w:p>
        </w:tc>
        <w:tc>
          <w:tcPr>
            <w:tcW w:w="0" w:type="auto"/>
            <w:tcBorders>
              <w:top w:val="nil"/>
              <w:left w:val="nil"/>
              <w:bottom w:val="nil"/>
              <w:right w:val="nil"/>
            </w:tcBorders>
            <w:shd w:val="clear" w:color="auto" w:fill="auto"/>
            <w:vAlign w:val="center"/>
            <w:hideMark/>
          </w:tcPr>
          <w:p w14:paraId="3DEA4572" w14:textId="77777777" w:rsidR="000D0736" w:rsidRPr="000D0736" w:rsidRDefault="000D0736">
            <w:pPr>
              <w:spacing w:line="276" w:lineRule="auto"/>
              <w:jc w:val="center"/>
              <w:rPr>
                <w:ins w:id="4771" w:author="Danny" w:date="2026-10-02T14:15:00Z"/>
                <w:rFonts w:eastAsiaTheme="minorHAnsi" w:cstheme="minorBidi"/>
                <w:kern w:val="2"/>
                <w:sz w:val="14"/>
                <w:szCs w:val="18"/>
                <w14:ligatures w14:val="standardContextual"/>
                <w:rPrChange w:id="4772" w:author="Danny" w:date="2026-10-02T14:18:00Z">
                  <w:rPr>
                    <w:ins w:id="4773" w:author="Danny" w:date="2026-10-02T14:15:00Z"/>
                    <w:color w:val="000000"/>
                    <w:sz w:val="18"/>
                    <w:szCs w:val="18"/>
                  </w:rPr>
                </w:rPrChange>
              </w:rPr>
              <w:pPrChange w:id="4774" w:author="Danny" w:date="2026-10-02T14:21:00Z">
                <w:pPr>
                  <w:jc w:val="center"/>
                </w:pPr>
              </w:pPrChange>
            </w:pPr>
            <w:ins w:id="4775" w:author="Danny" w:date="2026-10-02T14:15:00Z">
              <w:r w:rsidRPr="000D0736">
                <w:rPr>
                  <w:rFonts w:eastAsiaTheme="minorHAnsi" w:cstheme="minorBidi"/>
                  <w:kern w:val="2"/>
                  <w:sz w:val="14"/>
                  <w:szCs w:val="18"/>
                  <w14:ligatures w14:val="standardContextual"/>
                  <w:rPrChange w:id="4776"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5F76F53D" w14:textId="77777777" w:rsidR="000D0736" w:rsidRPr="000D0736" w:rsidRDefault="000D0736">
            <w:pPr>
              <w:spacing w:line="276" w:lineRule="auto"/>
              <w:jc w:val="center"/>
              <w:rPr>
                <w:ins w:id="4777" w:author="Danny" w:date="2026-10-02T14:15:00Z"/>
                <w:rFonts w:eastAsiaTheme="minorHAnsi" w:cstheme="minorBidi"/>
                <w:kern w:val="2"/>
                <w:sz w:val="14"/>
                <w:szCs w:val="18"/>
                <w14:ligatures w14:val="standardContextual"/>
                <w:rPrChange w:id="4778" w:author="Danny" w:date="2026-10-02T14:18:00Z">
                  <w:rPr>
                    <w:ins w:id="4779" w:author="Danny" w:date="2026-10-02T14:15:00Z"/>
                    <w:color w:val="000000"/>
                    <w:sz w:val="18"/>
                    <w:szCs w:val="18"/>
                  </w:rPr>
                </w:rPrChange>
              </w:rPr>
              <w:pPrChange w:id="4780" w:author="Danny" w:date="2026-10-02T14:21:00Z">
                <w:pPr>
                  <w:jc w:val="center"/>
                </w:pPr>
              </w:pPrChange>
            </w:pPr>
            <w:ins w:id="4781" w:author="Danny" w:date="2026-10-02T14:15:00Z">
              <w:r w:rsidRPr="000D0736">
                <w:rPr>
                  <w:rFonts w:eastAsiaTheme="minorHAnsi" w:cstheme="minorBidi"/>
                  <w:kern w:val="2"/>
                  <w:sz w:val="14"/>
                  <w:szCs w:val="18"/>
                  <w14:ligatures w14:val="standardContextual"/>
                  <w:rPrChange w:id="4782"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71AB024B" w14:textId="77777777" w:rsidR="000D0736" w:rsidRPr="000D0736" w:rsidRDefault="000D0736">
            <w:pPr>
              <w:spacing w:line="276" w:lineRule="auto"/>
              <w:jc w:val="center"/>
              <w:rPr>
                <w:ins w:id="4783" w:author="Danny" w:date="2026-10-02T14:15:00Z"/>
                <w:rFonts w:eastAsiaTheme="minorHAnsi" w:cstheme="minorBidi"/>
                <w:kern w:val="2"/>
                <w:sz w:val="14"/>
                <w:szCs w:val="18"/>
                <w14:ligatures w14:val="standardContextual"/>
                <w:rPrChange w:id="4784" w:author="Danny" w:date="2026-10-02T14:18:00Z">
                  <w:rPr>
                    <w:ins w:id="4785" w:author="Danny" w:date="2026-10-02T14:15:00Z"/>
                    <w:color w:val="000000"/>
                    <w:sz w:val="18"/>
                    <w:szCs w:val="18"/>
                  </w:rPr>
                </w:rPrChange>
              </w:rPr>
              <w:pPrChange w:id="4786" w:author="Danny" w:date="2026-10-02T14:21:00Z">
                <w:pPr>
                  <w:jc w:val="center"/>
                </w:pPr>
              </w:pPrChange>
            </w:pPr>
            <w:ins w:id="4787" w:author="Danny" w:date="2026-10-02T14:15:00Z">
              <w:r w:rsidRPr="000D0736">
                <w:rPr>
                  <w:rFonts w:eastAsiaTheme="minorHAnsi" w:cstheme="minorBidi"/>
                  <w:kern w:val="2"/>
                  <w:sz w:val="14"/>
                  <w:szCs w:val="18"/>
                  <w14:ligatures w14:val="standardContextual"/>
                  <w:rPrChange w:id="4788"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4883EEFB" w14:textId="77777777" w:rsidR="000D0736" w:rsidRPr="000D0736" w:rsidRDefault="000D0736">
            <w:pPr>
              <w:spacing w:line="276" w:lineRule="auto"/>
              <w:rPr>
                <w:ins w:id="4789" w:author="Danny" w:date="2026-10-02T14:15:00Z"/>
                <w:rFonts w:eastAsiaTheme="minorHAnsi" w:cstheme="minorBidi"/>
                <w:kern w:val="2"/>
                <w:sz w:val="14"/>
                <w:szCs w:val="18"/>
                <w14:ligatures w14:val="standardContextual"/>
                <w:rPrChange w:id="4790" w:author="Danny" w:date="2026-10-02T14:18:00Z">
                  <w:rPr>
                    <w:ins w:id="4791" w:author="Danny" w:date="2026-10-02T14:15:00Z"/>
                    <w:color w:val="000000"/>
                    <w:sz w:val="18"/>
                    <w:szCs w:val="18"/>
                  </w:rPr>
                </w:rPrChange>
              </w:rPr>
              <w:pPrChange w:id="4792" w:author="Danny" w:date="2026-10-02T14:16:00Z">
                <w:pPr>
                  <w:jc w:val="center"/>
                </w:pPr>
              </w:pPrChange>
            </w:pPr>
          </w:p>
        </w:tc>
        <w:tc>
          <w:tcPr>
            <w:tcW w:w="0" w:type="auto"/>
            <w:tcBorders>
              <w:top w:val="nil"/>
            </w:tcBorders>
            <w:shd w:val="clear" w:color="auto" w:fill="auto"/>
            <w:vAlign w:val="center"/>
            <w:hideMark/>
          </w:tcPr>
          <w:p w14:paraId="0873F737" w14:textId="77777777" w:rsidR="000D0736" w:rsidRPr="000D0736" w:rsidRDefault="000D0736">
            <w:pPr>
              <w:spacing w:line="276" w:lineRule="auto"/>
              <w:jc w:val="center"/>
              <w:rPr>
                <w:ins w:id="4793" w:author="Danny" w:date="2026-10-02T14:15:00Z"/>
                <w:rFonts w:ascii="Segoe UI Symbol" w:eastAsiaTheme="minorHAnsi" w:hAnsi="Segoe UI Symbol" w:cs="Calibri"/>
                <w:kern w:val="2"/>
                <w:sz w:val="14"/>
                <w:szCs w:val="18"/>
                <w14:ligatures w14:val="standardContextual"/>
                <w:rPrChange w:id="4794" w:author="Danny" w:date="2026-10-02T14:18:00Z">
                  <w:rPr>
                    <w:ins w:id="4795" w:author="Danny" w:date="2026-10-02T14:15:00Z"/>
                    <w:rFonts w:ascii="Segoe UI Symbol" w:hAnsi="Segoe UI Symbol" w:cs="Calibri"/>
                    <w:color w:val="000000"/>
                    <w:sz w:val="18"/>
                    <w:szCs w:val="18"/>
                  </w:rPr>
                </w:rPrChange>
              </w:rPr>
              <w:pPrChange w:id="4796" w:author="Danny" w:date="2026-10-02T14:23:00Z">
                <w:pPr>
                  <w:jc w:val="center"/>
                </w:pPr>
              </w:pPrChange>
            </w:pPr>
            <w:ins w:id="4797" w:author="Danny" w:date="2026-10-02T14:15:00Z">
              <w:r w:rsidRPr="000D0736">
                <w:rPr>
                  <w:rFonts w:ascii="Segoe UI Symbol" w:eastAsiaTheme="minorHAnsi" w:hAnsi="Segoe UI Symbol" w:cs="Calibri"/>
                  <w:kern w:val="2"/>
                  <w:sz w:val="14"/>
                  <w:szCs w:val="18"/>
                  <w14:ligatures w14:val="standardContextual"/>
                  <w:rPrChange w:id="479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3DFBF43" w14:textId="77777777" w:rsidR="000D0736" w:rsidRPr="000D0736" w:rsidRDefault="000D0736">
            <w:pPr>
              <w:spacing w:line="276" w:lineRule="auto"/>
              <w:jc w:val="center"/>
              <w:rPr>
                <w:ins w:id="4799" w:author="Danny" w:date="2026-10-02T14:15:00Z"/>
                <w:rFonts w:ascii="Segoe UI Symbol" w:eastAsiaTheme="minorHAnsi" w:hAnsi="Segoe UI Symbol" w:cs="Calibri"/>
                <w:kern w:val="2"/>
                <w:sz w:val="14"/>
                <w:szCs w:val="18"/>
                <w14:ligatures w14:val="standardContextual"/>
                <w:rPrChange w:id="4800" w:author="Danny" w:date="2026-10-02T14:18:00Z">
                  <w:rPr>
                    <w:ins w:id="4801" w:author="Danny" w:date="2026-10-02T14:15:00Z"/>
                    <w:rFonts w:ascii="Segoe UI Symbol" w:hAnsi="Segoe UI Symbol" w:cs="Calibri"/>
                    <w:color w:val="000000"/>
                    <w:sz w:val="18"/>
                    <w:szCs w:val="18"/>
                  </w:rPr>
                </w:rPrChange>
              </w:rPr>
              <w:pPrChange w:id="4802" w:author="Danny" w:date="2026-10-02T14:23:00Z">
                <w:pPr>
                  <w:jc w:val="center"/>
                </w:pPr>
              </w:pPrChange>
            </w:pPr>
            <w:ins w:id="4803" w:author="Danny" w:date="2026-10-02T14:15:00Z">
              <w:r w:rsidRPr="000D0736">
                <w:rPr>
                  <w:rFonts w:ascii="Segoe UI Symbol" w:eastAsiaTheme="minorHAnsi" w:hAnsi="Segoe UI Symbol" w:cs="Calibri"/>
                  <w:kern w:val="2"/>
                  <w:sz w:val="14"/>
                  <w:szCs w:val="18"/>
                  <w14:ligatures w14:val="standardContextual"/>
                  <w:rPrChange w:id="480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9B955B8" w14:textId="77777777" w:rsidR="000D0736" w:rsidRPr="000D0736" w:rsidRDefault="000D0736">
            <w:pPr>
              <w:spacing w:line="276" w:lineRule="auto"/>
              <w:jc w:val="center"/>
              <w:rPr>
                <w:ins w:id="4805" w:author="Danny" w:date="2026-10-02T14:15:00Z"/>
                <w:rFonts w:ascii="Segoe UI Symbol" w:eastAsiaTheme="minorHAnsi" w:hAnsi="Segoe UI Symbol" w:cs="Calibri"/>
                <w:kern w:val="2"/>
                <w:sz w:val="14"/>
                <w:szCs w:val="18"/>
                <w14:ligatures w14:val="standardContextual"/>
                <w:rPrChange w:id="4806" w:author="Danny" w:date="2026-10-02T14:18:00Z">
                  <w:rPr>
                    <w:ins w:id="4807" w:author="Danny" w:date="2026-10-02T14:15:00Z"/>
                    <w:rFonts w:ascii="Segoe UI Symbol" w:hAnsi="Segoe UI Symbol" w:cs="Calibri"/>
                    <w:color w:val="000000"/>
                    <w:sz w:val="18"/>
                    <w:szCs w:val="18"/>
                  </w:rPr>
                </w:rPrChange>
              </w:rPr>
              <w:pPrChange w:id="4808" w:author="Danny" w:date="2026-10-02T14:23:00Z">
                <w:pPr>
                  <w:jc w:val="center"/>
                </w:pPr>
              </w:pPrChange>
            </w:pPr>
            <w:ins w:id="4809" w:author="Danny" w:date="2026-10-02T14:15:00Z">
              <w:r w:rsidRPr="000D0736">
                <w:rPr>
                  <w:rFonts w:ascii="Segoe UI Symbol" w:eastAsiaTheme="minorHAnsi" w:hAnsi="Segoe UI Symbol" w:cs="Calibri"/>
                  <w:kern w:val="2"/>
                  <w:sz w:val="14"/>
                  <w:szCs w:val="18"/>
                  <w14:ligatures w14:val="standardContextual"/>
                  <w:rPrChange w:id="481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61A284A" w14:textId="77777777" w:rsidR="000D0736" w:rsidRPr="000D0736" w:rsidRDefault="000D0736">
            <w:pPr>
              <w:spacing w:line="276" w:lineRule="auto"/>
              <w:jc w:val="center"/>
              <w:rPr>
                <w:ins w:id="4811" w:author="Danny" w:date="2026-10-02T14:15:00Z"/>
                <w:rFonts w:ascii="Segoe UI Symbol" w:eastAsiaTheme="minorHAnsi" w:hAnsi="Segoe UI Symbol" w:cs="Calibri"/>
                <w:kern w:val="2"/>
                <w:sz w:val="14"/>
                <w:szCs w:val="18"/>
                <w14:ligatures w14:val="standardContextual"/>
                <w:rPrChange w:id="4812" w:author="Danny" w:date="2026-10-02T14:18:00Z">
                  <w:rPr>
                    <w:ins w:id="4813" w:author="Danny" w:date="2026-10-02T14:15:00Z"/>
                    <w:rFonts w:ascii="Segoe UI Symbol" w:hAnsi="Segoe UI Symbol" w:cs="Calibri"/>
                    <w:color w:val="000000"/>
                    <w:sz w:val="18"/>
                    <w:szCs w:val="18"/>
                  </w:rPr>
                </w:rPrChange>
              </w:rPr>
              <w:pPrChange w:id="4814" w:author="Danny" w:date="2026-10-02T14:23:00Z">
                <w:pPr>
                  <w:jc w:val="center"/>
                </w:pPr>
              </w:pPrChange>
            </w:pPr>
            <w:ins w:id="4815" w:author="Danny" w:date="2026-10-02T14:15:00Z">
              <w:r w:rsidRPr="000D0736">
                <w:rPr>
                  <w:rFonts w:ascii="Segoe UI Symbol" w:eastAsiaTheme="minorHAnsi" w:hAnsi="Segoe UI Symbol" w:cs="Calibri"/>
                  <w:kern w:val="2"/>
                  <w:sz w:val="14"/>
                  <w:szCs w:val="18"/>
                  <w14:ligatures w14:val="standardContextual"/>
                  <w:rPrChange w:id="481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488A4C7" w14:textId="77777777" w:rsidR="000D0736" w:rsidRPr="000D0736" w:rsidRDefault="000D0736">
            <w:pPr>
              <w:spacing w:line="276" w:lineRule="auto"/>
              <w:jc w:val="center"/>
              <w:rPr>
                <w:ins w:id="4817" w:author="Danny" w:date="2026-10-02T14:15:00Z"/>
                <w:rFonts w:ascii="Segoe UI Symbol" w:eastAsiaTheme="minorHAnsi" w:hAnsi="Segoe UI Symbol" w:cs="Calibri"/>
                <w:kern w:val="2"/>
                <w:sz w:val="14"/>
                <w:szCs w:val="18"/>
                <w14:ligatures w14:val="standardContextual"/>
                <w:rPrChange w:id="4818" w:author="Danny" w:date="2026-10-02T14:18:00Z">
                  <w:rPr>
                    <w:ins w:id="4819" w:author="Danny" w:date="2026-10-02T14:15:00Z"/>
                    <w:rFonts w:ascii="Segoe UI Symbol" w:hAnsi="Segoe UI Symbol" w:cs="Calibri"/>
                    <w:color w:val="000000"/>
                    <w:sz w:val="18"/>
                    <w:szCs w:val="18"/>
                  </w:rPr>
                </w:rPrChange>
              </w:rPr>
              <w:pPrChange w:id="4820" w:author="Danny" w:date="2026-10-02T14:23:00Z">
                <w:pPr>
                  <w:jc w:val="center"/>
                </w:pPr>
              </w:pPrChange>
            </w:pPr>
          </w:p>
        </w:tc>
        <w:tc>
          <w:tcPr>
            <w:tcW w:w="0" w:type="auto"/>
            <w:tcBorders>
              <w:top w:val="nil"/>
            </w:tcBorders>
            <w:shd w:val="clear" w:color="auto" w:fill="auto"/>
            <w:vAlign w:val="center"/>
            <w:hideMark/>
          </w:tcPr>
          <w:p w14:paraId="692656E8" w14:textId="77777777" w:rsidR="000D0736" w:rsidRPr="000D0736" w:rsidRDefault="000D0736">
            <w:pPr>
              <w:spacing w:line="276" w:lineRule="auto"/>
              <w:jc w:val="center"/>
              <w:rPr>
                <w:ins w:id="4821" w:author="Danny" w:date="2026-10-02T14:15:00Z"/>
                <w:rFonts w:ascii="Segoe UI Symbol" w:eastAsiaTheme="minorHAnsi" w:hAnsi="Segoe UI Symbol" w:cs="Calibri"/>
                <w:kern w:val="2"/>
                <w:sz w:val="14"/>
                <w:szCs w:val="18"/>
                <w14:ligatures w14:val="standardContextual"/>
                <w:rPrChange w:id="4822" w:author="Danny" w:date="2026-10-02T14:18:00Z">
                  <w:rPr>
                    <w:ins w:id="4823" w:author="Danny" w:date="2026-10-02T14:15:00Z"/>
                    <w:rFonts w:ascii="Segoe UI Symbol" w:hAnsi="Segoe UI Symbol" w:cs="Calibri"/>
                    <w:color w:val="000000"/>
                    <w:sz w:val="18"/>
                    <w:szCs w:val="18"/>
                  </w:rPr>
                </w:rPrChange>
              </w:rPr>
              <w:pPrChange w:id="4824" w:author="Danny" w:date="2026-10-02T14:23:00Z">
                <w:pPr>
                  <w:jc w:val="center"/>
                </w:pPr>
              </w:pPrChange>
            </w:pPr>
            <w:ins w:id="4825" w:author="Danny" w:date="2026-10-02T14:15:00Z">
              <w:r w:rsidRPr="000D0736">
                <w:rPr>
                  <w:rFonts w:ascii="Segoe UI Symbol" w:eastAsiaTheme="minorHAnsi" w:hAnsi="Segoe UI Symbol" w:cs="Calibri"/>
                  <w:kern w:val="2"/>
                  <w:sz w:val="14"/>
                  <w:szCs w:val="18"/>
                  <w14:ligatures w14:val="standardContextual"/>
                  <w:rPrChange w:id="482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EE102B4" w14:textId="77777777" w:rsidR="000D0736" w:rsidRPr="000D0736" w:rsidRDefault="000D0736">
            <w:pPr>
              <w:spacing w:line="276" w:lineRule="auto"/>
              <w:jc w:val="center"/>
              <w:rPr>
                <w:ins w:id="4827" w:author="Danny" w:date="2026-10-02T14:15:00Z"/>
                <w:rFonts w:ascii="Segoe UI Symbol" w:eastAsiaTheme="minorHAnsi" w:hAnsi="Segoe UI Symbol" w:cs="Calibri"/>
                <w:kern w:val="2"/>
                <w:sz w:val="14"/>
                <w:szCs w:val="18"/>
                <w14:ligatures w14:val="standardContextual"/>
                <w:rPrChange w:id="4828" w:author="Danny" w:date="2026-10-02T14:18:00Z">
                  <w:rPr>
                    <w:ins w:id="4829" w:author="Danny" w:date="2026-10-02T14:15:00Z"/>
                    <w:rFonts w:ascii="Segoe UI Symbol" w:hAnsi="Segoe UI Symbol" w:cs="Calibri"/>
                    <w:color w:val="000000"/>
                    <w:sz w:val="18"/>
                    <w:szCs w:val="18"/>
                  </w:rPr>
                </w:rPrChange>
              </w:rPr>
              <w:pPrChange w:id="4830" w:author="Danny" w:date="2026-10-02T14:23:00Z">
                <w:pPr>
                  <w:jc w:val="center"/>
                </w:pPr>
              </w:pPrChange>
            </w:pPr>
            <w:ins w:id="4831" w:author="Danny" w:date="2026-10-02T14:15:00Z">
              <w:r w:rsidRPr="000D0736">
                <w:rPr>
                  <w:rFonts w:ascii="Segoe UI Symbol" w:eastAsiaTheme="minorHAnsi" w:hAnsi="Segoe UI Symbol" w:cs="Calibri"/>
                  <w:kern w:val="2"/>
                  <w:sz w:val="14"/>
                  <w:szCs w:val="18"/>
                  <w14:ligatures w14:val="standardContextual"/>
                  <w:rPrChange w:id="483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931C055" w14:textId="77777777" w:rsidR="000D0736" w:rsidRPr="000D0736" w:rsidRDefault="000D0736">
            <w:pPr>
              <w:spacing w:line="276" w:lineRule="auto"/>
              <w:jc w:val="center"/>
              <w:rPr>
                <w:ins w:id="4833" w:author="Danny" w:date="2026-10-02T14:15:00Z"/>
                <w:rFonts w:ascii="Segoe UI Symbol" w:eastAsiaTheme="minorHAnsi" w:hAnsi="Segoe UI Symbol" w:cs="Calibri"/>
                <w:kern w:val="2"/>
                <w:sz w:val="14"/>
                <w:szCs w:val="18"/>
                <w14:ligatures w14:val="standardContextual"/>
                <w:rPrChange w:id="4834" w:author="Danny" w:date="2026-10-02T14:18:00Z">
                  <w:rPr>
                    <w:ins w:id="4835" w:author="Danny" w:date="2026-10-02T14:15:00Z"/>
                    <w:rFonts w:ascii="Segoe UI Symbol" w:hAnsi="Segoe UI Symbol" w:cs="Calibri"/>
                    <w:color w:val="000000"/>
                    <w:sz w:val="18"/>
                    <w:szCs w:val="18"/>
                  </w:rPr>
                </w:rPrChange>
              </w:rPr>
              <w:pPrChange w:id="4836" w:author="Danny" w:date="2026-10-02T14:23:00Z">
                <w:pPr>
                  <w:jc w:val="center"/>
                </w:pPr>
              </w:pPrChange>
            </w:pPr>
            <w:ins w:id="4837" w:author="Danny" w:date="2026-10-02T14:15:00Z">
              <w:r w:rsidRPr="000D0736">
                <w:rPr>
                  <w:rFonts w:ascii="Segoe UI Symbol" w:eastAsiaTheme="minorHAnsi" w:hAnsi="Segoe UI Symbol" w:cs="Calibri"/>
                  <w:kern w:val="2"/>
                  <w:sz w:val="14"/>
                  <w:szCs w:val="18"/>
                  <w14:ligatures w14:val="standardContextual"/>
                  <w:rPrChange w:id="4838" w:author="Danny" w:date="2026-10-02T14:18:00Z">
                    <w:rPr>
                      <w:rFonts w:ascii="Segoe UI Symbol" w:hAnsi="Segoe UI Symbol" w:cs="Calibri"/>
                      <w:color w:val="000000"/>
                      <w:sz w:val="18"/>
                      <w:szCs w:val="18"/>
                    </w:rPr>
                  </w:rPrChange>
                </w:rPr>
                <w:t>✗</w:t>
              </w:r>
            </w:ins>
          </w:p>
        </w:tc>
      </w:tr>
      <w:tr w:rsidR="005725AB" w:rsidRPr="005725AB" w14:paraId="3050D8C1" w14:textId="77777777" w:rsidTr="00107337">
        <w:trPr>
          <w:trHeight w:val="20"/>
          <w:ins w:id="4839" w:author="Danny" w:date="2026-10-02T14:15:00Z"/>
        </w:trPr>
        <w:tc>
          <w:tcPr>
            <w:tcW w:w="0" w:type="auto"/>
            <w:tcBorders>
              <w:top w:val="nil"/>
              <w:left w:val="nil"/>
              <w:bottom w:val="nil"/>
              <w:right w:val="nil"/>
            </w:tcBorders>
            <w:shd w:val="clear" w:color="auto" w:fill="auto"/>
            <w:vAlign w:val="center"/>
            <w:hideMark/>
          </w:tcPr>
          <w:p w14:paraId="009EF881" w14:textId="77777777" w:rsidR="000D0736" w:rsidRPr="000D0736" w:rsidRDefault="000D0736">
            <w:pPr>
              <w:spacing w:line="276" w:lineRule="auto"/>
              <w:jc w:val="center"/>
              <w:rPr>
                <w:ins w:id="4840" w:author="Danny" w:date="2026-10-02T14:15:00Z"/>
                <w:rFonts w:eastAsiaTheme="minorHAnsi" w:cstheme="minorBidi"/>
                <w:kern w:val="2"/>
                <w:sz w:val="14"/>
                <w:szCs w:val="18"/>
                <w14:ligatures w14:val="standardContextual"/>
                <w:rPrChange w:id="4841" w:author="Danny" w:date="2026-10-02T14:18:00Z">
                  <w:rPr>
                    <w:ins w:id="4842" w:author="Danny" w:date="2026-10-02T14:15:00Z"/>
                    <w:color w:val="000000"/>
                    <w:sz w:val="18"/>
                    <w:szCs w:val="18"/>
                  </w:rPr>
                </w:rPrChange>
              </w:rPr>
              <w:pPrChange w:id="4843" w:author="Danny" w:date="2026-10-02T14:16:00Z">
                <w:pPr>
                  <w:jc w:val="center"/>
                </w:pPr>
              </w:pPrChange>
            </w:pPr>
            <w:ins w:id="4844" w:author="Danny" w:date="2026-10-02T14:15:00Z">
              <w:r w:rsidRPr="000D0736">
                <w:rPr>
                  <w:rFonts w:eastAsiaTheme="minorHAnsi" w:cstheme="minorBidi"/>
                  <w:kern w:val="2"/>
                  <w:sz w:val="14"/>
                  <w:szCs w:val="18"/>
                  <w14:ligatures w14:val="standardContextual"/>
                  <w:rPrChange w:id="4845" w:author="Danny" w:date="2026-10-02T14:18:00Z">
                    <w:rPr>
                      <w:color w:val="000000"/>
                      <w:sz w:val="18"/>
                      <w:szCs w:val="18"/>
                    </w:rPr>
                  </w:rPrChange>
                </w:rPr>
                <w:t>49</w:t>
              </w:r>
            </w:ins>
          </w:p>
        </w:tc>
        <w:tc>
          <w:tcPr>
            <w:tcW w:w="0" w:type="auto"/>
            <w:tcBorders>
              <w:top w:val="nil"/>
              <w:left w:val="nil"/>
              <w:bottom w:val="nil"/>
              <w:right w:val="nil"/>
            </w:tcBorders>
            <w:shd w:val="clear" w:color="auto" w:fill="auto"/>
            <w:vAlign w:val="center"/>
            <w:hideMark/>
          </w:tcPr>
          <w:p w14:paraId="6DB029ED" w14:textId="77777777" w:rsidR="000D0736" w:rsidRPr="000D0736" w:rsidRDefault="000D0736">
            <w:pPr>
              <w:spacing w:line="276" w:lineRule="auto"/>
              <w:rPr>
                <w:ins w:id="4846" w:author="Danny" w:date="2026-10-02T14:15:00Z"/>
                <w:rFonts w:eastAsiaTheme="minorHAnsi" w:cstheme="minorBidi"/>
                <w:kern w:val="2"/>
                <w:sz w:val="14"/>
                <w:szCs w:val="18"/>
                <w14:ligatures w14:val="standardContextual"/>
                <w:rPrChange w:id="4847" w:author="Danny" w:date="2026-10-02T14:18:00Z">
                  <w:rPr>
                    <w:ins w:id="4848" w:author="Danny" w:date="2026-10-02T14:15:00Z"/>
                    <w:color w:val="000000"/>
                    <w:sz w:val="18"/>
                    <w:szCs w:val="18"/>
                  </w:rPr>
                </w:rPrChange>
              </w:rPr>
              <w:pPrChange w:id="4849" w:author="Danny" w:date="2026-10-02T14:16:00Z">
                <w:pPr/>
              </w:pPrChange>
            </w:pPr>
            <w:ins w:id="4850" w:author="Danny" w:date="2026-10-02T14:15:00Z">
              <w:r w:rsidRPr="000D0736">
                <w:rPr>
                  <w:rFonts w:eastAsiaTheme="minorHAnsi" w:cstheme="minorBidi"/>
                  <w:kern w:val="2"/>
                  <w:sz w:val="14"/>
                  <w:szCs w:val="18"/>
                  <w14:ligatures w14:val="standardContextual"/>
                  <w:rPrChange w:id="4851" w:author="Danny" w:date="2026-10-02T14:18:00Z">
                    <w:rPr>
                      <w:color w:val="000000"/>
                      <w:sz w:val="18"/>
                      <w:szCs w:val="18"/>
                    </w:rPr>
                  </w:rPrChange>
                </w:rPr>
                <w:t>Laxdal et al., 2005</w:t>
              </w:r>
            </w:ins>
          </w:p>
        </w:tc>
        <w:tc>
          <w:tcPr>
            <w:tcW w:w="0" w:type="auto"/>
            <w:tcBorders>
              <w:top w:val="nil"/>
              <w:left w:val="nil"/>
              <w:bottom w:val="nil"/>
              <w:right w:val="nil"/>
            </w:tcBorders>
            <w:shd w:val="clear" w:color="auto" w:fill="auto"/>
            <w:noWrap/>
            <w:vAlign w:val="bottom"/>
            <w:hideMark/>
          </w:tcPr>
          <w:p w14:paraId="1A456ABA" w14:textId="77777777" w:rsidR="000D0736" w:rsidRPr="000D0736" w:rsidRDefault="000D0736">
            <w:pPr>
              <w:spacing w:line="276" w:lineRule="auto"/>
              <w:rPr>
                <w:ins w:id="4852" w:author="Danny" w:date="2026-10-02T14:15:00Z"/>
                <w:rFonts w:eastAsiaTheme="minorHAnsi" w:cstheme="minorBidi"/>
                <w:kern w:val="2"/>
                <w:sz w:val="14"/>
                <w:szCs w:val="18"/>
                <w14:ligatures w14:val="standardContextual"/>
                <w:rPrChange w:id="4853" w:author="Danny" w:date="2026-10-02T14:18:00Z">
                  <w:rPr>
                    <w:ins w:id="4854" w:author="Danny" w:date="2026-10-02T14:15:00Z"/>
                    <w:color w:val="000000"/>
                    <w:sz w:val="18"/>
                    <w:szCs w:val="18"/>
                  </w:rPr>
                </w:rPrChange>
              </w:rPr>
              <w:pPrChange w:id="4855" w:author="Danny" w:date="2026-10-02T14:16:00Z">
                <w:pPr/>
              </w:pPrChange>
            </w:pPr>
          </w:p>
        </w:tc>
        <w:tc>
          <w:tcPr>
            <w:tcW w:w="0" w:type="auto"/>
            <w:tcBorders>
              <w:top w:val="nil"/>
              <w:left w:val="nil"/>
              <w:bottom w:val="nil"/>
              <w:right w:val="nil"/>
            </w:tcBorders>
            <w:shd w:val="clear" w:color="auto" w:fill="auto"/>
            <w:vAlign w:val="center"/>
            <w:hideMark/>
          </w:tcPr>
          <w:p w14:paraId="741C29B9" w14:textId="77777777" w:rsidR="000D0736" w:rsidRPr="000D0736" w:rsidRDefault="000D0736">
            <w:pPr>
              <w:spacing w:line="276" w:lineRule="auto"/>
              <w:jc w:val="center"/>
              <w:rPr>
                <w:ins w:id="4856" w:author="Danny" w:date="2026-10-02T14:15:00Z"/>
                <w:rFonts w:eastAsiaTheme="minorHAnsi" w:cstheme="minorBidi"/>
                <w:kern w:val="2"/>
                <w:sz w:val="14"/>
                <w:szCs w:val="18"/>
                <w14:ligatures w14:val="standardContextual"/>
                <w:rPrChange w:id="4857" w:author="Danny" w:date="2026-10-02T14:18:00Z">
                  <w:rPr>
                    <w:ins w:id="4858" w:author="Danny" w:date="2026-10-02T14:15:00Z"/>
                    <w:color w:val="000000"/>
                    <w:sz w:val="18"/>
                    <w:szCs w:val="18"/>
                  </w:rPr>
                </w:rPrChange>
              </w:rPr>
              <w:pPrChange w:id="4859" w:author="Danny" w:date="2026-10-02T14:21:00Z">
                <w:pPr>
                  <w:jc w:val="center"/>
                </w:pPr>
              </w:pPrChange>
            </w:pPr>
            <w:ins w:id="4860" w:author="Danny" w:date="2026-10-02T14:15:00Z">
              <w:r w:rsidRPr="000D0736">
                <w:rPr>
                  <w:rFonts w:eastAsiaTheme="minorHAnsi" w:cstheme="minorBidi"/>
                  <w:kern w:val="2"/>
                  <w:sz w:val="14"/>
                  <w:szCs w:val="18"/>
                  <w14:ligatures w14:val="standardContextual"/>
                  <w:rPrChange w:id="4861"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77799B56" w14:textId="77777777" w:rsidR="000D0736" w:rsidRPr="000D0736" w:rsidRDefault="000D0736">
            <w:pPr>
              <w:spacing w:line="276" w:lineRule="auto"/>
              <w:jc w:val="center"/>
              <w:rPr>
                <w:ins w:id="4862" w:author="Danny" w:date="2026-10-02T14:15:00Z"/>
                <w:rFonts w:eastAsiaTheme="minorHAnsi" w:cstheme="minorBidi"/>
                <w:kern w:val="2"/>
                <w:sz w:val="14"/>
                <w:szCs w:val="18"/>
                <w14:ligatures w14:val="standardContextual"/>
                <w:rPrChange w:id="4863" w:author="Danny" w:date="2026-10-02T14:18:00Z">
                  <w:rPr>
                    <w:ins w:id="4864" w:author="Danny" w:date="2026-10-02T14:15:00Z"/>
                    <w:color w:val="000000"/>
                    <w:sz w:val="18"/>
                    <w:szCs w:val="18"/>
                  </w:rPr>
                </w:rPrChange>
              </w:rPr>
              <w:pPrChange w:id="4865" w:author="Danny" w:date="2026-10-02T14:21:00Z">
                <w:pPr>
                  <w:jc w:val="center"/>
                </w:pPr>
              </w:pPrChange>
            </w:pPr>
            <w:ins w:id="4866" w:author="Danny" w:date="2026-10-02T14:15:00Z">
              <w:r w:rsidRPr="000D0736">
                <w:rPr>
                  <w:rFonts w:eastAsiaTheme="minorHAnsi" w:cstheme="minorBidi"/>
                  <w:kern w:val="2"/>
                  <w:sz w:val="14"/>
                  <w:szCs w:val="18"/>
                  <w14:ligatures w14:val="standardContextual"/>
                  <w:rPrChange w:id="4867"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F491946" w14:textId="77777777" w:rsidR="000D0736" w:rsidRPr="000D0736" w:rsidRDefault="000D0736">
            <w:pPr>
              <w:spacing w:line="276" w:lineRule="auto"/>
              <w:jc w:val="center"/>
              <w:rPr>
                <w:ins w:id="4868" w:author="Danny" w:date="2026-10-02T14:15:00Z"/>
                <w:rFonts w:eastAsiaTheme="minorHAnsi" w:cstheme="minorBidi"/>
                <w:kern w:val="2"/>
                <w:sz w:val="14"/>
                <w:szCs w:val="18"/>
                <w14:ligatures w14:val="standardContextual"/>
                <w:rPrChange w:id="4869" w:author="Danny" w:date="2026-10-02T14:18:00Z">
                  <w:rPr>
                    <w:ins w:id="4870" w:author="Danny" w:date="2026-10-02T14:15:00Z"/>
                    <w:color w:val="000000"/>
                    <w:sz w:val="18"/>
                    <w:szCs w:val="18"/>
                  </w:rPr>
                </w:rPrChange>
              </w:rPr>
              <w:pPrChange w:id="4871" w:author="Danny" w:date="2026-10-02T14:21:00Z">
                <w:pPr>
                  <w:jc w:val="center"/>
                </w:pPr>
              </w:pPrChange>
            </w:pPr>
          </w:p>
        </w:tc>
        <w:tc>
          <w:tcPr>
            <w:tcW w:w="0" w:type="auto"/>
            <w:tcBorders>
              <w:top w:val="nil"/>
              <w:left w:val="nil"/>
              <w:bottom w:val="nil"/>
              <w:right w:val="nil"/>
            </w:tcBorders>
            <w:shd w:val="clear" w:color="auto" w:fill="auto"/>
            <w:vAlign w:val="center"/>
            <w:hideMark/>
          </w:tcPr>
          <w:p w14:paraId="025B3C9E" w14:textId="77777777" w:rsidR="000D0736" w:rsidRPr="000D0736" w:rsidRDefault="000D0736">
            <w:pPr>
              <w:spacing w:line="276" w:lineRule="auto"/>
              <w:jc w:val="center"/>
              <w:rPr>
                <w:ins w:id="4872" w:author="Danny" w:date="2026-10-02T14:15:00Z"/>
                <w:rFonts w:eastAsiaTheme="minorHAnsi" w:cstheme="minorBidi"/>
                <w:kern w:val="2"/>
                <w:sz w:val="14"/>
                <w:szCs w:val="18"/>
                <w14:ligatures w14:val="standardContextual"/>
                <w:rPrChange w:id="4873" w:author="Danny" w:date="2026-10-02T14:18:00Z">
                  <w:rPr>
                    <w:ins w:id="4874" w:author="Danny" w:date="2026-10-02T14:15:00Z"/>
                    <w:color w:val="000000"/>
                    <w:sz w:val="18"/>
                    <w:szCs w:val="18"/>
                  </w:rPr>
                </w:rPrChange>
              </w:rPr>
              <w:pPrChange w:id="4875" w:author="Danny" w:date="2026-10-02T14:21:00Z">
                <w:pPr>
                  <w:jc w:val="center"/>
                </w:pPr>
              </w:pPrChange>
            </w:pPr>
            <w:ins w:id="4876" w:author="Danny" w:date="2026-10-02T14:15:00Z">
              <w:r w:rsidRPr="000D0736">
                <w:rPr>
                  <w:rFonts w:eastAsiaTheme="minorHAnsi" w:cstheme="minorBidi"/>
                  <w:kern w:val="2"/>
                  <w:sz w:val="14"/>
                  <w:szCs w:val="18"/>
                  <w14:ligatures w14:val="standardContextual"/>
                  <w:rPrChange w:id="4877" w:author="Danny" w:date="2026-10-02T14:18:00Z">
                    <w:rPr>
                      <w:color w:val="000000"/>
                      <w:sz w:val="18"/>
                      <w:szCs w:val="18"/>
                    </w:rPr>
                  </w:rPrChange>
                </w:rPr>
                <w:t>26.5 ± 8.9</w:t>
              </w:r>
            </w:ins>
          </w:p>
        </w:tc>
        <w:tc>
          <w:tcPr>
            <w:tcW w:w="0" w:type="auto"/>
            <w:tcBorders>
              <w:top w:val="nil"/>
              <w:left w:val="nil"/>
              <w:bottom w:val="nil"/>
              <w:right w:val="nil"/>
            </w:tcBorders>
            <w:shd w:val="clear" w:color="auto" w:fill="auto"/>
            <w:vAlign w:val="center"/>
            <w:hideMark/>
          </w:tcPr>
          <w:p w14:paraId="013136FE" w14:textId="77777777" w:rsidR="000D0736" w:rsidRPr="000D0736" w:rsidRDefault="000D0736">
            <w:pPr>
              <w:spacing w:line="276" w:lineRule="auto"/>
              <w:jc w:val="center"/>
              <w:rPr>
                <w:ins w:id="4878" w:author="Danny" w:date="2026-10-02T14:15:00Z"/>
                <w:rFonts w:eastAsiaTheme="minorHAnsi" w:cstheme="minorBidi"/>
                <w:kern w:val="2"/>
                <w:sz w:val="14"/>
                <w:szCs w:val="18"/>
                <w14:ligatures w14:val="standardContextual"/>
                <w:rPrChange w:id="4879" w:author="Danny" w:date="2026-10-02T14:18:00Z">
                  <w:rPr>
                    <w:ins w:id="4880" w:author="Danny" w:date="2026-10-02T14:15:00Z"/>
                    <w:color w:val="000000"/>
                    <w:sz w:val="18"/>
                    <w:szCs w:val="18"/>
                  </w:rPr>
                </w:rPrChange>
              </w:rPr>
              <w:pPrChange w:id="4881" w:author="Danny" w:date="2026-10-02T14:21:00Z">
                <w:pPr>
                  <w:jc w:val="center"/>
                </w:pPr>
              </w:pPrChange>
            </w:pPr>
          </w:p>
        </w:tc>
        <w:tc>
          <w:tcPr>
            <w:tcW w:w="0" w:type="auto"/>
            <w:tcBorders>
              <w:top w:val="nil"/>
              <w:left w:val="nil"/>
              <w:bottom w:val="nil"/>
              <w:right w:val="nil"/>
            </w:tcBorders>
            <w:shd w:val="clear" w:color="auto" w:fill="auto"/>
            <w:vAlign w:val="center"/>
            <w:hideMark/>
          </w:tcPr>
          <w:p w14:paraId="58176D97" w14:textId="77777777" w:rsidR="000D0736" w:rsidRPr="000D0736" w:rsidRDefault="000D0736">
            <w:pPr>
              <w:spacing w:line="276" w:lineRule="auto"/>
              <w:jc w:val="center"/>
              <w:rPr>
                <w:ins w:id="4882" w:author="Danny" w:date="2026-10-02T14:15:00Z"/>
                <w:rFonts w:eastAsiaTheme="minorHAnsi" w:cstheme="minorBidi"/>
                <w:kern w:val="2"/>
                <w:sz w:val="14"/>
                <w:szCs w:val="18"/>
                <w14:ligatures w14:val="standardContextual"/>
                <w:rPrChange w:id="4883" w:author="Danny" w:date="2026-10-02T14:18:00Z">
                  <w:rPr>
                    <w:ins w:id="4884" w:author="Danny" w:date="2026-10-02T14:15:00Z"/>
                    <w:color w:val="000000"/>
                    <w:sz w:val="18"/>
                    <w:szCs w:val="18"/>
                  </w:rPr>
                </w:rPrChange>
              </w:rPr>
              <w:pPrChange w:id="4885" w:author="Danny" w:date="2026-10-02T14:21:00Z">
                <w:pPr>
                  <w:jc w:val="center"/>
                </w:pPr>
              </w:pPrChange>
            </w:pPr>
            <w:ins w:id="4886" w:author="Danny" w:date="2026-10-02T14:15:00Z">
              <w:r w:rsidRPr="000D0736">
                <w:rPr>
                  <w:rFonts w:eastAsiaTheme="minorHAnsi" w:cstheme="minorBidi"/>
                  <w:kern w:val="2"/>
                  <w:sz w:val="14"/>
                  <w:szCs w:val="18"/>
                  <w14:ligatures w14:val="standardContextual"/>
                  <w:rPrChange w:id="4887" w:author="Danny" w:date="2026-10-02T14:18:00Z">
                    <w:rPr>
                      <w:color w:val="000000"/>
                      <w:sz w:val="18"/>
                      <w:szCs w:val="18"/>
                    </w:rPr>
                  </w:rPrChange>
                </w:rPr>
                <w:t>118</w:t>
              </w:r>
            </w:ins>
          </w:p>
        </w:tc>
        <w:tc>
          <w:tcPr>
            <w:tcW w:w="0" w:type="auto"/>
            <w:tcBorders>
              <w:top w:val="nil"/>
              <w:left w:val="nil"/>
              <w:bottom w:val="nil"/>
              <w:right w:val="nil"/>
            </w:tcBorders>
            <w:shd w:val="clear" w:color="auto" w:fill="auto"/>
            <w:vAlign w:val="center"/>
            <w:hideMark/>
          </w:tcPr>
          <w:p w14:paraId="15D416FD" w14:textId="77777777" w:rsidR="000D0736" w:rsidRPr="000D0736" w:rsidRDefault="000D0736">
            <w:pPr>
              <w:spacing w:line="276" w:lineRule="auto"/>
              <w:jc w:val="center"/>
              <w:rPr>
                <w:ins w:id="4888" w:author="Danny" w:date="2026-10-02T14:15:00Z"/>
                <w:rFonts w:eastAsiaTheme="minorHAnsi" w:cstheme="minorBidi"/>
                <w:kern w:val="2"/>
                <w:sz w:val="14"/>
                <w:szCs w:val="18"/>
                <w14:ligatures w14:val="standardContextual"/>
                <w:rPrChange w:id="4889" w:author="Danny" w:date="2026-10-02T14:18:00Z">
                  <w:rPr>
                    <w:ins w:id="4890" w:author="Danny" w:date="2026-10-02T14:15:00Z"/>
                    <w:color w:val="000000"/>
                    <w:sz w:val="18"/>
                    <w:szCs w:val="18"/>
                  </w:rPr>
                </w:rPrChange>
              </w:rPr>
              <w:pPrChange w:id="4891" w:author="Danny" w:date="2026-10-02T14:21:00Z">
                <w:pPr>
                  <w:jc w:val="center"/>
                </w:pPr>
              </w:pPrChange>
            </w:pPr>
          </w:p>
        </w:tc>
        <w:tc>
          <w:tcPr>
            <w:tcW w:w="0" w:type="auto"/>
            <w:tcBorders>
              <w:top w:val="nil"/>
              <w:left w:val="nil"/>
              <w:bottom w:val="nil"/>
              <w:right w:val="nil"/>
            </w:tcBorders>
            <w:shd w:val="clear" w:color="auto" w:fill="auto"/>
            <w:vAlign w:val="center"/>
            <w:hideMark/>
          </w:tcPr>
          <w:p w14:paraId="0482A62E" w14:textId="77777777" w:rsidR="000D0736" w:rsidRPr="000D0736" w:rsidRDefault="000D0736">
            <w:pPr>
              <w:spacing w:line="276" w:lineRule="auto"/>
              <w:jc w:val="center"/>
              <w:rPr>
                <w:ins w:id="4892" w:author="Danny" w:date="2026-10-02T14:15:00Z"/>
                <w:rFonts w:eastAsiaTheme="minorHAnsi" w:cstheme="minorBidi"/>
                <w:kern w:val="2"/>
                <w:sz w:val="14"/>
                <w:szCs w:val="18"/>
                <w14:ligatures w14:val="standardContextual"/>
                <w:rPrChange w:id="4893" w:author="Danny" w:date="2026-10-02T14:18:00Z">
                  <w:rPr>
                    <w:ins w:id="4894" w:author="Danny" w:date="2026-10-02T14:15:00Z"/>
                    <w:szCs w:val="20"/>
                  </w:rPr>
                </w:rPrChange>
              </w:rPr>
              <w:pPrChange w:id="4895" w:author="Danny" w:date="2026-10-02T14:21:00Z">
                <w:pPr>
                  <w:jc w:val="center"/>
                </w:pPr>
              </w:pPrChange>
            </w:pPr>
          </w:p>
        </w:tc>
        <w:tc>
          <w:tcPr>
            <w:tcW w:w="0" w:type="auto"/>
            <w:tcBorders>
              <w:top w:val="nil"/>
              <w:left w:val="nil"/>
              <w:bottom w:val="nil"/>
              <w:right w:val="nil"/>
            </w:tcBorders>
            <w:shd w:val="clear" w:color="auto" w:fill="auto"/>
            <w:noWrap/>
            <w:vAlign w:val="center"/>
            <w:hideMark/>
          </w:tcPr>
          <w:p w14:paraId="232DE404" w14:textId="77777777" w:rsidR="000D0736" w:rsidRPr="000D0736" w:rsidRDefault="000D0736">
            <w:pPr>
              <w:spacing w:line="276" w:lineRule="auto"/>
              <w:jc w:val="center"/>
              <w:rPr>
                <w:ins w:id="4896" w:author="Danny" w:date="2026-10-02T14:15:00Z"/>
                <w:rFonts w:eastAsiaTheme="minorHAnsi" w:cstheme="minorBidi"/>
                <w:kern w:val="2"/>
                <w:sz w:val="14"/>
                <w:szCs w:val="18"/>
                <w14:ligatures w14:val="standardContextual"/>
                <w:rPrChange w:id="4897" w:author="Danny" w:date="2026-10-02T14:18:00Z">
                  <w:rPr>
                    <w:ins w:id="4898" w:author="Danny" w:date="2026-10-02T14:15:00Z"/>
                    <w:szCs w:val="20"/>
                  </w:rPr>
                </w:rPrChange>
              </w:rPr>
              <w:pPrChange w:id="4899" w:author="Danny" w:date="2026-10-02T14:21:00Z">
                <w:pPr>
                  <w:jc w:val="center"/>
                </w:pPr>
              </w:pPrChange>
            </w:pPr>
          </w:p>
        </w:tc>
        <w:tc>
          <w:tcPr>
            <w:tcW w:w="0" w:type="auto"/>
            <w:tcBorders>
              <w:top w:val="nil"/>
              <w:left w:val="nil"/>
              <w:bottom w:val="nil"/>
              <w:right w:val="nil"/>
            </w:tcBorders>
            <w:shd w:val="clear" w:color="auto" w:fill="auto"/>
            <w:vAlign w:val="center"/>
            <w:hideMark/>
          </w:tcPr>
          <w:p w14:paraId="329134DC" w14:textId="77777777" w:rsidR="000D0736" w:rsidRPr="000D0736" w:rsidRDefault="000D0736">
            <w:pPr>
              <w:spacing w:line="276" w:lineRule="auto"/>
              <w:jc w:val="center"/>
              <w:rPr>
                <w:ins w:id="4900" w:author="Danny" w:date="2026-10-02T14:15:00Z"/>
                <w:rFonts w:eastAsiaTheme="minorHAnsi" w:cstheme="minorBidi"/>
                <w:kern w:val="2"/>
                <w:sz w:val="14"/>
                <w:szCs w:val="18"/>
                <w14:ligatures w14:val="standardContextual"/>
                <w:rPrChange w:id="4901" w:author="Danny" w:date="2026-10-02T14:18:00Z">
                  <w:rPr>
                    <w:ins w:id="4902" w:author="Danny" w:date="2026-10-02T14:15:00Z"/>
                    <w:color w:val="000000"/>
                    <w:sz w:val="18"/>
                    <w:szCs w:val="18"/>
                  </w:rPr>
                </w:rPrChange>
              </w:rPr>
              <w:pPrChange w:id="4903" w:author="Danny" w:date="2026-10-02T14:21:00Z">
                <w:pPr>
                  <w:jc w:val="center"/>
                </w:pPr>
              </w:pPrChange>
            </w:pPr>
            <w:ins w:id="4904" w:author="Danny" w:date="2026-10-02T14:15:00Z">
              <w:r w:rsidRPr="000D0736">
                <w:rPr>
                  <w:rFonts w:eastAsiaTheme="minorHAnsi" w:cstheme="minorBidi"/>
                  <w:kern w:val="2"/>
                  <w:sz w:val="14"/>
                  <w:szCs w:val="18"/>
                  <w14:ligatures w14:val="standardContextual"/>
                  <w:rPrChange w:id="4905" w:author="Danny" w:date="2026-10-02T14:18:00Z">
                    <w:rPr>
                      <w:color w:val="000000"/>
                      <w:sz w:val="18"/>
                      <w:szCs w:val="18"/>
                    </w:rPr>
                  </w:rPrChange>
                </w:rPr>
                <w:t>26</w:t>
              </w:r>
            </w:ins>
          </w:p>
        </w:tc>
        <w:tc>
          <w:tcPr>
            <w:tcW w:w="0" w:type="auto"/>
            <w:tcBorders>
              <w:top w:val="nil"/>
              <w:left w:val="nil"/>
              <w:bottom w:val="nil"/>
              <w:right w:val="nil"/>
            </w:tcBorders>
            <w:shd w:val="clear" w:color="auto" w:fill="auto"/>
            <w:vAlign w:val="center"/>
            <w:hideMark/>
          </w:tcPr>
          <w:p w14:paraId="07A5B9BC" w14:textId="77777777" w:rsidR="000D0736" w:rsidRPr="000D0736" w:rsidRDefault="000D0736">
            <w:pPr>
              <w:spacing w:line="276" w:lineRule="auto"/>
              <w:jc w:val="center"/>
              <w:rPr>
                <w:ins w:id="4906" w:author="Danny" w:date="2026-10-02T14:15:00Z"/>
                <w:rFonts w:eastAsiaTheme="minorHAnsi" w:cstheme="minorBidi"/>
                <w:kern w:val="2"/>
                <w:sz w:val="14"/>
                <w:szCs w:val="18"/>
                <w14:ligatures w14:val="standardContextual"/>
                <w:rPrChange w:id="4907" w:author="Danny" w:date="2026-10-02T14:18:00Z">
                  <w:rPr>
                    <w:ins w:id="4908" w:author="Danny" w:date="2026-10-02T14:15:00Z"/>
                    <w:color w:val="000000"/>
                    <w:sz w:val="18"/>
                    <w:szCs w:val="18"/>
                  </w:rPr>
                </w:rPrChange>
              </w:rPr>
              <w:pPrChange w:id="4909" w:author="Danny" w:date="2026-10-02T14:21:00Z">
                <w:pPr>
                  <w:jc w:val="center"/>
                </w:pPr>
              </w:pPrChange>
            </w:pPr>
            <w:ins w:id="4910" w:author="Danny" w:date="2026-10-02T14:15:00Z">
              <w:r w:rsidRPr="000D0736">
                <w:rPr>
                  <w:rFonts w:eastAsiaTheme="minorHAnsi" w:cstheme="minorBidi"/>
                  <w:kern w:val="2"/>
                  <w:sz w:val="14"/>
                  <w:szCs w:val="18"/>
                  <w14:ligatures w14:val="standardContextual"/>
                  <w:rPrChange w:id="4911" w:author="Danny" w:date="2026-10-02T14:18:00Z">
                    <w:rPr>
                      <w:color w:val="000000"/>
                      <w:sz w:val="18"/>
                      <w:szCs w:val="18"/>
                    </w:rPr>
                  </w:rPrChange>
                </w:rPr>
                <w:t>2.2</w:t>
              </w:r>
            </w:ins>
          </w:p>
        </w:tc>
        <w:tc>
          <w:tcPr>
            <w:tcW w:w="0" w:type="auto"/>
            <w:tcBorders>
              <w:top w:val="nil"/>
              <w:left w:val="nil"/>
              <w:bottom w:val="nil"/>
              <w:right w:val="nil"/>
            </w:tcBorders>
            <w:shd w:val="clear" w:color="auto" w:fill="auto"/>
            <w:vAlign w:val="center"/>
            <w:hideMark/>
          </w:tcPr>
          <w:p w14:paraId="7BD324A7" w14:textId="77777777" w:rsidR="000D0736" w:rsidRPr="000D0736" w:rsidRDefault="000D0736">
            <w:pPr>
              <w:spacing w:line="276" w:lineRule="auto"/>
              <w:jc w:val="center"/>
              <w:rPr>
                <w:ins w:id="4912" w:author="Danny" w:date="2026-10-02T14:15:00Z"/>
                <w:rFonts w:eastAsiaTheme="minorHAnsi" w:cstheme="minorBidi"/>
                <w:kern w:val="2"/>
                <w:sz w:val="14"/>
                <w:szCs w:val="18"/>
                <w14:ligatures w14:val="standardContextual"/>
                <w:rPrChange w:id="4913" w:author="Danny" w:date="2026-10-02T14:18:00Z">
                  <w:rPr>
                    <w:ins w:id="4914" w:author="Danny" w:date="2026-10-02T14:15:00Z"/>
                    <w:color w:val="000000"/>
                    <w:sz w:val="18"/>
                    <w:szCs w:val="18"/>
                  </w:rPr>
                </w:rPrChange>
              </w:rPr>
              <w:pPrChange w:id="4915" w:author="Danny" w:date="2026-10-02T14:21:00Z">
                <w:pPr>
                  <w:jc w:val="center"/>
                </w:pPr>
              </w:pPrChange>
            </w:pPr>
            <w:ins w:id="4916" w:author="Danny" w:date="2026-10-02T14:15:00Z">
              <w:r w:rsidRPr="000D0736">
                <w:rPr>
                  <w:rFonts w:eastAsiaTheme="minorHAnsi" w:cstheme="minorBidi"/>
                  <w:kern w:val="2"/>
                  <w:sz w:val="14"/>
                  <w:szCs w:val="18"/>
                  <w14:ligatures w14:val="standardContextual"/>
                  <w:rPrChange w:id="4917"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6E32262F" w14:textId="77777777" w:rsidR="000D0736" w:rsidRPr="000D0736" w:rsidRDefault="000D0736">
            <w:pPr>
              <w:spacing w:line="276" w:lineRule="auto"/>
              <w:rPr>
                <w:ins w:id="4918" w:author="Danny" w:date="2026-10-02T14:15:00Z"/>
                <w:rFonts w:eastAsiaTheme="minorHAnsi" w:cstheme="minorBidi"/>
                <w:kern w:val="2"/>
                <w:sz w:val="14"/>
                <w:szCs w:val="18"/>
                <w14:ligatures w14:val="standardContextual"/>
                <w:rPrChange w:id="4919" w:author="Danny" w:date="2026-10-02T14:18:00Z">
                  <w:rPr>
                    <w:ins w:id="4920" w:author="Danny" w:date="2026-10-02T14:15:00Z"/>
                    <w:color w:val="000000"/>
                    <w:sz w:val="18"/>
                    <w:szCs w:val="18"/>
                  </w:rPr>
                </w:rPrChange>
              </w:rPr>
              <w:pPrChange w:id="4921" w:author="Danny" w:date="2026-10-02T14:16:00Z">
                <w:pPr>
                  <w:jc w:val="center"/>
                </w:pPr>
              </w:pPrChange>
            </w:pPr>
          </w:p>
        </w:tc>
        <w:tc>
          <w:tcPr>
            <w:tcW w:w="0" w:type="auto"/>
            <w:tcBorders>
              <w:top w:val="nil"/>
            </w:tcBorders>
            <w:shd w:val="clear" w:color="auto" w:fill="auto"/>
            <w:vAlign w:val="center"/>
            <w:hideMark/>
          </w:tcPr>
          <w:p w14:paraId="14EFBB4F" w14:textId="77777777" w:rsidR="000D0736" w:rsidRPr="000D0736" w:rsidRDefault="000D0736">
            <w:pPr>
              <w:spacing w:line="276" w:lineRule="auto"/>
              <w:jc w:val="center"/>
              <w:rPr>
                <w:ins w:id="4922" w:author="Danny" w:date="2026-10-02T14:15:00Z"/>
                <w:rFonts w:ascii="Segoe UI Symbol" w:eastAsiaTheme="minorHAnsi" w:hAnsi="Segoe UI Symbol" w:cs="Calibri"/>
                <w:kern w:val="2"/>
                <w:sz w:val="14"/>
                <w:szCs w:val="18"/>
                <w14:ligatures w14:val="standardContextual"/>
                <w:rPrChange w:id="4923" w:author="Danny" w:date="2026-10-02T14:18:00Z">
                  <w:rPr>
                    <w:ins w:id="4924" w:author="Danny" w:date="2026-10-02T14:15:00Z"/>
                    <w:rFonts w:ascii="Segoe UI Symbol" w:hAnsi="Segoe UI Symbol" w:cs="Calibri"/>
                    <w:color w:val="000000"/>
                    <w:sz w:val="18"/>
                    <w:szCs w:val="18"/>
                  </w:rPr>
                </w:rPrChange>
              </w:rPr>
              <w:pPrChange w:id="4925" w:author="Danny" w:date="2026-10-02T14:23:00Z">
                <w:pPr>
                  <w:jc w:val="center"/>
                </w:pPr>
              </w:pPrChange>
            </w:pPr>
            <w:ins w:id="4926" w:author="Danny" w:date="2026-10-02T14:15:00Z">
              <w:r w:rsidRPr="000D0736">
                <w:rPr>
                  <w:rFonts w:ascii="Segoe UI Symbol" w:eastAsiaTheme="minorHAnsi" w:hAnsi="Segoe UI Symbol" w:cs="Calibri"/>
                  <w:kern w:val="2"/>
                  <w:sz w:val="14"/>
                  <w:szCs w:val="18"/>
                  <w14:ligatures w14:val="standardContextual"/>
                  <w:rPrChange w:id="492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BF17E45" w14:textId="77777777" w:rsidR="000D0736" w:rsidRPr="000D0736" w:rsidRDefault="000D0736">
            <w:pPr>
              <w:spacing w:line="276" w:lineRule="auto"/>
              <w:jc w:val="center"/>
              <w:rPr>
                <w:ins w:id="4928" w:author="Danny" w:date="2026-10-02T14:15:00Z"/>
                <w:rFonts w:ascii="Segoe UI Symbol" w:eastAsiaTheme="minorHAnsi" w:hAnsi="Segoe UI Symbol" w:cs="Calibri"/>
                <w:kern w:val="2"/>
                <w:sz w:val="14"/>
                <w:szCs w:val="18"/>
                <w14:ligatures w14:val="standardContextual"/>
                <w:rPrChange w:id="4929" w:author="Danny" w:date="2026-10-02T14:18:00Z">
                  <w:rPr>
                    <w:ins w:id="4930" w:author="Danny" w:date="2026-10-02T14:15:00Z"/>
                    <w:rFonts w:ascii="Segoe UI Symbol" w:hAnsi="Segoe UI Symbol" w:cs="Calibri"/>
                    <w:color w:val="000000"/>
                    <w:sz w:val="18"/>
                    <w:szCs w:val="18"/>
                  </w:rPr>
                </w:rPrChange>
              </w:rPr>
              <w:pPrChange w:id="4931" w:author="Danny" w:date="2026-10-02T14:23:00Z">
                <w:pPr>
                  <w:jc w:val="center"/>
                </w:pPr>
              </w:pPrChange>
            </w:pPr>
            <w:ins w:id="4932" w:author="Danny" w:date="2026-10-02T14:15:00Z">
              <w:r w:rsidRPr="000D0736">
                <w:rPr>
                  <w:rFonts w:ascii="Segoe UI Symbol" w:eastAsiaTheme="minorHAnsi" w:hAnsi="Segoe UI Symbol" w:cs="Calibri"/>
                  <w:kern w:val="2"/>
                  <w:sz w:val="14"/>
                  <w:szCs w:val="18"/>
                  <w14:ligatures w14:val="standardContextual"/>
                  <w:rPrChange w:id="493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A85FC3B" w14:textId="77777777" w:rsidR="000D0736" w:rsidRPr="000D0736" w:rsidRDefault="000D0736">
            <w:pPr>
              <w:spacing w:line="276" w:lineRule="auto"/>
              <w:jc w:val="center"/>
              <w:rPr>
                <w:ins w:id="4934" w:author="Danny" w:date="2026-10-02T14:15:00Z"/>
                <w:rFonts w:ascii="Segoe UI Symbol" w:eastAsiaTheme="minorHAnsi" w:hAnsi="Segoe UI Symbol" w:cs="Calibri"/>
                <w:kern w:val="2"/>
                <w:sz w:val="14"/>
                <w:szCs w:val="18"/>
                <w14:ligatures w14:val="standardContextual"/>
                <w:rPrChange w:id="4935" w:author="Danny" w:date="2026-10-02T14:18:00Z">
                  <w:rPr>
                    <w:ins w:id="4936" w:author="Danny" w:date="2026-10-02T14:15:00Z"/>
                    <w:rFonts w:ascii="Segoe UI Symbol" w:hAnsi="Segoe UI Symbol" w:cs="Calibri"/>
                    <w:color w:val="000000"/>
                    <w:sz w:val="18"/>
                    <w:szCs w:val="18"/>
                  </w:rPr>
                </w:rPrChange>
              </w:rPr>
              <w:pPrChange w:id="4937" w:author="Danny" w:date="2026-10-02T14:23:00Z">
                <w:pPr>
                  <w:jc w:val="center"/>
                </w:pPr>
              </w:pPrChange>
            </w:pPr>
            <w:ins w:id="4938" w:author="Danny" w:date="2026-10-02T14:15:00Z">
              <w:r w:rsidRPr="000D0736">
                <w:rPr>
                  <w:rFonts w:ascii="Segoe UI Symbol" w:eastAsiaTheme="minorHAnsi" w:hAnsi="Segoe UI Symbol" w:cs="Calibri"/>
                  <w:kern w:val="2"/>
                  <w:sz w:val="14"/>
                  <w:szCs w:val="18"/>
                  <w14:ligatures w14:val="standardContextual"/>
                  <w:rPrChange w:id="493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12A0AC5" w14:textId="77777777" w:rsidR="000D0736" w:rsidRPr="000D0736" w:rsidRDefault="000D0736">
            <w:pPr>
              <w:spacing w:line="276" w:lineRule="auto"/>
              <w:jc w:val="center"/>
              <w:rPr>
                <w:ins w:id="4940" w:author="Danny" w:date="2026-10-02T14:15:00Z"/>
                <w:rFonts w:ascii="Segoe UI Symbol" w:eastAsiaTheme="minorHAnsi" w:hAnsi="Segoe UI Symbol" w:cs="Calibri"/>
                <w:kern w:val="2"/>
                <w:sz w:val="14"/>
                <w:szCs w:val="18"/>
                <w14:ligatures w14:val="standardContextual"/>
                <w:rPrChange w:id="4941" w:author="Danny" w:date="2026-10-02T14:18:00Z">
                  <w:rPr>
                    <w:ins w:id="4942" w:author="Danny" w:date="2026-10-02T14:15:00Z"/>
                    <w:rFonts w:ascii="Segoe UI Symbol" w:hAnsi="Segoe UI Symbol" w:cs="Calibri"/>
                    <w:color w:val="000000"/>
                    <w:sz w:val="18"/>
                    <w:szCs w:val="18"/>
                  </w:rPr>
                </w:rPrChange>
              </w:rPr>
              <w:pPrChange w:id="4943" w:author="Danny" w:date="2026-10-02T14:23:00Z">
                <w:pPr>
                  <w:jc w:val="center"/>
                </w:pPr>
              </w:pPrChange>
            </w:pPr>
            <w:ins w:id="4944" w:author="Danny" w:date="2026-10-02T14:15:00Z">
              <w:r w:rsidRPr="000D0736">
                <w:rPr>
                  <w:rFonts w:ascii="Segoe UI Symbol" w:eastAsiaTheme="minorHAnsi" w:hAnsi="Segoe UI Symbol" w:cs="Calibri"/>
                  <w:kern w:val="2"/>
                  <w:sz w:val="14"/>
                  <w:szCs w:val="18"/>
                  <w14:ligatures w14:val="standardContextual"/>
                  <w:rPrChange w:id="494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4EC0F44" w14:textId="77777777" w:rsidR="000D0736" w:rsidRPr="000D0736" w:rsidRDefault="000D0736">
            <w:pPr>
              <w:spacing w:line="276" w:lineRule="auto"/>
              <w:jc w:val="center"/>
              <w:rPr>
                <w:ins w:id="4946" w:author="Danny" w:date="2026-10-02T14:15:00Z"/>
                <w:rFonts w:ascii="Segoe UI Symbol" w:eastAsiaTheme="minorHAnsi" w:hAnsi="Segoe UI Symbol" w:cs="Calibri"/>
                <w:kern w:val="2"/>
                <w:sz w:val="14"/>
                <w:szCs w:val="18"/>
                <w14:ligatures w14:val="standardContextual"/>
                <w:rPrChange w:id="4947" w:author="Danny" w:date="2026-10-02T14:18:00Z">
                  <w:rPr>
                    <w:ins w:id="4948" w:author="Danny" w:date="2026-10-02T14:15:00Z"/>
                    <w:rFonts w:ascii="Segoe UI Symbol" w:hAnsi="Segoe UI Symbol" w:cs="Calibri"/>
                    <w:color w:val="000000"/>
                    <w:sz w:val="18"/>
                    <w:szCs w:val="18"/>
                  </w:rPr>
                </w:rPrChange>
              </w:rPr>
              <w:pPrChange w:id="4949" w:author="Danny" w:date="2026-10-02T14:23:00Z">
                <w:pPr>
                  <w:jc w:val="center"/>
                </w:pPr>
              </w:pPrChange>
            </w:pPr>
          </w:p>
        </w:tc>
        <w:tc>
          <w:tcPr>
            <w:tcW w:w="0" w:type="auto"/>
            <w:tcBorders>
              <w:top w:val="nil"/>
            </w:tcBorders>
            <w:shd w:val="clear" w:color="auto" w:fill="auto"/>
            <w:vAlign w:val="center"/>
            <w:hideMark/>
          </w:tcPr>
          <w:p w14:paraId="7F128C86" w14:textId="77777777" w:rsidR="000D0736" w:rsidRPr="000D0736" w:rsidRDefault="000D0736">
            <w:pPr>
              <w:spacing w:line="276" w:lineRule="auto"/>
              <w:jc w:val="center"/>
              <w:rPr>
                <w:ins w:id="4950" w:author="Danny" w:date="2026-10-02T14:15:00Z"/>
                <w:rFonts w:ascii="Segoe UI Symbol" w:eastAsiaTheme="minorHAnsi" w:hAnsi="Segoe UI Symbol" w:cs="Calibri"/>
                <w:kern w:val="2"/>
                <w:sz w:val="14"/>
                <w:szCs w:val="18"/>
                <w14:ligatures w14:val="standardContextual"/>
                <w:rPrChange w:id="4951" w:author="Danny" w:date="2026-10-02T14:18:00Z">
                  <w:rPr>
                    <w:ins w:id="4952" w:author="Danny" w:date="2026-10-02T14:15:00Z"/>
                    <w:rFonts w:ascii="Segoe UI Symbol" w:hAnsi="Segoe UI Symbol" w:cs="Calibri"/>
                    <w:color w:val="000000"/>
                    <w:sz w:val="18"/>
                    <w:szCs w:val="18"/>
                  </w:rPr>
                </w:rPrChange>
              </w:rPr>
              <w:pPrChange w:id="4953" w:author="Danny" w:date="2026-10-02T14:23:00Z">
                <w:pPr>
                  <w:jc w:val="center"/>
                </w:pPr>
              </w:pPrChange>
            </w:pPr>
            <w:ins w:id="4954" w:author="Danny" w:date="2026-10-02T14:15:00Z">
              <w:r w:rsidRPr="000D0736">
                <w:rPr>
                  <w:rFonts w:ascii="Segoe UI Symbol" w:eastAsiaTheme="minorHAnsi" w:hAnsi="Segoe UI Symbol" w:cs="Calibri"/>
                  <w:kern w:val="2"/>
                  <w:sz w:val="14"/>
                  <w:szCs w:val="18"/>
                  <w14:ligatures w14:val="standardContextual"/>
                  <w:rPrChange w:id="495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5A5F54F" w14:textId="77777777" w:rsidR="000D0736" w:rsidRPr="000D0736" w:rsidRDefault="000D0736">
            <w:pPr>
              <w:spacing w:line="276" w:lineRule="auto"/>
              <w:jc w:val="center"/>
              <w:rPr>
                <w:ins w:id="4956" w:author="Danny" w:date="2026-10-02T14:15:00Z"/>
                <w:rFonts w:ascii="Segoe UI Symbol" w:eastAsiaTheme="minorHAnsi" w:hAnsi="Segoe UI Symbol" w:cs="Calibri"/>
                <w:kern w:val="2"/>
                <w:sz w:val="14"/>
                <w:szCs w:val="18"/>
                <w14:ligatures w14:val="standardContextual"/>
                <w:rPrChange w:id="4957" w:author="Danny" w:date="2026-10-02T14:18:00Z">
                  <w:rPr>
                    <w:ins w:id="4958" w:author="Danny" w:date="2026-10-02T14:15:00Z"/>
                    <w:rFonts w:ascii="Segoe UI Symbol" w:hAnsi="Segoe UI Symbol" w:cs="Calibri"/>
                    <w:color w:val="000000"/>
                    <w:sz w:val="18"/>
                    <w:szCs w:val="18"/>
                  </w:rPr>
                </w:rPrChange>
              </w:rPr>
              <w:pPrChange w:id="4959" w:author="Danny" w:date="2026-10-02T14:23:00Z">
                <w:pPr>
                  <w:jc w:val="center"/>
                </w:pPr>
              </w:pPrChange>
            </w:pPr>
            <w:ins w:id="4960" w:author="Danny" w:date="2026-10-02T14:15:00Z">
              <w:r w:rsidRPr="000D0736">
                <w:rPr>
                  <w:rFonts w:ascii="Segoe UI Symbol" w:eastAsiaTheme="minorHAnsi" w:hAnsi="Segoe UI Symbol" w:cs="Calibri"/>
                  <w:kern w:val="2"/>
                  <w:sz w:val="14"/>
                  <w:szCs w:val="18"/>
                  <w14:ligatures w14:val="standardContextual"/>
                  <w:rPrChange w:id="496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AC0784B" w14:textId="77777777" w:rsidR="000D0736" w:rsidRPr="000D0736" w:rsidRDefault="000D0736">
            <w:pPr>
              <w:spacing w:line="276" w:lineRule="auto"/>
              <w:jc w:val="center"/>
              <w:rPr>
                <w:ins w:id="4962" w:author="Danny" w:date="2026-10-02T14:15:00Z"/>
                <w:rFonts w:ascii="Segoe UI Symbol" w:eastAsiaTheme="minorHAnsi" w:hAnsi="Segoe UI Symbol" w:cs="Calibri"/>
                <w:kern w:val="2"/>
                <w:sz w:val="14"/>
                <w:szCs w:val="18"/>
                <w14:ligatures w14:val="standardContextual"/>
                <w:rPrChange w:id="4963" w:author="Danny" w:date="2026-10-02T14:18:00Z">
                  <w:rPr>
                    <w:ins w:id="4964" w:author="Danny" w:date="2026-10-02T14:15:00Z"/>
                    <w:rFonts w:ascii="Segoe UI Symbol" w:hAnsi="Segoe UI Symbol" w:cs="Calibri"/>
                    <w:color w:val="000000"/>
                    <w:sz w:val="18"/>
                    <w:szCs w:val="18"/>
                  </w:rPr>
                </w:rPrChange>
              </w:rPr>
              <w:pPrChange w:id="4965" w:author="Danny" w:date="2026-10-02T14:23:00Z">
                <w:pPr>
                  <w:jc w:val="center"/>
                </w:pPr>
              </w:pPrChange>
            </w:pPr>
            <w:ins w:id="4966" w:author="Danny" w:date="2026-10-02T14:15:00Z">
              <w:r w:rsidRPr="000D0736">
                <w:rPr>
                  <w:rFonts w:ascii="Segoe UI Symbol" w:eastAsiaTheme="minorHAnsi" w:hAnsi="Segoe UI Symbol" w:cs="Calibri"/>
                  <w:kern w:val="2"/>
                  <w:sz w:val="14"/>
                  <w:szCs w:val="18"/>
                  <w14:ligatures w14:val="standardContextual"/>
                  <w:rPrChange w:id="4967" w:author="Danny" w:date="2026-10-02T14:18:00Z">
                    <w:rPr>
                      <w:rFonts w:ascii="Segoe UI Symbol" w:hAnsi="Segoe UI Symbol" w:cs="Calibri"/>
                      <w:color w:val="000000"/>
                      <w:sz w:val="18"/>
                      <w:szCs w:val="18"/>
                    </w:rPr>
                  </w:rPrChange>
                </w:rPr>
                <w:t>✗</w:t>
              </w:r>
            </w:ins>
          </w:p>
        </w:tc>
      </w:tr>
      <w:tr w:rsidR="005725AB" w:rsidRPr="005725AB" w14:paraId="7EC26DBB" w14:textId="77777777" w:rsidTr="00107337">
        <w:trPr>
          <w:trHeight w:val="20"/>
          <w:ins w:id="4968" w:author="Danny" w:date="2026-10-02T14:15:00Z"/>
        </w:trPr>
        <w:tc>
          <w:tcPr>
            <w:tcW w:w="0" w:type="auto"/>
            <w:tcBorders>
              <w:top w:val="nil"/>
              <w:left w:val="nil"/>
              <w:bottom w:val="nil"/>
              <w:right w:val="nil"/>
            </w:tcBorders>
            <w:shd w:val="clear" w:color="auto" w:fill="auto"/>
            <w:vAlign w:val="center"/>
            <w:hideMark/>
          </w:tcPr>
          <w:p w14:paraId="5804CFC2" w14:textId="77777777" w:rsidR="000D0736" w:rsidRPr="000D0736" w:rsidRDefault="000D0736">
            <w:pPr>
              <w:spacing w:line="276" w:lineRule="auto"/>
              <w:jc w:val="center"/>
              <w:rPr>
                <w:ins w:id="4969" w:author="Danny" w:date="2026-10-02T14:15:00Z"/>
                <w:rFonts w:eastAsiaTheme="minorHAnsi" w:cstheme="minorBidi"/>
                <w:kern w:val="2"/>
                <w:sz w:val="14"/>
                <w:szCs w:val="18"/>
                <w14:ligatures w14:val="standardContextual"/>
                <w:rPrChange w:id="4970" w:author="Danny" w:date="2026-10-02T14:18:00Z">
                  <w:rPr>
                    <w:ins w:id="4971" w:author="Danny" w:date="2026-10-02T14:15:00Z"/>
                    <w:color w:val="000000"/>
                    <w:sz w:val="18"/>
                    <w:szCs w:val="18"/>
                  </w:rPr>
                </w:rPrChange>
              </w:rPr>
              <w:pPrChange w:id="4972" w:author="Danny" w:date="2026-10-02T14:16:00Z">
                <w:pPr>
                  <w:jc w:val="center"/>
                </w:pPr>
              </w:pPrChange>
            </w:pPr>
            <w:ins w:id="4973" w:author="Danny" w:date="2026-10-02T14:15:00Z">
              <w:r w:rsidRPr="000D0736">
                <w:rPr>
                  <w:rFonts w:eastAsiaTheme="minorHAnsi" w:cstheme="minorBidi"/>
                  <w:kern w:val="2"/>
                  <w:sz w:val="14"/>
                  <w:szCs w:val="18"/>
                  <w14:ligatures w14:val="standardContextual"/>
                  <w:rPrChange w:id="4974" w:author="Danny" w:date="2026-10-02T14:18:00Z">
                    <w:rPr>
                      <w:color w:val="000000"/>
                      <w:sz w:val="18"/>
                      <w:szCs w:val="18"/>
                    </w:rPr>
                  </w:rPrChange>
                </w:rPr>
                <w:t>51</w:t>
              </w:r>
            </w:ins>
          </w:p>
        </w:tc>
        <w:tc>
          <w:tcPr>
            <w:tcW w:w="0" w:type="auto"/>
            <w:tcBorders>
              <w:top w:val="nil"/>
              <w:left w:val="nil"/>
              <w:bottom w:val="nil"/>
              <w:right w:val="nil"/>
            </w:tcBorders>
            <w:shd w:val="clear" w:color="auto" w:fill="auto"/>
            <w:vAlign w:val="center"/>
            <w:hideMark/>
          </w:tcPr>
          <w:p w14:paraId="4BA32862" w14:textId="77777777" w:rsidR="000D0736" w:rsidRPr="000D0736" w:rsidRDefault="000D0736">
            <w:pPr>
              <w:spacing w:line="276" w:lineRule="auto"/>
              <w:rPr>
                <w:ins w:id="4975" w:author="Danny" w:date="2026-10-02T14:15:00Z"/>
                <w:rFonts w:eastAsiaTheme="minorHAnsi" w:cstheme="minorBidi"/>
                <w:kern w:val="2"/>
                <w:sz w:val="14"/>
                <w:szCs w:val="18"/>
                <w14:ligatures w14:val="standardContextual"/>
                <w:rPrChange w:id="4976" w:author="Danny" w:date="2026-10-02T14:18:00Z">
                  <w:rPr>
                    <w:ins w:id="4977" w:author="Danny" w:date="2026-10-02T14:15:00Z"/>
                    <w:color w:val="000000"/>
                    <w:sz w:val="18"/>
                    <w:szCs w:val="18"/>
                  </w:rPr>
                </w:rPrChange>
              </w:rPr>
              <w:pPrChange w:id="4978" w:author="Danny" w:date="2026-10-02T14:16:00Z">
                <w:pPr/>
              </w:pPrChange>
            </w:pPr>
            <w:ins w:id="4979" w:author="Danny" w:date="2026-10-02T14:15:00Z">
              <w:r w:rsidRPr="000D0736">
                <w:rPr>
                  <w:rFonts w:eastAsiaTheme="minorHAnsi" w:cstheme="minorBidi"/>
                  <w:kern w:val="2"/>
                  <w:sz w:val="14"/>
                  <w:szCs w:val="18"/>
                  <w14:ligatures w14:val="standardContextual"/>
                  <w:rPrChange w:id="4980" w:author="Danny" w:date="2026-10-02T14:18:00Z">
                    <w:rPr>
                      <w:color w:val="000000"/>
                      <w:sz w:val="18"/>
                      <w:szCs w:val="18"/>
                    </w:rPr>
                  </w:rPrChange>
                </w:rPr>
                <w:t>Li et al., 2015</w:t>
              </w:r>
            </w:ins>
          </w:p>
        </w:tc>
        <w:tc>
          <w:tcPr>
            <w:tcW w:w="0" w:type="auto"/>
            <w:tcBorders>
              <w:top w:val="nil"/>
              <w:left w:val="nil"/>
              <w:bottom w:val="nil"/>
              <w:right w:val="nil"/>
            </w:tcBorders>
            <w:shd w:val="clear" w:color="auto" w:fill="auto"/>
            <w:noWrap/>
            <w:vAlign w:val="bottom"/>
            <w:hideMark/>
          </w:tcPr>
          <w:p w14:paraId="4D510873" w14:textId="77777777" w:rsidR="000D0736" w:rsidRPr="000D0736" w:rsidRDefault="000D0736">
            <w:pPr>
              <w:spacing w:line="276" w:lineRule="auto"/>
              <w:rPr>
                <w:ins w:id="4981" w:author="Danny" w:date="2026-10-02T14:15:00Z"/>
                <w:rFonts w:eastAsiaTheme="minorHAnsi" w:cstheme="minorBidi"/>
                <w:kern w:val="2"/>
                <w:sz w:val="14"/>
                <w:szCs w:val="18"/>
                <w14:ligatures w14:val="standardContextual"/>
                <w:rPrChange w:id="4982" w:author="Danny" w:date="2026-10-02T14:18:00Z">
                  <w:rPr>
                    <w:ins w:id="4983" w:author="Danny" w:date="2026-10-02T14:15:00Z"/>
                    <w:color w:val="000000"/>
                    <w:sz w:val="18"/>
                    <w:szCs w:val="18"/>
                  </w:rPr>
                </w:rPrChange>
              </w:rPr>
              <w:pPrChange w:id="4984" w:author="Danny" w:date="2026-10-02T14:16:00Z">
                <w:pPr/>
              </w:pPrChange>
            </w:pPr>
          </w:p>
        </w:tc>
        <w:tc>
          <w:tcPr>
            <w:tcW w:w="0" w:type="auto"/>
            <w:tcBorders>
              <w:top w:val="nil"/>
              <w:left w:val="nil"/>
              <w:bottom w:val="nil"/>
              <w:right w:val="nil"/>
            </w:tcBorders>
            <w:shd w:val="clear" w:color="auto" w:fill="auto"/>
            <w:vAlign w:val="center"/>
            <w:hideMark/>
          </w:tcPr>
          <w:p w14:paraId="38BDFD3E" w14:textId="77777777" w:rsidR="000D0736" w:rsidRPr="000D0736" w:rsidRDefault="000D0736">
            <w:pPr>
              <w:spacing w:line="276" w:lineRule="auto"/>
              <w:jc w:val="center"/>
              <w:rPr>
                <w:ins w:id="4985" w:author="Danny" w:date="2026-10-02T14:15:00Z"/>
                <w:rFonts w:eastAsiaTheme="minorHAnsi" w:cstheme="minorBidi"/>
                <w:kern w:val="2"/>
                <w:sz w:val="14"/>
                <w:szCs w:val="18"/>
                <w14:ligatures w14:val="standardContextual"/>
                <w:rPrChange w:id="4986" w:author="Danny" w:date="2026-10-02T14:18:00Z">
                  <w:rPr>
                    <w:ins w:id="4987" w:author="Danny" w:date="2026-10-02T14:15:00Z"/>
                    <w:color w:val="000000"/>
                    <w:sz w:val="18"/>
                    <w:szCs w:val="18"/>
                  </w:rPr>
                </w:rPrChange>
              </w:rPr>
              <w:pPrChange w:id="4988" w:author="Danny" w:date="2026-10-02T14:21:00Z">
                <w:pPr>
                  <w:jc w:val="center"/>
                </w:pPr>
              </w:pPrChange>
            </w:pPr>
            <w:ins w:id="4989" w:author="Danny" w:date="2026-10-02T14:15:00Z">
              <w:r w:rsidRPr="000D0736">
                <w:rPr>
                  <w:rFonts w:eastAsiaTheme="minorHAnsi" w:cstheme="minorBidi"/>
                  <w:kern w:val="2"/>
                  <w:sz w:val="14"/>
                  <w:szCs w:val="18"/>
                  <w14:ligatures w14:val="standardContextual"/>
                  <w:rPrChange w:id="4990"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6BA908B7" w14:textId="77777777" w:rsidR="000D0736" w:rsidRPr="000D0736" w:rsidRDefault="000D0736">
            <w:pPr>
              <w:spacing w:line="276" w:lineRule="auto"/>
              <w:jc w:val="center"/>
              <w:rPr>
                <w:ins w:id="4991" w:author="Danny" w:date="2026-10-02T14:15:00Z"/>
                <w:rFonts w:eastAsiaTheme="minorHAnsi" w:cstheme="minorBidi"/>
                <w:kern w:val="2"/>
                <w:sz w:val="14"/>
                <w:szCs w:val="18"/>
                <w14:ligatures w14:val="standardContextual"/>
                <w:rPrChange w:id="4992" w:author="Danny" w:date="2026-10-02T14:18:00Z">
                  <w:rPr>
                    <w:ins w:id="4993" w:author="Danny" w:date="2026-10-02T14:15:00Z"/>
                    <w:color w:val="000000"/>
                    <w:sz w:val="18"/>
                    <w:szCs w:val="18"/>
                  </w:rPr>
                </w:rPrChange>
              </w:rPr>
              <w:pPrChange w:id="4994" w:author="Danny" w:date="2026-10-02T14:21:00Z">
                <w:pPr>
                  <w:jc w:val="center"/>
                </w:pPr>
              </w:pPrChange>
            </w:pPr>
            <w:ins w:id="4995" w:author="Danny" w:date="2026-10-02T14:15:00Z">
              <w:r w:rsidRPr="000D0736">
                <w:rPr>
                  <w:rFonts w:eastAsiaTheme="minorHAnsi" w:cstheme="minorBidi"/>
                  <w:kern w:val="2"/>
                  <w:sz w:val="14"/>
                  <w:szCs w:val="18"/>
                  <w14:ligatures w14:val="standardContextual"/>
                  <w:rPrChange w:id="4996" w:author="Danny" w:date="2026-10-02T14:18:00Z">
                    <w:rPr>
                      <w:color w:val="000000"/>
                      <w:sz w:val="18"/>
                      <w:szCs w:val="18"/>
                    </w:rPr>
                  </w:rPrChange>
                </w:rPr>
                <w:t>TA</w:t>
              </w:r>
            </w:ins>
          </w:p>
        </w:tc>
        <w:tc>
          <w:tcPr>
            <w:tcW w:w="0" w:type="auto"/>
            <w:tcBorders>
              <w:top w:val="nil"/>
              <w:left w:val="nil"/>
              <w:bottom w:val="nil"/>
              <w:right w:val="nil"/>
            </w:tcBorders>
            <w:shd w:val="clear" w:color="auto" w:fill="auto"/>
            <w:noWrap/>
            <w:vAlign w:val="center"/>
            <w:hideMark/>
          </w:tcPr>
          <w:p w14:paraId="4EC0427A" w14:textId="77777777" w:rsidR="000D0736" w:rsidRPr="000D0736" w:rsidRDefault="000D0736">
            <w:pPr>
              <w:spacing w:line="276" w:lineRule="auto"/>
              <w:jc w:val="center"/>
              <w:rPr>
                <w:ins w:id="4997" w:author="Danny" w:date="2026-10-02T14:15:00Z"/>
                <w:rFonts w:eastAsiaTheme="minorHAnsi" w:cstheme="minorBidi"/>
                <w:kern w:val="2"/>
                <w:sz w:val="14"/>
                <w:szCs w:val="18"/>
                <w14:ligatures w14:val="standardContextual"/>
                <w:rPrChange w:id="4998" w:author="Danny" w:date="2026-10-02T14:18:00Z">
                  <w:rPr>
                    <w:ins w:id="4999" w:author="Danny" w:date="2026-10-02T14:15:00Z"/>
                    <w:color w:val="000000"/>
                    <w:sz w:val="18"/>
                    <w:szCs w:val="18"/>
                  </w:rPr>
                </w:rPrChange>
              </w:rPr>
              <w:pPrChange w:id="5000" w:author="Danny" w:date="2026-10-02T14:21:00Z">
                <w:pPr>
                  <w:jc w:val="center"/>
                </w:pPr>
              </w:pPrChange>
            </w:pPr>
          </w:p>
        </w:tc>
        <w:tc>
          <w:tcPr>
            <w:tcW w:w="0" w:type="auto"/>
            <w:tcBorders>
              <w:top w:val="nil"/>
              <w:left w:val="nil"/>
              <w:bottom w:val="nil"/>
              <w:right w:val="nil"/>
            </w:tcBorders>
            <w:shd w:val="clear" w:color="auto" w:fill="auto"/>
            <w:vAlign w:val="center"/>
            <w:hideMark/>
          </w:tcPr>
          <w:p w14:paraId="40C30EAC" w14:textId="77777777" w:rsidR="000D0736" w:rsidRPr="000D0736" w:rsidRDefault="000D0736">
            <w:pPr>
              <w:spacing w:line="276" w:lineRule="auto"/>
              <w:jc w:val="center"/>
              <w:rPr>
                <w:ins w:id="5001" w:author="Danny" w:date="2026-10-02T14:15:00Z"/>
                <w:rFonts w:eastAsiaTheme="minorHAnsi" w:cstheme="minorBidi"/>
                <w:kern w:val="2"/>
                <w:sz w:val="14"/>
                <w:szCs w:val="18"/>
                <w14:ligatures w14:val="standardContextual"/>
                <w:rPrChange w:id="5002" w:author="Danny" w:date="2026-10-02T14:18:00Z">
                  <w:rPr>
                    <w:ins w:id="5003" w:author="Danny" w:date="2026-10-02T14:15:00Z"/>
                    <w:color w:val="000000"/>
                    <w:sz w:val="18"/>
                    <w:szCs w:val="18"/>
                  </w:rPr>
                </w:rPrChange>
              </w:rPr>
              <w:pPrChange w:id="5004" w:author="Danny" w:date="2026-10-02T14:21:00Z">
                <w:pPr>
                  <w:jc w:val="center"/>
                </w:pPr>
              </w:pPrChange>
            </w:pPr>
            <w:ins w:id="5005" w:author="Danny" w:date="2026-10-02T14:15:00Z">
              <w:r w:rsidRPr="000D0736">
                <w:rPr>
                  <w:rFonts w:eastAsiaTheme="minorHAnsi" w:cstheme="minorBidi"/>
                  <w:kern w:val="2"/>
                  <w:sz w:val="14"/>
                  <w:szCs w:val="18"/>
                  <w14:ligatures w14:val="standardContextual"/>
                  <w:rPrChange w:id="5006" w:author="Danny" w:date="2026-10-02T14:18:00Z">
                    <w:rPr>
                      <w:color w:val="000000"/>
                      <w:sz w:val="18"/>
                      <w:szCs w:val="18"/>
                    </w:rPr>
                  </w:rPrChange>
                </w:rPr>
                <w:t>30.2 ± 8.3</w:t>
              </w:r>
            </w:ins>
          </w:p>
        </w:tc>
        <w:tc>
          <w:tcPr>
            <w:tcW w:w="0" w:type="auto"/>
            <w:tcBorders>
              <w:top w:val="nil"/>
              <w:left w:val="nil"/>
              <w:bottom w:val="nil"/>
              <w:right w:val="nil"/>
            </w:tcBorders>
            <w:shd w:val="clear" w:color="auto" w:fill="auto"/>
            <w:vAlign w:val="center"/>
            <w:hideMark/>
          </w:tcPr>
          <w:p w14:paraId="1616B9D9" w14:textId="77777777" w:rsidR="000D0736" w:rsidRPr="000D0736" w:rsidRDefault="000D0736">
            <w:pPr>
              <w:spacing w:line="276" w:lineRule="auto"/>
              <w:jc w:val="center"/>
              <w:rPr>
                <w:ins w:id="5007" w:author="Danny" w:date="2026-10-02T14:15:00Z"/>
                <w:rFonts w:eastAsiaTheme="minorHAnsi" w:cstheme="minorBidi"/>
                <w:kern w:val="2"/>
                <w:sz w:val="14"/>
                <w:szCs w:val="18"/>
                <w14:ligatures w14:val="standardContextual"/>
                <w:rPrChange w:id="5008" w:author="Danny" w:date="2026-10-02T14:18:00Z">
                  <w:rPr>
                    <w:ins w:id="5009" w:author="Danny" w:date="2026-10-02T14:15:00Z"/>
                    <w:color w:val="000000"/>
                    <w:sz w:val="18"/>
                    <w:szCs w:val="18"/>
                  </w:rPr>
                </w:rPrChange>
              </w:rPr>
              <w:pPrChange w:id="5010" w:author="Danny" w:date="2026-10-02T14:21:00Z">
                <w:pPr>
                  <w:jc w:val="center"/>
                </w:pPr>
              </w:pPrChange>
            </w:pPr>
          </w:p>
        </w:tc>
        <w:tc>
          <w:tcPr>
            <w:tcW w:w="0" w:type="auto"/>
            <w:tcBorders>
              <w:top w:val="nil"/>
              <w:left w:val="nil"/>
              <w:bottom w:val="nil"/>
              <w:right w:val="nil"/>
            </w:tcBorders>
            <w:shd w:val="clear" w:color="auto" w:fill="auto"/>
            <w:vAlign w:val="center"/>
            <w:hideMark/>
          </w:tcPr>
          <w:p w14:paraId="00E479C0" w14:textId="77777777" w:rsidR="000D0736" w:rsidRPr="000D0736" w:rsidRDefault="000D0736">
            <w:pPr>
              <w:spacing w:line="276" w:lineRule="auto"/>
              <w:jc w:val="center"/>
              <w:rPr>
                <w:ins w:id="5011" w:author="Danny" w:date="2026-10-02T14:15:00Z"/>
                <w:rFonts w:eastAsiaTheme="minorHAnsi" w:cstheme="minorBidi"/>
                <w:kern w:val="2"/>
                <w:sz w:val="14"/>
                <w:szCs w:val="18"/>
                <w14:ligatures w14:val="standardContextual"/>
                <w:rPrChange w:id="5012" w:author="Danny" w:date="2026-10-02T14:18:00Z">
                  <w:rPr>
                    <w:ins w:id="5013" w:author="Danny" w:date="2026-10-02T14:15:00Z"/>
                    <w:color w:val="000000"/>
                    <w:sz w:val="18"/>
                    <w:szCs w:val="18"/>
                  </w:rPr>
                </w:rPrChange>
              </w:rPr>
              <w:pPrChange w:id="5014" w:author="Danny" w:date="2026-10-02T14:21:00Z">
                <w:pPr>
                  <w:jc w:val="center"/>
                </w:pPr>
              </w:pPrChange>
            </w:pPr>
            <w:ins w:id="5015" w:author="Danny" w:date="2026-10-02T14:15:00Z">
              <w:r w:rsidRPr="000D0736">
                <w:rPr>
                  <w:rFonts w:eastAsiaTheme="minorHAnsi" w:cstheme="minorBidi"/>
                  <w:kern w:val="2"/>
                  <w:sz w:val="14"/>
                  <w:szCs w:val="18"/>
                  <w14:ligatures w14:val="standardContextual"/>
                  <w:rPrChange w:id="5016" w:author="Danny" w:date="2026-10-02T14:18:00Z">
                    <w:rPr>
                      <w:color w:val="000000"/>
                      <w:sz w:val="18"/>
                      <w:szCs w:val="18"/>
                    </w:rPr>
                  </w:rPrChange>
                </w:rPr>
                <w:t>64</w:t>
              </w:r>
            </w:ins>
          </w:p>
        </w:tc>
        <w:tc>
          <w:tcPr>
            <w:tcW w:w="0" w:type="auto"/>
            <w:tcBorders>
              <w:top w:val="nil"/>
              <w:left w:val="nil"/>
              <w:bottom w:val="nil"/>
              <w:right w:val="nil"/>
            </w:tcBorders>
            <w:shd w:val="clear" w:color="auto" w:fill="auto"/>
            <w:vAlign w:val="center"/>
            <w:hideMark/>
          </w:tcPr>
          <w:p w14:paraId="581F6BE7" w14:textId="77777777" w:rsidR="000D0736" w:rsidRPr="000D0736" w:rsidRDefault="000D0736">
            <w:pPr>
              <w:spacing w:line="276" w:lineRule="auto"/>
              <w:jc w:val="center"/>
              <w:rPr>
                <w:ins w:id="5017" w:author="Danny" w:date="2026-10-02T14:15:00Z"/>
                <w:rFonts w:eastAsiaTheme="minorHAnsi" w:cstheme="minorBidi"/>
                <w:kern w:val="2"/>
                <w:sz w:val="14"/>
                <w:szCs w:val="18"/>
                <w14:ligatures w14:val="standardContextual"/>
                <w:rPrChange w:id="5018" w:author="Danny" w:date="2026-10-02T14:18:00Z">
                  <w:rPr>
                    <w:ins w:id="5019" w:author="Danny" w:date="2026-10-02T14:15:00Z"/>
                    <w:color w:val="000000"/>
                    <w:sz w:val="18"/>
                    <w:szCs w:val="18"/>
                  </w:rPr>
                </w:rPrChange>
              </w:rPr>
              <w:pPrChange w:id="5020" w:author="Danny" w:date="2026-10-02T14:21:00Z">
                <w:pPr>
                  <w:jc w:val="center"/>
                </w:pPr>
              </w:pPrChange>
            </w:pPr>
            <w:ins w:id="5021" w:author="Danny" w:date="2026-10-02T14:15:00Z">
              <w:r w:rsidRPr="000D0736">
                <w:rPr>
                  <w:rFonts w:eastAsiaTheme="minorHAnsi" w:cstheme="minorBidi"/>
                  <w:kern w:val="2"/>
                  <w:sz w:val="14"/>
                  <w:szCs w:val="18"/>
                  <w14:ligatures w14:val="standardContextual"/>
                  <w:rPrChange w:id="5022" w:author="Danny" w:date="2026-10-02T14:18:00Z">
                    <w:rPr>
                      <w:color w:val="000000"/>
                      <w:sz w:val="18"/>
                      <w:szCs w:val="18"/>
                    </w:rPr>
                  </w:rPrChange>
                </w:rPr>
                <w:t>32</w:t>
              </w:r>
            </w:ins>
          </w:p>
        </w:tc>
        <w:tc>
          <w:tcPr>
            <w:tcW w:w="0" w:type="auto"/>
            <w:tcBorders>
              <w:top w:val="nil"/>
              <w:left w:val="nil"/>
              <w:bottom w:val="nil"/>
              <w:right w:val="nil"/>
            </w:tcBorders>
            <w:shd w:val="clear" w:color="auto" w:fill="auto"/>
            <w:vAlign w:val="center"/>
            <w:hideMark/>
          </w:tcPr>
          <w:p w14:paraId="487B5CC1" w14:textId="77777777" w:rsidR="000D0736" w:rsidRPr="000D0736" w:rsidRDefault="000D0736">
            <w:pPr>
              <w:spacing w:line="276" w:lineRule="auto"/>
              <w:jc w:val="center"/>
              <w:rPr>
                <w:ins w:id="5023" w:author="Danny" w:date="2026-10-02T14:15:00Z"/>
                <w:rFonts w:eastAsiaTheme="minorHAnsi" w:cstheme="minorBidi"/>
                <w:kern w:val="2"/>
                <w:sz w:val="14"/>
                <w:szCs w:val="18"/>
                <w14:ligatures w14:val="standardContextual"/>
                <w:rPrChange w:id="5024" w:author="Danny" w:date="2026-10-02T14:18:00Z">
                  <w:rPr>
                    <w:ins w:id="5025" w:author="Danny" w:date="2026-10-02T14:15:00Z"/>
                    <w:color w:val="000000"/>
                    <w:sz w:val="18"/>
                    <w:szCs w:val="18"/>
                  </w:rPr>
                </w:rPrChange>
              </w:rPr>
              <w:pPrChange w:id="5026" w:author="Danny" w:date="2026-10-02T14:21:00Z">
                <w:pPr>
                  <w:jc w:val="center"/>
                </w:pPr>
              </w:pPrChange>
            </w:pPr>
            <w:ins w:id="5027" w:author="Danny" w:date="2026-10-02T14:15:00Z">
              <w:r w:rsidRPr="000D0736">
                <w:rPr>
                  <w:rFonts w:eastAsiaTheme="minorHAnsi" w:cstheme="minorBidi"/>
                  <w:kern w:val="2"/>
                  <w:sz w:val="14"/>
                  <w:szCs w:val="18"/>
                  <w14:ligatures w14:val="standardContextual"/>
                  <w:rPrChange w:id="5028" w:author="Danny" w:date="2026-10-02T14:18:00Z">
                    <w:rPr>
                      <w:color w:val="000000"/>
                      <w:sz w:val="18"/>
                      <w:szCs w:val="18"/>
                    </w:rPr>
                  </w:rPrChange>
                </w:rPr>
                <w:t>32</w:t>
              </w:r>
            </w:ins>
          </w:p>
        </w:tc>
        <w:tc>
          <w:tcPr>
            <w:tcW w:w="0" w:type="auto"/>
            <w:tcBorders>
              <w:top w:val="nil"/>
              <w:left w:val="nil"/>
              <w:bottom w:val="nil"/>
              <w:right w:val="nil"/>
            </w:tcBorders>
            <w:shd w:val="clear" w:color="auto" w:fill="auto"/>
            <w:noWrap/>
            <w:vAlign w:val="center"/>
            <w:hideMark/>
          </w:tcPr>
          <w:p w14:paraId="3FA22344" w14:textId="77777777" w:rsidR="000D0736" w:rsidRPr="000D0736" w:rsidRDefault="000D0736">
            <w:pPr>
              <w:spacing w:line="276" w:lineRule="auto"/>
              <w:jc w:val="center"/>
              <w:rPr>
                <w:ins w:id="5029" w:author="Danny" w:date="2026-10-02T14:15:00Z"/>
                <w:rFonts w:eastAsiaTheme="minorHAnsi" w:cstheme="minorBidi"/>
                <w:kern w:val="2"/>
                <w:sz w:val="14"/>
                <w:szCs w:val="18"/>
                <w14:ligatures w14:val="standardContextual"/>
                <w:rPrChange w:id="5030" w:author="Danny" w:date="2026-10-02T14:18:00Z">
                  <w:rPr>
                    <w:ins w:id="5031" w:author="Danny" w:date="2026-10-02T14:15:00Z"/>
                    <w:color w:val="000000"/>
                    <w:sz w:val="18"/>
                    <w:szCs w:val="18"/>
                  </w:rPr>
                </w:rPrChange>
              </w:rPr>
              <w:pPrChange w:id="5032" w:author="Danny" w:date="2026-10-02T14:21:00Z">
                <w:pPr>
                  <w:jc w:val="center"/>
                </w:pPr>
              </w:pPrChange>
            </w:pPr>
          </w:p>
        </w:tc>
        <w:tc>
          <w:tcPr>
            <w:tcW w:w="0" w:type="auto"/>
            <w:tcBorders>
              <w:top w:val="nil"/>
              <w:left w:val="nil"/>
              <w:bottom w:val="nil"/>
              <w:right w:val="nil"/>
            </w:tcBorders>
            <w:shd w:val="clear" w:color="auto" w:fill="auto"/>
            <w:vAlign w:val="center"/>
            <w:hideMark/>
          </w:tcPr>
          <w:p w14:paraId="4A2FC8A9" w14:textId="77777777" w:rsidR="000D0736" w:rsidRPr="000D0736" w:rsidRDefault="000D0736">
            <w:pPr>
              <w:spacing w:line="276" w:lineRule="auto"/>
              <w:jc w:val="center"/>
              <w:rPr>
                <w:ins w:id="5033" w:author="Danny" w:date="2026-10-02T14:15:00Z"/>
                <w:rFonts w:eastAsiaTheme="minorHAnsi" w:cstheme="minorBidi"/>
                <w:kern w:val="2"/>
                <w:sz w:val="14"/>
                <w:szCs w:val="18"/>
                <w14:ligatures w14:val="standardContextual"/>
                <w:rPrChange w:id="5034" w:author="Danny" w:date="2026-10-02T14:18:00Z">
                  <w:rPr>
                    <w:ins w:id="5035" w:author="Danny" w:date="2026-10-02T14:15:00Z"/>
                    <w:color w:val="000000"/>
                    <w:sz w:val="18"/>
                    <w:szCs w:val="18"/>
                  </w:rPr>
                </w:rPrChange>
              </w:rPr>
              <w:pPrChange w:id="5036" w:author="Danny" w:date="2026-10-02T14:21:00Z">
                <w:pPr>
                  <w:jc w:val="center"/>
                </w:pPr>
              </w:pPrChange>
            </w:pPr>
            <w:ins w:id="5037" w:author="Danny" w:date="2026-10-02T14:15:00Z">
              <w:r w:rsidRPr="000D0736">
                <w:rPr>
                  <w:rFonts w:eastAsiaTheme="minorHAnsi" w:cstheme="minorBidi"/>
                  <w:kern w:val="2"/>
                  <w:sz w:val="14"/>
                  <w:szCs w:val="18"/>
                  <w14:ligatures w14:val="standardContextual"/>
                  <w:rPrChange w:id="5038" w:author="Danny" w:date="2026-10-02T14:18:00Z">
                    <w:rPr>
                      <w:color w:val="000000"/>
                      <w:sz w:val="18"/>
                      <w:szCs w:val="18"/>
                    </w:rPr>
                  </w:rPrChange>
                </w:rPr>
                <w:t>71.4</w:t>
              </w:r>
            </w:ins>
          </w:p>
        </w:tc>
        <w:tc>
          <w:tcPr>
            <w:tcW w:w="0" w:type="auto"/>
            <w:tcBorders>
              <w:top w:val="nil"/>
              <w:left w:val="nil"/>
              <w:bottom w:val="nil"/>
              <w:right w:val="nil"/>
            </w:tcBorders>
            <w:shd w:val="clear" w:color="auto" w:fill="auto"/>
            <w:vAlign w:val="center"/>
            <w:hideMark/>
          </w:tcPr>
          <w:p w14:paraId="2631D6E2" w14:textId="77777777" w:rsidR="000D0736" w:rsidRPr="000D0736" w:rsidRDefault="000D0736">
            <w:pPr>
              <w:spacing w:line="276" w:lineRule="auto"/>
              <w:jc w:val="center"/>
              <w:rPr>
                <w:ins w:id="5039" w:author="Danny" w:date="2026-10-02T14:15:00Z"/>
                <w:rFonts w:eastAsiaTheme="minorHAnsi" w:cstheme="minorBidi"/>
                <w:kern w:val="2"/>
                <w:sz w:val="14"/>
                <w:szCs w:val="18"/>
                <w14:ligatures w14:val="standardContextual"/>
                <w:rPrChange w:id="5040" w:author="Danny" w:date="2026-10-02T14:18:00Z">
                  <w:rPr>
                    <w:ins w:id="5041" w:author="Danny" w:date="2026-10-02T14:15:00Z"/>
                    <w:color w:val="000000"/>
                    <w:sz w:val="18"/>
                    <w:szCs w:val="18"/>
                  </w:rPr>
                </w:rPrChange>
              </w:rPr>
              <w:pPrChange w:id="5042" w:author="Danny" w:date="2026-10-02T14:21:00Z">
                <w:pPr>
                  <w:jc w:val="center"/>
                </w:pPr>
              </w:pPrChange>
            </w:pPr>
            <w:ins w:id="5043" w:author="Danny" w:date="2026-10-02T14:15:00Z">
              <w:r w:rsidRPr="000D0736">
                <w:rPr>
                  <w:rFonts w:eastAsiaTheme="minorHAnsi" w:cstheme="minorBidi"/>
                  <w:kern w:val="2"/>
                  <w:sz w:val="14"/>
                  <w:szCs w:val="18"/>
                  <w14:ligatures w14:val="standardContextual"/>
                  <w:rPrChange w:id="5044" w:author="Danny" w:date="2026-10-02T14:18:00Z">
                    <w:rPr>
                      <w:color w:val="000000"/>
                      <w:sz w:val="18"/>
                      <w:szCs w:val="18"/>
                    </w:rPr>
                  </w:rPrChange>
                </w:rPr>
                <w:t>6</w:t>
              </w:r>
            </w:ins>
          </w:p>
        </w:tc>
        <w:tc>
          <w:tcPr>
            <w:tcW w:w="0" w:type="auto"/>
            <w:tcBorders>
              <w:top w:val="nil"/>
              <w:left w:val="nil"/>
              <w:bottom w:val="nil"/>
              <w:right w:val="nil"/>
            </w:tcBorders>
            <w:shd w:val="clear" w:color="auto" w:fill="auto"/>
            <w:vAlign w:val="center"/>
            <w:hideMark/>
          </w:tcPr>
          <w:p w14:paraId="610D6D9F" w14:textId="77777777" w:rsidR="000D0736" w:rsidRPr="000D0736" w:rsidRDefault="000D0736">
            <w:pPr>
              <w:spacing w:line="276" w:lineRule="auto"/>
              <w:jc w:val="center"/>
              <w:rPr>
                <w:ins w:id="5045" w:author="Danny" w:date="2026-10-02T14:15:00Z"/>
                <w:rFonts w:eastAsiaTheme="minorHAnsi" w:cstheme="minorBidi"/>
                <w:kern w:val="2"/>
                <w:sz w:val="14"/>
                <w:szCs w:val="18"/>
                <w14:ligatures w14:val="standardContextual"/>
                <w:rPrChange w:id="5046" w:author="Danny" w:date="2026-10-02T14:18:00Z">
                  <w:rPr>
                    <w:ins w:id="5047" w:author="Danny" w:date="2026-10-02T14:15:00Z"/>
                    <w:color w:val="000000"/>
                    <w:sz w:val="18"/>
                    <w:szCs w:val="18"/>
                  </w:rPr>
                </w:rPrChange>
              </w:rPr>
              <w:pPrChange w:id="5048" w:author="Danny" w:date="2026-10-02T14:21:00Z">
                <w:pPr>
                  <w:jc w:val="center"/>
                </w:pPr>
              </w:pPrChange>
            </w:pPr>
            <w:ins w:id="5049" w:author="Danny" w:date="2026-10-02T14:15:00Z">
              <w:r w:rsidRPr="000D0736">
                <w:rPr>
                  <w:rFonts w:eastAsiaTheme="minorHAnsi" w:cstheme="minorBidi"/>
                  <w:kern w:val="2"/>
                  <w:sz w:val="14"/>
                  <w:szCs w:val="18"/>
                  <w14:ligatures w14:val="standardContextual"/>
                  <w:rPrChange w:id="5050"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5B335E94" w14:textId="77777777" w:rsidR="000D0736" w:rsidRPr="000D0736" w:rsidRDefault="000D0736">
            <w:pPr>
              <w:spacing w:line="276" w:lineRule="auto"/>
              <w:rPr>
                <w:ins w:id="5051" w:author="Danny" w:date="2026-10-02T14:15:00Z"/>
                <w:rFonts w:eastAsiaTheme="minorHAnsi" w:cstheme="minorBidi"/>
                <w:kern w:val="2"/>
                <w:sz w:val="14"/>
                <w:szCs w:val="18"/>
                <w14:ligatures w14:val="standardContextual"/>
                <w:rPrChange w:id="5052" w:author="Danny" w:date="2026-10-02T14:18:00Z">
                  <w:rPr>
                    <w:ins w:id="5053" w:author="Danny" w:date="2026-10-02T14:15:00Z"/>
                    <w:color w:val="000000"/>
                    <w:sz w:val="18"/>
                    <w:szCs w:val="18"/>
                  </w:rPr>
                </w:rPrChange>
              </w:rPr>
              <w:pPrChange w:id="5054" w:author="Danny" w:date="2026-10-02T14:16:00Z">
                <w:pPr>
                  <w:jc w:val="center"/>
                </w:pPr>
              </w:pPrChange>
            </w:pPr>
          </w:p>
        </w:tc>
        <w:tc>
          <w:tcPr>
            <w:tcW w:w="0" w:type="auto"/>
            <w:tcBorders>
              <w:top w:val="nil"/>
            </w:tcBorders>
            <w:shd w:val="clear" w:color="auto" w:fill="auto"/>
            <w:vAlign w:val="center"/>
            <w:hideMark/>
          </w:tcPr>
          <w:p w14:paraId="5CC02A3B" w14:textId="77777777" w:rsidR="000D0736" w:rsidRPr="000D0736" w:rsidRDefault="000D0736">
            <w:pPr>
              <w:spacing w:line="276" w:lineRule="auto"/>
              <w:jc w:val="center"/>
              <w:rPr>
                <w:ins w:id="5055" w:author="Danny" w:date="2026-10-02T14:15:00Z"/>
                <w:rFonts w:ascii="Segoe UI Symbol" w:eastAsiaTheme="minorHAnsi" w:hAnsi="Segoe UI Symbol" w:cs="Calibri"/>
                <w:kern w:val="2"/>
                <w:sz w:val="14"/>
                <w:szCs w:val="18"/>
                <w14:ligatures w14:val="standardContextual"/>
                <w:rPrChange w:id="5056" w:author="Danny" w:date="2026-10-02T14:18:00Z">
                  <w:rPr>
                    <w:ins w:id="5057" w:author="Danny" w:date="2026-10-02T14:15:00Z"/>
                    <w:rFonts w:ascii="Segoe UI Symbol" w:hAnsi="Segoe UI Symbol" w:cs="Calibri"/>
                    <w:color w:val="000000"/>
                    <w:sz w:val="18"/>
                    <w:szCs w:val="18"/>
                  </w:rPr>
                </w:rPrChange>
              </w:rPr>
              <w:pPrChange w:id="5058" w:author="Danny" w:date="2026-10-02T14:23:00Z">
                <w:pPr>
                  <w:jc w:val="center"/>
                </w:pPr>
              </w:pPrChange>
            </w:pPr>
            <w:ins w:id="5059" w:author="Danny" w:date="2026-10-02T14:15:00Z">
              <w:r w:rsidRPr="000D0736">
                <w:rPr>
                  <w:rFonts w:ascii="Segoe UI Symbol" w:eastAsiaTheme="minorHAnsi" w:hAnsi="Segoe UI Symbol" w:cs="Calibri"/>
                  <w:kern w:val="2"/>
                  <w:sz w:val="14"/>
                  <w:szCs w:val="18"/>
                  <w14:ligatures w14:val="standardContextual"/>
                  <w:rPrChange w:id="506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3210ACD" w14:textId="77777777" w:rsidR="000D0736" w:rsidRPr="000D0736" w:rsidRDefault="000D0736">
            <w:pPr>
              <w:spacing w:line="276" w:lineRule="auto"/>
              <w:jc w:val="center"/>
              <w:rPr>
                <w:ins w:id="5061" w:author="Danny" w:date="2026-10-02T14:15:00Z"/>
                <w:rFonts w:ascii="Segoe UI Symbol" w:eastAsiaTheme="minorHAnsi" w:hAnsi="Segoe UI Symbol" w:cs="Calibri"/>
                <w:kern w:val="2"/>
                <w:sz w:val="14"/>
                <w:szCs w:val="18"/>
                <w14:ligatures w14:val="standardContextual"/>
                <w:rPrChange w:id="5062" w:author="Danny" w:date="2026-10-02T14:18:00Z">
                  <w:rPr>
                    <w:ins w:id="5063" w:author="Danny" w:date="2026-10-02T14:15:00Z"/>
                    <w:rFonts w:ascii="Segoe UI Symbol" w:hAnsi="Segoe UI Symbol" w:cs="Calibri"/>
                    <w:color w:val="000000"/>
                    <w:sz w:val="18"/>
                    <w:szCs w:val="18"/>
                  </w:rPr>
                </w:rPrChange>
              </w:rPr>
              <w:pPrChange w:id="5064" w:author="Danny" w:date="2026-10-02T14:23:00Z">
                <w:pPr>
                  <w:jc w:val="center"/>
                </w:pPr>
              </w:pPrChange>
            </w:pPr>
            <w:ins w:id="5065" w:author="Danny" w:date="2026-10-02T14:15:00Z">
              <w:r w:rsidRPr="000D0736">
                <w:rPr>
                  <w:rFonts w:ascii="Segoe UI Symbol" w:eastAsiaTheme="minorHAnsi" w:hAnsi="Segoe UI Symbol" w:cs="Calibri"/>
                  <w:kern w:val="2"/>
                  <w:sz w:val="14"/>
                  <w:szCs w:val="18"/>
                  <w14:ligatures w14:val="standardContextual"/>
                  <w:rPrChange w:id="506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5A82D7F" w14:textId="77777777" w:rsidR="000D0736" w:rsidRPr="000D0736" w:rsidRDefault="000D0736">
            <w:pPr>
              <w:spacing w:line="276" w:lineRule="auto"/>
              <w:jc w:val="center"/>
              <w:rPr>
                <w:ins w:id="5067" w:author="Danny" w:date="2026-10-02T14:15:00Z"/>
                <w:rFonts w:ascii="Segoe UI Symbol" w:eastAsiaTheme="minorHAnsi" w:hAnsi="Segoe UI Symbol" w:cs="Calibri"/>
                <w:kern w:val="2"/>
                <w:sz w:val="14"/>
                <w:szCs w:val="18"/>
                <w14:ligatures w14:val="standardContextual"/>
                <w:rPrChange w:id="5068" w:author="Danny" w:date="2026-10-02T14:18:00Z">
                  <w:rPr>
                    <w:ins w:id="5069" w:author="Danny" w:date="2026-10-02T14:15:00Z"/>
                    <w:rFonts w:ascii="Segoe UI Symbol" w:hAnsi="Segoe UI Symbol" w:cs="Calibri"/>
                    <w:color w:val="000000"/>
                    <w:sz w:val="18"/>
                    <w:szCs w:val="18"/>
                  </w:rPr>
                </w:rPrChange>
              </w:rPr>
              <w:pPrChange w:id="5070" w:author="Danny" w:date="2026-10-02T14:23:00Z">
                <w:pPr>
                  <w:jc w:val="center"/>
                </w:pPr>
              </w:pPrChange>
            </w:pPr>
            <w:ins w:id="5071" w:author="Danny" w:date="2026-10-02T14:15:00Z">
              <w:r w:rsidRPr="000D0736">
                <w:rPr>
                  <w:rFonts w:ascii="Segoe UI Symbol" w:eastAsiaTheme="minorHAnsi" w:hAnsi="Segoe UI Symbol" w:cs="Calibri"/>
                  <w:kern w:val="2"/>
                  <w:sz w:val="14"/>
                  <w:szCs w:val="18"/>
                  <w14:ligatures w14:val="standardContextual"/>
                  <w:rPrChange w:id="507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FE61E82" w14:textId="77777777" w:rsidR="000D0736" w:rsidRPr="000D0736" w:rsidRDefault="000D0736">
            <w:pPr>
              <w:spacing w:line="276" w:lineRule="auto"/>
              <w:jc w:val="center"/>
              <w:rPr>
                <w:ins w:id="5073" w:author="Danny" w:date="2026-10-02T14:15:00Z"/>
                <w:rFonts w:ascii="Segoe UI Symbol" w:eastAsiaTheme="minorHAnsi" w:hAnsi="Segoe UI Symbol" w:cs="Calibri"/>
                <w:kern w:val="2"/>
                <w:sz w:val="14"/>
                <w:szCs w:val="18"/>
                <w14:ligatures w14:val="standardContextual"/>
                <w:rPrChange w:id="5074" w:author="Danny" w:date="2026-10-02T14:18:00Z">
                  <w:rPr>
                    <w:ins w:id="5075" w:author="Danny" w:date="2026-10-02T14:15:00Z"/>
                    <w:rFonts w:ascii="Segoe UI Symbol" w:hAnsi="Segoe UI Symbol" w:cs="Calibri"/>
                    <w:color w:val="000000"/>
                    <w:sz w:val="18"/>
                    <w:szCs w:val="18"/>
                  </w:rPr>
                </w:rPrChange>
              </w:rPr>
              <w:pPrChange w:id="5076" w:author="Danny" w:date="2026-10-02T14:23:00Z">
                <w:pPr>
                  <w:jc w:val="center"/>
                </w:pPr>
              </w:pPrChange>
            </w:pPr>
            <w:ins w:id="5077" w:author="Danny" w:date="2026-10-02T14:15:00Z">
              <w:r w:rsidRPr="000D0736">
                <w:rPr>
                  <w:rFonts w:ascii="Segoe UI Symbol" w:eastAsiaTheme="minorHAnsi" w:hAnsi="Segoe UI Symbol" w:cs="Calibri"/>
                  <w:kern w:val="2"/>
                  <w:sz w:val="14"/>
                  <w:szCs w:val="18"/>
                  <w14:ligatures w14:val="standardContextual"/>
                  <w:rPrChange w:id="507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A2D0BA4" w14:textId="77777777" w:rsidR="000D0736" w:rsidRPr="000D0736" w:rsidRDefault="000D0736">
            <w:pPr>
              <w:spacing w:line="276" w:lineRule="auto"/>
              <w:jc w:val="center"/>
              <w:rPr>
                <w:ins w:id="5079" w:author="Danny" w:date="2026-10-02T14:15:00Z"/>
                <w:rFonts w:ascii="Segoe UI Symbol" w:eastAsiaTheme="minorHAnsi" w:hAnsi="Segoe UI Symbol" w:cs="Calibri"/>
                <w:kern w:val="2"/>
                <w:sz w:val="14"/>
                <w:szCs w:val="18"/>
                <w14:ligatures w14:val="standardContextual"/>
                <w:rPrChange w:id="5080" w:author="Danny" w:date="2026-10-02T14:18:00Z">
                  <w:rPr>
                    <w:ins w:id="5081" w:author="Danny" w:date="2026-10-02T14:15:00Z"/>
                    <w:rFonts w:ascii="Segoe UI Symbol" w:hAnsi="Segoe UI Symbol" w:cs="Calibri"/>
                    <w:color w:val="000000"/>
                    <w:sz w:val="18"/>
                    <w:szCs w:val="18"/>
                  </w:rPr>
                </w:rPrChange>
              </w:rPr>
              <w:pPrChange w:id="5082" w:author="Danny" w:date="2026-10-02T14:23:00Z">
                <w:pPr>
                  <w:jc w:val="center"/>
                </w:pPr>
              </w:pPrChange>
            </w:pPr>
          </w:p>
        </w:tc>
        <w:tc>
          <w:tcPr>
            <w:tcW w:w="0" w:type="auto"/>
            <w:tcBorders>
              <w:top w:val="nil"/>
            </w:tcBorders>
            <w:shd w:val="clear" w:color="auto" w:fill="auto"/>
            <w:vAlign w:val="center"/>
            <w:hideMark/>
          </w:tcPr>
          <w:p w14:paraId="7D243EB5" w14:textId="77777777" w:rsidR="000D0736" w:rsidRPr="000D0736" w:rsidRDefault="000D0736">
            <w:pPr>
              <w:spacing w:line="276" w:lineRule="auto"/>
              <w:jc w:val="center"/>
              <w:rPr>
                <w:ins w:id="5083" w:author="Danny" w:date="2026-10-02T14:15:00Z"/>
                <w:rFonts w:ascii="Segoe UI Symbol" w:eastAsiaTheme="minorHAnsi" w:hAnsi="Segoe UI Symbol" w:cs="Calibri"/>
                <w:kern w:val="2"/>
                <w:sz w:val="14"/>
                <w:szCs w:val="18"/>
                <w14:ligatures w14:val="standardContextual"/>
                <w:rPrChange w:id="5084" w:author="Danny" w:date="2026-10-02T14:18:00Z">
                  <w:rPr>
                    <w:ins w:id="5085" w:author="Danny" w:date="2026-10-02T14:15:00Z"/>
                    <w:rFonts w:ascii="Segoe UI Symbol" w:hAnsi="Segoe UI Symbol" w:cs="Calibri"/>
                    <w:color w:val="000000"/>
                    <w:sz w:val="18"/>
                    <w:szCs w:val="18"/>
                  </w:rPr>
                </w:rPrChange>
              </w:rPr>
              <w:pPrChange w:id="5086" w:author="Danny" w:date="2026-10-02T14:23:00Z">
                <w:pPr>
                  <w:jc w:val="center"/>
                </w:pPr>
              </w:pPrChange>
            </w:pPr>
            <w:ins w:id="5087" w:author="Danny" w:date="2026-10-02T14:15:00Z">
              <w:r w:rsidRPr="000D0736">
                <w:rPr>
                  <w:rFonts w:ascii="Segoe UI Symbol" w:eastAsiaTheme="minorHAnsi" w:hAnsi="Segoe UI Symbol" w:cs="Calibri"/>
                  <w:kern w:val="2"/>
                  <w:sz w:val="14"/>
                  <w:szCs w:val="18"/>
                  <w14:ligatures w14:val="standardContextual"/>
                  <w:rPrChange w:id="508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286A56E" w14:textId="77777777" w:rsidR="000D0736" w:rsidRPr="000D0736" w:rsidRDefault="000D0736">
            <w:pPr>
              <w:spacing w:line="276" w:lineRule="auto"/>
              <w:jc w:val="center"/>
              <w:rPr>
                <w:ins w:id="5089" w:author="Danny" w:date="2026-10-02T14:15:00Z"/>
                <w:rFonts w:ascii="Segoe UI Symbol" w:eastAsiaTheme="minorHAnsi" w:hAnsi="Segoe UI Symbol" w:cs="Calibri"/>
                <w:kern w:val="2"/>
                <w:sz w:val="14"/>
                <w:szCs w:val="18"/>
                <w14:ligatures w14:val="standardContextual"/>
                <w:rPrChange w:id="5090" w:author="Danny" w:date="2026-10-02T14:18:00Z">
                  <w:rPr>
                    <w:ins w:id="5091" w:author="Danny" w:date="2026-10-02T14:15:00Z"/>
                    <w:rFonts w:ascii="Segoe UI Symbol" w:hAnsi="Segoe UI Symbol" w:cs="Calibri"/>
                    <w:color w:val="000000"/>
                    <w:sz w:val="18"/>
                    <w:szCs w:val="18"/>
                  </w:rPr>
                </w:rPrChange>
              </w:rPr>
              <w:pPrChange w:id="5092" w:author="Danny" w:date="2026-10-02T14:23:00Z">
                <w:pPr>
                  <w:jc w:val="center"/>
                </w:pPr>
              </w:pPrChange>
            </w:pPr>
            <w:ins w:id="5093" w:author="Danny" w:date="2026-10-02T14:15:00Z">
              <w:r w:rsidRPr="000D0736">
                <w:rPr>
                  <w:rFonts w:ascii="Segoe UI Symbol" w:eastAsiaTheme="minorHAnsi" w:hAnsi="Segoe UI Symbol" w:cs="Calibri"/>
                  <w:kern w:val="2"/>
                  <w:sz w:val="14"/>
                  <w:szCs w:val="18"/>
                  <w14:ligatures w14:val="standardContextual"/>
                  <w:rPrChange w:id="509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2855A95" w14:textId="77777777" w:rsidR="000D0736" w:rsidRPr="000D0736" w:rsidRDefault="000D0736">
            <w:pPr>
              <w:spacing w:line="276" w:lineRule="auto"/>
              <w:jc w:val="center"/>
              <w:rPr>
                <w:ins w:id="5095" w:author="Danny" w:date="2026-10-02T14:15:00Z"/>
                <w:rFonts w:ascii="Segoe UI Symbol" w:eastAsiaTheme="minorHAnsi" w:hAnsi="Segoe UI Symbol" w:cs="Calibri"/>
                <w:kern w:val="2"/>
                <w:sz w:val="14"/>
                <w:szCs w:val="18"/>
                <w14:ligatures w14:val="standardContextual"/>
                <w:rPrChange w:id="5096" w:author="Danny" w:date="2026-10-02T14:18:00Z">
                  <w:rPr>
                    <w:ins w:id="5097" w:author="Danny" w:date="2026-10-02T14:15:00Z"/>
                    <w:rFonts w:ascii="Segoe UI Symbol" w:hAnsi="Segoe UI Symbol" w:cs="Calibri"/>
                    <w:color w:val="000000"/>
                    <w:sz w:val="18"/>
                    <w:szCs w:val="18"/>
                  </w:rPr>
                </w:rPrChange>
              </w:rPr>
              <w:pPrChange w:id="5098" w:author="Danny" w:date="2026-10-02T14:23:00Z">
                <w:pPr>
                  <w:jc w:val="center"/>
                </w:pPr>
              </w:pPrChange>
            </w:pPr>
            <w:ins w:id="5099" w:author="Danny" w:date="2026-10-02T14:15:00Z">
              <w:r w:rsidRPr="000D0736">
                <w:rPr>
                  <w:rFonts w:ascii="Segoe UI Symbol" w:eastAsiaTheme="minorHAnsi" w:hAnsi="Segoe UI Symbol" w:cs="Calibri"/>
                  <w:kern w:val="2"/>
                  <w:sz w:val="14"/>
                  <w:szCs w:val="18"/>
                  <w14:ligatures w14:val="standardContextual"/>
                  <w:rPrChange w:id="5100" w:author="Danny" w:date="2026-10-02T14:18:00Z">
                    <w:rPr>
                      <w:rFonts w:ascii="Segoe UI Symbol" w:hAnsi="Segoe UI Symbol" w:cs="Calibri"/>
                      <w:color w:val="000000"/>
                      <w:sz w:val="18"/>
                      <w:szCs w:val="18"/>
                    </w:rPr>
                  </w:rPrChange>
                </w:rPr>
                <w:t>✗</w:t>
              </w:r>
            </w:ins>
          </w:p>
        </w:tc>
      </w:tr>
      <w:tr w:rsidR="005725AB" w:rsidRPr="005725AB" w14:paraId="680AFB05" w14:textId="77777777" w:rsidTr="00107337">
        <w:trPr>
          <w:trHeight w:val="20"/>
          <w:ins w:id="5101" w:author="Danny" w:date="2026-10-02T14:15:00Z"/>
        </w:trPr>
        <w:tc>
          <w:tcPr>
            <w:tcW w:w="0" w:type="auto"/>
            <w:tcBorders>
              <w:top w:val="nil"/>
              <w:left w:val="nil"/>
              <w:bottom w:val="nil"/>
              <w:right w:val="nil"/>
            </w:tcBorders>
            <w:shd w:val="clear" w:color="auto" w:fill="auto"/>
            <w:vAlign w:val="center"/>
            <w:hideMark/>
          </w:tcPr>
          <w:p w14:paraId="72518FD5" w14:textId="77777777" w:rsidR="000D0736" w:rsidRPr="000D0736" w:rsidRDefault="000D0736">
            <w:pPr>
              <w:spacing w:line="276" w:lineRule="auto"/>
              <w:jc w:val="center"/>
              <w:rPr>
                <w:ins w:id="5102" w:author="Danny" w:date="2026-10-02T14:15:00Z"/>
                <w:rFonts w:eastAsiaTheme="minorHAnsi" w:cstheme="minorBidi"/>
                <w:kern w:val="2"/>
                <w:sz w:val="14"/>
                <w:szCs w:val="18"/>
                <w14:ligatures w14:val="standardContextual"/>
                <w:rPrChange w:id="5103" w:author="Danny" w:date="2026-10-02T14:18:00Z">
                  <w:rPr>
                    <w:ins w:id="5104" w:author="Danny" w:date="2026-10-02T14:15:00Z"/>
                    <w:color w:val="000000"/>
                    <w:sz w:val="18"/>
                    <w:szCs w:val="18"/>
                  </w:rPr>
                </w:rPrChange>
              </w:rPr>
              <w:pPrChange w:id="5105" w:author="Danny" w:date="2026-10-02T14:16:00Z">
                <w:pPr>
                  <w:jc w:val="center"/>
                </w:pPr>
              </w:pPrChange>
            </w:pPr>
            <w:ins w:id="5106" w:author="Danny" w:date="2026-10-02T14:15:00Z">
              <w:r w:rsidRPr="000D0736">
                <w:rPr>
                  <w:rFonts w:eastAsiaTheme="minorHAnsi" w:cstheme="minorBidi"/>
                  <w:kern w:val="2"/>
                  <w:sz w:val="14"/>
                  <w:szCs w:val="18"/>
                  <w14:ligatures w14:val="standardContextual"/>
                  <w:rPrChange w:id="5107" w:author="Danny" w:date="2026-10-02T14:18:00Z">
                    <w:rPr>
                      <w:color w:val="000000"/>
                      <w:sz w:val="18"/>
                      <w:szCs w:val="18"/>
                    </w:rPr>
                  </w:rPrChange>
                </w:rPr>
                <w:t>52</w:t>
              </w:r>
            </w:ins>
          </w:p>
        </w:tc>
        <w:tc>
          <w:tcPr>
            <w:tcW w:w="0" w:type="auto"/>
            <w:tcBorders>
              <w:top w:val="nil"/>
              <w:left w:val="nil"/>
              <w:bottom w:val="nil"/>
              <w:right w:val="nil"/>
            </w:tcBorders>
            <w:shd w:val="clear" w:color="auto" w:fill="auto"/>
            <w:vAlign w:val="center"/>
            <w:hideMark/>
          </w:tcPr>
          <w:p w14:paraId="3E07E507" w14:textId="77777777" w:rsidR="000D0736" w:rsidRPr="000D0736" w:rsidRDefault="000D0736">
            <w:pPr>
              <w:spacing w:line="276" w:lineRule="auto"/>
              <w:rPr>
                <w:ins w:id="5108" w:author="Danny" w:date="2026-10-02T14:15:00Z"/>
                <w:rFonts w:eastAsiaTheme="minorHAnsi" w:cstheme="minorBidi"/>
                <w:kern w:val="2"/>
                <w:sz w:val="14"/>
                <w:szCs w:val="18"/>
                <w14:ligatures w14:val="standardContextual"/>
                <w:rPrChange w:id="5109" w:author="Danny" w:date="2026-10-02T14:18:00Z">
                  <w:rPr>
                    <w:ins w:id="5110" w:author="Danny" w:date="2026-10-02T14:15:00Z"/>
                    <w:color w:val="000000"/>
                    <w:sz w:val="18"/>
                    <w:szCs w:val="18"/>
                  </w:rPr>
                </w:rPrChange>
              </w:rPr>
              <w:pPrChange w:id="5111" w:author="Danny" w:date="2026-10-02T14:16:00Z">
                <w:pPr/>
              </w:pPrChange>
            </w:pPr>
            <w:ins w:id="5112" w:author="Danny" w:date="2026-10-02T14:15:00Z">
              <w:r w:rsidRPr="000D0736">
                <w:rPr>
                  <w:rFonts w:eastAsiaTheme="minorHAnsi" w:cstheme="minorBidi"/>
                  <w:kern w:val="2"/>
                  <w:sz w:val="14"/>
                  <w:szCs w:val="18"/>
                  <w14:ligatures w14:val="standardContextual"/>
                  <w:rPrChange w:id="5113" w:author="Danny" w:date="2026-10-02T14:18:00Z">
                    <w:rPr>
                      <w:color w:val="000000"/>
                      <w:sz w:val="18"/>
                      <w:szCs w:val="18"/>
                    </w:rPr>
                  </w:rPrChange>
                </w:rPr>
                <w:t>Lidén et al., 2007</w:t>
              </w:r>
            </w:ins>
          </w:p>
        </w:tc>
        <w:tc>
          <w:tcPr>
            <w:tcW w:w="0" w:type="auto"/>
            <w:tcBorders>
              <w:top w:val="nil"/>
              <w:left w:val="nil"/>
              <w:bottom w:val="nil"/>
              <w:right w:val="nil"/>
            </w:tcBorders>
            <w:shd w:val="clear" w:color="auto" w:fill="auto"/>
            <w:noWrap/>
            <w:vAlign w:val="bottom"/>
            <w:hideMark/>
          </w:tcPr>
          <w:p w14:paraId="4FEA00C1" w14:textId="77777777" w:rsidR="000D0736" w:rsidRPr="000D0736" w:rsidRDefault="000D0736">
            <w:pPr>
              <w:spacing w:line="276" w:lineRule="auto"/>
              <w:rPr>
                <w:ins w:id="5114" w:author="Danny" w:date="2026-10-02T14:15:00Z"/>
                <w:rFonts w:eastAsiaTheme="minorHAnsi" w:cstheme="minorBidi"/>
                <w:kern w:val="2"/>
                <w:sz w:val="14"/>
                <w:szCs w:val="18"/>
                <w14:ligatures w14:val="standardContextual"/>
                <w:rPrChange w:id="5115" w:author="Danny" w:date="2026-10-02T14:18:00Z">
                  <w:rPr>
                    <w:ins w:id="5116" w:author="Danny" w:date="2026-10-02T14:15:00Z"/>
                    <w:color w:val="000000"/>
                    <w:sz w:val="18"/>
                    <w:szCs w:val="18"/>
                  </w:rPr>
                </w:rPrChange>
              </w:rPr>
              <w:pPrChange w:id="5117" w:author="Danny" w:date="2026-10-02T14:16:00Z">
                <w:pPr/>
              </w:pPrChange>
            </w:pPr>
          </w:p>
        </w:tc>
        <w:tc>
          <w:tcPr>
            <w:tcW w:w="0" w:type="auto"/>
            <w:tcBorders>
              <w:top w:val="nil"/>
              <w:left w:val="nil"/>
              <w:bottom w:val="nil"/>
              <w:right w:val="nil"/>
            </w:tcBorders>
            <w:shd w:val="clear" w:color="auto" w:fill="auto"/>
            <w:vAlign w:val="center"/>
            <w:hideMark/>
          </w:tcPr>
          <w:p w14:paraId="5F2BC354" w14:textId="77777777" w:rsidR="000D0736" w:rsidRPr="000D0736" w:rsidRDefault="000D0736">
            <w:pPr>
              <w:spacing w:line="276" w:lineRule="auto"/>
              <w:jc w:val="center"/>
              <w:rPr>
                <w:ins w:id="5118" w:author="Danny" w:date="2026-10-02T14:15:00Z"/>
                <w:rFonts w:eastAsiaTheme="minorHAnsi" w:cstheme="minorBidi"/>
                <w:kern w:val="2"/>
                <w:sz w:val="14"/>
                <w:szCs w:val="18"/>
                <w14:ligatures w14:val="standardContextual"/>
                <w:rPrChange w:id="5119" w:author="Danny" w:date="2026-10-02T14:18:00Z">
                  <w:rPr>
                    <w:ins w:id="5120" w:author="Danny" w:date="2026-10-02T14:15:00Z"/>
                    <w:color w:val="000000"/>
                    <w:sz w:val="18"/>
                    <w:szCs w:val="18"/>
                  </w:rPr>
                </w:rPrChange>
              </w:rPr>
              <w:pPrChange w:id="5121" w:author="Danny" w:date="2026-10-02T14:21:00Z">
                <w:pPr>
                  <w:jc w:val="center"/>
                </w:pPr>
              </w:pPrChange>
            </w:pPr>
            <w:ins w:id="5122" w:author="Danny" w:date="2026-10-02T14:15:00Z">
              <w:r w:rsidRPr="000D0736">
                <w:rPr>
                  <w:rFonts w:eastAsiaTheme="minorHAnsi" w:cstheme="minorBidi"/>
                  <w:kern w:val="2"/>
                  <w:sz w:val="14"/>
                  <w:szCs w:val="18"/>
                  <w14:ligatures w14:val="standardContextual"/>
                  <w:rPrChange w:id="5123"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2CF157D7" w14:textId="77777777" w:rsidR="000D0736" w:rsidRPr="000D0736" w:rsidRDefault="000D0736">
            <w:pPr>
              <w:spacing w:line="276" w:lineRule="auto"/>
              <w:jc w:val="center"/>
              <w:rPr>
                <w:ins w:id="5124" w:author="Danny" w:date="2026-10-02T14:15:00Z"/>
                <w:rFonts w:eastAsiaTheme="minorHAnsi" w:cstheme="minorBidi"/>
                <w:kern w:val="2"/>
                <w:sz w:val="14"/>
                <w:szCs w:val="18"/>
                <w14:ligatures w14:val="standardContextual"/>
                <w:rPrChange w:id="5125" w:author="Danny" w:date="2026-10-02T14:18:00Z">
                  <w:rPr>
                    <w:ins w:id="5126" w:author="Danny" w:date="2026-10-02T14:15:00Z"/>
                    <w:color w:val="000000"/>
                    <w:sz w:val="18"/>
                    <w:szCs w:val="18"/>
                  </w:rPr>
                </w:rPrChange>
              </w:rPr>
              <w:pPrChange w:id="5127" w:author="Danny" w:date="2026-10-02T14:21:00Z">
                <w:pPr>
                  <w:jc w:val="center"/>
                </w:pPr>
              </w:pPrChange>
            </w:pPr>
            <w:ins w:id="5128" w:author="Danny" w:date="2026-10-02T14:15:00Z">
              <w:r w:rsidRPr="000D0736">
                <w:rPr>
                  <w:rFonts w:eastAsiaTheme="minorHAnsi" w:cstheme="minorBidi"/>
                  <w:kern w:val="2"/>
                  <w:sz w:val="14"/>
                  <w:szCs w:val="18"/>
                  <w14:ligatures w14:val="standardContextual"/>
                  <w:rPrChange w:id="5129"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41C3A347" w14:textId="77777777" w:rsidR="000D0736" w:rsidRPr="000D0736" w:rsidRDefault="000D0736">
            <w:pPr>
              <w:spacing w:line="276" w:lineRule="auto"/>
              <w:jc w:val="center"/>
              <w:rPr>
                <w:ins w:id="5130" w:author="Danny" w:date="2026-10-02T14:15:00Z"/>
                <w:rFonts w:eastAsiaTheme="minorHAnsi" w:cstheme="minorBidi"/>
                <w:kern w:val="2"/>
                <w:sz w:val="14"/>
                <w:szCs w:val="18"/>
                <w14:ligatures w14:val="standardContextual"/>
                <w:rPrChange w:id="5131" w:author="Danny" w:date="2026-10-02T14:18:00Z">
                  <w:rPr>
                    <w:ins w:id="5132" w:author="Danny" w:date="2026-10-02T14:15:00Z"/>
                    <w:color w:val="000000"/>
                    <w:sz w:val="18"/>
                    <w:szCs w:val="18"/>
                  </w:rPr>
                </w:rPrChange>
              </w:rPr>
              <w:pPrChange w:id="5133" w:author="Danny" w:date="2026-10-02T14:21:00Z">
                <w:pPr>
                  <w:jc w:val="center"/>
                </w:pPr>
              </w:pPrChange>
            </w:pPr>
          </w:p>
        </w:tc>
        <w:tc>
          <w:tcPr>
            <w:tcW w:w="0" w:type="auto"/>
            <w:tcBorders>
              <w:top w:val="nil"/>
              <w:left w:val="nil"/>
              <w:bottom w:val="nil"/>
              <w:right w:val="nil"/>
            </w:tcBorders>
            <w:shd w:val="clear" w:color="auto" w:fill="auto"/>
            <w:vAlign w:val="center"/>
            <w:hideMark/>
          </w:tcPr>
          <w:p w14:paraId="095BC246" w14:textId="77777777" w:rsidR="000D0736" w:rsidRPr="000D0736" w:rsidRDefault="000D0736">
            <w:pPr>
              <w:spacing w:line="276" w:lineRule="auto"/>
              <w:jc w:val="center"/>
              <w:rPr>
                <w:ins w:id="5134" w:author="Danny" w:date="2026-10-02T14:15:00Z"/>
                <w:rFonts w:eastAsiaTheme="minorHAnsi" w:cstheme="minorBidi"/>
                <w:kern w:val="2"/>
                <w:sz w:val="14"/>
                <w:szCs w:val="18"/>
                <w14:ligatures w14:val="standardContextual"/>
                <w:rPrChange w:id="5135" w:author="Danny" w:date="2026-10-02T14:18:00Z">
                  <w:rPr>
                    <w:ins w:id="5136" w:author="Danny" w:date="2026-10-02T14:15:00Z"/>
                    <w:color w:val="000000"/>
                    <w:sz w:val="18"/>
                    <w:szCs w:val="18"/>
                  </w:rPr>
                </w:rPrChange>
              </w:rPr>
              <w:pPrChange w:id="5137" w:author="Danny" w:date="2026-10-02T14:21:00Z">
                <w:pPr>
                  <w:jc w:val="center"/>
                </w:pPr>
              </w:pPrChange>
            </w:pPr>
            <w:ins w:id="5138" w:author="Danny" w:date="2026-10-02T14:15:00Z">
              <w:r w:rsidRPr="000D0736">
                <w:rPr>
                  <w:rFonts w:eastAsiaTheme="minorHAnsi" w:cstheme="minorBidi"/>
                  <w:kern w:val="2"/>
                  <w:sz w:val="14"/>
                  <w:szCs w:val="18"/>
                  <w14:ligatures w14:val="standardContextual"/>
                  <w:rPrChange w:id="5139" w:author="Danny" w:date="2026-10-02T14:18:00Z">
                    <w:rPr>
                      <w:color w:val="000000"/>
                      <w:sz w:val="18"/>
                      <w:szCs w:val="18"/>
                    </w:rPr>
                  </w:rPrChange>
                </w:rPr>
                <w:t>28.5 ± 6.8</w:t>
              </w:r>
            </w:ins>
          </w:p>
        </w:tc>
        <w:tc>
          <w:tcPr>
            <w:tcW w:w="0" w:type="auto"/>
            <w:tcBorders>
              <w:top w:val="nil"/>
              <w:left w:val="nil"/>
              <w:bottom w:val="nil"/>
              <w:right w:val="nil"/>
            </w:tcBorders>
            <w:shd w:val="clear" w:color="auto" w:fill="auto"/>
            <w:vAlign w:val="center"/>
            <w:hideMark/>
          </w:tcPr>
          <w:p w14:paraId="2038A4FD" w14:textId="77777777" w:rsidR="000D0736" w:rsidRPr="000D0736" w:rsidRDefault="000D0736">
            <w:pPr>
              <w:spacing w:line="276" w:lineRule="auto"/>
              <w:jc w:val="center"/>
              <w:rPr>
                <w:ins w:id="5140" w:author="Danny" w:date="2026-10-02T14:15:00Z"/>
                <w:rFonts w:eastAsiaTheme="minorHAnsi" w:cstheme="minorBidi"/>
                <w:kern w:val="2"/>
                <w:sz w:val="14"/>
                <w:szCs w:val="18"/>
                <w14:ligatures w14:val="standardContextual"/>
                <w:rPrChange w:id="5141" w:author="Danny" w:date="2026-10-02T14:18:00Z">
                  <w:rPr>
                    <w:ins w:id="5142" w:author="Danny" w:date="2026-10-02T14:15:00Z"/>
                    <w:color w:val="000000"/>
                    <w:sz w:val="18"/>
                    <w:szCs w:val="18"/>
                  </w:rPr>
                </w:rPrChange>
              </w:rPr>
              <w:pPrChange w:id="5143" w:author="Danny" w:date="2026-10-02T14:21:00Z">
                <w:pPr>
                  <w:jc w:val="center"/>
                </w:pPr>
              </w:pPrChange>
            </w:pPr>
          </w:p>
        </w:tc>
        <w:tc>
          <w:tcPr>
            <w:tcW w:w="0" w:type="auto"/>
            <w:tcBorders>
              <w:top w:val="nil"/>
              <w:left w:val="nil"/>
              <w:bottom w:val="nil"/>
              <w:right w:val="nil"/>
            </w:tcBorders>
            <w:shd w:val="clear" w:color="auto" w:fill="auto"/>
            <w:vAlign w:val="center"/>
            <w:hideMark/>
          </w:tcPr>
          <w:p w14:paraId="381E422C" w14:textId="77777777" w:rsidR="000D0736" w:rsidRPr="000D0736" w:rsidRDefault="000D0736">
            <w:pPr>
              <w:spacing w:line="276" w:lineRule="auto"/>
              <w:jc w:val="center"/>
              <w:rPr>
                <w:ins w:id="5144" w:author="Danny" w:date="2026-10-02T14:15:00Z"/>
                <w:rFonts w:eastAsiaTheme="minorHAnsi" w:cstheme="minorBidi"/>
                <w:kern w:val="2"/>
                <w:sz w:val="14"/>
                <w:szCs w:val="18"/>
                <w14:ligatures w14:val="standardContextual"/>
                <w:rPrChange w:id="5145" w:author="Danny" w:date="2026-10-02T14:18:00Z">
                  <w:rPr>
                    <w:ins w:id="5146" w:author="Danny" w:date="2026-10-02T14:15:00Z"/>
                    <w:color w:val="000000"/>
                    <w:sz w:val="18"/>
                    <w:szCs w:val="18"/>
                  </w:rPr>
                </w:rPrChange>
              </w:rPr>
              <w:pPrChange w:id="5147" w:author="Danny" w:date="2026-10-02T14:21:00Z">
                <w:pPr>
                  <w:jc w:val="center"/>
                </w:pPr>
              </w:pPrChange>
            </w:pPr>
            <w:ins w:id="5148" w:author="Danny" w:date="2026-10-02T14:15:00Z">
              <w:r w:rsidRPr="000D0736">
                <w:rPr>
                  <w:rFonts w:eastAsiaTheme="minorHAnsi" w:cstheme="minorBidi"/>
                  <w:kern w:val="2"/>
                  <w:sz w:val="14"/>
                  <w:szCs w:val="18"/>
                  <w14:ligatures w14:val="standardContextual"/>
                  <w:rPrChange w:id="5149" w:author="Danny" w:date="2026-10-02T14:18:00Z">
                    <w:rPr>
                      <w:color w:val="000000"/>
                      <w:sz w:val="18"/>
                      <w:szCs w:val="18"/>
                    </w:rPr>
                  </w:rPrChange>
                </w:rPr>
                <w:t>71</w:t>
              </w:r>
            </w:ins>
          </w:p>
        </w:tc>
        <w:tc>
          <w:tcPr>
            <w:tcW w:w="0" w:type="auto"/>
            <w:tcBorders>
              <w:top w:val="nil"/>
              <w:left w:val="nil"/>
              <w:bottom w:val="nil"/>
              <w:right w:val="nil"/>
            </w:tcBorders>
            <w:shd w:val="clear" w:color="auto" w:fill="auto"/>
            <w:vAlign w:val="center"/>
            <w:hideMark/>
          </w:tcPr>
          <w:p w14:paraId="7BDD57AA" w14:textId="77777777" w:rsidR="000D0736" w:rsidRPr="000D0736" w:rsidRDefault="000D0736">
            <w:pPr>
              <w:spacing w:line="276" w:lineRule="auto"/>
              <w:jc w:val="center"/>
              <w:rPr>
                <w:ins w:id="5150" w:author="Danny" w:date="2026-10-02T14:15:00Z"/>
                <w:rFonts w:eastAsiaTheme="minorHAnsi" w:cstheme="minorBidi"/>
                <w:kern w:val="2"/>
                <w:sz w:val="14"/>
                <w:szCs w:val="18"/>
                <w14:ligatures w14:val="standardContextual"/>
                <w:rPrChange w:id="5151" w:author="Danny" w:date="2026-10-02T14:18:00Z">
                  <w:rPr>
                    <w:ins w:id="5152" w:author="Danny" w:date="2026-10-02T14:15:00Z"/>
                    <w:color w:val="000000"/>
                    <w:sz w:val="18"/>
                    <w:szCs w:val="18"/>
                  </w:rPr>
                </w:rPrChange>
              </w:rPr>
              <w:pPrChange w:id="5153" w:author="Danny" w:date="2026-10-02T14:21:00Z">
                <w:pPr>
                  <w:jc w:val="center"/>
                </w:pPr>
              </w:pPrChange>
            </w:pPr>
            <w:ins w:id="5154" w:author="Danny" w:date="2026-10-02T14:15:00Z">
              <w:r w:rsidRPr="000D0736">
                <w:rPr>
                  <w:rFonts w:eastAsiaTheme="minorHAnsi" w:cstheme="minorBidi"/>
                  <w:kern w:val="2"/>
                  <w:sz w:val="14"/>
                  <w:szCs w:val="18"/>
                  <w14:ligatures w14:val="standardContextual"/>
                  <w:rPrChange w:id="5155" w:author="Danny" w:date="2026-10-02T14:18:00Z">
                    <w:rPr>
                      <w:color w:val="000000"/>
                      <w:sz w:val="18"/>
                      <w:szCs w:val="18"/>
                    </w:rPr>
                  </w:rPrChange>
                </w:rPr>
                <w:t>49</w:t>
              </w:r>
            </w:ins>
          </w:p>
        </w:tc>
        <w:tc>
          <w:tcPr>
            <w:tcW w:w="0" w:type="auto"/>
            <w:tcBorders>
              <w:top w:val="nil"/>
              <w:left w:val="nil"/>
              <w:bottom w:val="nil"/>
              <w:right w:val="nil"/>
            </w:tcBorders>
            <w:shd w:val="clear" w:color="auto" w:fill="auto"/>
            <w:vAlign w:val="center"/>
            <w:hideMark/>
          </w:tcPr>
          <w:p w14:paraId="7579121C" w14:textId="77777777" w:rsidR="000D0736" w:rsidRPr="000D0736" w:rsidRDefault="000D0736">
            <w:pPr>
              <w:spacing w:line="276" w:lineRule="auto"/>
              <w:jc w:val="center"/>
              <w:rPr>
                <w:ins w:id="5156" w:author="Danny" w:date="2026-10-02T14:15:00Z"/>
                <w:rFonts w:eastAsiaTheme="minorHAnsi" w:cstheme="minorBidi"/>
                <w:kern w:val="2"/>
                <w:sz w:val="14"/>
                <w:szCs w:val="18"/>
                <w14:ligatures w14:val="standardContextual"/>
                <w:rPrChange w:id="5157" w:author="Danny" w:date="2026-10-02T14:18:00Z">
                  <w:rPr>
                    <w:ins w:id="5158" w:author="Danny" w:date="2026-10-02T14:15:00Z"/>
                    <w:color w:val="000000"/>
                    <w:sz w:val="18"/>
                    <w:szCs w:val="18"/>
                  </w:rPr>
                </w:rPrChange>
              </w:rPr>
              <w:pPrChange w:id="5159" w:author="Danny" w:date="2026-10-02T14:21:00Z">
                <w:pPr>
                  <w:jc w:val="center"/>
                </w:pPr>
              </w:pPrChange>
            </w:pPr>
            <w:ins w:id="5160" w:author="Danny" w:date="2026-10-02T14:15:00Z">
              <w:r w:rsidRPr="000D0736">
                <w:rPr>
                  <w:rFonts w:eastAsiaTheme="minorHAnsi" w:cstheme="minorBidi"/>
                  <w:kern w:val="2"/>
                  <w:sz w:val="14"/>
                  <w:szCs w:val="18"/>
                  <w14:ligatures w14:val="standardContextual"/>
                  <w:rPrChange w:id="5161" w:author="Danny" w:date="2026-10-02T14:18:00Z">
                    <w:rPr>
                      <w:color w:val="000000"/>
                      <w:sz w:val="18"/>
                      <w:szCs w:val="18"/>
                    </w:rPr>
                  </w:rPrChange>
                </w:rPr>
                <w:t>22</w:t>
              </w:r>
            </w:ins>
          </w:p>
        </w:tc>
        <w:tc>
          <w:tcPr>
            <w:tcW w:w="0" w:type="auto"/>
            <w:tcBorders>
              <w:top w:val="nil"/>
              <w:left w:val="nil"/>
              <w:bottom w:val="nil"/>
              <w:right w:val="nil"/>
            </w:tcBorders>
            <w:shd w:val="clear" w:color="auto" w:fill="auto"/>
            <w:noWrap/>
            <w:vAlign w:val="center"/>
            <w:hideMark/>
          </w:tcPr>
          <w:p w14:paraId="40B8B807" w14:textId="77777777" w:rsidR="000D0736" w:rsidRPr="000D0736" w:rsidRDefault="000D0736">
            <w:pPr>
              <w:spacing w:line="276" w:lineRule="auto"/>
              <w:jc w:val="center"/>
              <w:rPr>
                <w:ins w:id="5162" w:author="Danny" w:date="2026-10-02T14:15:00Z"/>
                <w:rFonts w:eastAsiaTheme="minorHAnsi" w:cstheme="minorBidi"/>
                <w:kern w:val="2"/>
                <w:sz w:val="14"/>
                <w:szCs w:val="18"/>
                <w14:ligatures w14:val="standardContextual"/>
                <w:rPrChange w:id="5163" w:author="Danny" w:date="2026-10-02T14:18:00Z">
                  <w:rPr>
                    <w:ins w:id="5164" w:author="Danny" w:date="2026-10-02T14:15:00Z"/>
                    <w:color w:val="000000"/>
                    <w:sz w:val="18"/>
                    <w:szCs w:val="18"/>
                  </w:rPr>
                </w:rPrChange>
              </w:rPr>
              <w:pPrChange w:id="5165" w:author="Danny" w:date="2026-10-02T14:21:00Z">
                <w:pPr>
                  <w:jc w:val="center"/>
                </w:pPr>
              </w:pPrChange>
            </w:pPr>
          </w:p>
        </w:tc>
        <w:tc>
          <w:tcPr>
            <w:tcW w:w="0" w:type="auto"/>
            <w:tcBorders>
              <w:top w:val="nil"/>
              <w:left w:val="nil"/>
              <w:bottom w:val="nil"/>
              <w:right w:val="nil"/>
            </w:tcBorders>
            <w:shd w:val="clear" w:color="auto" w:fill="auto"/>
            <w:vAlign w:val="center"/>
            <w:hideMark/>
          </w:tcPr>
          <w:p w14:paraId="0978C820" w14:textId="77777777" w:rsidR="000D0736" w:rsidRPr="000D0736" w:rsidRDefault="000D0736">
            <w:pPr>
              <w:spacing w:line="276" w:lineRule="auto"/>
              <w:jc w:val="center"/>
              <w:rPr>
                <w:ins w:id="5166" w:author="Danny" w:date="2026-10-02T14:15:00Z"/>
                <w:rFonts w:eastAsiaTheme="minorHAnsi" w:cstheme="minorBidi"/>
                <w:kern w:val="2"/>
                <w:sz w:val="14"/>
                <w:szCs w:val="18"/>
                <w14:ligatures w14:val="standardContextual"/>
                <w:rPrChange w:id="5167" w:author="Danny" w:date="2026-10-02T14:18:00Z">
                  <w:rPr>
                    <w:ins w:id="5168" w:author="Danny" w:date="2026-10-02T14:15:00Z"/>
                    <w:color w:val="000000"/>
                    <w:sz w:val="18"/>
                    <w:szCs w:val="18"/>
                  </w:rPr>
                </w:rPrChange>
              </w:rPr>
              <w:pPrChange w:id="5169" w:author="Danny" w:date="2026-10-02T14:21:00Z">
                <w:pPr>
                  <w:jc w:val="center"/>
                </w:pPr>
              </w:pPrChange>
            </w:pPr>
            <w:ins w:id="5170" w:author="Danny" w:date="2026-10-02T14:15:00Z">
              <w:r w:rsidRPr="000D0736">
                <w:rPr>
                  <w:rFonts w:eastAsiaTheme="minorHAnsi" w:cstheme="minorBidi"/>
                  <w:kern w:val="2"/>
                  <w:sz w:val="14"/>
                  <w:szCs w:val="18"/>
                  <w14:ligatures w14:val="standardContextual"/>
                  <w:rPrChange w:id="5171" w:author="Danny" w:date="2026-10-02T14:18:00Z">
                    <w:rPr>
                      <w:color w:val="000000"/>
                      <w:sz w:val="18"/>
                      <w:szCs w:val="18"/>
                    </w:rPr>
                  </w:rPrChange>
                </w:rPr>
                <w:t>87.1</w:t>
              </w:r>
            </w:ins>
          </w:p>
        </w:tc>
        <w:tc>
          <w:tcPr>
            <w:tcW w:w="0" w:type="auto"/>
            <w:tcBorders>
              <w:top w:val="nil"/>
              <w:left w:val="nil"/>
              <w:bottom w:val="nil"/>
              <w:right w:val="nil"/>
            </w:tcBorders>
            <w:shd w:val="clear" w:color="auto" w:fill="auto"/>
            <w:vAlign w:val="center"/>
            <w:hideMark/>
          </w:tcPr>
          <w:p w14:paraId="79A23675" w14:textId="77777777" w:rsidR="000D0736" w:rsidRPr="000D0736" w:rsidRDefault="000D0736">
            <w:pPr>
              <w:spacing w:line="276" w:lineRule="auto"/>
              <w:jc w:val="center"/>
              <w:rPr>
                <w:ins w:id="5172" w:author="Danny" w:date="2026-10-02T14:15:00Z"/>
                <w:rFonts w:eastAsiaTheme="minorHAnsi" w:cstheme="minorBidi"/>
                <w:kern w:val="2"/>
                <w:sz w:val="14"/>
                <w:szCs w:val="18"/>
                <w14:ligatures w14:val="standardContextual"/>
                <w:rPrChange w:id="5173" w:author="Danny" w:date="2026-10-02T14:18:00Z">
                  <w:rPr>
                    <w:ins w:id="5174" w:author="Danny" w:date="2026-10-02T14:15:00Z"/>
                    <w:color w:val="000000"/>
                    <w:sz w:val="18"/>
                    <w:szCs w:val="18"/>
                  </w:rPr>
                </w:rPrChange>
              </w:rPr>
              <w:pPrChange w:id="5175" w:author="Danny" w:date="2026-10-02T14:21:00Z">
                <w:pPr>
                  <w:jc w:val="center"/>
                </w:pPr>
              </w:pPrChange>
            </w:pPr>
            <w:ins w:id="5176" w:author="Danny" w:date="2026-10-02T14:15:00Z">
              <w:r w:rsidRPr="000D0736">
                <w:rPr>
                  <w:rFonts w:eastAsiaTheme="minorHAnsi" w:cstheme="minorBidi"/>
                  <w:kern w:val="2"/>
                  <w:sz w:val="14"/>
                  <w:szCs w:val="18"/>
                  <w14:ligatures w14:val="standardContextual"/>
                  <w:rPrChange w:id="5177" w:author="Danny" w:date="2026-10-02T14:18:00Z">
                    <w:rPr>
                      <w:color w:val="000000"/>
                      <w:sz w:val="18"/>
                      <w:szCs w:val="18"/>
                    </w:rPr>
                  </w:rPrChange>
                </w:rPr>
                <w:t>7.3</w:t>
              </w:r>
            </w:ins>
          </w:p>
        </w:tc>
        <w:tc>
          <w:tcPr>
            <w:tcW w:w="0" w:type="auto"/>
            <w:tcBorders>
              <w:top w:val="nil"/>
              <w:left w:val="nil"/>
              <w:bottom w:val="nil"/>
              <w:right w:val="nil"/>
            </w:tcBorders>
            <w:shd w:val="clear" w:color="auto" w:fill="auto"/>
            <w:vAlign w:val="center"/>
            <w:hideMark/>
          </w:tcPr>
          <w:p w14:paraId="5F10279B" w14:textId="77777777" w:rsidR="000D0736" w:rsidRPr="000D0736" w:rsidRDefault="000D0736">
            <w:pPr>
              <w:spacing w:line="276" w:lineRule="auto"/>
              <w:jc w:val="center"/>
              <w:rPr>
                <w:ins w:id="5178" w:author="Danny" w:date="2026-10-02T14:15:00Z"/>
                <w:rFonts w:eastAsiaTheme="minorHAnsi" w:cstheme="minorBidi"/>
                <w:kern w:val="2"/>
                <w:sz w:val="14"/>
                <w:szCs w:val="18"/>
                <w14:ligatures w14:val="standardContextual"/>
                <w:rPrChange w:id="5179" w:author="Danny" w:date="2026-10-02T14:18:00Z">
                  <w:rPr>
                    <w:ins w:id="5180" w:author="Danny" w:date="2026-10-02T14:15:00Z"/>
                    <w:color w:val="000000"/>
                    <w:sz w:val="18"/>
                    <w:szCs w:val="18"/>
                  </w:rPr>
                </w:rPrChange>
              </w:rPr>
              <w:pPrChange w:id="5181" w:author="Danny" w:date="2026-10-02T14:21:00Z">
                <w:pPr>
                  <w:jc w:val="center"/>
                </w:pPr>
              </w:pPrChange>
            </w:pPr>
            <w:ins w:id="5182" w:author="Danny" w:date="2026-10-02T14:15:00Z">
              <w:r w:rsidRPr="000D0736">
                <w:rPr>
                  <w:rFonts w:eastAsiaTheme="minorHAnsi" w:cstheme="minorBidi"/>
                  <w:kern w:val="2"/>
                  <w:sz w:val="14"/>
                  <w:szCs w:val="18"/>
                  <w14:ligatures w14:val="standardContextual"/>
                  <w:rPrChange w:id="5183"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09CC3DF4" w14:textId="77777777" w:rsidR="000D0736" w:rsidRPr="000D0736" w:rsidRDefault="000D0736">
            <w:pPr>
              <w:spacing w:line="276" w:lineRule="auto"/>
              <w:rPr>
                <w:ins w:id="5184" w:author="Danny" w:date="2026-10-02T14:15:00Z"/>
                <w:rFonts w:eastAsiaTheme="minorHAnsi" w:cstheme="minorBidi"/>
                <w:kern w:val="2"/>
                <w:sz w:val="14"/>
                <w:szCs w:val="18"/>
                <w14:ligatures w14:val="standardContextual"/>
                <w:rPrChange w:id="5185" w:author="Danny" w:date="2026-10-02T14:18:00Z">
                  <w:rPr>
                    <w:ins w:id="5186" w:author="Danny" w:date="2026-10-02T14:15:00Z"/>
                    <w:color w:val="000000"/>
                    <w:sz w:val="18"/>
                    <w:szCs w:val="18"/>
                  </w:rPr>
                </w:rPrChange>
              </w:rPr>
              <w:pPrChange w:id="5187" w:author="Danny" w:date="2026-10-02T14:16:00Z">
                <w:pPr>
                  <w:jc w:val="center"/>
                </w:pPr>
              </w:pPrChange>
            </w:pPr>
          </w:p>
        </w:tc>
        <w:tc>
          <w:tcPr>
            <w:tcW w:w="0" w:type="auto"/>
            <w:tcBorders>
              <w:top w:val="nil"/>
            </w:tcBorders>
            <w:shd w:val="clear" w:color="auto" w:fill="auto"/>
            <w:vAlign w:val="center"/>
            <w:hideMark/>
          </w:tcPr>
          <w:p w14:paraId="7B71688B" w14:textId="77777777" w:rsidR="000D0736" w:rsidRPr="000D0736" w:rsidRDefault="000D0736">
            <w:pPr>
              <w:spacing w:line="276" w:lineRule="auto"/>
              <w:jc w:val="center"/>
              <w:rPr>
                <w:ins w:id="5188" w:author="Danny" w:date="2026-10-02T14:15:00Z"/>
                <w:rFonts w:ascii="Segoe UI Symbol" w:eastAsiaTheme="minorHAnsi" w:hAnsi="Segoe UI Symbol" w:cs="Calibri"/>
                <w:kern w:val="2"/>
                <w:sz w:val="14"/>
                <w:szCs w:val="18"/>
                <w14:ligatures w14:val="standardContextual"/>
                <w:rPrChange w:id="5189" w:author="Danny" w:date="2026-10-02T14:18:00Z">
                  <w:rPr>
                    <w:ins w:id="5190" w:author="Danny" w:date="2026-10-02T14:15:00Z"/>
                    <w:rFonts w:ascii="Segoe UI Symbol" w:hAnsi="Segoe UI Symbol" w:cs="Calibri"/>
                    <w:color w:val="000000"/>
                    <w:sz w:val="18"/>
                    <w:szCs w:val="18"/>
                  </w:rPr>
                </w:rPrChange>
              </w:rPr>
              <w:pPrChange w:id="5191" w:author="Danny" w:date="2026-10-02T14:23:00Z">
                <w:pPr>
                  <w:jc w:val="center"/>
                </w:pPr>
              </w:pPrChange>
            </w:pPr>
            <w:ins w:id="5192" w:author="Danny" w:date="2026-10-02T14:15:00Z">
              <w:r w:rsidRPr="000D0736">
                <w:rPr>
                  <w:rFonts w:ascii="Segoe UI Symbol" w:eastAsiaTheme="minorHAnsi" w:hAnsi="Segoe UI Symbol" w:cs="Calibri"/>
                  <w:kern w:val="2"/>
                  <w:sz w:val="14"/>
                  <w:szCs w:val="18"/>
                  <w14:ligatures w14:val="standardContextual"/>
                  <w:rPrChange w:id="519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8C49175" w14:textId="77777777" w:rsidR="000D0736" w:rsidRPr="000D0736" w:rsidRDefault="000D0736">
            <w:pPr>
              <w:spacing w:line="276" w:lineRule="auto"/>
              <w:jc w:val="center"/>
              <w:rPr>
                <w:ins w:id="5194" w:author="Danny" w:date="2026-10-02T14:15:00Z"/>
                <w:rFonts w:ascii="Segoe UI Symbol" w:eastAsiaTheme="minorHAnsi" w:hAnsi="Segoe UI Symbol" w:cs="Calibri"/>
                <w:kern w:val="2"/>
                <w:sz w:val="14"/>
                <w:szCs w:val="18"/>
                <w14:ligatures w14:val="standardContextual"/>
                <w:rPrChange w:id="5195" w:author="Danny" w:date="2026-10-02T14:18:00Z">
                  <w:rPr>
                    <w:ins w:id="5196" w:author="Danny" w:date="2026-10-02T14:15:00Z"/>
                    <w:rFonts w:ascii="Segoe UI Symbol" w:hAnsi="Segoe UI Symbol" w:cs="Calibri"/>
                    <w:color w:val="000000"/>
                    <w:sz w:val="18"/>
                    <w:szCs w:val="18"/>
                  </w:rPr>
                </w:rPrChange>
              </w:rPr>
              <w:pPrChange w:id="5197" w:author="Danny" w:date="2026-10-02T14:23:00Z">
                <w:pPr>
                  <w:jc w:val="center"/>
                </w:pPr>
              </w:pPrChange>
            </w:pPr>
            <w:ins w:id="5198" w:author="Danny" w:date="2026-10-02T14:15:00Z">
              <w:r w:rsidRPr="000D0736">
                <w:rPr>
                  <w:rFonts w:ascii="Segoe UI Symbol" w:eastAsiaTheme="minorHAnsi" w:hAnsi="Segoe UI Symbol" w:cs="Calibri"/>
                  <w:kern w:val="2"/>
                  <w:sz w:val="14"/>
                  <w:szCs w:val="18"/>
                  <w14:ligatures w14:val="standardContextual"/>
                  <w:rPrChange w:id="519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80D242C" w14:textId="77777777" w:rsidR="000D0736" w:rsidRPr="000D0736" w:rsidRDefault="000D0736">
            <w:pPr>
              <w:spacing w:line="276" w:lineRule="auto"/>
              <w:jc w:val="center"/>
              <w:rPr>
                <w:ins w:id="5200" w:author="Danny" w:date="2026-10-02T14:15:00Z"/>
                <w:rFonts w:ascii="Segoe UI Symbol" w:eastAsiaTheme="minorHAnsi" w:hAnsi="Segoe UI Symbol" w:cs="Calibri"/>
                <w:kern w:val="2"/>
                <w:sz w:val="14"/>
                <w:szCs w:val="18"/>
                <w14:ligatures w14:val="standardContextual"/>
                <w:rPrChange w:id="5201" w:author="Danny" w:date="2026-10-02T14:18:00Z">
                  <w:rPr>
                    <w:ins w:id="5202" w:author="Danny" w:date="2026-10-02T14:15:00Z"/>
                    <w:rFonts w:ascii="Segoe UI Symbol" w:hAnsi="Segoe UI Symbol" w:cs="Calibri"/>
                    <w:color w:val="000000"/>
                    <w:sz w:val="18"/>
                    <w:szCs w:val="18"/>
                  </w:rPr>
                </w:rPrChange>
              </w:rPr>
              <w:pPrChange w:id="5203" w:author="Danny" w:date="2026-10-02T14:23:00Z">
                <w:pPr>
                  <w:jc w:val="center"/>
                </w:pPr>
              </w:pPrChange>
            </w:pPr>
            <w:ins w:id="5204" w:author="Danny" w:date="2026-10-02T14:15:00Z">
              <w:r w:rsidRPr="000D0736">
                <w:rPr>
                  <w:rFonts w:ascii="Segoe UI Symbol" w:eastAsiaTheme="minorHAnsi" w:hAnsi="Segoe UI Symbol" w:cs="Calibri"/>
                  <w:kern w:val="2"/>
                  <w:sz w:val="14"/>
                  <w:szCs w:val="18"/>
                  <w14:ligatures w14:val="standardContextual"/>
                  <w:rPrChange w:id="520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B3190B0" w14:textId="77777777" w:rsidR="000D0736" w:rsidRPr="000D0736" w:rsidRDefault="000D0736">
            <w:pPr>
              <w:spacing w:line="276" w:lineRule="auto"/>
              <w:jc w:val="center"/>
              <w:rPr>
                <w:ins w:id="5206" w:author="Danny" w:date="2026-10-02T14:15:00Z"/>
                <w:rFonts w:ascii="Segoe UI Symbol" w:eastAsiaTheme="minorHAnsi" w:hAnsi="Segoe UI Symbol" w:cs="Calibri"/>
                <w:kern w:val="2"/>
                <w:sz w:val="14"/>
                <w:szCs w:val="18"/>
                <w14:ligatures w14:val="standardContextual"/>
                <w:rPrChange w:id="5207" w:author="Danny" w:date="2026-10-02T14:18:00Z">
                  <w:rPr>
                    <w:ins w:id="5208" w:author="Danny" w:date="2026-10-02T14:15:00Z"/>
                    <w:rFonts w:ascii="Segoe UI Symbol" w:hAnsi="Segoe UI Symbol" w:cs="Calibri"/>
                    <w:color w:val="000000"/>
                    <w:sz w:val="18"/>
                    <w:szCs w:val="18"/>
                  </w:rPr>
                </w:rPrChange>
              </w:rPr>
              <w:pPrChange w:id="5209" w:author="Danny" w:date="2026-10-02T14:23:00Z">
                <w:pPr>
                  <w:jc w:val="center"/>
                </w:pPr>
              </w:pPrChange>
            </w:pPr>
            <w:ins w:id="5210" w:author="Danny" w:date="2026-10-02T14:15:00Z">
              <w:r w:rsidRPr="000D0736">
                <w:rPr>
                  <w:rFonts w:ascii="Segoe UI Symbol" w:eastAsiaTheme="minorHAnsi" w:hAnsi="Segoe UI Symbol" w:cs="Calibri"/>
                  <w:kern w:val="2"/>
                  <w:sz w:val="14"/>
                  <w:szCs w:val="18"/>
                  <w14:ligatures w14:val="standardContextual"/>
                  <w:rPrChange w:id="521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7888E92" w14:textId="77777777" w:rsidR="000D0736" w:rsidRPr="000D0736" w:rsidRDefault="000D0736">
            <w:pPr>
              <w:spacing w:line="276" w:lineRule="auto"/>
              <w:jc w:val="center"/>
              <w:rPr>
                <w:ins w:id="5212" w:author="Danny" w:date="2026-10-02T14:15:00Z"/>
                <w:rFonts w:ascii="Segoe UI Symbol" w:eastAsiaTheme="minorHAnsi" w:hAnsi="Segoe UI Symbol" w:cs="Calibri"/>
                <w:kern w:val="2"/>
                <w:sz w:val="14"/>
                <w:szCs w:val="18"/>
                <w14:ligatures w14:val="standardContextual"/>
                <w:rPrChange w:id="5213" w:author="Danny" w:date="2026-10-02T14:18:00Z">
                  <w:rPr>
                    <w:ins w:id="5214" w:author="Danny" w:date="2026-10-02T14:15:00Z"/>
                    <w:rFonts w:ascii="Segoe UI Symbol" w:hAnsi="Segoe UI Symbol" w:cs="Calibri"/>
                    <w:color w:val="000000"/>
                    <w:sz w:val="18"/>
                    <w:szCs w:val="18"/>
                  </w:rPr>
                </w:rPrChange>
              </w:rPr>
              <w:pPrChange w:id="5215" w:author="Danny" w:date="2026-10-02T14:23:00Z">
                <w:pPr>
                  <w:jc w:val="center"/>
                </w:pPr>
              </w:pPrChange>
            </w:pPr>
          </w:p>
        </w:tc>
        <w:tc>
          <w:tcPr>
            <w:tcW w:w="0" w:type="auto"/>
            <w:tcBorders>
              <w:top w:val="nil"/>
            </w:tcBorders>
            <w:shd w:val="clear" w:color="auto" w:fill="auto"/>
            <w:vAlign w:val="center"/>
            <w:hideMark/>
          </w:tcPr>
          <w:p w14:paraId="7CD260C2" w14:textId="77777777" w:rsidR="000D0736" w:rsidRPr="000D0736" w:rsidRDefault="000D0736">
            <w:pPr>
              <w:spacing w:line="276" w:lineRule="auto"/>
              <w:jc w:val="center"/>
              <w:rPr>
                <w:ins w:id="5216" w:author="Danny" w:date="2026-10-02T14:15:00Z"/>
                <w:rFonts w:ascii="Segoe UI Symbol" w:eastAsiaTheme="minorHAnsi" w:hAnsi="Segoe UI Symbol" w:cs="Calibri"/>
                <w:kern w:val="2"/>
                <w:sz w:val="14"/>
                <w:szCs w:val="18"/>
                <w14:ligatures w14:val="standardContextual"/>
                <w:rPrChange w:id="5217" w:author="Danny" w:date="2026-10-02T14:18:00Z">
                  <w:rPr>
                    <w:ins w:id="5218" w:author="Danny" w:date="2026-10-02T14:15:00Z"/>
                    <w:rFonts w:ascii="Segoe UI Symbol" w:hAnsi="Segoe UI Symbol" w:cs="Calibri"/>
                    <w:color w:val="000000"/>
                    <w:sz w:val="18"/>
                    <w:szCs w:val="18"/>
                  </w:rPr>
                </w:rPrChange>
              </w:rPr>
              <w:pPrChange w:id="5219" w:author="Danny" w:date="2026-10-02T14:23:00Z">
                <w:pPr>
                  <w:jc w:val="center"/>
                </w:pPr>
              </w:pPrChange>
            </w:pPr>
            <w:ins w:id="5220" w:author="Danny" w:date="2026-10-02T14:15:00Z">
              <w:r w:rsidRPr="000D0736">
                <w:rPr>
                  <w:rFonts w:ascii="Segoe UI Symbol" w:eastAsiaTheme="minorHAnsi" w:hAnsi="Segoe UI Symbol" w:cs="Calibri"/>
                  <w:kern w:val="2"/>
                  <w:sz w:val="14"/>
                  <w:szCs w:val="18"/>
                  <w14:ligatures w14:val="standardContextual"/>
                  <w:rPrChange w:id="522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DD6FDFF" w14:textId="77777777" w:rsidR="000D0736" w:rsidRPr="000D0736" w:rsidRDefault="000D0736">
            <w:pPr>
              <w:spacing w:line="276" w:lineRule="auto"/>
              <w:jc w:val="center"/>
              <w:rPr>
                <w:ins w:id="5222" w:author="Danny" w:date="2026-10-02T14:15:00Z"/>
                <w:rFonts w:ascii="Segoe UI Symbol" w:eastAsiaTheme="minorHAnsi" w:hAnsi="Segoe UI Symbol" w:cs="Calibri"/>
                <w:kern w:val="2"/>
                <w:sz w:val="14"/>
                <w:szCs w:val="18"/>
                <w14:ligatures w14:val="standardContextual"/>
                <w:rPrChange w:id="5223" w:author="Danny" w:date="2026-10-02T14:18:00Z">
                  <w:rPr>
                    <w:ins w:id="5224" w:author="Danny" w:date="2026-10-02T14:15:00Z"/>
                    <w:rFonts w:ascii="Segoe UI Symbol" w:hAnsi="Segoe UI Symbol" w:cs="Calibri"/>
                    <w:color w:val="000000"/>
                    <w:sz w:val="18"/>
                    <w:szCs w:val="18"/>
                  </w:rPr>
                </w:rPrChange>
              </w:rPr>
              <w:pPrChange w:id="5225" w:author="Danny" w:date="2026-10-02T14:23:00Z">
                <w:pPr>
                  <w:jc w:val="center"/>
                </w:pPr>
              </w:pPrChange>
            </w:pPr>
            <w:ins w:id="5226" w:author="Danny" w:date="2026-10-02T14:15:00Z">
              <w:r w:rsidRPr="000D0736">
                <w:rPr>
                  <w:rFonts w:ascii="Segoe UI Symbol" w:eastAsiaTheme="minorHAnsi" w:hAnsi="Segoe UI Symbol" w:cs="Calibri"/>
                  <w:kern w:val="2"/>
                  <w:sz w:val="14"/>
                  <w:szCs w:val="18"/>
                  <w14:ligatures w14:val="standardContextual"/>
                  <w:rPrChange w:id="522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BDADB82" w14:textId="77777777" w:rsidR="000D0736" w:rsidRPr="000D0736" w:rsidRDefault="000D0736">
            <w:pPr>
              <w:spacing w:line="276" w:lineRule="auto"/>
              <w:jc w:val="center"/>
              <w:rPr>
                <w:ins w:id="5228" w:author="Danny" w:date="2026-10-02T14:15:00Z"/>
                <w:rFonts w:ascii="Segoe UI Symbol" w:eastAsiaTheme="minorHAnsi" w:hAnsi="Segoe UI Symbol" w:cs="Calibri"/>
                <w:kern w:val="2"/>
                <w:sz w:val="14"/>
                <w:szCs w:val="18"/>
                <w14:ligatures w14:val="standardContextual"/>
                <w:rPrChange w:id="5229" w:author="Danny" w:date="2026-10-02T14:18:00Z">
                  <w:rPr>
                    <w:ins w:id="5230" w:author="Danny" w:date="2026-10-02T14:15:00Z"/>
                    <w:rFonts w:ascii="Segoe UI Symbol" w:hAnsi="Segoe UI Symbol" w:cs="Calibri"/>
                    <w:color w:val="000000"/>
                    <w:sz w:val="18"/>
                    <w:szCs w:val="18"/>
                  </w:rPr>
                </w:rPrChange>
              </w:rPr>
              <w:pPrChange w:id="5231" w:author="Danny" w:date="2026-10-02T14:23:00Z">
                <w:pPr>
                  <w:jc w:val="center"/>
                </w:pPr>
              </w:pPrChange>
            </w:pPr>
            <w:ins w:id="5232" w:author="Danny" w:date="2026-10-02T14:15:00Z">
              <w:r w:rsidRPr="000D0736">
                <w:rPr>
                  <w:rFonts w:ascii="Segoe UI Symbol" w:eastAsiaTheme="minorHAnsi" w:hAnsi="Segoe UI Symbol" w:cs="Calibri"/>
                  <w:kern w:val="2"/>
                  <w:sz w:val="14"/>
                  <w:szCs w:val="18"/>
                  <w14:ligatures w14:val="standardContextual"/>
                  <w:rPrChange w:id="5233" w:author="Danny" w:date="2026-10-02T14:18:00Z">
                    <w:rPr>
                      <w:rFonts w:ascii="Segoe UI Symbol" w:hAnsi="Segoe UI Symbol" w:cs="Calibri"/>
                      <w:color w:val="000000"/>
                      <w:sz w:val="18"/>
                      <w:szCs w:val="18"/>
                    </w:rPr>
                  </w:rPrChange>
                </w:rPr>
                <w:t>✗</w:t>
              </w:r>
            </w:ins>
          </w:p>
        </w:tc>
      </w:tr>
      <w:tr w:rsidR="005725AB" w:rsidRPr="005725AB" w14:paraId="449ED0A2" w14:textId="77777777" w:rsidTr="00107337">
        <w:trPr>
          <w:trHeight w:val="20"/>
          <w:ins w:id="5234" w:author="Danny" w:date="2026-10-02T14:15:00Z"/>
        </w:trPr>
        <w:tc>
          <w:tcPr>
            <w:tcW w:w="0" w:type="auto"/>
            <w:tcBorders>
              <w:top w:val="nil"/>
              <w:left w:val="nil"/>
              <w:bottom w:val="nil"/>
              <w:right w:val="nil"/>
            </w:tcBorders>
            <w:shd w:val="clear" w:color="auto" w:fill="auto"/>
            <w:vAlign w:val="center"/>
            <w:hideMark/>
          </w:tcPr>
          <w:p w14:paraId="24F20B66" w14:textId="77777777" w:rsidR="000D0736" w:rsidRPr="000D0736" w:rsidRDefault="000D0736">
            <w:pPr>
              <w:spacing w:line="276" w:lineRule="auto"/>
              <w:jc w:val="center"/>
              <w:rPr>
                <w:ins w:id="5235" w:author="Danny" w:date="2026-10-02T14:15:00Z"/>
                <w:rFonts w:eastAsiaTheme="minorHAnsi" w:cstheme="minorBidi"/>
                <w:kern w:val="2"/>
                <w:sz w:val="14"/>
                <w:szCs w:val="18"/>
                <w14:ligatures w14:val="standardContextual"/>
                <w:rPrChange w:id="5236" w:author="Danny" w:date="2026-10-02T14:18:00Z">
                  <w:rPr>
                    <w:ins w:id="5237" w:author="Danny" w:date="2026-10-02T14:15:00Z"/>
                    <w:color w:val="000000"/>
                    <w:sz w:val="18"/>
                    <w:szCs w:val="18"/>
                  </w:rPr>
                </w:rPrChange>
              </w:rPr>
              <w:pPrChange w:id="5238" w:author="Danny" w:date="2026-10-02T14:16:00Z">
                <w:pPr>
                  <w:jc w:val="center"/>
                </w:pPr>
              </w:pPrChange>
            </w:pPr>
            <w:ins w:id="5239" w:author="Danny" w:date="2026-10-02T14:15:00Z">
              <w:r w:rsidRPr="000D0736">
                <w:rPr>
                  <w:rFonts w:eastAsiaTheme="minorHAnsi" w:cstheme="minorBidi"/>
                  <w:kern w:val="2"/>
                  <w:sz w:val="14"/>
                  <w:szCs w:val="18"/>
                  <w14:ligatures w14:val="standardContextual"/>
                  <w:rPrChange w:id="5240" w:author="Danny" w:date="2026-10-02T14:18:00Z">
                    <w:rPr>
                      <w:color w:val="000000"/>
                      <w:sz w:val="18"/>
                      <w:szCs w:val="18"/>
                    </w:rPr>
                  </w:rPrChange>
                </w:rPr>
                <w:t>53</w:t>
              </w:r>
            </w:ins>
          </w:p>
        </w:tc>
        <w:tc>
          <w:tcPr>
            <w:tcW w:w="0" w:type="auto"/>
            <w:tcBorders>
              <w:top w:val="nil"/>
              <w:left w:val="nil"/>
              <w:bottom w:val="nil"/>
              <w:right w:val="nil"/>
            </w:tcBorders>
            <w:shd w:val="clear" w:color="auto" w:fill="auto"/>
            <w:vAlign w:val="center"/>
            <w:hideMark/>
          </w:tcPr>
          <w:p w14:paraId="74AC19E0" w14:textId="77777777" w:rsidR="000D0736" w:rsidRPr="000D0736" w:rsidRDefault="000D0736">
            <w:pPr>
              <w:spacing w:line="276" w:lineRule="auto"/>
              <w:rPr>
                <w:ins w:id="5241" w:author="Danny" w:date="2026-10-02T14:15:00Z"/>
                <w:rFonts w:eastAsiaTheme="minorHAnsi" w:cstheme="minorBidi"/>
                <w:kern w:val="2"/>
                <w:sz w:val="14"/>
                <w:szCs w:val="18"/>
                <w14:ligatures w14:val="standardContextual"/>
                <w:rPrChange w:id="5242" w:author="Danny" w:date="2026-10-02T14:18:00Z">
                  <w:rPr>
                    <w:ins w:id="5243" w:author="Danny" w:date="2026-10-02T14:15:00Z"/>
                    <w:color w:val="000000"/>
                    <w:sz w:val="18"/>
                    <w:szCs w:val="18"/>
                  </w:rPr>
                </w:rPrChange>
              </w:rPr>
              <w:pPrChange w:id="5244" w:author="Danny" w:date="2026-10-02T14:16:00Z">
                <w:pPr/>
              </w:pPrChange>
            </w:pPr>
            <w:ins w:id="5245" w:author="Danny" w:date="2026-10-02T14:15:00Z">
              <w:r w:rsidRPr="000D0736">
                <w:rPr>
                  <w:rFonts w:eastAsiaTheme="minorHAnsi" w:cstheme="minorBidi"/>
                  <w:kern w:val="2"/>
                  <w:sz w:val="14"/>
                  <w:szCs w:val="18"/>
                  <w14:ligatures w14:val="standardContextual"/>
                  <w:rPrChange w:id="5246" w:author="Danny" w:date="2026-10-02T14:18:00Z">
                    <w:rPr>
                      <w:color w:val="000000"/>
                      <w:sz w:val="18"/>
                      <w:szCs w:val="18"/>
                    </w:rPr>
                  </w:rPrChange>
                </w:rPr>
                <w:t>Lind et al., 2020</w:t>
              </w:r>
            </w:ins>
          </w:p>
        </w:tc>
        <w:tc>
          <w:tcPr>
            <w:tcW w:w="0" w:type="auto"/>
            <w:tcBorders>
              <w:top w:val="nil"/>
              <w:left w:val="nil"/>
              <w:bottom w:val="nil"/>
              <w:right w:val="nil"/>
            </w:tcBorders>
            <w:shd w:val="clear" w:color="auto" w:fill="auto"/>
            <w:noWrap/>
            <w:vAlign w:val="bottom"/>
            <w:hideMark/>
          </w:tcPr>
          <w:p w14:paraId="09698DB4" w14:textId="77777777" w:rsidR="000D0736" w:rsidRPr="000D0736" w:rsidRDefault="000D0736">
            <w:pPr>
              <w:spacing w:line="276" w:lineRule="auto"/>
              <w:rPr>
                <w:ins w:id="5247" w:author="Danny" w:date="2026-10-02T14:15:00Z"/>
                <w:rFonts w:eastAsiaTheme="minorHAnsi" w:cstheme="minorBidi"/>
                <w:kern w:val="2"/>
                <w:sz w:val="14"/>
                <w:szCs w:val="18"/>
                <w14:ligatures w14:val="standardContextual"/>
                <w:rPrChange w:id="5248" w:author="Danny" w:date="2026-10-02T14:18:00Z">
                  <w:rPr>
                    <w:ins w:id="5249" w:author="Danny" w:date="2026-10-02T14:15:00Z"/>
                    <w:color w:val="000000"/>
                    <w:sz w:val="18"/>
                    <w:szCs w:val="18"/>
                  </w:rPr>
                </w:rPrChange>
              </w:rPr>
              <w:pPrChange w:id="5250" w:author="Danny" w:date="2026-10-02T14:16:00Z">
                <w:pPr/>
              </w:pPrChange>
            </w:pPr>
          </w:p>
        </w:tc>
        <w:tc>
          <w:tcPr>
            <w:tcW w:w="0" w:type="auto"/>
            <w:tcBorders>
              <w:top w:val="nil"/>
              <w:left w:val="nil"/>
              <w:bottom w:val="nil"/>
              <w:right w:val="nil"/>
            </w:tcBorders>
            <w:shd w:val="clear" w:color="auto" w:fill="auto"/>
            <w:vAlign w:val="center"/>
            <w:hideMark/>
          </w:tcPr>
          <w:p w14:paraId="316DF873" w14:textId="77777777" w:rsidR="000D0736" w:rsidRPr="000D0736" w:rsidRDefault="000D0736">
            <w:pPr>
              <w:spacing w:line="276" w:lineRule="auto"/>
              <w:jc w:val="center"/>
              <w:rPr>
                <w:ins w:id="5251" w:author="Danny" w:date="2026-10-02T14:15:00Z"/>
                <w:rFonts w:eastAsiaTheme="minorHAnsi" w:cstheme="minorBidi"/>
                <w:kern w:val="2"/>
                <w:sz w:val="14"/>
                <w:szCs w:val="18"/>
                <w14:ligatures w14:val="standardContextual"/>
                <w:rPrChange w:id="5252" w:author="Danny" w:date="2026-10-02T14:18:00Z">
                  <w:rPr>
                    <w:ins w:id="5253" w:author="Danny" w:date="2026-10-02T14:15:00Z"/>
                    <w:color w:val="000000"/>
                    <w:sz w:val="18"/>
                    <w:szCs w:val="18"/>
                  </w:rPr>
                </w:rPrChange>
              </w:rPr>
              <w:pPrChange w:id="5254" w:author="Danny" w:date="2026-10-02T14:21:00Z">
                <w:pPr>
                  <w:jc w:val="center"/>
                </w:pPr>
              </w:pPrChange>
            </w:pPr>
            <w:ins w:id="5255" w:author="Danny" w:date="2026-10-02T14:15:00Z">
              <w:r w:rsidRPr="000D0736">
                <w:rPr>
                  <w:rFonts w:eastAsiaTheme="minorHAnsi" w:cstheme="minorBidi"/>
                  <w:kern w:val="2"/>
                  <w:sz w:val="14"/>
                  <w:szCs w:val="18"/>
                  <w14:ligatures w14:val="standardContextual"/>
                  <w:rPrChange w:id="5256"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62E1273F" w14:textId="77777777" w:rsidR="000D0736" w:rsidRPr="000D0736" w:rsidRDefault="000D0736">
            <w:pPr>
              <w:spacing w:line="276" w:lineRule="auto"/>
              <w:jc w:val="center"/>
              <w:rPr>
                <w:ins w:id="5257" w:author="Danny" w:date="2026-10-02T14:15:00Z"/>
                <w:rFonts w:eastAsiaTheme="minorHAnsi" w:cstheme="minorBidi"/>
                <w:kern w:val="2"/>
                <w:sz w:val="14"/>
                <w:szCs w:val="18"/>
                <w14:ligatures w14:val="standardContextual"/>
                <w:rPrChange w:id="5258" w:author="Danny" w:date="2026-10-02T14:18:00Z">
                  <w:rPr>
                    <w:ins w:id="5259" w:author="Danny" w:date="2026-10-02T14:15:00Z"/>
                    <w:color w:val="000000"/>
                    <w:sz w:val="18"/>
                    <w:szCs w:val="18"/>
                  </w:rPr>
                </w:rPrChange>
              </w:rPr>
              <w:pPrChange w:id="5260" w:author="Danny" w:date="2026-10-02T14:21:00Z">
                <w:pPr>
                  <w:jc w:val="center"/>
                </w:pPr>
              </w:pPrChange>
            </w:pPr>
            <w:ins w:id="5261" w:author="Danny" w:date="2026-10-02T14:15:00Z">
              <w:r w:rsidRPr="000D0736">
                <w:rPr>
                  <w:rFonts w:eastAsiaTheme="minorHAnsi" w:cstheme="minorBidi"/>
                  <w:kern w:val="2"/>
                  <w:sz w:val="14"/>
                  <w:szCs w:val="18"/>
                  <w14:ligatures w14:val="standardContextual"/>
                  <w:rPrChange w:id="5262"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72AB830F" w14:textId="77777777" w:rsidR="000D0736" w:rsidRPr="000D0736" w:rsidRDefault="000D0736">
            <w:pPr>
              <w:spacing w:line="276" w:lineRule="auto"/>
              <w:jc w:val="center"/>
              <w:rPr>
                <w:ins w:id="5263" w:author="Danny" w:date="2026-10-02T14:15:00Z"/>
                <w:rFonts w:eastAsiaTheme="minorHAnsi" w:cstheme="minorBidi"/>
                <w:kern w:val="2"/>
                <w:sz w:val="14"/>
                <w:szCs w:val="18"/>
                <w14:ligatures w14:val="standardContextual"/>
                <w:rPrChange w:id="5264" w:author="Danny" w:date="2026-10-02T14:18:00Z">
                  <w:rPr>
                    <w:ins w:id="5265" w:author="Danny" w:date="2026-10-02T14:15:00Z"/>
                    <w:color w:val="000000"/>
                    <w:sz w:val="18"/>
                    <w:szCs w:val="18"/>
                  </w:rPr>
                </w:rPrChange>
              </w:rPr>
              <w:pPrChange w:id="5266" w:author="Danny" w:date="2026-10-02T14:21:00Z">
                <w:pPr>
                  <w:jc w:val="center"/>
                </w:pPr>
              </w:pPrChange>
            </w:pPr>
          </w:p>
        </w:tc>
        <w:tc>
          <w:tcPr>
            <w:tcW w:w="0" w:type="auto"/>
            <w:tcBorders>
              <w:top w:val="nil"/>
              <w:left w:val="nil"/>
              <w:bottom w:val="nil"/>
              <w:right w:val="nil"/>
            </w:tcBorders>
            <w:shd w:val="clear" w:color="auto" w:fill="auto"/>
            <w:vAlign w:val="center"/>
            <w:hideMark/>
          </w:tcPr>
          <w:p w14:paraId="38CFDB39" w14:textId="77777777" w:rsidR="000D0736" w:rsidRPr="000D0736" w:rsidRDefault="000D0736">
            <w:pPr>
              <w:spacing w:line="276" w:lineRule="auto"/>
              <w:jc w:val="center"/>
              <w:rPr>
                <w:ins w:id="5267" w:author="Danny" w:date="2026-10-02T14:15:00Z"/>
                <w:rFonts w:eastAsiaTheme="minorHAnsi" w:cstheme="minorBidi"/>
                <w:kern w:val="2"/>
                <w:sz w:val="14"/>
                <w:szCs w:val="18"/>
                <w14:ligatures w14:val="standardContextual"/>
                <w:rPrChange w:id="5268" w:author="Danny" w:date="2026-10-02T14:18:00Z">
                  <w:rPr>
                    <w:ins w:id="5269" w:author="Danny" w:date="2026-10-02T14:15:00Z"/>
                    <w:color w:val="000000"/>
                    <w:sz w:val="18"/>
                    <w:szCs w:val="18"/>
                  </w:rPr>
                </w:rPrChange>
              </w:rPr>
              <w:pPrChange w:id="5270" w:author="Danny" w:date="2026-10-02T14:21:00Z">
                <w:pPr>
                  <w:jc w:val="center"/>
                </w:pPr>
              </w:pPrChange>
            </w:pPr>
            <w:ins w:id="5271" w:author="Danny" w:date="2026-10-02T14:15:00Z">
              <w:r w:rsidRPr="000D0736">
                <w:rPr>
                  <w:rFonts w:eastAsiaTheme="minorHAnsi" w:cstheme="minorBidi"/>
                  <w:kern w:val="2"/>
                  <w:sz w:val="14"/>
                  <w:szCs w:val="18"/>
                  <w14:ligatures w14:val="standardContextual"/>
                  <w:rPrChange w:id="5272" w:author="Danny" w:date="2026-10-02T14:18:00Z">
                    <w:rPr>
                      <w:color w:val="000000"/>
                      <w:sz w:val="18"/>
                      <w:szCs w:val="18"/>
                    </w:rPr>
                  </w:rPrChange>
                </w:rPr>
                <w:t>27.2 ± 7.0</w:t>
              </w:r>
            </w:ins>
          </w:p>
        </w:tc>
        <w:tc>
          <w:tcPr>
            <w:tcW w:w="0" w:type="auto"/>
            <w:tcBorders>
              <w:top w:val="nil"/>
              <w:left w:val="nil"/>
              <w:bottom w:val="nil"/>
              <w:right w:val="nil"/>
            </w:tcBorders>
            <w:shd w:val="clear" w:color="auto" w:fill="auto"/>
            <w:vAlign w:val="center"/>
            <w:hideMark/>
          </w:tcPr>
          <w:p w14:paraId="1919EE74" w14:textId="77777777" w:rsidR="000D0736" w:rsidRPr="000D0736" w:rsidRDefault="000D0736">
            <w:pPr>
              <w:spacing w:line="276" w:lineRule="auto"/>
              <w:jc w:val="center"/>
              <w:rPr>
                <w:ins w:id="5273" w:author="Danny" w:date="2026-10-02T14:15:00Z"/>
                <w:rFonts w:eastAsiaTheme="minorHAnsi" w:cstheme="minorBidi"/>
                <w:kern w:val="2"/>
                <w:sz w:val="14"/>
                <w:szCs w:val="18"/>
                <w14:ligatures w14:val="standardContextual"/>
                <w:rPrChange w:id="5274" w:author="Danny" w:date="2026-10-02T14:18:00Z">
                  <w:rPr>
                    <w:ins w:id="5275" w:author="Danny" w:date="2026-10-02T14:15:00Z"/>
                    <w:color w:val="000000"/>
                    <w:sz w:val="18"/>
                    <w:szCs w:val="18"/>
                  </w:rPr>
                </w:rPrChange>
              </w:rPr>
              <w:pPrChange w:id="5276" w:author="Danny" w:date="2026-10-02T14:21:00Z">
                <w:pPr>
                  <w:jc w:val="center"/>
                </w:pPr>
              </w:pPrChange>
            </w:pPr>
          </w:p>
        </w:tc>
        <w:tc>
          <w:tcPr>
            <w:tcW w:w="0" w:type="auto"/>
            <w:tcBorders>
              <w:top w:val="nil"/>
              <w:left w:val="nil"/>
              <w:bottom w:val="nil"/>
              <w:right w:val="nil"/>
            </w:tcBorders>
            <w:shd w:val="clear" w:color="auto" w:fill="auto"/>
            <w:vAlign w:val="center"/>
            <w:hideMark/>
          </w:tcPr>
          <w:p w14:paraId="12DD9C54" w14:textId="77777777" w:rsidR="000D0736" w:rsidRPr="000D0736" w:rsidRDefault="000D0736">
            <w:pPr>
              <w:spacing w:line="276" w:lineRule="auto"/>
              <w:jc w:val="center"/>
              <w:rPr>
                <w:ins w:id="5277" w:author="Danny" w:date="2026-10-02T14:15:00Z"/>
                <w:rFonts w:eastAsiaTheme="minorHAnsi" w:cstheme="minorBidi"/>
                <w:kern w:val="2"/>
                <w:sz w:val="14"/>
                <w:szCs w:val="18"/>
                <w14:ligatures w14:val="standardContextual"/>
                <w:rPrChange w:id="5278" w:author="Danny" w:date="2026-10-02T14:18:00Z">
                  <w:rPr>
                    <w:ins w:id="5279" w:author="Danny" w:date="2026-10-02T14:15:00Z"/>
                    <w:color w:val="000000"/>
                    <w:sz w:val="18"/>
                    <w:szCs w:val="18"/>
                  </w:rPr>
                </w:rPrChange>
              </w:rPr>
              <w:pPrChange w:id="5280" w:author="Danny" w:date="2026-10-02T14:21:00Z">
                <w:pPr>
                  <w:jc w:val="center"/>
                </w:pPr>
              </w:pPrChange>
            </w:pPr>
            <w:ins w:id="5281" w:author="Danny" w:date="2026-10-02T14:15:00Z">
              <w:r w:rsidRPr="000D0736">
                <w:rPr>
                  <w:rFonts w:eastAsiaTheme="minorHAnsi" w:cstheme="minorBidi"/>
                  <w:kern w:val="2"/>
                  <w:sz w:val="14"/>
                  <w:szCs w:val="18"/>
                  <w14:ligatures w14:val="standardContextual"/>
                  <w:rPrChange w:id="5282" w:author="Danny" w:date="2026-10-02T14:18:00Z">
                    <w:rPr>
                      <w:color w:val="000000"/>
                      <w:sz w:val="18"/>
                      <w:szCs w:val="18"/>
                    </w:rPr>
                  </w:rPrChange>
                </w:rPr>
                <w:t>96</w:t>
              </w:r>
            </w:ins>
          </w:p>
        </w:tc>
        <w:tc>
          <w:tcPr>
            <w:tcW w:w="0" w:type="auto"/>
            <w:tcBorders>
              <w:top w:val="nil"/>
              <w:left w:val="nil"/>
              <w:bottom w:val="nil"/>
              <w:right w:val="nil"/>
            </w:tcBorders>
            <w:shd w:val="clear" w:color="auto" w:fill="auto"/>
            <w:vAlign w:val="center"/>
            <w:hideMark/>
          </w:tcPr>
          <w:p w14:paraId="5AC3013B" w14:textId="77777777" w:rsidR="000D0736" w:rsidRPr="000D0736" w:rsidRDefault="000D0736">
            <w:pPr>
              <w:spacing w:line="276" w:lineRule="auto"/>
              <w:jc w:val="center"/>
              <w:rPr>
                <w:ins w:id="5283" w:author="Danny" w:date="2026-10-02T14:15:00Z"/>
                <w:rFonts w:eastAsiaTheme="minorHAnsi" w:cstheme="minorBidi"/>
                <w:kern w:val="2"/>
                <w:sz w:val="14"/>
                <w:szCs w:val="18"/>
                <w14:ligatures w14:val="standardContextual"/>
                <w:rPrChange w:id="5284" w:author="Danny" w:date="2026-10-02T14:18:00Z">
                  <w:rPr>
                    <w:ins w:id="5285" w:author="Danny" w:date="2026-10-02T14:15:00Z"/>
                    <w:color w:val="000000"/>
                    <w:sz w:val="18"/>
                    <w:szCs w:val="18"/>
                  </w:rPr>
                </w:rPrChange>
              </w:rPr>
              <w:pPrChange w:id="5286" w:author="Danny" w:date="2026-10-02T14:21:00Z">
                <w:pPr>
                  <w:jc w:val="center"/>
                </w:pPr>
              </w:pPrChange>
            </w:pPr>
            <w:ins w:id="5287" w:author="Danny" w:date="2026-10-02T14:15:00Z">
              <w:r w:rsidRPr="000D0736">
                <w:rPr>
                  <w:rFonts w:eastAsiaTheme="minorHAnsi" w:cstheme="minorBidi"/>
                  <w:kern w:val="2"/>
                  <w:sz w:val="14"/>
                  <w:szCs w:val="18"/>
                  <w14:ligatures w14:val="standardContextual"/>
                  <w:rPrChange w:id="5288" w:author="Danny" w:date="2026-10-02T14:18:00Z">
                    <w:rPr>
                      <w:color w:val="000000"/>
                      <w:sz w:val="18"/>
                      <w:szCs w:val="18"/>
                    </w:rPr>
                  </w:rPrChange>
                </w:rPr>
                <w:t>54</w:t>
              </w:r>
            </w:ins>
          </w:p>
        </w:tc>
        <w:tc>
          <w:tcPr>
            <w:tcW w:w="0" w:type="auto"/>
            <w:tcBorders>
              <w:top w:val="nil"/>
              <w:left w:val="nil"/>
              <w:bottom w:val="nil"/>
              <w:right w:val="nil"/>
            </w:tcBorders>
            <w:shd w:val="clear" w:color="auto" w:fill="auto"/>
            <w:vAlign w:val="center"/>
            <w:hideMark/>
          </w:tcPr>
          <w:p w14:paraId="06130F8D" w14:textId="77777777" w:rsidR="000D0736" w:rsidRPr="000D0736" w:rsidRDefault="000D0736">
            <w:pPr>
              <w:spacing w:line="276" w:lineRule="auto"/>
              <w:jc w:val="center"/>
              <w:rPr>
                <w:ins w:id="5289" w:author="Danny" w:date="2026-10-02T14:15:00Z"/>
                <w:rFonts w:eastAsiaTheme="minorHAnsi" w:cstheme="minorBidi"/>
                <w:kern w:val="2"/>
                <w:sz w:val="14"/>
                <w:szCs w:val="18"/>
                <w14:ligatures w14:val="standardContextual"/>
                <w:rPrChange w:id="5290" w:author="Danny" w:date="2026-10-02T14:18:00Z">
                  <w:rPr>
                    <w:ins w:id="5291" w:author="Danny" w:date="2026-10-02T14:15:00Z"/>
                    <w:color w:val="000000"/>
                    <w:sz w:val="18"/>
                    <w:szCs w:val="18"/>
                  </w:rPr>
                </w:rPrChange>
              </w:rPr>
              <w:pPrChange w:id="5292" w:author="Danny" w:date="2026-10-02T14:21:00Z">
                <w:pPr>
                  <w:jc w:val="center"/>
                </w:pPr>
              </w:pPrChange>
            </w:pPr>
            <w:ins w:id="5293" w:author="Danny" w:date="2026-10-02T14:15:00Z">
              <w:r w:rsidRPr="000D0736">
                <w:rPr>
                  <w:rFonts w:eastAsiaTheme="minorHAnsi" w:cstheme="minorBidi"/>
                  <w:kern w:val="2"/>
                  <w:sz w:val="14"/>
                  <w:szCs w:val="18"/>
                  <w14:ligatures w14:val="standardContextual"/>
                  <w:rPrChange w:id="5294" w:author="Danny" w:date="2026-10-02T14:18:00Z">
                    <w:rPr>
                      <w:color w:val="000000"/>
                      <w:sz w:val="18"/>
                      <w:szCs w:val="18"/>
                    </w:rPr>
                  </w:rPrChange>
                </w:rPr>
                <w:t>45</w:t>
              </w:r>
            </w:ins>
          </w:p>
        </w:tc>
        <w:tc>
          <w:tcPr>
            <w:tcW w:w="0" w:type="auto"/>
            <w:tcBorders>
              <w:top w:val="nil"/>
              <w:left w:val="nil"/>
              <w:bottom w:val="nil"/>
              <w:right w:val="nil"/>
            </w:tcBorders>
            <w:shd w:val="clear" w:color="auto" w:fill="auto"/>
            <w:noWrap/>
            <w:vAlign w:val="center"/>
            <w:hideMark/>
          </w:tcPr>
          <w:p w14:paraId="244842E8" w14:textId="77777777" w:rsidR="000D0736" w:rsidRPr="000D0736" w:rsidRDefault="000D0736">
            <w:pPr>
              <w:spacing w:line="276" w:lineRule="auto"/>
              <w:jc w:val="center"/>
              <w:rPr>
                <w:ins w:id="5295" w:author="Danny" w:date="2026-10-02T14:15:00Z"/>
                <w:rFonts w:eastAsiaTheme="minorHAnsi" w:cstheme="minorBidi"/>
                <w:kern w:val="2"/>
                <w:sz w:val="14"/>
                <w:szCs w:val="18"/>
                <w14:ligatures w14:val="standardContextual"/>
                <w:rPrChange w:id="5296" w:author="Danny" w:date="2026-10-02T14:18:00Z">
                  <w:rPr>
                    <w:ins w:id="5297" w:author="Danny" w:date="2026-10-02T14:15:00Z"/>
                    <w:color w:val="000000"/>
                    <w:sz w:val="18"/>
                    <w:szCs w:val="18"/>
                  </w:rPr>
                </w:rPrChange>
              </w:rPr>
              <w:pPrChange w:id="5298" w:author="Danny" w:date="2026-10-02T14:21:00Z">
                <w:pPr>
                  <w:jc w:val="center"/>
                </w:pPr>
              </w:pPrChange>
            </w:pPr>
          </w:p>
        </w:tc>
        <w:tc>
          <w:tcPr>
            <w:tcW w:w="0" w:type="auto"/>
            <w:tcBorders>
              <w:top w:val="nil"/>
              <w:left w:val="nil"/>
              <w:bottom w:val="nil"/>
              <w:right w:val="nil"/>
            </w:tcBorders>
            <w:shd w:val="clear" w:color="auto" w:fill="auto"/>
            <w:vAlign w:val="center"/>
            <w:hideMark/>
          </w:tcPr>
          <w:p w14:paraId="033B77FB" w14:textId="77777777" w:rsidR="000D0736" w:rsidRPr="000D0736" w:rsidRDefault="000D0736">
            <w:pPr>
              <w:spacing w:line="276" w:lineRule="auto"/>
              <w:jc w:val="center"/>
              <w:rPr>
                <w:ins w:id="5299" w:author="Danny" w:date="2026-10-02T14:15:00Z"/>
                <w:rFonts w:eastAsiaTheme="minorHAnsi" w:cstheme="minorBidi"/>
                <w:kern w:val="2"/>
                <w:sz w:val="14"/>
                <w:szCs w:val="18"/>
                <w14:ligatures w14:val="standardContextual"/>
                <w:rPrChange w:id="5300" w:author="Danny" w:date="2026-10-02T14:18:00Z">
                  <w:rPr>
                    <w:ins w:id="5301" w:author="Danny" w:date="2026-10-02T14:15:00Z"/>
                    <w:color w:val="000000"/>
                    <w:sz w:val="18"/>
                    <w:szCs w:val="18"/>
                  </w:rPr>
                </w:rPrChange>
              </w:rPr>
              <w:pPrChange w:id="5302" w:author="Danny" w:date="2026-10-02T14:21:00Z">
                <w:pPr>
                  <w:jc w:val="center"/>
                </w:pPr>
              </w:pPrChange>
            </w:pPr>
            <w:ins w:id="5303" w:author="Danny" w:date="2026-10-02T14:15:00Z">
              <w:r w:rsidRPr="000D0736">
                <w:rPr>
                  <w:rFonts w:eastAsiaTheme="minorHAnsi" w:cstheme="minorBidi"/>
                  <w:kern w:val="2"/>
                  <w:sz w:val="14"/>
                  <w:szCs w:val="18"/>
                  <w14:ligatures w14:val="standardContextual"/>
                  <w:rPrChange w:id="5304"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1B76866B" w14:textId="77777777" w:rsidR="000D0736" w:rsidRPr="000D0736" w:rsidRDefault="000D0736">
            <w:pPr>
              <w:spacing w:line="276" w:lineRule="auto"/>
              <w:jc w:val="center"/>
              <w:rPr>
                <w:ins w:id="5305" w:author="Danny" w:date="2026-10-02T14:15:00Z"/>
                <w:rFonts w:eastAsiaTheme="minorHAnsi" w:cstheme="minorBidi"/>
                <w:kern w:val="2"/>
                <w:sz w:val="14"/>
                <w:szCs w:val="18"/>
                <w14:ligatures w14:val="standardContextual"/>
                <w:rPrChange w:id="5306" w:author="Danny" w:date="2026-10-02T14:18:00Z">
                  <w:rPr>
                    <w:ins w:id="5307" w:author="Danny" w:date="2026-10-02T14:15:00Z"/>
                    <w:color w:val="000000"/>
                    <w:sz w:val="18"/>
                    <w:szCs w:val="18"/>
                  </w:rPr>
                </w:rPrChange>
              </w:rPr>
              <w:pPrChange w:id="5308" w:author="Danny" w:date="2026-10-02T14:21:00Z">
                <w:pPr>
                  <w:jc w:val="center"/>
                </w:pPr>
              </w:pPrChange>
            </w:pPr>
            <w:ins w:id="5309" w:author="Danny" w:date="2026-10-02T14:15:00Z">
              <w:r w:rsidRPr="000D0736">
                <w:rPr>
                  <w:rFonts w:eastAsiaTheme="minorHAnsi" w:cstheme="minorBidi"/>
                  <w:kern w:val="2"/>
                  <w:sz w:val="14"/>
                  <w:szCs w:val="18"/>
                  <w14:ligatures w14:val="standardContextual"/>
                  <w:rPrChange w:id="5310"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2D0F6D1F" w14:textId="77777777" w:rsidR="000D0736" w:rsidRPr="000D0736" w:rsidRDefault="000D0736">
            <w:pPr>
              <w:spacing w:line="276" w:lineRule="auto"/>
              <w:jc w:val="center"/>
              <w:rPr>
                <w:ins w:id="5311" w:author="Danny" w:date="2026-10-02T14:15:00Z"/>
                <w:rFonts w:eastAsiaTheme="minorHAnsi" w:cstheme="minorBidi"/>
                <w:kern w:val="2"/>
                <w:sz w:val="14"/>
                <w:szCs w:val="18"/>
                <w14:ligatures w14:val="standardContextual"/>
                <w:rPrChange w:id="5312" w:author="Danny" w:date="2026-10-02T14:18:00Z">
                  <w:rPr>
                    <w:ins w:id="5313" w:author="Danny" w:date="2026-10-02T14:15:00Z"/>
                    <w:color w:val="000000"/>
                    <w:sz w:val="18"/>
                    <w:szCs w:val="18"/>
                  </w:rPr>
                </w:rPrChange>
              </w:rPr>
              <w:pPrChange w:id="5314" w:author="Danny" w:date="2026-10-02T14:21:00Z">
                <w:pPr>
                  <w:jc w:val="center"/>
                </w:pPr>
              </w:pPrChange>
            </w:pPr>
            <w:ins w:id="5315" w:author="Danny" w:date="2026-10-02T14:15:00Z">
              <w:r w:rsidRPr="000D0736">
                <w:rPr>
                  <w:rFonts w:eastAsiaTheme="minorHAnsi" w:cstheme="minorBidi"/>
                  <w:kern w:val="2"/>
                  <w:sz w:val="14"/>
                  <w:szCs w:val="18"/>
                  <w14:ligatures w14:val="standardContextual"/>
                  <w:rPrChange w:id="5316"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43DA1C39" w14:textId="77777777" w:rsidR="000D0736" w:rsidRPr="000D0736" w:rsidRDefault="000D0736">
            <w:pPr>
              <w:spacing w:line="276" w:lineRule="auto"/>
              <w:rPr>
                <w:ins w:id="5317" w:author="Danny" w:date="2026-10-02T14:15:00Z"/>
                <w:rFonts w:eastAsiaTheme="minorHAnsi" w:cstheme="minorBidi"/>
                <w:kern w:val="2"/>
                <w:sz w:val="14"/>
                <w:szCs w:val="18"/>
                <w14:ligatures w14:val="standardContextual"/>
                <w:rPrChange w:id="5318" w:author="Danny" w:date="2026-10-02T14:18:00Z">
                  <w:rPr>
                    <w:ins w:id="5319" w:author="Danny" w:date="2026-10-02T14:15:00Z"/>
                    <w:color w:val="000000"/>
                    <w:sz w:val="18"/>
                    <w:szCs w:val="18"/>
                  </w:rPr>
                </w:rPrChange>
              </w:rPr>
              <w:pPrChange w:id="5320" w:author="Danny" w:date="2026-10-02T14:16:00Z">
                <w:pPr>
                  <w:jc w:val="center"/>
                </w:pPr>
              </w:pPrChange>
            </w:pPr>
          </w:p>
        </w:tc>
        <w:tc>
          <w:tcPr>
            <w:tcW w:w="0" w:type="auto"/>
            <w:tcBorders>
              <w:top w:val="nil"/>
            </w:tcBorders>
            <w:shd w:val="clear" w:color="auto" w:fill="auto"/>
            <w:vAlign w:val="center"/>
            <w:hideMark/>
          </w:tcPr>
          <w:p w14:paraId="21798802" w14:textId="77777777" w:rsidR="000D0736" w:rsidRPr="000D0736" w:rsidRDefault="000D0736">
            <w:pPr>
              <w:spacing w:line="276" w:lineRule="auto"/>
              <w:jc w:val="center"/>
              <w:rPr>
                <w:ins w:id="5321" w:author="Danny" w:date="2026-10-02T14:15:00Z"/>
                <w:rFonts w:ascii="Segoe UI Symbol" w:eastAsiaTheme="minorHAnsi" w:hAnsi="Segoe UI Symbol" w:cs="Calibri"/>
                <w:kern w:val="2"/>
                <w:sz w:val="14"/>
                <w:szCs w:val="18"/>
                <w14:ligatures w14:val="standardContextual"/>
                <w:rPrChange w:id="5322" w:author="Danny" w:date="2026-10-02T14:18:00Z">
                  <w:rPr>
                    <w:ins w:id="5323" w:author="Danny" w:date="2026-10-02T14:15:00Z"/>
                    <w:rFonts w:ascii="Segoe UI Symbol" w:hAnsi="Segoe UI Symbol" w:cs="Calibri"/>
                    <w:color w:val="000000"/>
                    <w:sz w:val="18"/>
                    <w:szCs w:val="18"/>
                  </w:rPr>
                </w:rPrChange>
              </w:rPr>
              <w:pPrChange w:id="5324" w:author="Danny" w:date="2026-10-02T14:23:00Z">
                <w:pPr>
                  <w:jc w:val="center"/>
                </w:pPr>
              </w:pPrChange>
            </w:pPr>
            <w:ins w:id="5325" w:author="Danny" w:date="2026-10-02T14:15:00Z">
              <w:r w:rsidRPr="000D0736">
                <w:rPr>
                  <w:rFonts w:ascii="Segoe UI Symbol" w:eastAsiaTheme="minorHAnsi" w:hAnsi="Segoe UI Symbol" w:cs="Calibri"/>
                  <w:kern w:val="2"/>
                  <w:sz w:val="14"/>
                  <w:szCs w:val="18"/>
                  <w14:ligatures w14:val="standardContextual"/>
                  <w:rPrChange w:id="532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E636B46" w14:textId="77777777" w:rsidR="000D0736" w:rsidRPr="000D0736" w:rsidRDefault="000D0736">
            <w:pPr>
              <w:spacing w:line="276" w:lineRule="auto"/>
              <w:jc w:val="center"/>
              <w:rPr>
                <w:ins w:id="5327" w:author="Danny" w:date="2026-10-02T14:15:00Z"/>
                <w:rFonts w:ascii="Segoe UI Symbol" w:eastAsiaTheme="minorHAnsi" w:hAnsi="Segoe UI Symbol" w:cs="Calibri"/>
                <w:kern w:val="2"/>
                <w:sz w:val="14"/>
                <w:szCs w:val="18"/>
                <w14:ligatures w14:val="standardContextual"/>
                <w:rPrChange w:id="5328" w:author="Danny" w:date="2026-10-02T14:18:00Z">
                  <w:rPr>
                    <w:ins w:id="5329" w:author="Danny" w:date="2026-10-02T14:15:00Z"/>
                    <w:rFonts w:ascii="Segoe UI Symbol" w:hAnsi="Segoe UI Symbol" w:cs="Calibri"/>
                    <w:color w:val="000000"/>
                    <w:sz w:val="18"/>
                    <w:szCs w:val="18"/>
                  </w:rPr>
                </w:rPrChange>
              </w:rPr>
              <w:pPrChange w:id="5330" w:author="Danny" w:date="2026-10-02T14:23:00Z">
                <w:pPr>
                  <w:jc w:val="center"/>
                </w:pPr>
              </w:pPrChange>
            </w:pPr>
            <w:ins w:id="5331" w:author="Danny" w:date="2026-10-02T14:15:00Z">
              <w:r w:rsidRPr="000D0736">
                <w:rPr>
                  <w:rFonts w:ascii="Segoe UI Symbol" w:eastAsiaTheme="minorHAnsi" w:hAnsi="Segoe UI Symbol" w:cs="Calibri"/>
                  <w:kern w:val="2"/>
                  <w:sz w:val="14"/>
                  <w:szCs w:val="18"/>
                  <w14:ligatures w14:val="standardContextual"/>
                  <w:rPrChange w:id="533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7173F42" w14:textId="77777777" w:rsidR="000D0736" w:rsidRPr="000D0736" w:rsidRDefault="000D0736">
            <w:pPr>
              <w:spacing w:line="276" w:lineRule="auto"/>
              <w:jc w:val="center"/>
              <w:rPr>
                <w:ins w:id="5333" w:author="Danny" w:date="2026-10-02T14:15:00Z"/>
                <w:rFonts w:ascii="Segoe UI Symbol" w:eastAsiaTheme="minorHAnsi" w:hAnsi="Segoe UI Symbol" w:cs="Calibri"/>
                <w:kern w:val="2"/>
                <w:sz w:val="14"/>
                <w:szCs w:val="18"/>
                <w14:ligatures w14:val="standardContextual"/>
                <w:rPrChange w:id="5334" w:author="Danny" w:date="2026-10-02T14:18:00Z">
                  <w:rPr>
                    <w:ins w:id="5335" w:author="Danny" w:date="2026-10-02T14:15:00Z"/>
                    <w:rFonts w:ascii="Segoe UI Symbol" w:hAnsi="Segoe UI Symbol" w:cs="Calibri"/>
                    <w:color w:val="000000"/>
                    <w:sz w:val="18"/>
                    <w:szCs w:val="18"/>
                  </w:rPr>
                </w:rPrChange>
              </w:rPr>
              <w:pPrChange w:id="5336" w:author="Danny" w:date="2026-10-02T14:23:00Z">
                <w:pPr>
                  <w:jc w:val="center"/>
                </w:pPr>
              </w:pPrChange>
            </w:pPr>
            <w:ins w:id="5337" w:author="Danny" w:date="2026-10-02T14:15:00Z">
              <w:r w:rsidRPr="000D0736">
                <w:rPr>
                  <w:rFonts w:ascii="Segoe UI Symbol" w:eastAsiaTheme="minorHAnsi" w:hAnsi="Segoe UI Symbol" w:cs="Calibri"/>
                  <w:kern w:val="2"/>
                  <w:sz w:val="14"/>
                  <w:szCs w:val="18"/>
                  <w14:ligatures w14:val="standardContextual"/>
                  <w:rPrChange w:id="533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1E2B738" w14:textId="77777777" w:rsidR="000D0736" w:rsidRPr="000D0736" w:rsidRDefault="000D0736">
            <w:pPr>
              <w:spacing w:line="276" w:lineRule="auto"/>
              <w:jc w:val="center"/>
              <w:rPr>
                <w:ins w:id="5339" w:author="Danny" w:date="2026-10-02T14:15:00Z"/>
                <w:rFonts w:ascii="Segoe UI Symbol" w:eastAsiaTheme="minorHAnsi" w:hAnsi="Segoe UI Symbol" w:cs="Calibri"/>
                <w:kern w:val="2"/>
                <w:sz w:val="14"/>
                <w:szCs w:val="18"/>
                <w14:ligatures w14:val="standardContextual"/>
                <w:rPrChange w:id="5340" w:author="Danny" w:date="2026-10-02T14:18:00Z">
                  <w:rPr>
                    <w:ins w:id="5341" w:author="Danny" w:date="2026-10-02T14:15:00Z"/>
                    <w:rFonts w:ascii="Segoe UI Symbol" w:hAnsi="Segoe UI Symbol" w:cs="Calibri"/>
                    <w:color w:val="000000"/>
                    <w:sz w:val="18"/>
                    <w:szCs w:val="18"/>
                  </w:rPr>
                </w:rPrChange>
              </w:rPr>
              <w:pPrChange w:id="5342" w:author="Danny" w:date="2026-10-02T14:23:00Z">
                <w:pPr>
                  <w:jc w:val="center"/>
                </w:pPr>
              </w:pPrChange>
            </w:pPr>
            <w:ins w:id="5343" w:author="Danny" w:date="2026-10-02T14:15:00Z">
              <w:r w:rsidRPr="000D0736">
                <w:rPr>
                  <w:rFonts w:ascii="Segoe UI Symbol" w:eastAsiaTheme="minorHAnsi" w:hAnsi="Segoe UI Symbol" w:cs="Calibri"/>
                  <w:kern w:val="2"/>
                  <w:sz w:val="14"/>
                  <w:szCs w:val="18"/>
                  <w14:ligatures w14:val="standardContextual"/>
                  <w:rPrChange w:id="534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19BBCED" w14:textId="77777777" w:rsidR="000D0736" w:rsidRPr="000D0736" w:rsidRDefault="000D0736">
            <w:pPr>
              <w:spacing w:line="276" w:lineRule="auto"/>
              <w:jc w:val="center"/>
              <w:rPr>
                <w:ins w:id="5345" w:author="Danny" w:date="2026-10-02T14:15:00Z"/>
                <w:rFonts w:ascii="Segoe UI Symbol" w:eastAsiaTheme="minorHAnsi" w:hAnsi="Segoe UI Symbol" w:cs="Calibri"/>
                <w:kern w:val="2"/>
                <w:sz w:val="14"/>
                <w:szCs w:val="18"/>
                <w14:ligatures w14:val="standardContextual"/>
                <w:rPrChange w:id="5346" w:author="Danny" w:date="2026-10-02T14:18:00Z">
                  <w:rPr>
                    <w:ins w:id="5347" w:author="Danny" w:date="2026-10-02T14:15:00Z"/>
                    <w:rFonts w:ascii="Segoe UI Symbol" w:hAnsi="Segoe UI Symbol" w:cs="Calibri"/>
                    <w:color w:val="000000"/>
                    <w:sz w:val="18"/>
                    <w:szCs w:val="18"/>
                  </w:rPr>
                </w:rPrChange>
              </w:rPr>
              <w:pPrChange w:id="5348" w:author="Danny" w:date="2026-10-02T14:23:00Z">
                <w:pPr>
                  <w:jc w:val="center"/>
                </w:pPr>
              </w:pPrChange>
            </w:pPr>
          </w:p>
        </w:tc>
        <w:tc>
          <w:tcPr>
            <w:tcW w:w="0" w:type="auto"/>
            <w:tcBorders>
              <w:top w:val="nil"/>
            </w:tcBorders>
            <w:shd w:val="clear" w:color="auto" w:fill="auto"/>
            <w:vAlign w:val="center"/>
            <w:hideMark/>
          </w:tcPr>
          <w:p w14:paraId="2EABCB48" w14:textId="77777777" w:rsidR="000D0736" w:rsidRPr="000D0736" w:rsidRDefault="000D0736">
            <w:pPr>
              <w:spacing w:line="276" w:lineRule="auto"/>
              <w:jc w:val="center"/>
              <w:rPr>
                <w:ins w:id="5349" w:author="Danny" w:date="2026-10-02T14:15:00Z"/>
                <w:rFonts w:ascii="Segoe UI Symbol" w:eastAsiaTheme="minorHAnsi" w:hAnsi="Segoe UI Symbol" w:cs="Calibri"/>
                <w:kern w:val="2"/>
                <w:sz w:val="14"/>
                <w:szCs w:val="18"/>
                <w14:ligatures w14:val="standardContextual"/>
                <w:rPrChange w:id="5350" w:author="Danny" w:date="2026-10-02T14:18:00Z">
                  <w:rPr>
                    <w:ins w:id="5351" w:author="Danny" w:date="2026-10-02T14:15:00Z"/>
                    <w:rFonts w:ascii="Segoe UI Symbol" w:hAnsi="Segoe UI Symbol" w:cs="Calibri"/>
                    <w:color w:val="000000"/>
                    <w:sz w:val="18"/>
                    <w:szCs w:val="18"/>
                  </w:rPr>
                </w:rPrChange>
              </w:rPr>
              <w:pPrChange w:id="5352" w:author="Danny" w:date="2026-10-02T14:23:00Z">
                <w:pPr>
                  <w:jc w:val="center"/>
                </w:pPr>
              </w:pPrChange>
            </w:pPr>
            <w:ins w:id="5353" w:author="Danny" w:date="2026-10-02T14:15:00Z">
              <w:r w:rsidRPr="000D0736">
                <w:rPr>
                  <w:rFonts w:ascii="Segoe UI Symbol" w:eastAsiaTheme="minorHAnsi" w:hAnsi="Segoe UI Symbol" w:cs="Calibri"/>
                  <w:kern w:val="2"/>
                  <w:sz w:val="14"/>
                  <w:szCs w:val="18"/>
                  <w14:ligatures w14:val="standardContextual"/>
                  <w:rPrChange w:id="535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FA25450" w14:textId="77777777" w:rsidR="000D0736" w:rsidRPr="000D0736" w:rsidRDefault="000D0736">
            <w:pPr>
              <w:spacing w:line="276" w:lineRule="auto"/>
              <w:jc w:val="center"/>
              <w:rPr>
                <w:ins w:id="5355" w:author="Danny" w:date="2026-10-02T14:15:00Z"/>
                <w:rFonts w:ascii="Segoe UI Symbol" w:eastAsiaTheme="minorHAnsi" w:hAnsi="Segoe UI Symbol" w:cs="Calibri"/>
                <w:kern w:val="2"/>
                <w:sz w:val="14"/>
                <w:szCs w:val="18"/>
                <w14:ligatures w14:val="standardContextual"/>
                <w:rPrChange w:id="5356" w:author="Danny" w:date="2026-10-02T14:18:00Z">
                  <w:rPr>
                    <w:ins w:id="5357" w:author="Danny" w:date="2026-10-02T14:15:00Z"/>
                    <w:rFonts w:ascii="Segoe UI Symbol" w:hAnsi="Segoe UI Symbol" w:cs="Calibri"/>
                    <w:color w:val="000000"/>
                    <w:sz w:val="18"/>
                    <w:szCs w:val="18"/>
                  </w:rPr>
                </w:rPrChange>
              </w:rPr>
              <w:pPrChange w:id="5358" w:author="Danny" w:date="2026-10-02T14:23:00Z">
                <w:pPr>
                  <w:jc w:val="center"/>
                </w:pPr>
              </w:pPrChange>
            </w:pPr>
            <w:ins w:id="5359" w:author="Danny" w:date="2026-10-02T14:15:00Z">
              <w:r w:rsidRPr="000D0736">
                <w:rPr>
                  <w:rFonts w:ascii="Segoe UI Symbol" w:eastAsiaTheme="minorHAnsi" w:hAnsi="Segoe UI Symbol" w:cs="Calibri"/>
                  <w:kern w:val="2"/>
                  <w:sz w:val="14"/>
                  <w:szCs w:val="18"/>
                  <w14:ligatures w14:val="standardContextual"/>
                  <w:rPrChange w:id="536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1893BA8" w14:textId="77777777" w:rsidR="000D0736" w:rsidRPr="000D0736" w:rsidRDefault="000D0736">
            <w:pPr>
              <w:spacing w:line="276" w:lineRule="auto"/>
              <w:jc w:val="center"/>
              <w:rPr>
                <w:ins w:id="5361" w:author="Danny" w:date="2026-10-02T14:15:00Z"/>
                <w:rFonts w:ascii="Segoe UI Symbol" w:eastAsiaTheme="minorHAnsi" w:hAnsi="Segoe UI Symbol" w:cs="Calibri"/>
                <w:kern w:val="2"/>
                <w:sz w:val="14"/>
                <w:szCs w:val="18"/>
                <w14:ligatures w14:val="standardContextual"/>
                <w:rPrChange w:id="5362" w:author="Danny" w:date="2026-10-02T14:18:00Z">
                  <w:rPr>
                    <w:ins w:id="5363" w:author="Danny" w:date="2026-10-02T14:15:00Z"/>
                    <w:rFonts w:ascii="Segoe UI Symbol" w:hAnsi="Segoe UI Symbol" w:cs="Calibri"/>
                    <w:color w:val="000000"/>
                    <w:sz w:val="18"/>
                    <w:szCs w:val="18"/>
                  </w:rPr>
                </w:rPrChange>
              </w:rPr>
              <w:pPrChange w:id="5364" w:author="Danny" w:date="2026-10-02T14:23:00Z">
                <w:pPr>
                  <w:jc w:val="center"/>
                </w:pPr>
              </w:pPrChange>
            </w:pPr>
            <w:ins w:id="5365" w:author="Danny" w:date="2026-10-02T14:15:00Z">
              <w:r w:rsidRPr="000D0736">
                <w:rPr>
                  <w:rFonts w:ascii="Segoe UI Symbol" w:eastAsiaTheme="minorHAnsi" w:hAnsi="Segoe UI Symbol" w:cs="Calibri"/>
                  <w:kern w:val="2"/>
                  <w:sz w:val="14"/>
                  <w:szCs w:val="18"/>
                  <w14:ligatures w14:val="standardContextual"/>
                  <w:rPrChange w:id="5366" w:author="Danny" w:date="2026-10-02T14:18:00Z">
                    <w:rPr>
                      <w:rFonts w:ascii="Segoe UI Symbol" w:hAnsi="Segoe UI Symbol" w:cs="Calibri"/>
                      <w:color w:val="000000"/>
                      <w:sz w:val="18"/>
                      <w:szCs w:val="18"/>
                    </w:rPr>
                  </w:rPrChange>
                </w:rPr>
                <w:t>✗</w:t>
              </w:r>
            </w:ins>
          </w:p>
        </w:tc>
      </w:tr>
      <w:tr w:rsidR="005725AB" w:rsidRPr="005725AB" w14:paraId="356673FC" w14:textId="77777777" w:rsidTr="00107337">
        <w:trPr>
          <w:trHeight w:val="20"/>
          <w:ins w:id="5367" w:author="Danny" w:date="2026-10-02T14:15:00Z"/>
        </w:trPr>
        <w:tc>
          <w:tcPr>
            <w:tcW w:w="0" w:type="auto"/>
            <w:tcBorders>
              <w:top w:val="nil"/>
              <w:left w:val="nil"/>
              <w:bottom w:val="nil"/>
              <w:right w:val="nil"/>
            </w:tcBorders>
            <w:shd w:val="clear" w:color="auto" w:fill="auto"/>
            <w:vAlign w:val="center"/>
            <w:hideMark/>
          </w:tcPr>
          <w:p w14:paraId="076FFAD8" w14:textId="77777777" w:rsidR="000D0736" w:rsidRPr="000D0736" w:rsidRDefault="000D0736">
            <w:pPr>
              <w:spacing w:line="276" w:lineRule="auto"/>
              <w:jc w:val="center"/>
              <w:rPr>
                <w:ins w:id="5368" w:author="Danny" w:date="2026-10-02T14:15:00Z"/>
                <w:rFonts w:eastAsiaTheme="minorHAnsi" w:cstheme="minorBidi"/>
                <w:kern w:val="2"/>
                <w:sz w:val="14"/>
                <w:szCs w:val="18"/>
                <w14:ligatures w14:val="standardContextual"/>
                <w:rPrChange w:id="5369" w:author="Danny" w:date="2026-10-02T14:18:00Z">
                  <w:rPr>
                    <w:ins w:id="5370" w:author="Danny" w:date="2026-10-02T14:15:00Z"/>
                    <w:color w:val="000000"/>
                    <w:sz w:val="18"/>
                    <w:szCs w:val="18"/>
                  </w:rPr>
                </w:rPrChange>
              </w:rPr>
              <w:pPrChange w:id="5371" w:author="Danny" w:date="2026-10-02T14:16:00Z">
                <w:pPr>
                  <w:jc w:val="center"/>
                </w:pPr>
              </w:pPrChange>
            </w:pPr>
            <w:ins w:id="5372" w:author="Danny" w:date="2026-10-02T14:15:00Z">
              <w:r w:rsidRPr="000D0736">
                <w:rPr>
                  <w:rFonts w:eastAsiaTheme="minorHAnsi" w:cstheme="minorBidi"/>
                  <w:kern w:val="2"/>
                  <w:sz w:val="14"/>
                  <w:szCs w:val="18"/>
                  <w14:ligatures w14:val="standardContextual"/>
                  <w:rPrChange w:id="5373" w:author="Danny" w:date="2026-10-02T14:18:00Z">
                    <w:rPr>
                      <w:color w:val="000000"/>
                      <w:sz w:val="18"/>
                      <w:szCs w:val="18"/>
                    </w:rPr>
                  </w:rPrChange>
                </w:rPr>
                <w:t>54</w:t>
              </w:r>
            </w:ins>
          </w:p>
        </w:tc>
        <w:tc>
          <w:tcPr>
            <w:tcW w:w="0" w:type="auto"/>
            <w:tcBorders>
              <w:top w:val="nil"/>
              <w:left w:val="nil"/>
              <w:bottom w:val="nil"/>
              <w:right w:val="nil"/>
            </w:tcBorders>
            <w:shd w:val="clear" w:color="auto" w:fill="auto"/>
            <w:vAlign w:val="center"/>
            <w:hideMark/>
          </w:tcPr>
          <w:p w14:paraId="6DF6D58E" w14:textId="77777777" w:rsidR="000D0736" w:rsidRPr="000D0736" w:rsidRDefault="000D0736">
            <w:pPr>
              <w:spacing w:line="276" w:lineRule="auto"/>
              <w:rPr>
                <w:ins w:id="5374" w:author="Danny" w:date="2026-10-02T14:15:00Z"/>
                <w:rFonts w:eastAsiaTheme="minorHAnsi" w:cstheme="minorBidi"/>
                <w:kern w:val="2"/>
                <w:sz w:val="14"/>
                <w:szCs w:val="18"/>
                <w14:ligatures w14:val="standardContextual"/>
                <w:rPrChange w:id="5375" w:author="Danny" w:date="2026-10-02T14:18:00Z">
                  <w:rPr>
                    <w:ins w:id="5376" w:author="Danny" w:date="2026-10-02T14:15:00Z"/>
                    <w:color w:val="000000"/>
                    <w:sz w:val="18"/>
                    <w:szCs w:val="18"/>
                  </w:rPr>
                </w:rPrChange>
              </w:rPr>
              <w:pPrChange w:id="5377" w:author="Danny" w:date="2026-10-02T14:16:00Z">
                <w:pPr/>
              </w:pPrChange>
            </w:pPr>
            <w:ins w:id="5378" w:author="Danny" w:date="2026-10-02T14:15:00Z">
              <w:r w:rsidRPr="000D0736">
                <w:rPr>
                  <w:rFonts w:eastAsiaTheme="minorHAnsi" w:cstheme="minorBidi"/>
                  <w:kern w:val="2"/>
                  <w:sz w:val="14"/>
                  <w:szCs w:val="18"/>
                  <w14:ligatures w14:val="standardContextual"/>
                  <w:rPrChange w:id="5379" w:author="Danny" w:date="2026-10-02T14:18:00Z">
                    <w:rPr>
                      <w:color w:val="000000"/>
                      <w:sz w:val="18"/>
                      <w:szCs w:val="18"/>
                    </w:rPr>
                  </w:rPrChange>
                </w:rPr>
                <w:t>Lucidi et al., 2025</w:t>
              </w:r>
            </w:ins>
          </w:p>
        </w:tc>
        <w:tc>
          <w:tcPr>
            <w:tcW w:w="0" w:type="auto"/>
            <w:tcBorders>
              <w:top w:val="nil"/>
              <w:left w:val="nil"/>
              <w:bottom w:val="nil"/>
              <w:right w:val="nil"/>
            </w:tcBorders>
            <w:shd w:val="clear" w:color="auto" w:fill="auto"/>
            <w:noWrap/>
            <w:vAlign w:val="bottom"/>
            <w:hideMark/>
          </w:tcPr>
          <w:p w14:paraId="316BA56B" w14:textId="77777777" w:rsidR="000D0736" w:rsidRPr="000D0736" w:rsidRDefault="000D0736">
            <w:pPr>
              <w:spacing w:line="276" w:lineRule="auto"/>
              <w:rPr>
                <w:ins w:id="5380" w:author="Danny" w:date="2026-10-02T14:15:00Z"/>
                <w:rFonts w:eastAsiaTheme="minorHAnsi" w:cstheme="minorBidi"/>
                <w:kern w:val="2"/>
                <w:sz w:val="14"/>
                <w:szCs w:val="18"/>
                <w14:ligatures w14:val="standardContextual"/>
                <w:rPrChange w:id="5381" w:author="Danny" w:date="2026-10-02T14:18:00Z">
                  <w:rPr>
                    <w:ins w:id="5382" w:author="Danny" w:date="2026-10-02T14:15:00Z"/>
                    <w:color w:val="000000"/>
                    <w:sz w:val="18"/>
                    <w:szCs w:val="18"/>
                  </w:rPr>
                </w:rPrChange>
              </w:rPr>
              <w:pPrChange w:id="5383" w:author="Danny" w:date="2026-10-02T14:16:00Z">
                <w:pPr/>
              </w:pPrChange>
            </w:pPr>
          </w:p>
        </w:tc>
        <w:tc>
          <w:tcPr>
            <w:tcW w:w="0" w:type="auto"/>
            <w:tcBorders>
              <w:top w:val="nil"/>
              <w:left w:val="nil"/>
              <w:bottom w:val="nil"/>
              <w:right w:val="nil"/>
            </w:tcBorders>
            <w:shd w:val="clear" w:color="auto" w:fill="auto"/>
            <w:vAlign w:val="center"/>
            <w:hideMark/>
          </w:tcPr>
          <w:p w14:paraId="09B5C507" w14:textId="77777777" w:rsidR="000D0736" w:rsidRPr="000D0736" w:rsidRDefault="000D0736">
            <w:pPr>
              <w:spacing w:line="276" w:lineRule="auto"/>
              <w:jc w:val="center"/>
              <w:rPr>
                <w:ins w:id="5384" w:author="Danny" w:date="2026-10-02T14:15:00Z"/>
                <w:rFonts w:eastAsiaTheme="minorHAnsi" w:cstheme="minorBidi"/>
                <w:kern w:val="2"/>
                <w:sz w:val="14"/>
                <w:szCs w:val="18"/>
                <w14:ligatures w14:val="standardContextual"/>
                <w:rPrChange w:id="5385" w:author="Danny" w:date="2026-10-02T14:18:00Z">
                  <w:rPr>
                    <w:ins w:id="5386" w:author="Danny" w:date="2026-10-02T14:15:00Z"/>
                    <w:color w:val="000000"/>
                    <w:sz w:val="18"/>
                    <w:szCs w:val="18"/>
                  </w:rPr>
                </w:rPrChange>
              </w:rPr>
              <w:pPrChange w:id="5387" w:author="Danny" w:date="2026-10-02T14:21:00Z">
                <w:pPr>
                  <w:jc w:val="center"/>
                </w:pPr>
              </w:pPrChange>
            </w:pPr>
            <w:ins w:id="5388" w:author="Danny" w:date="2026-10-02T14:15:00Z">
              <w:r w:rsidRPr="000D0736">
                <w:rPr>
                  <w:rFonts w:eastAsiaTheme="minorHAnsi" w:cstheme="minorBidi"/>
                  <w:kern w:val="2"/>
                  <w:sz w:val="14"/>
                  <w:szCs w:val="18"/>
                  <w14:ligatures w14:val="standardContextual"/>
                  <w:rPrChange w:id="5389"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1D545824" w14:textId="77777777" w:rsidR="000D0736" w:rsidRPr="000D0736" w:rsidRDefault="000D0736">
            <w:pPr>
              <w:spacing w:line="276" w:lineRule="auto"/>
              <w:jc w:val="center"/>
              <w:rPr>
                <w:ins w:id="5390" w:author="Danny" w:date="2026-10-02T14:15:00Z"/>
                <w:rFonts w:eastAsiaTheme="minorHAnsi" w:cstheme="minorBidi"/>
                <w:kern w:val="2"/>
                <w:sz w:val="14"/>
                <w:szCs w:val="18"/>
                <w14:ligatures w14:val="standardContextual"/>
                <w:rPrChange w:id="5391" w:author="Danny" w:date="2026-10-02T14:18:00Z">
                  <w:rPr>
                    <w:ins w:id="5392" w:author="Danny" w:date="2026-10-02T14:15:00Z"/>
                    <w:color w:val="000000"/>
                    <w:sz w:val="18"/>
                    <w:szCs w:val="18"/>
                  </w:rPr>
                </w:rPrChange>
              </w:rPr>
              <w:pPrChange w:id="5393" w:author="Danny" w:date="2026-10-02T14:21:00Z">
                <w:pPr>
                  <w:jc w:val="center"/>
                </w:pPr>
              </w:pPrChange>
            </w:pPr>
            <w:ins w:id="5394" w:author="Danny" w:date="2026-10-02T14:15:00Z">
              <w:r w:rsidRPr="000D0736">
                <w:rPr>
                  <w:rFonts w:eastAsiaTheme="minorHAnsi" w:cstheme="minorBidi"/>
                  <w:kern w:val="2"/>
                  <w:sz w:val="14"/>
                  <w:szCs w:val="18"/>
                  <w14:ligatures w14:val="standardContextual"/>
                  <w:rPrChange w:id="5395"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47C61234" w14:textId="77777777" w:rsidR="000D0736" w:rsidRPr="000D0736" w:rsidRDefault="000D0736">
            <w:pPr>
              <w:spacing w:line="276" w:lineRule="auto"/>
              <w:jc w:val="center"/>
              <w:rPr>
                <w:ins w:id="5396" w:author="Danny" w:date="2026-10-02T14:15:00Z"/>
                <w:rFonts w:eastAsiaTheme="minorHAnsi" w:cstheme="minorBidi"/>
                <w:kern w:val="2"/>
                <w:sz w:val="14"/>
                <w:szCs w:val="18"/>
                <w14:ligatures w14:val="standardContextual"/>
                <w:rPrChange w:id="5397" w:author="Danny" w:date="2026-10-02T14:18:00Z">
                  <w:rPr>
                    <w:ins w:id="5398" w:author="Danny" w:date="2026-10-02T14:15:00Z"/>
                    <w:color w:val="000000"/>
                    <w:sz w:val="18"/>
                    <w:szCs w:val="18"/>
                  </w:rPr>
                </w:rPrChange>
              </w:rPr>
              <w:pPrChange w:id="5399" w:author="Danny" w:date="2026-10-02T14:21:00Z">
                <w:pPr>
                  <w:jc w:val="center"/>
                </w:pPr>
              </w:pPrChange>
            </w:pPr>
          </w:p>
        </w:tc>
        <w:tc>
          <w:tcPr>
            <w:tcW w:w="0" w:type="auto"/>
            <w:tcBorders>
              <w:top w:val="nil"/>
              <w:left w:val="nil"/>
              <w:bottom w:val="nil"/>
              <w:right w:val="nil"/>
            </w:tcBorders>
            <w:shd w:val="clear" w:color="auto" w:fill="auto"/>
            <w:vAlign w:val="center"/>
            <w:hideMark/>
          </w:tcPr>
          <w:p w14:paraId="14B5266A" w14:textId="77777777" w:rsidR="000D0736" w:rsidRPr="000D0736" w:rsidRDefault="000D0736">
            <w:pPr>
              <w:spacing w:line="276" w:lineRule="auto"/>
              <w:jc w:val="center"/>
              <w:rPr>
                <w:ins w:id="5400" w:author="Danny" w:date="2026-10-02T14:15:00Z"/>
                <w:rFonts w:eastAsiaTheme="minorHAnsi" w:cstheme="minorBidi"/>
                <w:kern w:val="2"/>
                <w:sz w:val="14"/>
                <w:szCs w:val="18"/>
                <w14:ligatures w14:val="standardContextual"/>
                <w:rPrChange w:id="5401" w:author="Danny" w:date="2026-10-02T14:18:00Z">
                  <w:rPr>
                    <w:ins w:id="5402" w:author="Danny" w:date="2026-10-02T14:15:00Z"/>
                    <w:color w:val="000000"/>
                    <w:sz w:val="18"/>
                    <w:szCs w:val="18"/>
                  </w:rPr>
                </w:rPrChange>
              </w:rPr>
              <w:pPrChange w:id="5403" w:author="Danny" w:date="2026-10-02T14:21:00Z">
                <w:pPr>
                  <w:jc w:val="center"/>
                </w:pPr>
              </w:pPrChange>
            </w:pPr>
            <w:ins w:id="5404" w:author="Danny" w:date="2026-10-02T14:15:00Z">
              <w:r w:rsidRPr="000D0736">
                <w:rPr>
                  <w:rFonts w:eastAsiaTheme="minorHAnsi" w:cstheme="minorBidi"/>
                  <w:kern w:val="2"/>
                  <w:sz w:val="14"/>
                  <w:szCs w:val="18"/>
                  <w14:ligatures w14:val="standardContextual"/>
                  <w:rPrChange w:id="5405" w:author="Danny" w:date="2026-10-02T14:18:00Z">
                    <w:rPr>
                      <w:color w:val="000000"/>
                      <w:sz w:val="18"/>
                      <w:szCs w:val="18"/>
                    </w:rPr>
                  </w:rPrChange>
                </w:rPr>
                <w:t>53.7 ± 9.4</w:t>
              </w:r>
            </w:ins>
          </w:p>
        </w:tc>
        <w:tc>
          <w:tcPr>
            <w:tcW w:w="0" w:type="auto"/>
            <w:tcBorders>
              <w:top w:val="nil"/>
              <w:left w:val="nil"/>
              <w:bottom w:val="nil"/>
              <w:right w:val="nil"/>
            </w:tcBorders>
            <w:shd w:val="clear" w:color="auto" w:fill="auto"/>
            <w:vAlign w:val="center"/>
            <w:hideMark/>
          </w:tcPr>
          <w:p w14:paraId="048F7BF7" w14:textId="77777777" w:rsidR="000D0736" w:rsidRPr="000D0736" w:rsidRDefault="000D0736">
            <w:pPr>
              <w:spacing w:line="276" w:lineRule="auto"/>
              <w:jc w:val="center"/>
              <w:rPr>
                <w:ins w:id="5406" w:author="Danny" w:date="2026-10-02T14:15:00Z"/>
                <w:rFonts w:eastAsiaTheme="minorHAnsi" w:cstheme="minorBidi"/>
                <w:kern w:val="2"/>
                <w:sz w:val="14"/>
                <w:szCs w:val="18"/>
                <w14:ligatures w14:val="standardContextual"/>
                <w:rPrChange w:id="5407" w:author="Danny" w:date="2026-10-02T14:18:00Z">
                  <w:rPr>
                    <w:ins w:id="5408" w:author="Danny" w:date="2026-10-02T14:15:00Z"/>
                    <w:color w:val="000000"/>
                    <w:sz w:val="18"/>
                    <w:szCs w:val="18"/>
                  </w:rPr>
                </w:rPrChange>
              </w:rPr>
              <w:pPrChange w:id="5409" w:author="Danny" w:date="2026-10-02T14:21:00Z">
                <w:pPr>
                  <w:jc w:val="center"/>
                </w:pPr>
              </w:pPrChange>
            </w:pPr>
          </w:p>
        </w:tc>
        <w:tc>
          <w:tcPr>
            <w:tcW w:w="0" w:type="auto"/>
            <w:tcBorders>
              <w:top w:val="nil"/>
              <w:left w:val="nil"/>
              <w:bottom w:val="nil"/>
              <w:right w:val="nil"/>
            </w:tcBorders>
            <w:shd w:val="clear" w:color="auto" w:fill="auto"/>
            <w:vAlign w:val="center"/>
            <w:hideMark/>
          </w:tcPr>
          <w:p w14:paraId="0F9362D6" w14:textId="77777777" w:rsidR="000D0736" w:rsidRPr="000D0736" w:rsidRDefault="000D0736">
            <w:pPr>
              <w:spacing w:line="276" w:lineRule="auto"/>
              <w:jc w:val="center"/>
              <w:rPr>
                <w:ins w:id="5410" w:author="Danny" w:date="2026-10-02T14:15:00Z"/>
                <w:rFonts w:eastAsiaTheme="minorHAnsi" w:cstheme="minorBidi"/>
                <w:kern w:val="2"/>
                <w:sz w:val="14"/>
                <w:szCs w:val="18"/>
                <w14:ligatures w14:val="standardContextual"/>
                <w:rPrChange w:id="5411" w:author="Danny" w:date="2026-10-02T14:18:00Z">
                  <w:rPr>
                    <w:ins w:id="5412" w:author="Danny" w:date="2026-10-02T14:15:00Z"/>
                    <w:color w:val="000000"/>
                    <w:sz w:val="18"/>
                    <w:szCs w:val="18"/>
                  </w:rPr>
                </w:rPrChange>
              </w:rPr>
              <w:pPrChange w:id="5413" w:author="Danny" w:date="2026-10-02T14:21:00Z">
                <w:pPr>
                  <w:jc w:val="center"/>
                </w:pPr>
              </w:pPrChange>
            </w:pPr>
            <w:ins w:id="5414" w:author="Danny" w:date="2026-10-02T14:15:00Z">
              <w:r w:rsidRPr="000D0736">
                <w:rPr>
                  <w:rFonts w:eastAsiaTheme="minorHAnsi" w:cstheme="minorBidi"/>
                  <w:kern w:val="2"/>
                  <w:sz w:val="14"/>
                  <w:szCs w:val="18"/>
                  <w14:ligatures w14:val="standardContextual"/>
                  <w:rPrChange w:id="5415" w:author="Danny" w:date="2026-10-02T14:18:00Z">
                    <w:rPr>
                      <w:color w:val="000000"/>
                      <w:sz w:val="18"/>
                      <w:szCs w:val="18"/>
                    </w:rPr>
                  </w:rPrChange>
                </w:rPr>
                <w:t>39</w:t>
              </w:r>
            </w:ins>
          </w:p>
        </w:tc>
        <w:tc>
          <w:tcPr>
            <w:tcW w:w="0" w:type="auto"/>
            <w:tcBorders>
              <w:top w:val="nil"/>
              <w:left w:val="nil"/>
              <w:bottom w:val="nil"/>
              <w:right w:val="nil"/>
            </w:tcBorders>
            <w:shd w:val="clear" w:color="auto" w:fill="auto"/>
            <w:vAlign w:val="center"/>
            <w:hideMark/>
          </w:tcPr>
          <w:p w14:paraId="244376BF" w14:textId="77777777" w:rsidR="000D0736" w:rsidRPr="000D0736" w:rsidRDefault="000D0736">
            <w:pPr>
              <w:spacing w:line="276" w:lineRule="auto"/>
              <w:jc w:val="center"/>
              <w:rPr>
                <w:ins w:id="5416" w:author="Danny" w:date="2026-10-02T14:15:00Z"/>
                <w:rFonts w:eastAsiaTheme="minorHAnsi" w:cstheme="minorBidi"/>
                <w:kern w:val="2"/>
                <w:sz w:val="14"/>
                <w:szCs w:val="18"/>
                <w14:ligatures w14:val="standardContextual"/>
                <w:rPrChange w:id="5417" w:author="Danny" w:date="2026-10-02T14:18:00Z">
                  <w:rPr>
                    <w:ins w:id="5418" w:author="Danny" w:date="2026-10-02T14:15:00Z"/>
                    <w:color w:val="000000"/>
                    <w:sz w:val="18"/>
                    <w:szCs w:val="18"/>
                  </w:rPr>
                </w:rPrChange>
              </w:rPr>
              <w:pPrChange w:id="5419" w:author="Danny" w:date="2026-10-02T14:21:00Z">
                <w:pPr>
                  <w:jc w:val="center"/>
                </w:pPr>
              </w:pPrChange>
            </w:pPr>
          </w:p>
        </w:tc>
        <w:tc>
          <w:tcPr>
            <w:tcW w:w="0" w:type="auto"/>
            <w:tcBorders>
              <w:top w:val="nil"/>
              <w:left w:val="nil"/>
              <w:bottom w:val="nil"/>
              <w:right w:val="nil"/>
            </w:tcBorders>
            <w:shd w:val="clear" w:color="auto" w:fill="auto"/>
            <w:vAlign w:val="center"/>
            <w:hideMark/>
          </w:tcPr>
          <w:p w14:paraId="4B2F5068" w14:textId="77777777" w:rsidR="000D0736" w:rsidRPr="000D0736" w:rsidRDefault="000D0736">
            <w:pPr>
              <w:spacing w:line="276" w:lineRule="auto"/>
              <w:jc w:val="center"/>
              <w:rPr>
                <w:ins w:id="5420" w:author="Danny" w:date="2026-10-02T14:15:00Z"/>
                <w:rFonts w:eastAsiaTheme="minorHAnsi" w:cstheme="minorBidi"/>
                <w:kern w:val="2"/>
                <w:sz w:val="14"/>
                <w:szCs w:val="18"/>
                <w14:ligatures w14:val="standardContextual"/>
                <w:rPrChange w:id="5421" w:author="Danny" w:date="2026-10-02T14:18:00Z">
                  <w:rPr>
                    <w:ins w:id="5422" w:author="Danny" w:date="2026-10-02T14:15:00Z"/>
                    <w:szCs w:val="20"/>
                  </w:rPr>
                </w:rPrChange>
              </w:rPr>
              <w:pPrChange w:id="5423" w:author="Danny" w:date="2026-10-02T14:21:00Z">
                <w:pPr>
                  <w:jc w:val="center"/>
                </w:pPr>
              </w:pPrChange>
            </w:pPr>
          </w:p>
        </w:tc>
        <w:tc>
          <w:tcPr>
            <w:tcW w:w="0" w:type="auto"/>
            <w:tcBorders>
              <w:top w:val="nil"/>
              <w:left w:val="nil"/>
              <w:bottom w:val="nil"/>
              <w:right w:val="nil"/>
            </w:tcBorders>
            <w:shd w:val="clear" w:color="auto" w:fill="auto"/>
            <w:noWrap/>
            <w:vAlign w:val="center"/>
            <w:hideMark/>
          </w:tcPr>
          <w:p w14:paraId="712C8982" w14:textId="77777777" w:rsidR="000D0736" w:rsidRPr="000D0736" w:rsidRDefault="000D0736">
            <w:pPr>
              <w:spacing w:line="276" w:lineRule="auto"/>
              <w:jc w:val="center"/>
              <w:rPr>
                <w:ins w:id="5424" w:author="Danny" w:date="2026-10-02T14:15:00Z"/>
                <w:rFonts w:eastAsiaTheme="minorHAnsi" w:cstheme="minorBidi"/>
                <w:kern w:val="2"/>
                <w:sz w:val="14"/>
                <w:szCs w:val="18"/>
                <w14:ligatures w14:val="standardContextual"/>
                <w:rPrChange w:id="5425" w:author="Danny" w:date="2026-10-02T14:18:00Z">
                  <w:rPr>
                    <w:ins w:id="5426" w:author="Danny" w:date="2026-10-02T14:15:00Z"/>
                    <w:szCs w:val="20"/>
                  </w:rPr>
                </w:rPrChange>
              </w:rPr>
              <w:pPrChange w:id="5427" w:author="Danny" w:date="2026-10-02T14:21:00Z">
                <w:pPr>
                  <w:jc w:val="center"/>
                </w:pPr>
              </w:pPrChange>
            </w:pPr>
          </w:p>
        </w:tc>
        <w:tc>
          <w:tcPr>
            <w:tcW w:w="0" w:type="auto"/>
            <w:tcBorders>
              <w:top w:val="nil"/>
              <w:left w:val="nil"/>
              <w:bottom w:val="nil"/>
              <w:right w:val="nil"/>
            </w:tcBorders>
            <w:shd w:val="clear" w:color="auto" w:fill="auto"/>
            <w:vAlign w:val="center"/>
            <w:hideMark/>
          </w:tcPr>
          <w:p w14:paraId="54A4375D" w14:textId="77777777" w:rsidR="000D0736" w:rsidRPr="000D0736" w:rsidRDefault="000D0736">
            <w:pPr>
              <w:spacing w:line="276" w:lineRule="auto"/>
              <w:jc w:val="center"/>
              <w:rPr>
                <w:ins w:id="5428" w:author="Danny" w:date="2026-10-02T14:15:00Z"/>
                <w:rFonts w:eastAsiaTheme="minorHAnsi" w:cstheme="minorBidi"/>
                <w:kern w:val="2"/>
                <w:sz w:val="14"/>
                <w:szCs w:val="18"/>
                <w14:ligatures w14:val="standardContextual"/>
                <w:rPrChange w:id="5429" w:author="Danny" w:date="2026-10-02T14:18:00Z">
                  <w:rPr>
                    <w:ins w:id="5430" w:author="Danny" w:date="2026-10-02T14:15:00Z"/>
                    <w:color w:val="000000"/>
                    <w:sz w:val="18"/>
                    <w:szCs w:val="18"/>
                  </w:rPr>
                </w:rPrChange>
              </w:rPr>
              <w:pPrChange w:id="5431" w:author="Danny" w:date="2026-10-02T14:21:00Z">
                <w:pPr>
                  <w:jc w:val="center"/>
                </w:pPr>
              </w:pPrChange>
            </w:pPr>
            <w:ins w:id="5432" w:author="Danny" w:date="2026-10-02T14:15:00Z">
              <w:r w:rsidRPr="000D0736">
                <w:rPr>
                  <w:rFonts w:eastAsiaTheme="minorHAnsi" w:cstheme="minorBidi"/>
                  <w:kern w:val="2"/>
                  <w:sz w:val="14"/>
                  <w:szCs w:val="18"/>
                  <w14:ligatures w14:val="standardContextual"/>
                  <w:rPrChange w:id="5433" w:author="Danny" w:date="2026-10-02T14:18:00Z">
                    <w:rPr>
                      <w:color w:val="000000"/>
                      <w:sz w:val="18"/>
                      <w:szCs w:val="18"/>
                    </w:rPr>
                  </w:rPrChange>
                </w:rPr>
                <w:t>240</w:t>
              </w:r>
            </w:ins>
          </w:p>
        </w:tc>
        <w:tc>
          <w:tcPr>
            <w:tcW w:w="0" w:type="auto"/>
            <w:tcBorders>
              <w:top w:val="nil"/>
              <w:left w:val="nil"/>
              <w:bottom w:val="nil"/>
              <w:right w:val="nil"/>
            </w:tcBorders>
            <w:shd w:val="clear" w:color="auto" w:fill="auto"/>
            <w:vAlign w:val="center"/>
            <w:hideMark/>
          </w:tcPr>
          <w:p w14:paraId="3AECBD6F" w14:textId="77777777" w:rsidR="000D0736" w:rsidRPr="000D0736" w:rsidRDefault="000D0736">
            <w:pPr>
              <w:spacing w:line="276" w:lineRule="auto"/>
              <w:jc w:val="center"/>
              <w:rPr>
                <w:ins w:id="5434" w:author="Danny" w:date="2026-10-02T14:15:00Z"/>
                <w:rFonts w:eastAsiaTheme="minorHAnsi" w:cstheme="minorBidi"/>
                <w:kern w:val="2"/>
                <w:sz w:val="14"/>
                <w:szCs w:val="18"/>
                <w14:ligatures w14:val="standardContextual"/>
                <w:rPrChange w:id="5435" w:author="Danny" w:date="2026-10-02T14:18:00Z">
                  <w:rPr>
                    <w:ins w:id="5436" w:author="Danny" w:date="2026-10-02T14:15:00Z"/>
                    <w:color w:val="000000"/>
                    <w:sz w:val="18"/>
                    <w:szCs w:val="18"/>
                  </w:rPr>
                </w:rPrChange>
              </w:rPr>
              <w:pPrChange w:id="5437" w:author="Danny" w:date="2026-10-02T14:21:00Z">
                <w:pPr>
                  <w:jc w:val="center"/>
                </w:pPr>
              </w:pPrChange>
            </w:pPr>
            <w:ins w:id="5438" w:author="Danny" w:date="2026-10-02T14:15:00Z">
              <w:r w:rsidRPr="000D0736">
                <w:rPr>
                  <w:rFonts w:eastAsiaTheme="minorHAnsi" w:cstheme="minorBidi"/>
                  <w:kern w:val="2"/>
                  <w:sz w:val="14"/>
                  <w:szCs w:val="18"/>
                  <w14:ligatures w14:val="standardContextual"/>
                  <w:rPrChange w:id="5439" w:author="Danny" w:date="2026-10-02T14:18:00Z">
                    <w:rPr>
                      <w:color w:val="000000"/>
                      <w:sz w:val="18"/>
                      <w:szCs w:val="18"/>
                    </w:rPr>
                  </w:rPrChange>
                </w:rPr>
                <w:t>20</w:t>
              </w:r>
            </w:ins>
          </w:p>
        </w:tc>
        <w:tc>
          <w:tcPr>
            <w:tcW w:w="0" w:type="auto"/>
            <w:tcBorders>
              <w:top w:val="nil"/>
              <w:left w:val="nil"/>
              <w:bottom w:val="nil"/>
              <w:right w:val="nil"/>
            </w:tcBorders>
            <w:shd w:val="clear" w:color="auto" w:fill="auto"/>
            <w:vAlign w:val="center"/>
            <w:hideMark/>
          </w:tcPr>
          <w:p w14:paraId="272C0C37" w14:textId="77777777" w:rsidR="000D0736" w:rsidRPr="000D0736" w:rsidRDefault="000D0736">
            <w:pPr>
              <w:spacing w:line="276" w:lineRule="auto"/>
              <w:jc w:val="center"/>
              <w:rPr>
                <w:ins w:id="5440" w:author="Danny" w:date="2026-10-02T14:15:00Z"/>
                <w:rFonts w:eastAsiaTheme="minorHAnsi" w:cstheme="minorBidi"/>
                <w:kern w:val="2"/>
                <w:sz w:val="14"/>
                <w:szCs w:val="18"/>
                <w14:ligatures w14:val="standardContextual"/>
                <w:rPrChange w:id="5441" w:author="Danny" w:date="2026-10-02T14:18:00Z">
                  <w:rPr>
                    <w:ins w:id="5442" w:author="Danny" w:date="2026-10-02T14:15:00Z"/>
                    <w:color w:val="000000"/>
                    <w:sz w:val="18"/>
                    <w:szCs w:val="18"/>
                  </w:rPr>
                </w:rPrChange>
              </w:rPr>
              <w:pPrChange w:id="5443" w:author="Danny" w:date="2026-10-02T14:21:00Z">
                <w:pPr>
                  <w:jc w:val="center"/>
                </w:pPr>
              </w:pPrChange>
            </w:pPr>
            <w:ins w:id="5444" w:author="Danny" w:date="2026-10-02T14:15:00Z">
              <w:r w:rsidRPr="000D0736">
                <w:rPr>
                  <w:rFonts w:eastAsiaTheme="minorHAnsi" w:cstheme="minorBidi"/>
                  <w:kern w:val="2"/>
                  <w:sz w:val="14"/>
                  <w:szCs w:val="18"/>
                  <w14:ligatures w14:val="standardContextual"/>
                  <w:rPrChange w:id="5445"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5FDD58FE" w14:textId="77777777" w:rsidR="000D0736" w:rsidRPr="000D0736" w:rsidRDefault="000D0736">
            <w:pPr>
              <w:spacing w:line="276" w:lineRule="auto"/>
              <w:rPr>
                <w:ins w:id="5446" w:author="Danny" w:date="2026-10-02T14:15:00Z"/>
                <w:rFonts w:eastAsiaTheme="minorHAnsi" w:cstheme="minorBidi"/>
                <w:kern w:val="2"/>
                <w:sz w:val="14"/>
                <w:szCs w:val="18"/>
                <w14:ligatures w14:val="standardContextual"/>
                <w:rPrChange w:id="5447" w:author="Danny" w:date="2026-10-02T14:18:00Z">
                  <w:rPr>
                    <w:ins w:id="5448" w:author="Danny" w:date="2026-10-02T14:15:00Z"/>
                    <w:color w:val="000000"/>
                    <w:sz w:val="18"/>
                    <w:szCs w:val="18"/>
                  </w:rPr>
                </w:rPrChange>
              </w:rPr>
              <w:pPrChange w:id="5449" w:author="Danny" w:date="2026-10-02T14:16:00Z">
                <w:pPr>
                  <w:jc w:val="center"/>
                </w:pPr>
              </w:pPrChange>
            </w:pPr>
          </w:p>
        </w:tc>
        <w:tc>
          <w:tcPr>
            <w:tcW w:w="0" w:type="auto"/>
            <w:tcBorders>
              <w:top w:val="nil"/>
            </w:tcBorders>
            <w:shd w:val="clear" w:color="auto" w:fill="auto"/>
            <w:vAlign w:val="center"/>
            <w:hideMark/>
          </w:tcPr>
          <w:p w14:paraId="49ABFF42" w14:textId="77777777" w:rsidR="000D0736" w:rsidRPr="000D0736" w:rsidRDefault="000D0736">
            <w:pPr>
              <w:spacing w:line="276" w:lineRule="auto"/>
              <w:jc w:val="center"/>
              <w:rPr>
                <w:ins w:id="5450" w:author="Danny" w:date="2026-10-02T14:15:00Z"/>
                <w:rFonts w:ascii="Segoe UI Symbol" w:eastAsiaTheme="minorHAnsi" w:hAnsi="Segoe UI Symbol" w:cs="Calibri"/>
                <w:kern w:val="2"/>
                <w:sz w:val="14"/>
                <w:szCs w:val="18"/>
                <w14:ligatures w14:val="standardContextual"/>
                <w:rPrChange w:id="5451" w:author="Danny" w:date="2026-10-02T14:18:00Z">
                  <w:rPr>
                    <w:ins w:id="5452" w:author="Danny" w:date="2026-10-02T14:15:00Z"/>
                    <w:rFonts w:ascii="Segoe UI Symbol" w:hAnsi="Segoe UI Symbol" w:cs="Calibri"/>
                    <w:color w:val="000000"/>
                    <w:sz w:val="18"/>
                    <w:szCs w:val="18"/>
                  </w:rPr>
                </w:rPrChange>
              </w:rPr>
              <w:pPrChange w:id="5453" w:author="Danny" w:date="2026-10-02T14:23:00Z">
                <w:pPr>
                  <w:jc w:val="center"/>
                </w:pPr>
              </w:pPrChange>
            </w:pPr>
            <w:ins w:id="5454" w:author="Danny" w:date="2026-10-02T14:15:00Z">
              <w:r w:rsidRPr="000D0736">
                <w:rPr>
                  <w:rFonts w:ascii="Segoe UI Symbol" w:eastAsiaTheme="minorHAnsi" w:hAnsi="Segoe UI Symbol" w:cs="Calibri"/>
                  <w:kern w:val="2"/>
                  <w:sz w:val="14"/>
                  <w:szCs w:val="18"/>
                  <w14:ligatures w14:val="standardContextual"/>
                  <w:rPrChange w:id="545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66C71E6" w14:textId="77777777" w:rsidR="000D0736" w:rsidRPr="000D0736" w:rsidRDefault="000D0736">
            <w:pPr>
              <w:spacing w:line="276" w:lineRule="auto"/>
              <w:jc w:val="center"/>
              <w:rPr>
                <w:ins w:id="5456" w:author="Danny" w:date="2026-10-02T14:15:00Z"/>
                <w:rFonts w:ascii="Segoe UI Symbol" w:eastAsiaTheme="minorHAnsi" w:hAnsi="Segoe UI Symbol" w:cs="Calibri"/>
                <w:kern w:val="2"/>
                <w:sz w:val="14"/>
                <w:szCs w:val="18"/>
                <w14:ligatures w14:val="standardContextual"/>
                <w:rPrChange w:id="5457" w:author="Danny" w:date="2026-10-02T14:18:00Z">
                  <w:rPr>
                    <w:ins w:id="5458" w:author="Danny" w:date="2026-10-02T14:15:00Z"/>
                    <w:rFonts w:ascii="Segoe UI Symbol" w:hAnsi="Segoe UI Symbol" w:cs="Calibri"/>
                    <w:color w:val="000000"/>
                    <w:sz w:val="18"/>
                    <w:szCs w:val="18"/>
                  </w:rPr>
                </w:rPrChange>
              </w:rPr>
              <w:pPrChange w:id="5459" w:author="Danny" w:date="2026-10-02T14:23:00Z">
                <w:pPr>
                  <w:jc w:val="center"/>
                </w:pPr>
              </w:pPrChange>
            </w:pPr>
            <w:ins w:id="5460" w:author="Danny" w:date="2026-10-02T14:15:00Z">
              <w:r w:rsidRPr="000D0736">
                <w:rPr>
                  <w:rFonts w:ascii="Segoe UI Symbol" w:eastAsiaTheme="minorHAnsi" w:hAnsi="Segoe UI Symbol" w:cs="Calibri"/>
                  <w:kern w:val="2"/>
                  <w:sz w:val="14"/>
                  <w:szCs w:val="18"/>
                  <w14:ligatures w14:val="standardContextual"/>
                  <w:rPrChange w:id="546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95A661C" w14:textId="77777777" w:rsidR="000D0736" w:rsidRPr="000D0736" w:rsidRDefault="000D0736">
            <w:pPr>
              <w:spacing w:line="276" w:lineRule="auto"/>
              <w:jc w:val="center"/>
              <w:rPr>
                <w:ins w:id="5462" w:author="Danny" w:date="2026-10-02T14:15:00Z"/>
                <w:rFonts w:ascii="Segoe UI Symbol" w:eastAsiaTheme="minorHAnsi" w:hAnsi="Segoe UI Symbol" w:cs="Calibri"/>
                <w:kern w:val="2"/>
                <w:sz w:val="14"/>
                <w:szCs w:val="18"/>
                <w14:ligatures w14:val="standardContextual"/>
                <w:rPrChange w:id="5463" w:author="Danny" w:date="2026-10-02T14:18:00Z">
                  <w:rPr>
                    <w:ins w:id="5464" w:author="Danny" w:date="2026-10-02T14:15:00Z"/>
                    <w:rFonts w:ascii="Segoe UI Symbol" w:hAnsi="Segoe UI Symbol" w:cs="Calibri"/>
                    <w:color w:val="000000"/>
                    <w:sz w:val="18"/>
                    <w:szCs w:val="18"/>
                  </w:rPr>
                </w:rPrChange>
              </w:rPr>
              <w:pPrChange w:id="5465" w:author="Danny" w:date="2026-10-02T14:23:00Z">
                <w:pPr>
                  <w:jc w:val="center"/>
                </w:pPr>
              </w:pPrChange>
            </w:pPr>
            <w:ins w:id="5466" w:author="Danny" w:date="2026-10-02T14:15:00Z">
              <w:r w:rsidRPr="000D0736">
                <w:rPr>
                  <w:rFonts w:ascii="Segoe UI Symbol" w:eastAsiaTheme="minorHAnsi" w:hAnsi="Segoe UI Symbol" w:cs="Calibri"/>
                  <w:kern w:val="2"/>
                  <w:sz w:val="14"/>
                  <w:szCs w:val="18"/>
                  <w14:ligatures w14:val="standardContextual"/>
                  <w:rPrChange w:id="546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C0C2D0B" w14:textId="77777777" w:rsidR="000D0736" w:rsidRPr="000D0736" w:rsidRDefault="000D0736">
            <w:pPr>
              <w:spacing w:line="276" w:lineRule="auto"/>
              <w:jc w:val="center"/>
              <w:rPr>
                <w:ins w:id="5468" w:author="Danny" w:date="2026-10-02T14:15:00Z"/>
                <w:rFonts w:ascii="Segoe UI Symbol" w:eastAsiaTheme="minorHAnsi" w:hAnsi="Segoe UI Symbol" w:cs="Calibri"/>
                <w:kern w:val="2"/>
                <w:sz w:val="14"/>
                <w:szCs w:val="18"/>
                <w14:ligatures w14:val="standardContextual"/>
                <w:rPrChange w:id="5469" w:author="Danny" w:date="2026-10-02T14:18:00Z">
                  <w:rPr>
                    <w:ins w:id="5470" w:author="Danny" w:date="2026-10-02T14:15:00Z"/>
                    <w:rFonts w:ascii="Segoe UI Symbol" w:hAnsi="Segoe UI Symbol" w:cs="Calibri"/>
                    <w:color w:val="000000"/>
                    <w:sz w:val="18"/>
                    <w:szCs w:val="18"/>
                  </w:rPr>
                </w:rPrChange>
              </w:rPr>
              <w:pPrChange w:id="5471" w:author="Danny" w:date="2026-10-02T14:23:00Z">
                <w:pPr>
                  <w:jc w:val="center"/>
                </w:pPr>
              </w:pPrChange>
            </w:pPr>
            <w:ins w:id="5472" w:author="Danny" w:date="2026-10-02T14:15:00Z">
              <w:r w:rsidRPr="000D0736">
                <w:rPr>
                  <w:rFonts w:ascii="Segoe UI Symbol" w:eastAsiaTheme="minorHAnsi" w:hAnsi="Segoe UI Symbol" w:cs="Calibri"/>
                  <w:kern w:val="2"/>
                  <w:sz w:val="14"/>
                  <w:szCs w:val="18"/>
                  <w14:ligatures w14:val="standardContextual"/>
                  <w:rPrChange w:id="547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A28D5EB" w14:textId="77777777" w:rsidR="000D0736" w:rsidRPr="000D0736" w:rsidRDefault="000D0736">
            <w:pPr>
              <w:spacing w:line="276" w:lineRule="auto"/>
              <w:jc w:val="center"/>
              <w:rPr>
                <w:ins w:id="5474" w:author="Danny" w:date="2026-10-02T14:15:00Z"/>
                <w:rFonts w:ascii="Segoe UI Symbol" w:eastAsiaTheme="minorHAnsi" w:hAnsi="Segoe UI Symbol" w:cs="Calibri"/>
                <w:kern w:val="2"/>
                <w:sz w:val="14"/>
                <w:szCs w:val="18"/>
                <w14:ligatures w14:val="standardContextual"/>
                <w:rPrChange w:id="5475" w:author="Danny" w:date="2026-10-02T14:18:00Z">
                  <w:rPr>
                    <w:ins w:id="5476" w:author="Danny" w:date="2026-10-02T14:15:00Z"/>
                    <w:rFonts w:ascii="Segoe UI Symbol" w:hAnsi="Segoe UI Symbol" w:cs="Calibri"/>
                    <w:color w:val="000000"/>
                    <w:sz w:val="18"/>
                    <w:szCs w:val="18"/>
                  </w:rPr>
                </w:rPrChange>
              </w:rPr>
              <w:pPrChange w:id="5477" w:author="Danny" w:date="2026-10-02T14:23:00Z">
                <w:pPr>
                  <w:jc w:val="center"/>
                </w:pPr>
              </w:pPrChange>
            </w:pPr>
          </w:p>
        </w:tc>
        <w:tc>
          <w:tcPr>
            <w:tcW w:w="0" w:type="auto"/>
            <w:tcBorders>
              <w:top w:val="nil"/>
            </w:tcBorders>
            <w:shd w:val="clear" w:color="auto" w:fill="auto"/>
            <w:vAlign w:val="center"/>
            <w:hideMark/>
          </w:tcPr>
          <w:p w14:paraId="5BA34075" w14:textId="77777777" w:rsidR="000D0736" w:rsidRPr="000D0736" w:rsidRDefault="000D0736">
            <w:pPr>
              <w:spacing w:line="276" w:lineRule="auto"/>
              <w:jc w:val="center"/>
              <w:rPr>
                <w:ins w:id="5478" w:author="Danny" w:date="2026-10-02T14:15:00Z"/>
                <w:rFonts w:ascii="Segoe UI Symbol" w:eastAsiaTheme="minorHAnsi" w:hAnsi="Segoe UI Symbol" w:cs="Calibri"/>
                <w:kern w:val="2"/>
                <w:sz w:val="14"/>
                <w:szCs w:val="18"/>
                <w14:ligatures w14:val="standardContextual"/>
                <w:rPrChange w:id="5479" w:author="Danny" w:date="2026-10-02T14:18:00Z">
                  <w:rPr>
                    <w:ins w:id="5480" w:author="Danny" w:date="2026-10-02T14:15:00Z"/>
                    <w:rFonts w:ascii="Segoe UI Symbol" w:hAnsi="Segoe UI Symbol" w:cs="Calibri"/>
                    <w:color w:val="000000"/>
                    <w:sz w:val="18"/>
                    <w:szCs w:val="18"/>
                  </w:rPr>
                </w:rPrChange>
              </w:rPr>
              <w:pPrChange w:id="5481" w:author="Danny" w:date="2026-10-02T14:23:00Z">
                <w:pPr>
                  <w:jc w:val="center"/>
                </w:pPr>
              </w:pPrChange>
            </w:pPr>
            <w:ins w:id="5482" w:author="Danny" w:date="2026-10-02T14:15:00Z">
              <w:r w:rsidRPr="000D0736">
                <w:rPr>
                  <w:rFonts w:ascii="Segoe UI Symbol" w:eastAsiaTheme="minorHAnsi" w:hAnsi="Segoe UI Symbol" w:cs="Calibri"/>
                  <w:kern w:val="2"/>
                  <w:sz w:val="14"/>
                  <w:szCs w:val="18"/>
                  <w14:ligatures w14:val="standardContextual"/>
                  <w:rPrChange w:id="548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0ECA92A" w14:textId="77777777" w:rsidR="000D0736" w:rsidRPr="000D0736" w:rsidRDefault="000D0736">
            <w:pPr>
              <w:spacing w:line="276" w:lineRule="auto"/>
              <w:jc w:val="center"/>
              <w:rPr>
                <w:ins w:id="5484" w:author="Danny" w:date="2026-10-02T14:15:00Z"/>
                <w:rFonts w:ascii="Segoe UI Symbol" w:eastAsiaTheme="minorHAnsi" w:hAnsi="Segoe UI Symbol" w:cs="Calibri"/>
                <w:kern w:val="2"/>
                <w:sz w:val="14"/>
                <w:szCs w:val="18"/>
                <w14:ligatures w14:val="standardContextual"/>
                <w:rPrChange w:id="5485" w:author="Danny" w:date="2026-10-02T14:18:00Z">
                  <w:rPr>
                    <w:ins w:id="5486" w:author="Danny" w:date="2026-10-02T14:15:00Z"/>
                    <w:rFonts w:ascii="Segoe UI Symbol" w:hAnsi="Segoe UI Symbol" w:cs="Calibri"/>
                    <w:color w:val="000000"/>
                    <w:sz w:val="18"/>
                    <w:szCs w:val="18"/>
                  </w:rPr>
                </w:rPrChange>
              </w:rPr>
              <w:pPrChange w:id="5487" w:author="Danny" w:date="2026-10-02T14:23:00Z">
                <w:pPr>
                  <w:jc w:val="center"/>
                </w:pPr>
              </w:pPrChange>
            </w:pPr>
            <w:ins w:id="5488" w:author="Danny" w:date="2026-10-02T14:15:00Z">
              <w:r w:rsidRPr="000D0736">
                <w:rPr>
                  <w:rFonts w:ascii="Segoe UI Symbol" w:eastAsiaTheme="minorHAnsi" w:hAnsi="Segoe UI Symbol" w:cs="Calibri"/>
                  <w:kern w:val="2"/>
                  <w:sz w:val="14"/>
                  <w:szCs w:val="18"/>
                  <w14:ligatures w14:val="standardContextual"/>
                  <w:rPrChange w:id="548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2226FE0" w14:textId="77777777" w:rsidR="000D0736" w:rsidRPr="000D0736" w:rsidRDefault="000D0736">
            <w:pPr>
              <w:spacing w:line="276" w:lineRule="auto"/>
              <w:jc w:val="center"/>
              <w:rPr>
                <w:ins w:id="5490" w:author="Danny" w:date="2026-10-02T14:15:00Z"/>
                <w:rFonts w:ascii="Segoe UI Symbol" w:eastAsiaTheme="minorHAnsi" w:hAnsi="Segoe UI Symbol" w:cs="Calibri"/>
                <w:kern w:val="2"/>
                <w:sz w:val="14"/>
                <w:szCs w:val="18"/>
                <w14:ligatures w14:val="standardContextual"/>
                <w:rPrChange w:id="5491" w:author="Danny" w:date="2026-10-02T14:18:00Z">
                  <w:rPr>
                    <w:ins w:id="5492" w:author="Danny" w:date="2026-10-02T14:15:00Z"/>
                    <w:rFonts w:ascii="Segoe UI Symbol" w:hAnsi="Segoe UI Symbol" w:cs="Calibri"/>
                    <w:color w:val="000000"/>
                    <w:sz w:val="18"/>
                    <w:szCs w:val="18"/>
                  </w:rPr>
                </w:rPrChange>
              </w:rPr>
              <w:pPrChange w:id="5493" w:author="Danny" w:date="2026-10-02T14:23:00Z">
                <w:pPr>
                  <w:jc w:val="center"/>
                </w:pPr>
              </w:pPrChange>
            </w:pPr>
            <w:ins w:id="5494" w:author="Danny" w:date="2026-10-02T14:15:00Z">
              <w:r w:rsidRPr="000D0736">
                <w:rPr>
                  <w:rFonts w:ascii="Segoe UI Symbol" w:eastAsiaTheme="minorHAnsi" w:hAnsi="Segoe UI Symbol" w:cs="Calibri"/>
                  <w:kern w:val="2"/>
                  <w:sz w:val="14"/>
                  <w:szCs w:val="18"/>
                  <w14:ligatures w14:val="standardContextual"/>
                  <w:rPrChange w:id="5495" w:author="Danny" w:date="2026-10-02T14:18:00Z">
                    <w:rPr>
                      <w:rFonts w:ascii="Segoe UI Symbol" w:hAnsi="Segoe UI Symbol" w:cs="Calibri"/>
                      <w:color w:val="000000"/>
                      <w:sz w:val="18"/>
                      <w:szCs w:val="18"/>
                    </w:rPr>
                  </w:rPrChange>
                </w:rPr>
                <w:t>✓</w:t>
              </w:r>
            </w:ins>
          </w:p>
        </w:tc>
      </w:tr>
      <w:tr w:rsidR="005725AB" w:rsidRPr="005725AB" w14:paraId="0BE0D46B" w14:textId="77777777" w:rsidTr="00107337">
        <w:trPr>
          <w:trHeight w:val="20"/>
          <w:ins w:id="5496" w:author="Danny" w:date="2026-10-02T14:15:00Z"/>
        </w:trPr>
        <w:tc>
          <w:tcPr>
            <w:tcW w:w="0" w:type="auto"/>
            <w:tcBorders>
              <w:top w:val="nil"/>
              <w:left w:val="nil"/>
              <w:bottom w:val="nil"/>
              <w:right w:val="nil"/>
            </w:tcBorders>
            <w:shd w:val="clear" w:color="auto" w:fill="auto"/>
            <w:vAlign w:val="center"/>
            <w:hideMark/>
          </w:tcPr>
          <w:p w14:paraId="7449A9C5" w14:textId="77777777" w:rsidR="000D0736" w:rsidRPr="000D0736" w:rsidRDefault="000D0736">
            <w:pPr>
              <w:spacing w:line="276" w:lineRule="auto"/>
              <w:jc w:val="center"/>
              <w:rPr>
                <w:ins w:id="5497" w:author="Danny" w:date="2026-10-02T14:15:00Z"/>
                <w:rFonts w:eastAsiaTheme="minorHAnsi" w:cstheme="minorBidi"/>
                <w:kern w:val="2"/>
                <w:sz w:val="14"/>
                <w:szCs w:val="18"/>
                <w14:ligatures w14:val="standardContextual"/>
                <w:rPrChange w:id="5498" w:author="Danny" w:date="2026-10-02T14:18:00Z">
                  <w:rPr>
                    <w:ins w:id="5499" w:author="Danny" w:date="2026-10-02T14:15:00Z"/>
                    <w:color w:val="000000"/>
                    <w:sz w:val="18"/>
                    <w:szCs w:val="18"/>
                  </w:rPr>
                </w:rPrChange>
              </w:rPr>
              <w:pPrChange w:id="5500" w:author="Danny" w:date="2026-10-02T14:16:00Z">
                <w:pPr>
                  <w:jc w:val="center"/>
                </w:pPr>
              </w:pPrChange>
            </w:pPr>
            <w:ins w:id="5501" w:author="Danny" w:date="2026-10-02T14:15:00Z">
              <w:r w:rsidRPr="000D0736">
                <w:rPr>
                  <w:rFonts w:eastAsiaTheme="minorHAnsi" w:cstheme="minorBidi"/>
                  <w:kern w:val="2"/>
                  <w:sz w:val="14"/>
                  <w:szCs w:val="18"/>
                  <w14:ligatures w14:val="standardContextual"/>
                  <w:rPrChange w:id="5502" w:author="Danny" w:date="2026-10-02T14:18:00Z">
                    <w:rPr>
                      <w:color w:val="000000"/>
                      <w:sz w:val="18"/>
                      <w:szCs w:val="18"/>
                    </w:rPr>
                  </w:rPrChange>
                </w:rPr>
                <w:t>55</w:t>
              </w:r>
            </w:ins>
          </w:p>
        </w:tc>
        <w:tc>
          <w:tcPr>
            <w:tcW w:w="0" w:type="auto"/>
            <w:tcBorders>
              <w:top w:val="nil"/>
              <w:left w:val="nil"/>
              <w:bottom w:val="nil"/>
              <w:right w:val="nil"/>
            </w:tcBorders>
            <w:shd w:val="clear" w:color="auto" w:fill="auto"/>
            <w:vAlign w:val="center"/>
            <w:hideMark/>
          </w:tcPr>
          <w:p w14:paraId="4902CF32" w14:textId="77777777" w:rsidR="000D0736" w:rsidRPr="000D0736" w:rsidRDefault="000D0736">
            <w:pPr>
              <w:spacing w:line="276" w:lineRule="auto"/>
              <w:rPr>
                <w:ins w:id="5503" w:author="Danny" w:date="2026-10-02T14:15:00Z"/>
                <w:rFonts w:eastAsiaTheme="minorHAnsi" w:cstheme="minorBidi"/>
                <w:kern w:val="2"/>
                <w:sz w:val="14"/>
                <w:szCs w:val="18"/>
                <w14:ligatures w14:val="standardContextual"/>
                <w:rPrChange w:id="5504" w:author="Danny" w:date="2026-10-02T14:18:00Z">
                  <w:rPr>
                    <w:ins w:id="5505" w:author="Danny" w:date="2026-10-02T14:15:00Z"/>
                    <w:color w:val="000000"/>
                    <w:sz w:val="18"/>
                    <w:szCs w:val="18"/>
                  </w:rPr>
                </w:rPrChange>
              </w:rPr>
              <w:pPrChange w:id="5506" w:author="Danny" w:date="2026-10-02T14:16:00Z">
                <w:pPr/>
              </w:pPrChange>
            </w:pPr>
            <w:ins w:id="5507" w:author="Danny" w:date="2026-10-02T14:15:00Z">
              <w:r w:rsidRPr="000D0736">
                <w:rPr>
                  <w:rFonts w:eastAsiaTheme="minorHAnsi" w:cstheme="minorBidi"/>
                  <w:kern w:val="2"/>
                  <w:sz w:val="14"/>
                  <w:szCs w:val="18"/>
                  <w14:ligatures w14:val="standardContextual"/>
                  <w:rPrChange w:id="5508" w:author="Danny" w:date="2026-10-02T14:18:00Z">
                    <w:rPr>
                      <w:color w:val="000000"/>
                      <w:sz w:val="18"/>
                      <w:szCs w:val="18"/>
                    </w:rPr>
                  </w:rPrChange>
                </w:rPr>
                <w:t>Lui et al., 2012</w:t>
              </w:r>
            </w:ins>
          </w:p>
        </w:tc>
        <w:tc>
          <w:tcPr>
            <w:tcW w:w="0" w:type="auto"/>
            <w:tcBorders>
              <w:top w:val="nil"/>
              <w:left w:val="nil"/>
              <w:bottom w:val="nil"/>
              <w:right w:val="nil"/>
            </w:tcBorders>
            <w:shd w:val="clear" w:color="auto" w:fill="auto"/>
            <w:noWrap/>
            <w:vAlign w:val="bottom"/>
            <w:hideMark/>
          </w:tcPr>
          <w:p w14:paraId="0BD388E9" w14:textId="77777777" w:rsidR="000D0736" w:rsidRPr="000D0736" w:rsidRDefault="000D0736">
            <w:pPr>
              <w:spacing w:line="276" w:lineRule="auto"/>
              <w:rPr>
                <w:ins w:id="5509" w:author="Danny" w:date="2026-10-02T14:15:00Z"/>
                <w:rFonts w:eastAsiaTheme="minorHAnsi" w:cstheme="minorBidi"/>
                <w:kern w:val="2"/>
                <w:sz w:val="14"/>
                <w:szCs w:val="18"/>
                <w14:ligatures w14:val="standardContextual"/>
                <w:rPrChange w:id="5510" w:author="Danny" w:date="2026-10-02T14:18:00Z">
                  <w:rPr>
                    <w:ins w:id="5511" w:author="Danny" w:date="2026-10-02T14:15:00Z"/>
                    <w:color w:val="000000"/>
                    <w:sz w:val="18"/>
                    <w:szCs w:val="18"/>
                  </w:rPr>
                </w:rPrChange>
              </w:rPr>
              <w:pPrChange w:id="5512" w:author="Danny" w:date="2026-10-02T14:16:00Z">
                <w:pPr/>
              </w:pPrChange>
            </w:pPr>
          </w:p>
        </w:tc>
        <w:tc>
          <w:tcPr>
            <w:tcW w:w="0" w:type="auto"/>
            <w:tcBorders>
              <w:top w:val="nil"/>
              <w:left w:val="nil"/>
              <w:bottom w:val="nil"/>
              <w:right w:val="nil"/>
            </w:tcBorders>
            <w:shd w:val="clear" w:color="auto" w:fill="auto"/>
            <w:vAlign w:val="center"/>
            <w:hideMark/>
          </w:tcPr>
          <w:p w14:paraId="4D37FAA8" w14:textId="77777777" w:rsidR="000D0736" w:rsidRPr="000D0736" w:rsidRDefault="000D0736">
            <w:pPr>
              <w:spacing w:line="276" w:lineRule="auto"/>
              <w:jc w:val="center"/>
              <w:rPr>
                <w:ins w:id="5513" w:author="Danny" w:date="2026-10-02T14:15:00Z"/>
                <w:rFonts w:eastAsiaTheme="minorHAnsi" w:cstheme="minorBidi"/>
                <w:kern w:val="2"/>
                <w:sz w:val="14"/>
                <w:szCs w:val="18"/>
                <w14:ligatures w14:val="standardContextual"/>
                <w:rPrChange w:id="5514" w:author="Danny" w:date="2026-10-02T14:18:00Z">
                  <w:rPr>
                    <w:ins w:id="5515" w:author="Danny" w:date="2026-10-02T14:15:00Z"/>
                    <w:color w:val="000000"/>
                    <w:sz w:val="18"/>
                    <w:szCs w:val="18"/>
                  </w:rPr>
                </w:rPrChange>
              </w:rPr>
              <w:pPrChange w:id="5516" w:author="Danny" w:date="2026-10-02T14:21:00Z">
                <w:pPr>
                  <w:jc w:val="center"/>
                </w:pPr>
              </w:pPrChange>
            </w:pPr>
            <w:ins w:id="5517" w:author="Danny" w:date="2026-10-02T14:15:00Z">
              <w:r w:rsidRPr="000D0736">
                <w:rPr>
                  <w:rFonts w:eastAsiaTheme="minorHAnsi" w:cstheme="minorBidi"/>
                  <w:kern w:val="2"/>
                  <w:sz w:val="14"/>
                  <w:szCs w:val="18"/>
                  <w14:ligatures w14:val="standardContextual"/>
                  <w:rPrChange w:id="5518"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7797D8B8" w14:textId="77777777" w:rsidR="000D0736" w:rsidRPr="000D0736" w:rsidRDefault="000D0736">
            <w:pPr>
              <w:spacing w:line="276" w:lineRule="auto"/>
              <w:jc w:val="center"/>
              <w:rPr>
                <w:ins w:id="5519" w:author="Danny" w:date="2026-10-02T14:15:00Z"/>
                <w:rFonts w:eastAsiaTheme="minorHAnsi" w:cstheme="minorBidi"/>
                <w:kern w:val="2"/>
                <w:sz w:val="14"/>
                <w:szCs w:val="18"/>
                <w14:ligatures w14:val="standardContextual"/>
                <w:rPrChange w:id="5520" w:author="Danny" w:date="2026-10-02T14:18:00Z">
                  <w:rPr>
                    <w:ins w:id="5521" w:author="Danny" w:date="2026-10-02T14:15:00Z"/>
                    <w:color w:val="000000"/>
                    <w:sz w:val="18"/>
                    <w:szCs w:val="18"/>
                  </w:rPr>
                </w:rPrChange>
              </w:rPr>
              <w:pPrChange w:id="5522" w:author="Danny" w:date="2026-10-02T14:21:00Z">
                <w:pPr>
                  <w:jc w:val="center"/>
                </w:pPr>
              </w:pPrChange>
            </w:pPr>
            <w:ins w:id="5523" w:author="Danny" w:date="2026-10-02T14:15:00Z">
              <w:r w:rsidRPr="000D0736">
                <w:rPr>
                  <w:rFonts w:eastAsiaTheme="minorHAnsi" w:cstheme="minorBidi"/>
                  <w:kern w:val="2"/>
                  <w:sz w:val="14"/>
                  <w:szCs w:val="18"/>
                  <w14:ligatures w14:val="standardContextual"/>
                  <w:rPrChange w:id="5524"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1761F4F2" w14:textId="77777777" w:rsidR="000D0736" w:rsidRPr="000D0736" w:rsidRDefault="000D0736">
            <w:pPr>
              <w:spacing w:line="276" w:lineRule="auto"/>
              <w:jc w:val="center"/>
              <w:rPr>
                <w:ins w:id="5525" w:author="Danny" w:date="2026-10-02T14:15:00Z"/>
                <w:rFonts w:eastAsiaTheme="minorHAnsi" w:cstheme="minorBidi"/>
                <w:kern w:val="2"/>
                <w:sz w:val="14"/>
                <w:szCs w:val="18"/>
                <w14:ligatures w14:val="standardContextual"/>
                <w:rPrChange w:id="5526" w:author="Danny" w:date="2026-10-02T14:18:00Z">
                  <w:rPr>
                    <w:ins w:id="5527" w:author="Danny" w:date="2026-10-02T14:15:00Z"/>
                    <w:color w:val="000000"/>
                    <w:sz w:val="18"/>
                    <w:szCs w:val="18"/>
                  </w:rPr>
                </w:rPrChange>
              </w:rPr>
              <w:pPrChange w:id="5528" w:author="Danny" w:date="2026-10-02T14:21:00Z">
                <w:pPr>
                  <w:jc w:val="center"/>
                </w:pPr>
              </w:pPrChange>
            </w:pPr>
          </w:p>
        </w:tc>
        <w:tc>
          <w:tcPr>
            <w:tcW w:w="0" w:type="auto"/>
            <w:tcBorders>
              <w:top w:val="nil"/>
              <w:left w:val="nil"/>
              <w:bottom w:val="nil"/>
              <w:right w:val="nil"/>
            </w:tcBorders>
            <w:shd w:val="clear" w:color="auto" w:fill="auto"/>
            <w:vAlign w:val="center"/>
            <w:hideMark/>
          </w:tcPr>
          <w:p w14:paraId="23FEA32F" w14:textId="77777777" w:rsidR="000D0736" w:rsidRPr="000D0736" w:rsidRDefault="000D0736">
            <w:pPr>
              <w:spacing w:line="276" w:lineRule="auto"/>
              <w:jc w:val="center"/>
              <w:rPr>
                <w:ins w:id="5529" w:author="Danny" w:date="2026-10-02T14:15:00Z"/>
                <w:rFonts w:eastAsiaTheme="minorHAnsi" w:cstheme="minorBidi"/>
                <w:kern w:val="2"/>
                <w:sz w:val="14"/>
                <w:szCs w:val="18"/>
                <w14:ligatures w14:val="standardContextual"/>
                <w:rPrChange w:id="5530" w:author="Danny" w:date="2026-10-02T14:18:00Z">
                  <w:rPr>
                    <w:ins w:id="5531" w:author="Danny" w:date="2026-10-02T14:15:00Z"/>
                    <w:color w:val="000000"/>
                    <w:sz w:val="18"/>
                    <w:szCs w:val="18"/>
                  </w:rPr>
                </w:rPrChange>
              </w:rPr>
              <w:pPrChange w:id="5532" w:author="Danny" w:date="2026-10-02T14:21:00Z">
                <w:pPr>
                  <w:jc w:val="center"/>
                </w:pPr>
              </w:pPrChange>
            </w:pPr>
            <w:ins w:id="5533" w:author="Danny" w:date="2026-10-02T14:15:00Z">
              <w:r w:rsidRPr="000D0736">
                <w:rPr>
                  <w:rFonts w:eastAsiaTheme="minorHAnsi" w:cstheme="minorBidi"/>
                  <w:kern w:val="2"/>
                  <w:sz w:val="14"/>
                  <w:szCs w:val="18"/>
                  <w14:ligatures w14:val="standardContextual"/>
                  <w:rPrChange w:id="5534" w:author="Danny" w:date="2026-10-02T14:18:00Z">
                    <w:rPr>
                      <w:color w:val="000000"/>
                      <w:sz w:val="18"/>
                      <w:szCs w:val="18"/>
                    </w:rPr>
                  </w:rPrChange>
                </w:rPr>
                <w:t>25.5 ± 11.9</w:t>
              </w:r>
            </w:ins>
          </w:p>
        </w:tc>
        <w:tc>
          <w:tcPr>
            <w:tcW w:w="0" w:type="auto"/>
            <w:tcBorders>
              <w:top w:val="nil"/>
              <w:left w:val="nil"/>
              <w:bottom w:val="nil"/>
              <w:right w:val="nil"/>
            </w:tcBorders>
            <w:shd w:val="clear" w:color="auto" w:fill="auto"/>
            <w:vAlign w:val="center"/>
            <w:hideMark/>
          </w:tcPr>
          <w:p w14:paraId="7AC70F8C" w14:textId="77777777" w:rsidR="000D0736" w:rsidRPr="000D0736" w:rsidRDefault="000D0736">
            <w:pPr>
              <w:spacing w:line="276" w:lineRule="auto"/>
              <w:jc w:val="center"/>
              <w:rPr>
                <w:ins w:id="5535" w:author="Danny" w:date="2026-10-02T14:15:00Z"/>
                <w:rFonts w:eastAsiaTheme="minorHAnsi" w:cstheme="minorBidi"/>
                <w:kern w:val="2"/>
                <w:sz w:val="14"/>
                <w:szCs w:val="18"/>
                <w14:ligatures w14:val="standardContextual"/>
                <w:rPrChange w:id="5536" w:author="Danny" w:date="2026-10-02T14:18:00Z">
                  <w:rPr>
                    <w:ins w:id="5537" w:author="Danny" w:date="2026-10-02T14:15:00Z"/>
                    <w:color w:val="000000"/>
                    <w:sz w:val="18"/>
                    <w:szCs w:val="18"/>
                  </w:rPr>
                </w:rPrChange>
              </w:rPr>
              <w:pPrChange w:id="5538" w:author="Danny" w:date="2026-10-02T14:21:00Z">
                <w:pPr>
                  <w:jc w:val="center"/>
                </w:pPr>
              </w:pPrChange>
            </w:pPr>
          </w:p>
        </w:tc>
        <w:tc>
          <w:tcPr>
            <w:tcW w:w="0" w:type="auto"/>
            <w:tcBorders>
              <w:top w:val="nil"/>
              <w:left w:val="nil"/>
              <w:bottom w:val="nil"/>
              <w:right w:val="nil"/>
            </w:tcBorders>
            <w:shd w:val="clear" w:color="auto" w:fill="auto"/>
            <w:vAlign w:val="center"/>
            <w:hideMark/>
          </w:tcPr>
          <w:p w14:paraId="41AC6705" w14:textId="77777777" w:rsidR="000D0736" w:rsidRPr="000D0736" w:rsidRDefault="000D0736">
            <w:pPr>
              <w:spacing w:line="276" w:lineRule="auto"/>
              <w:jc w:val="center"/>
              <w:rPr>
                <w:ins w:id="5539" w:author="Danny" w:date="2026-10-02T14:15:00Z"/>
                <w:rFonts w:eastAsiaTheme="minorHAnsi" w:cstheme="minorBidi"/>
                <w:kern w:val="2"/>
                <w:sz w:val="14"/>
                <w:szCs w:val="18"/>
                <w14:ligatures w14:val="standardContextual"/>
                <w:rPrChange w:id="5540" w:author="Danny" w:date="2026-10-02T14:18:00Z">
                  <w:rPr>
                    <w:ins w:id="5541" w:author="Danny" w:date="2026-10-02T14:15:00Z"/>
                    <w:color w:val="000000"/>
                    <w:sz w:val="18"/>
                    <w:szCs w:val="18"/>
                  </w:rPr>
                </w:rPrChange>
              </w:rPr>
              <w:pPrChange w:id="5542" w:author="Danny" w:date="2026-10-02T14:21:00Z">
                <w:pPr>
                  <w:jc w:val="center"/>
                </w:pPr>
              </w:pPrChange>
            </w:pPr>
            <w:ins w:id="5543" w:author="Danny" w:date="2026-10-02T14:15:00Z">
              <w:r w:rsidRPr="000D0736">
                <w:rPr>
                  <w:rFonts w:eastAsiaTheme="minorHAnsi" w:cstheme="minorBidi"/>
                  <w:kern w:val="2"/>
                  <w:sz w:val="14"/>
                  <w:szCs w:val="18"/>
                  <w14:ligatures w14:val="standardContextual"/>
                  <w:rPrChange w:id="5544" w:author="Danny" w:date="2026-10-02T14:18:00Z">
                    <w:rPr>
                      <w:color w:val="000000"/>
                      <w:sz w:val="18"/>
                      <w:szCs w:val="18"/>
                    </w:rPr>
                  </w:rPrChange>
                </w:rPr>
                <w:t>55</w:t>
              </w:r>
            </w:ins>
          </w:p>
        </w:tc>
        <w:tc>
          <w:tcPr>
            <w:tcW w:w="0" w:type="auto"/>
            <w:tcBorders>
              <w:top w:val="nil"/>
              <w:left w:val="nil"/>
              <w:bottom w:val="nil"/>
              <w:right w:val="nil"/>
            </w:tcBorders>
            <w:shd w:val="clear" w:color="auto" w:fill="auto"/>
            <w:vAlign w:val="center"/>
            <w:hideMark/>
          </w:tcPr>
          <w:p w14:paraId="0DF8F9B8" w14:textId="77777777" w:rsidR="000D0736" w:rsidRPr="000D0736" w:rsidRDefault="000D0736">
            <w:pPr>
              <w:spacing w:line="276" w:lineRule="auto"/>
              <w:jc w:val="center"/>
              <w:rPr>
                <w:ins w:id="5545" w:author="Danny" w:date="2026-10-02T14:15:00Z"/>
                <w:rFonts w:eastAsiaTheme="minorHAnsi" w:cstheme="minorBidi"/>
                <w:kern w:val="2"/>
                <w:sz w:val="14"/>
                <w:szCs w:val="18"/>
                <w14:ligatures w14:val="standardContextual"/>
                <w:rPrChange w:id="5546" w:author="Danny" w:date="2026-10-02T14:18:00Z">
                  <w:rPr>
                    <w:ins w:id="5547" w:author="Danny" w:date="2026-10-02T14:15:00Z"/>
                    <w:color w:val="000000"/>
                    <w:sz w:val="18"/>
                    <w:szCs w:val="18"/>
                  </w:rPr>
                </w:rPrChange>
              </w:rPr>
              <w:pPrChange w:id="5548" w:author="Danny" w:date="2026-10-02T14:21:00Z">
                <w:pPr>
                  <w:jc w:val="center"/>
                </w:pPr>
              </w:pPrChange>
            </w:pPr>
            <w:ins w:id="5549" w:author="Danny" w:date="2026-10-02T14:15:00Z">
              <w:r w:rsidRPr="000D0736">
                <w:rPr>
                  <w:rFonts w:eastAsiaTheme="minorHAnsi" w:cstheme="minorBidi"/>
                  <w:kern w:val="2"/>
                  <w:sz w:val="14"/>
                  <w:szCs w:val="18"/>
                  <w14:ligatures w14:val="standardContextual"/>
                  <w:rPrChange w:id="5550" w:author="Danny" w:date="2026-10-02T14:18:00Z">
                    <w:rPr>
                      <w:color w:val="000000"/>
                      <w:sz w:val="18"/>
                      <w:szCs w:val="18"/>
                    </w:rPr>
                  </w:rPrChange>
                </w:rPr>
                <w:t>55</w:t>
              </w:r>
            </w:ins>
          </w:p>
        </w:tc>
        <w:tc>
          <w:tcPr>
            <w:tcW w:w="0" w:type="auto"/>
            <w:tcBorders>
              <w:top w:val="nil"/>
              <w:left w:val="nil"/>
              <w:bottom w:val="nil"/>
              <w:right w:val="nil"/>
            </w:tcBorders>
            <w:shd w:val="clear" w:color="auto" w:fill="auto"/>
            <w:vAlign w:val="center"/>
            <w:hideMark/>
          </w:tcPr>
          <w:p w14:paraId="2390C596" w14:textId="77777777" w:rsidR="000D0736" w:rsidRPr="000D0736" w:rsidRDefault="000D0736">
            <w:pPr>
              <w:spacing w:line="276" w:lineRule="auto"/>
              <w:jc w:val="center"/>
              <w:rPr>
                <w:ins w:id="5551" w:author="Danny" w:date="2026-10-02T14:15:00Z"/>
                <w:rFonts w:eastAsiaTheme="minorHAnsi" w:cstheme="minorBidi"/>
                <w:kern w:val="2"/>
                <w:sz w:val="14"/>
                <w:szCs w:val="18"/>
                <w14:ligatures w14:val="standardContextual"/>
                <w:rPrChange w:id="5552" w:author="Danny" w:date="2026-10-02T14:18:00Z">
                  <w:rPr>
                    <w:ins w:id="5553" w:author="Danny" w:date="2026-10-02T14:15:00Z"/>
                    <w:color w:val="000000"/>
                    <w:sz w:val="18"/>
                    <w:szCs w:val="18"/>
                  </w:rPr>
                </w:rPrChange>
              </w:rPr>
              <w:pPrChange w:id="5554" w:author="Danny" w:date="2026-10-02T14:21:00Z">
                <w:pPr>
                  <w:jc w:val="center"/>
                </w:pPr>
              </w:pPrChange>
            </w:pPr>
            <w:ins w:id="5555" w:author="Danny" w:date="2026-10-02T14:15:00Z">
              <w:r w:rsidRPr="000D0736">
                <w:rPr>
                  <w:rFonts w:eastAsiaTheme="minorHAnsi" w:cstheme="minorBidi"/>
                  <w:kern w:val="2"/>
                  <w:sz w:val="14"/>
                  <w:szCs w:val="18"/>
                  <w14:ligatures w14:val="standardContextual"/>
                  <w:rPrChange w:id="5556" w:author="Danny" w:date="2026-10-02T14:18:00Z">
                    <w:rPr>
                      <w:color w:val="000000"/>
                      <w:sz w:val="18"/>
                      <w:szCs w:val="18"/>
                    </w:rPr>
                  </w:rPrChange>
                </w:rPr>
                <w:t>0</w:t>
              </w:r>
            </w:ins>
          </w:p>
        </w:tc>
        <w:tc>
          <w:tcPr>
            <w:tcW w:w="0" w:type="auto"/>
            <w:tcBorders>
              <w:top w:val="nil"/>
              <w:left w:val="nil"/>
              <w:bottom w:val="nil"/>
              <w:right w:val="nil"/>
            </w:tcBorders>
            <w:shd w:val="clear" w:color="auto" w:fill="auto"/>
            <w:noWrap/>
            <w:vAlign w:val="center"/>
            <w:hideMark/>
          </w:tcPr>
          <w:p w14:paraId="03F8D8BF" w14:textId="77777777" w:rsidR="000D0736" w:rsidRPr="000D0736" w:rsidRDefault="000D0736">
            <w:pPr>
              <w:spacing w:line="276" w:lineRule="auto"/>
              <w:jc w:val="center"/>
              <w:rPr>
                <w:ins w:id="5557" w:author="Danny" w:date="2026-10-02T14:15:00Z"/>
                <w:rFonts w:eastAsiaTheme="minorHAnsi" w:cstheme="minorBidi"/>
                <w:kern w:val="2"/>
                <w:sz w:val="14"/>
                <w:szCs w:val="18"/>
                <w14:ligatures w14:val="standardContextual"/>
                <w:rPrChange w:id="5558" w:author="Danny" w:date="2026-10-02T14:18:00Z">
                  <w:rPr>
                    <w:ins w:id="5559" w:author="Danny" w:date="2026-10-02T14:15:00Z"/>
                    <w:color w:val="000000"/>
                    <w:sz w:val="18"/>
                    <w:szCs w:val="18"/>
                  </w:rPr>
                </w:rPrChange>
              </w:rPr>
              <w:pPrChange w:id="5560" w:author="Danny" w:date="2026-10-02T14:21:00Z">
                <w:pPr>
                  <w:jc w:val="center"/>
                </w:pPr>
              </w:pPrChange>
            </w:pPr>
          </w:p>
        </w:tc>
        <w:tc>
          <w:tcPr>
            <w:tcW w:w="0" w:type="auto"/>
            <w:tcBorders>
              <w:top w:val="nil"/>
              <w:left w:val="nil"/>
              <w:bottom w:val="nil"/>
              <w:right w:val="nil"/>
            </w:tcBorders>
            <w:shd w:val="clear" w:color="auto" w:fill="auto"/>
            <w:vAlign w:val="center"/>
            <w:hideMark/>
          </w:tcPr>
          <w:p w14:paraId="7C9FD546" w14:textId="77777777" w:rsidR="000D0736" w:rsidRPr="000D0736" w:rsidRDefault="000D0736">
            <w:pPr>
              <w:spacing w:line="276" w:lineRule="auto"/>
              <w:jc w:val="center"/>
              <w:rPr>
                <w:ins w:id="5561" w:author="Danny" w:date="2026-10-02T14:15:00Z"/>
                <w:rFonts w:eastAsiaTheme="minorHAnsi" w:cstheme="minorBidi"/>
                <w:kern w:val="2"/>
                <w:sz w:val="14"/>
                <w:szCs w:val="18"/>
                <w14:ligatures w14:val="standardContextual"/>
                <w:rPrChange w:id="5562" w:author="Danny" w:date="2026-10-02T14:18:00Z">
                  <w:rPr>
                    <w:ins w:id="5563" w:author="Danny" w:date="2026-10-02T14:15:00Z"/>
                    <w:color w:val="000000"/>
                    <w:sz w:val="18"/>
                    <w:szCs w:val="18"/>
                  </w:rPr>
                </w:rPrChange>
              </w:rPr>
              <w:pPrChange w:id="5564" w:author="Danny" w:date="2026-10-02T14:21:00Z">
                <w:pPr>
                  <w:jc w:val="center"/>
                </w:pPr>
              </w:pPrChange>
            </w:pPr>
            <w:ins w:id="5565" w:author="Danny" w:date="2026-10-02T14:15:00Z">
              <w:r w:rsidRPr="000D0736">
                <w:rPr>
                  <w:rFonts w:eastAsiaTheme="minorHAnsi" w:cstheme="minorBidi"/>
                  <w:kern w:val="2"/>
                  <w:sz w:val="14"/>
                  <w:szCs w:val="18"/>
                  <w14:ligatures w14:val="standardContextual"/>
                  <w:rPrChange w:id="5566" w:author="Danny" w:date="2026-10-02T14:18:00Z">
                    <w:rPr>
                      <w:color w:val="000000"/>
                      <w:sz w:val="18"/>
                      <w:szCs w:val="18"/>
                    </w:rPr>
                  </w:rPrChange>
                </w:rPr>
                <w:t>12</w:t>
              </w:r>
            </w:ins>
          </w:p>
        </w:tc>
        <w:tc>
          <w:tcPr>
            <w:tcW w:w="0" w:type="auto"/>
            <w:tcBorders>
              <w:top w:val="nil"/>
              <w:left w:val="nil"/>
              <w:bottom w:val="nil"/>
              <w:right w:val="nil"/>
            </w:tcBorders>
            <w:shd w:val="clear" w:color="auto" w:fill="auto"/>
            <w:vAlign w:val="center"/>
            <w:hideMark/>
          </w:tcPr>
          <w:p w14:paraId="1AC5DFFC" w14:textId="77777777" w:rsidR="000D0736" w:rsidRPr="000D0736" w:rsidRDefault="000D0736">
            <w:pPr>
              <w:spacing w:line="276" w:lineRule="auto"/>
              <w:jc w:val="center"/>
              <w:rPr>
                <w:ins w:id="5567" w:author="Danny" w:date="2026-10-02T14:15:00Z"/>
                <w:rFonts w:eastAsiaTheme="minorHAnsi" w:cstheme="minorBidi"/>
                <w:kern w:val="2"/>
                <w:sz w:val="14"/>
                <w:szCs w:val="18"/>
                <w14:ligatures w14:val="standardContextual"/>
                <w:rPrChange w:id="5568" w:author="Danny" w:date="2026-10-02T14:18:00Z">
                  <w:rPr>
                    <w:ins w:id="5569" w:author="Danny" w:date="2026-10-02T14:15:00Z"/>
                    <w:color w:val="000000"/>
                    <w:sz w:val="18"/>
                    <w:szCs w:val="18"/>
                  </w:rPr>
                </w:rPrChange>
              </w:rPr>
              <w:pPrChange w:id="5570" w:author="Danny" w:date="2026-10-02T14:21:00Z">
                <w:pPr>
                  <w:jc w:val="center"/>
                </w:pPr>
              </w:pPrChange>
            </w:pPr>
            <w:ins w:id="5571" w:author="Danny" w:date="2026-10-02T14:15:00Z">
              <w:r w:rsidRPr="000D0736">
                <w:rPr>
                  <w:rFonts w:eastAsiaTheme="minorHAnsi" w:cstheme="minorBidi"/>
                  <w:kern w:val="2"/>
                  <w:sz w:val="14"/>
                  <w:szCs w:val="18"/>
                  <w14:ligatures w14:val="standardContextual"/>
                  <w:rPrChange w:id="5572" w:author="Danny" w:date="2026-10-02T14:18:00Z">
                    <w:rPr>
                      <w:color w:val="000000"/>
                      <w:sz w:val="18"/>
                      <w:szCs w:val="18"/>
                    </w:rPr>
                  </w:rPrChange>
                </w:rPr>
                <w:t>1</w:t>
              </w:r>
            </w:ins>
          </w:p>
        </w:tc>
        <w:tc>
          <w:tcPr>
            <w:tcW w:w="0" w:type="auto"/>
            <w:tcBorders>
              <w:top w:val="nil"/>
              <w:left w:val="nil"/>
              <w:bottom w:val="nil"/>
              <w:right w:val="nil"/>
            </w:tcBorders>
            <w:shd w:val="clear" w:color="auto" w:fill="auto"/>
            <w:vAlign w:val="center"/>
            <w:hideMark/>
          </w:tcPr>
          <w:p w14:paraId="342E7C46" w14:textId="77777777" w:rsidR="000D0736" w:rsidRPr="000D0736" w:rsidRDefault="000D0736">
            <w:pPr>
              <w:spacing w:line="276" w:lineRule="auto"/>
              <w:jc w:val="center"/>
              <w:rPr>
                <w:ins w:id="5573" w:author="Danny" w:date="2026-10-02T14:15:00Z"/>
                <w:rFonts w:eastAsiaTheme="minorHAnsi" w:cstheme="minorBidi"/>
                <w:kern w:val="2"/>
                <w:sz w:val="14"/>
                <w:szCs w:val="18"/>
                <w14:ligatures w14:val="standardContextual"/>
                <w:rPrChange w:id="5574" w:author="Danny" w:date="2026-10-02T14:18:00Z">
                  <w:rPr>
                    <w:ins w:id="5575" w:author="Danny" w:date="2026-10-02T14:15:00Z"/>
                    <w:color w:val="000000"/>
                    <w:sz w:val="18"/>
                    <w:szCs w:val="18"/>
                  </w:rPr>
                </w:rPrChange>
              </w:rPr>
              <w:pPrChange w:id="5576" w:author="Danny" w:date="2026-10-02T14:21:00Z">
                <w:pPr>
                  <w:jc w:val="center"/>
                </w:pPr>
              </w:pPrChange>
            </w:pPr>
            <w:ins w:id="5577" w:author="Danny" w:date="2026-10-02T14:15:00Z">
              <w:r w:rsidRPr="000D0736">
                <w:rPr>
                  <w:rFonts w:eastAsiaTheme="minorHAnsi" w:cstheme="minorBidi"/>
                  <w:kern w:val="2"/>
                  <w:sz w:val="14"/>
                  <w:szCs w:val="18"/>
                  <w14:ligatures w14:val="standardContextual"/>
                  <w:rPrChange w:id="5578" w:author="Danny" w:date="2026-10-02T14:18:00Z">
                    <w:rPr>
                      <w:color w:val="000000"/>
                      <w:sz w:val="18"/>
                      <w:szCs w:val="18"/>
                    </w:rPr>
                  </w:rPrChange>
                </w:rPr>
                <w:t>Short</w:t>
              </w:r>
            </w:ins>
          </w:p>
        </w:tc>
        <w:tc>
          <w:tcPr>
            <w:tcW w:w="0" w:type="auto"/>
            <w:tcBorders>
              <w:top w:val="nil"/>
              <w:left w:val="nil"/>
              <w:bottom w:val="nil"/>
            </w:tcBorders>
            <w:shd w:val="clear" w:color="auto" w:fill="auto"/>
            <w:vAlign w:val="center"/>
            <w:hideMark/>
          </w:tcPr>
          <w:p w14:paraId="766245F8" w14:textId="77777777" w:rsidR="000D0736" w:rsidRPr="000D0736" w:rsidRDefault="000D0736">
            <w:pPr>
              <w:spacing w:line="276" w:lineRule="auto"/>
              <w:rPr>
                <w:ins w:id="5579" w:author="Danny" w:date="2026-10-02T14:15:00Z"/>
                <w:rFonts w:eastAsiaTheme="minorHAnsi" w:cstheme="minorBidi"/>
                <w:kern w:val="2"/>
                <w:sz w:val="14"/>
                <w:szCs w:val="18"/>
                <w14:ligatures w14:val="standardContextual"/>
                <w:rPrChange w:id="5580" w:author="Danny" w:date="2026-10-02T14:18:00Z">
                  <w:rPr>
                    <w:ins w:id="5581" w:author="Danny" w:date="2026-10-02T14:15:00Z"/>
                    <w:color w:val="000000"/>
                    <w:sz w:val="18"/>
                    <w:szCs w:val="18"/>
                  </w:rPr>
                </w:rPrChange>
              </w:rPr>
              <w:pPrChange w:id="5582" w:author="Danny" w:date="2026-10-02T14:16:00Z">
                <w:pPr>
                  <w:jc w:val="center"/>
                </w:pPr>
              </w:pPrChange>
            </w:pPr>
          </w:p>
        </w:tc>
        <w:tc>
          <w:tcPr>
            <w:tcW w:w="0" w:type="auto"/>
            <w:tcBorders>
              <w:top w:val="nil"/>
            </w:tcBorders>
            <w:shd w:val="clear" w:color="auto" w:fill="auto"/>
            <w:vAlign w:val="center"/>
            <w:hideMark/>
          </w:tcPr>
          <w:p w14:paraId="3323324E" w14:textId="77777777" w:rsidR="000D0736" w:rsidRPr="000D0736" w:rsidRDefault="000D0736">
            <w:pPr>
              <w:spacing w:line="276" w:lineRule="auto"/>
              <w:jc w:val="center"/>
              <w:rPr>
                <w:ins w:id="5583" w:author="Danny" w:date="2026-10-02T14:15:00Z"/>
                <w:rFonts w:ascii="Segoe UI Symbol" w:eastAsiaTheme="minorHAnsi" w:hAnsi="Segoe UI Symbol" w:cs="Calibri"/>
                <w:kern w:val="2"/>
                <w:sz w:val="14"/>
                <w:szCs w:val="18"/>
                <w14:ligatures w14:val="standardContextual"/>
                <w:rPrChange w:id="5584" w:author="Danny" w:date="2026-10-02T14:18:00Z">
                  <w:rPr>
                    <w:ins w:id="5585" w:author="Danny" w:date="2026-10-02T14:15:00Z"/>
                    <w:rFonts w:ascii="Segoe UI Symbol" w:hAnsi="Segoe UI Symbol" w:cs="Calibri"/>
                    <w:color w:val="000000"/>
                    <w:sz w:val="18"/>
                    <w:szCs w:val="18"/>
                  </w:rPr>
                </w:rPrChange>
              </w:rPr>
              <w:pPrChange w:id="5586" w:author="Danny" w:date="2026-10-02T14:23:00Z">
                <w:pPr>
                  <w:jc w:val="center"/>
                </w:pPr>
              </w:pPrChange>
            </w:pPr>
            <w:ins w:id="5587" w:author="Danny" w:date="2026-10-02T14:15:00Z">
              <w:r w:rsidRPr="000D0736">
                <w:rPr>
                  <w:rFonts w:ascii="Segoe UI Symbol" w:eastAsiaTheme="minorHAnsi" w:hAnsi="Segoe UI Symbol" w:cs="Calibri"/>
                  <w:kern w:val="2"/>
                  <w:sz w:val="14"/>
                  <w:szCs w:val="18"/>
                  <w14:ligatures w14:val="standardContextual"/>
                  <w:rPrChange w:id="558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84DB3E0" w14:textId="77777777" w:rsidR="000D0736" w:rsidRPr="000D0736" w:rsidRDefault="000D0736">
            <w:pPr>
              <w:spacing w:line="276" w:lineRule="auto"/>
              <w:jc w:val="center"/>
              <w:rPr>
                <w:ins w:id="5589" w:author="Danny" w:date="2026-10-02T14:15:00Z"/>
                <w:rFonts w:ascii="Segoe UI Symbol" w:eastAsiaTheme="minorHAnsi" w:hAnsi="Segoe UI Symbol" w:cs="Calibri"/>
                <w:kern w:val="2"/>
                <w:sz w:val="14"/>
                <w:szCs w:val="18"/>
                <w14:ligatures w14:val="standardContextual"/>
                <w:rPrChange w:id="5590" w:author="Danny" w:date="2026-10-02T14:18:00Z">
                  <w:rPr>
                    <w:ins w:id="5591" w:author="Danny" w:date="2026-10-02T14:15:00Z"/>
                    <w:rFonts w:ascii="Segoe UI Symbol" w:hAnsi="Segoe UI Symbol" w:cs="Calibri"/>
                    <w:color w:val="000000"/>
                    <w:sz w:val="18"/>
                    <w:szCs w:val="18"/>
                  </w:rPr>
                </w:rPrChange>
              </w:rPr>
              <w:pPrChange w:id="5592" w:author="Danny" w:date="2026-10-02T14:23:00Z">
                <w:pPr>
                  <w:jc w:val="center"/>
                </w:pPr>
              </w:pPrChange>
            </w:pPr>
            <w:ins w:id="5593" w:author="Danny" w:date="2026-10-02T14:15:00Z">
              <w:r w:rsidRPr="000D0736">
                <w:rPr>
                  <w:rFonts w:ascii="Segoe UI Symbol" w:eastAsiaTheme="minorHAnsi" w:hAnsi="Segoe UI Symbol" w:cs="Calibri"/>
                  <w:kern w:val="2"/>
                  <w:sz w:val="14"/>
                  <w:szCs w:val="18"/>
                  <w14:ligatures w14:val="standardContextual"/>
                  <w:rPrChange w:id="559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7FA748A" w14:textId="77777777" w:rsidR="000D0736" w:rsidRPr="000D0736" w:rsidRDefault="000D0736">
            <w:pPr>
              <w:spacing w:line="276" w:lineRule="auto"/>
              <w:jc w:val="center"/>
              <w:rPr>
                <w:ins w:id="5595" w:author="Danny" w:date="2026-10-02T14:15:00Z"/>
                <w:rFonts w:ascii="Segoe UI Symbol" w:eastAsiaTheme="minorHAnsi" w:hAnsi="Segoe UI Symbol" w:cs="Calibri"/>
                <w:kern w:val="2"/>
                <w:sz w:val="14"/>
                <w:szCs w:val="18"/>
                <w14:ligatures w14:val="standardContextual"/>
                <w:rPrChange w:id="5596" w:author="Danny" w:date="2026-10-02T14:18:00Z">
                  <w:rPr>
                    <w:ins w:id="5597" w:author="Danny" w:date="2026-10-02T14:15:00Z"/>
                    <w:rFonts w:ascii="Segoe UI Symbol" w:hAnsi="Segoe UI Symbol" w:cs="Calibri"/>
                    <w:color w:val="000000"/>
                    <w:sz w:val="18"/>
                    <w:szCs w:val="18"/>
                  </w:rPr>
                </w:rPrChange>
              </w:rPr>
              <w:pPrChange w:id="5598" w:author="Danny" w:date="2026-10-02T14:23:00Z">
                <w:pPr>
                  <w:jc w:val="center"/>
                </w:pPr>
              </w:pPrChange>
            </w:pPr>
            <w:ins w:id="5599" w:author="Danny" w:date="2026-10-02T14:15:00Z">
              <w:r w:rsidRPr="000D0736">
                <w:rPr>
                  <w:rFonts w:ascii="Segoe UI Symbol" w:eastAsiaTheme="minorHAnsi" w:hAnsi="Segoe UI Symbol" w:cs="Calibri"/>
                  <w:kern w:val="2"/>
                  <w:sz w:val="14"/>
                  <w:szCs w:val="18"/>
                  <w14:ligatures w14:val="standardContextual"/>
                  <w:rPrChange w:id="560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E5595A5" w14:textId="77777777" w:rsidR="000D0736" w:rsidRPr="000D0736" w:rsidRDefault="000D0736">
            <w:pPr>
              <w:spacing w:line="276" w:lineRule="auto"/>
              <w:jc w:val="center"/>
              <w:rPr>
                <w:ins w:id="5601" w:author="Danny" w:date="2026-10-02T14:15:00Z"/>
                <w:rFonts w:ascii="Segoe UI Symbol" w:eastAsiaTheme="minorHAnsi" w:hAnsi="Segoe UI Symbol" w:cs="Calibri"/>
                <w:kern w:val="2"/>
                <w:sz w:val="14"/>
                <w:szCs w:val="18"/>
                <w14:ligatures w14:val="standardContextual"/>
                <w:rPrChange w:id="5602" w:author="Danny" w:date="2026-10-02T14:18:00Z">
                  <w:rPr>
                    <w:ins w:id="5603" w:author="Danny" w:date="2026-10-02T14:15:00Z"/>
                    <w:rFonts w:ascii="Segoe UI Symbol" w:hAnsi="Segoe UI Symbol" w:cs="Calibri"/>
                    <w:color w:val="000000"/>
                    <w:sz w:val="18"/>
                    <w:szCs w:val="18"/>
                  </w:rPr>
                </w:rPrChange>
              </w:rPr>
              <w:pPrChange w:id="5604" w:author="Danny" w:date="2026-10-02T14:23:00Z">
                <w:pPr>
                  <w:jc w:val="center"/>
                </w:pPr>
              </w:pPrChange>
            </w:pPr>
            <w:ins w:id="5605" w:author="Danny" w:date="2026-10-02T14:15:00Z">
              <w:r w:rsidRPr="000D0736">
                <w:rPr>
                  <w:rFonts w:ascii="Segoe UI Symbol" w:eastAsiaTheme="minorHAnsi" w:hAnsi="Segoe UI Symbol" w:cs="Calibri"/>
                  <w:kern w:val="2"/>
                  <w:sz w:val="14"/>
                  <w:szCs w:val="18"/>
                  <w14:ligatures w14:val="standardContextual"/>
                  <w:rPrChange w:id="560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45AA7AC" w14:textId="77777777" w:rsidR="000D0736" w:rsidRPr="000D0736" w:rsidRDefault="000D0736">
            <w:pPr>
              <w:spacing w:line="276" w:lineRule="auto"/>
              <w:jc w:val="center"/>
              <w:rPr>
                <w:ins w:id="5607" w:author="Danny" w:date="2026-10-02T14:15:00Z"/>
                <w:rFonts w:ascii="Segoe UI Symbol" w:eastAsiaTheme="minorHAnsi" w:hAnsi="Segoe UI Symbol" w:cs="Calibri"/>
                <w:kern w:val="2"/>
                <w:sz w:val="14"/>
                <w:szCs w:val="18"/>
                <w14:ligatures w14:val="standardContextual"/>
                <w:rPrChange w:id="5608" w:author="Danny" w:date="2026-10-02T14:18:00Z">
                  <w:rPr>
                    <w:ins w:id="5609" w:author="Danny" w:date="2026-10-02T14:15:00Z"/>
                    <w:rFonts w:ascii="Segoe UI Symbol" w:hAnsi="Segoe UI Symbol" w:cs="Calibri"/>
                    <w:color w:val="000000"/>
                    <w:sz w:val="18"/>
                    <w:szCs w:val="18"/>
                  </w:rPr>
                </w:rPrChange>
              </w:rPr>
              <w:pPrChange w:id="5610" w:author="Danny" w:date="2026-10-02T14:23:00Z">
                <w:pPr>
                  <w:jc w:val="center"/>
                </w:pPr>
              </w:pPrChange>
            </w:pPr>
          </w:p>
        </w:tc>
        <w:tc>
          <w:tcPr>
            <w:tcW w:w="0" w:type="auto"/>
            <w:tcBorders>
              <w:top w:val="nil"/>
            </w:tcBorders>
            <w:shd w:val="clear" w:color="auto" w:fill="auto"/>
            <w:vAlign w:val="center"/>
            <w:hideMark/>
          </w:tcPr>
          <w:p w14:paraId="44DF24F6" w14:textId="77777777" w:rsidR="000D0736" w:rsidRPr="000D0736" w:rsidRDefault="000D0736">
            <w:pPr>
              <w:spacing w:line="276" w:lineRule="auto"/>
              <w:jc w:val="center"/>
              <w:rPr>
                <w:ins w:id="5611" w:author="Danny" w:date="2026-10-02T14:15:00Z"/>
                <w:rFonts w:ascii="Segoe UI Symbol" w:eastAsiaTheme="minorHAnsi" w:hAnsi="Segoe UI Symbol" w:cs="Calibri"/>
                <w:kern w:val="2"/>
                <w:sz w:val="14"/>
                <w:szCs w:val="18"/>
                <w14:ligatures w14:val="standardContextual"/>
                <w:rPrChange w:id="5612" w:author="Danny" w:date="2026-10-02T14:18:00Z">
                  <w:rPr>
                    <w:ins w:id="5613" w:author="Danny" w:date="2026-10-02T14:15:00Z"/>
                    <w:rFonts w:ascii="Segoe UI Symbol" w:hAnsi="Segoe UI Symbol" w:cs="Calibri"/>
                    <w:color w:val="000000"/>
                    <w:sz w:val="18"/>
                    <w:szCs w:val="18"/>
                  </w:rPr>
                </w:rPrChange>
              </w:rPr>
              <w:pPrChange w:id="5614" w:author="Danny" w:date="2026-10-02T14:23:00Z">
                <w:pPr>
                  <w:jc w:val="center"/>
                </w:pPr>
              </w:pPrChange>
            </w:pPr>
            <w:ins w:id="5615" w:author="Danny" w:date="2026-10-02T14:15:00Z">
              <w:r w:rsidRPr="000D0736">
                <w:rPr>
                  <w:rFonts w:ascii="Segoe UI Symbol" w:eastAsiaTheme="minorHAnsi" w:hAnsi="Segoe UI Symbol" w:cs="Calibri"/>
                  <w:kern w:val="2"/>
                  <w:sz w:val="14"/>
                  <w:szCs w:val="18"/>
                  <w14:ligatures w14:val="standardContextual"/>
                  <w:rPrChange w:id="561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F99C30A" w14:textId="77777777" w:rsidR="000D0736" w:rsidRPr="000D0736" w:rsidRDefault="000D0736">
            <w:pPr>
              <w:spacing w:line="276" w:lineRule="auto"/>
              <w:jc w:val="center"/>
              <w:rPr>
                <w:ins w:id="5617" w:author="Danny" w:date="2026-10-02T14:15:00Z"/>
                <w:rFonts w:ascii="Segoe UI Symbol" w:eastAsiaTheme="minorHAnsi" w:hAnsi="Segoe UI Symbol" w:cs="Calibri"/>
                <w:kern w:val="2"/>
                <w:sz w:val="14"/>
                <w:szCs w:val="18"/>
                <w14:ligatures w14:val="standardContextual"/>
                <w:rPrChange w:id="5618" w:author="Danny" w:date="2026-10-02T14:18:00Z">
                  <w:rPr>
                    <w:ins w:id="5619" w:author="Danny" w:date="2026-10-02T14:15:00Z"/>
                    <w:rFonts w:ascii="Segoe UI Symbol" w:hAnsi="Segoe UI Symbol" w:cs="Calibri"/>
                    <w:color w:val="000000"/>
                    <w:sz w:val="18"/>
                    <w:szCs w:val="18"/>
                  </w:rPr>
                </w:rPrChange>
              </w:rPr>
              <w:pPrChange w:id="5620" w:author="Danny" w:date="2026-10-02T14:23:00Z">
                <w:pPr>
                  <w:jc w:val="center"/>
                </w:pPr>
              </w:pPrChange>
            </w:pPr>
            <w:ins w:id="5621" w:author="Danny" w:date="2026-10-02T14:15:00Z">
              <w:r w:rsidRPr="000D0736">
                <w:rPr>
                  <w:rFonts w:ascii="Segoe UI Symbol" w:eastAsiaTheme="minorHAnsi" w:hAnsi="Segoe UI Symbol" w:cs="Calibri"/>
                  <w:kern w:val="2"/>
                  <w:sz w:val="14"/>
                  <w:szCs w:val="18"/>
                  <w14:ligatures w14:val="standardContextual"/>
                  <w:rPrChange w:id="562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8DC3007" w14:textId="77777777" w:rsidR="000D0736" w:rsidRPr="000D0736" w:rsidRDefault="000D0736">
            <w:pPr>
              <w:spacing w:line="276" w:lineRule="auto"/>
              <w:jc w:val="center"/>
              <w:rPr>
                <w:ins w:id="5623" w:author="Danny" w:date="2026-10-02T14:15:00Z"/>
                <w:rFonts w:ascii="Segoe UI Symbol" w:eastAsiaTheme="minorHAnsi" w:hAnsi="Segoe UI Symbol" w:cs="Calibri"/>
                <w:kern w:val="2"/>
                <w:sz w:val="14"/>
                <w:szCs w:val="18"/>
                <w14:ligatures w14:val="standardContextual"/>
                <w:rPrChange w:id="5624" w:author="Danny" w:date="2026-10-02T14:18:00Z">
                  <w:rPr>
                    <w:ins w:id="5625" w:author="Danny" w:date="2026-10-02T14:15:00Z"/>
                    <w:rFonts w:ascii="Segoe UI Symbol" w:hAnsi="Segoe UI Symbol" w:cs="Calibri"/>
                    <w:color w:val="000000"/>
                    <w:sz w:val="18"/>
                    <w:szCs w:val="18"/>
                  </w:rPr>
                </w:rPrChange>
              </w:rPr>
              <w:pPrChange w:id="5626" w:author="Danny" w:date="2026-10-02T14:23:00Z">
                <w:pPr>
                  <w:jc w:val="center"/>
                </w:pPr>
              </w:pPrChange>
            </w:pPr>
            <w:ins w:id="5627" w:author="Danny" w:date="2026-10-02T14:15:00Z">
              <w:r w:rsidRPr="000D0736">
                <w:rPr>
                  <w:rFonts w:ascii="Segoe UI Symbol" w:eastAsiaTheme="minorHAnsi" w:hAnsi="Segoe UI Symbol" w:cs="Calibri"/>
                  <w:kern w:val="2"/>
                  <w:sz w:val="14"/>
                  <w:szCs w:val="18"/>
                  <w14:ligatures w14:val="standardContextual"/>
                  <w:rPrChange w:id="5628" w:author="Danny" w:date="2026-10-02T14:18:00Z">
                    <w:rPr>
                      <w:rFonts w:ascii="Segoe UI Symbol" w:hAnsi="Segoe UI Symbol" w:cs="Calibri"/>
                      <w:color w:val="000000"/>
                      <w:sz w:val="18"/>
                      <w:szCs w:val="18"/>
                    </w:rPr>
                  </w:rPrChange>
                </w:rPr>
                <w:t>✗</w:t>
              </w:r>
            </w:ins>
          </w:p>
        </w:tc>
      </w:tr>
      <w:tr w:rsidR="005725AB" w:rsidRPr="005725AB" w14:paraId="3D86CF24" w14:textId="77777777" w:rsidTr="00107337">
        <w:trPr>
          <w:trHeight w:val="20"/>
          <w:ins w:id="5629" w:author="Danny" w:date="2026-10-02T14:15:00Z"/>
        </w:trPr>
        <w:tc>
          <w:tcPr>
            <w:tcW w:w="0" w:type="auto"/>
            <w:tcBorders>
              <w:top w:val="nil"/>
              <w:left w:val="nil"/>
              <w:bottom w:val="nil"/>
              <w:right w:val="nil"/>
            </w:tcBorders>
            <w:shd w:val="clear" w:color="auto" w:fill="auto"/>
            <w:vAlign w:val="center"/>
            <w:hideMark/>
          </w:tcPr>
          <w:p w14:paraId="4C207589" w14:textId="77777777" w:rsidR="000D0736" w:rsidRPr="000D0736" w:rsidRDefault="000D0736">
            <w:pPr>
              <w:spacing w:line="276" w:lineRule="auto"/>
              <w:jc w:val="center"/>
              <w:rPr>
                <w:ins w:id="5630" w:author="Danny" w:date="2026-10-02T14:15:00Z"/>
                <w:rFonts w:eastAsiaTheme="minorHAnsi" w:cstheme="minorBidi"/>
                <w:kern w:val="2"/>
                <w:sz w:val="14"/>
                <w:szCs w:val="18"/>
                <w14:ligatures w14:val="standardContextual"/>
                <w:rPrChange w:id="5631" w:author="Danny" w:date="2026-10-02T14:18:00Z">
                  <w:rPr>
                    <w:ins w:id="5632" w:author="Danny" w:date="2026-10-02T14:15:00Z"/>
                    <w:color w:val="000000"/>
                    <w:sz w:val="18"/>
                    <w:szCs w:val="18"/>
                  </w:rPr>
                </w:rPrChange>
              </w:rPr>
              <w:pPrChange w:id="5633" w:author="Danny" w:date="2026-10-02T14:16:00Z">
                <w:pPr>
                  <w:jc w:val="center"/>
                </w:pPr>
              </w:pPrChange>
            </w:pPr>
            <w:ins w:id="5634" w:author="Danny" w:date="2026-10-02T14:15:00Z">
              <w:r w:rsidRPr="000D0736">
                <w:rPr>
                  <w:rFonts w:eastAsiaTheme="minorHAnsi" w:cstheme="minorBidi"/>
                  <w:kern w:val="2"/>
                  <w:sz w:val="14"/>
                  <w:szCs w:val="18"/>
                  <w14:ligatures w14:val="standardContextual"/>
                  <w:rPrChange w:id="5635" w:author="Danny" w:date="2026-10-02T14:18:00Z">
                    <w:rPr>
                      <w:color w:val="000000"/>
                      <w:sz w:val="18"/>
                      <w:szCs w:val="18"/>
                    </w:rPr>
                  </w:rPrChange>
                </w:rPr>
                <w:t>56</w:t>
              </w:r>
            </w:ins>
          </w:p>
        </w:tc>
        <w:tc>
          <w:tcPr>
            <w:tcW w:w="0" w:type="auto"/>
            <w:tcBorders>
              <w:top w:val="nil"/>
              <w:left w:val="nil"/>
              <w:bottom w:val="nil"/>
              <w:right w:val="nil"/>
            </w:tcBorders>
            <w:shd w:val="clear" w:color="auto" w:fill="auto"/>
            <w:vAlign w:val="center"/>
            <w:hideMark/>
          </w:tcPr>
          <w:p w14:paraId="1449D4C1" w14:textId="77777777" w:rsidR="000D0736" w:rsidRPr="000D0736" w:rsidRDefault="000D0736">
            <w:pPr>
              <w:spacing w:line="276" w:lineRule="auto"/>
              <w:rPr>
                <w:ins w:id="5636" w:author="Danny" w:date="2026-10-02T14:15:00Z"/>
                <w:rFonts w:eastAsiaTheme="minorHAnsi" w:cstheme="minorBidi"/>
                <w:kern w:val="2"/>
                <w:sz w:val="14"/>
                <w:szCs w:val="18"/>
                <w14:ligatures w14:val="standardContextual"/>
                <w:rPrChange w:id="5637" w:author="Danny" w:date="2026-10-02T14:18:00Z">
                  <w:rPr>
                    <w:ins w:id="5638" w:author="Danny" w:date="2026-10-02T14:15:00Z"/>
                    <w:color w:val="000000"/>
                    <w:sz w:val="18"/>
                    <w:szCs w:val="18"/>
                  </w:rPr>
                </w:rPrChange>
              </w:rPr>
              <w:pPrChange w:id="5639" w:author="Danny" w:date="2026-10-02T14:16:00Z">
                <w:pPr/>
              </w:pPrChange>
            </w:pPr>
            <w:ins w:id="5640" w:author="Danny" w:date="2026-10-02T14:15:00Z">
              <w:r w:rsidRPr="000D0736">
                <w:rPr>
                  <w:rFonts w:eastAsiaTheme="minorHAnsi" w:cstheme="minorBidi"/>
                  <w:kern w:val="2"/>
                  <w:sz w:val="14"/>
                  <w:szCs w:val="18"/>
                  <w14:ligatures w14:val="standardContextual"/>
                  <w:rPrChange w:id="5641" w:author="Danny" w:date="2026-10-02T14:18:00Z">
                    <w:rPr>
                      <w:color w:val="000000"/>
                      <w:sz w:val="18"/>
                      <w:szCs w:val="18"/>
                    </w:rPr>
                  </w:rPrChange>
                </w:rPr>
                <w:t>Lund et al., 2014</w:t>
              </w:r>
            </w:ins>
          </w:p>
        </w:tc>
        <w:tc>
          <w:tcPr>
            <w:tcW w:w="0" w:type="auto"/>
            <w:tcBorders>
              <w:top w:val="nil"/>
              <w:left w:val="nil"/>
              <w:bottom w:val="nil"/>
              <w:right w:val="nil"/>
            </w:tcBorders>
            <w:shd w:val="clear" w:color="auto" w:fill="auto"/>
            <w:noWrap/>
            <w:vAlign w:val="bottom"/>
            <w:hideMark/>
          </w:tcPr>
          <w:p w14:paraId="6F739B45" w14:textId="77777777" w:rsidR="000D0736" w:rsidRPr="000D0736" w:rsidRDefault="000D0736">
            <w:pPr>
              <w:spacing w:line="276" w:lineRule="auto"/>
              <w:rPr>
                <w:ins w:id="5642" w:author="Danny" w:date="2026-10-02T14:15:00Z"/>
                <w:rFonts w:eastAsiaTheme="minorHAnsi" w:cstheme="minorBidi"/>
                <w:kern w:val="2"/>
                <w:sz w:val="14"/>
                <w:szCs w:val="18"/>
                <w14:ligatures w14:val="standardContextual"/>
                <w:rPrChange w:id="5643" w:author="Danny" w:date="2026-10-02T14:18:00Z">
                  <w:rPr>
                    <w:ins w:id="5644" w:author="Danny" w:date="2026-10-02T14:15:00Z"/>
                    <w:color w:val="000000"/>
                    <w:sz w:val="18"/>
                    <w:szCs w:val="18"/>
                  </w:rPr>
                </w:rPrChange>
              </w:rPr>
              <w:pPrChange w:id="5645" w:author="Danny" w:date="2026-10-02T14:16:00Z">
                <w:pPr/>
              </w:pPrChange>
            </w:pPr>
          </w:p>
        </w:tc>
        <w:tc>
          <w:tcPr>
            <w:tcW w:w="0" w:type="auto"/>
            <w:tcBorders>
              <w:top w:val="nil"/>
              <w:left w:val="nil"/>
              <w:bottom w:val="nil"/>
              <w:right w:val="nil"/>
            </w:tcBorders>
            <w:shd w:val="clear" w:color="auto" w:fill="auto"/>
            <w:vAlign w:val="center"/>
            <w:hideMark/>
          </w:tcPr>
          <w:p w14:paraId="411897E2" w14:textId="77777777" w:rsidR="000D0736" w:rsidRPr="000D0736" w:rsidRDefault="000D0736">
            <w:pPr>
              <w:spacing w:line="276" w:lineRule="auto"/>
              <w:jc w:val="center"/>
              <w:rPr>
                <w:ins w:id="5646" w:author="Danny" w:date="2026-10-02T14:15:00Z"/>
                <w:rFonts w:eastAsiaTheme="minorHAnsi" w:cstheme="minorBidi"/>
                <w:kern w:val="2"/>
                <w:sz w:val="14"/>
                <w:szCs w:val="18"/>
                <w14:ligatures w14:val="standardContextual"/>
                <w:rPrChange w:id="5647" w:author="Danny" w:date="2026-10-02T14:18:00Z">
                  <w:rPr>
                    <w:ins w:id="5648" w:author="Danny" w:date="2026-10-02T14:15:00Z"/>
                    <w:color w:val="000000"/>
                    <w:sz w:val="18"/>
                    <w:szCs w:val="18"/>
                  </w:rPr>
                </w:rPrChange>
              </w:rPr>
              <w:pPrChange w:id="5649" w:author="Danny" w:date="2026-10-02T14:21:00Z">
                <w:pPr>
                  <w:jc w:val="center"/>
                </w:pPr>
              </w:pPrChange>
            </w:pPr>
            <w:ins w:id="5650" w:author="Danny" w:date="2026-10-02T14:15:00Z">
              <w:r w:rsidRPr="000D0736">
                <w:rPr>
                  <w:rFonts w:eastAsiaTheme="minorHAnsi" w:cstheme="minorBidi"/>
                  <w:kern w:val="2"/>
                  <w:sz w:val="14"/>
                  <w:szCs w:val="18"/>
                  <w14:ligatures w14:val="standardContextual"/>
                  <w:rPrChange w:id="5651"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67878FA4" w14:textId="77777777" w:rsidR="000D0736" w:rsidRPr="000D0736" w:rsidRDefault="000D0736">
            <w:pPr>
              <w:spacing w:line="276" w:lineRule="auto"/>
              <w:jc w:val="center"/>
              <w:rPr>
                <w:ins w:id="5652" w:author="Danny" w:date="2026-10-02T14:15:00Z"/>
                <w:rFonts w:eastAsiaTheme="minorHAnsi" w:cstheme="minorBidi"/>
                <w:kern w:val="2"/>
                <w:sz w:val="14"/>
                <w:szCs w:val="18"/>
                <w14:ligatures w14:val="standardContextual"/>
                <w:rPrChange w:id="5653" w:author="Danny" w:date="2026-10-02T14:18:00Z">
                  <w:rPr>
                    <w:ins w:id="5654" w:author="Danny" w:date="2026-10-02T14:15:00Z"/>
                    <w:color w:val="000000"/>
                    <w:sz w:val="18"/>
                    <w:szCs w:val="18"/>
                  </w:rPr>
                </w:rPrChange>
              </w:rPr>
              <w:pPrChange w:id="5655" w:author="Danny" w:date="2026-10-02T14:21:00Z">
                <w:pPr>
                  <w:jc w:val="center"/>
                </w:pPr>
              </w:pPrChange>
            </w:pPr>
            <w:ins w:id="5656" w:author="Danny" w:date="2026-10-02T14:15:00Z">
              <w:r w:rsidRPr="000D0736">
                <w:rPr>
                  <w:rFonts w:eastAsiaTheme="minorHAnsi" w:cstheme="minorBidi"/>
                  <w:kern w:val="2"/>
                  <w:sz w:val="14"/>
                  <w:szCs w:val="18"/>
                  <w14:ligatures w14:val="standardContextual"/>
                  <w:rPrChange w:id="5657"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569E7EE9" w14:textId="77777777" w:rsidR="000D0736" w:rsidRPr="000D0736" w:rsidRDefault="000D0736">
            <w:pPr>
              <w:spacing w:line="276" w:lineRule="auto"/>
              <w:jc w:val="center"/>
              <w:rPr>
                <w:ins w:id="5658" w:author="Danny" w:date="2026-10-02T14:15:00Z"/>
                <w:rFonts w:eastAsiaTheme="minorHAnsi" w:cstheme="minorBidi"/>
                <w:kern w:val="2"/>
                <w:sz w:val="14"/>
                <w:szCs w:val="18"/>
                <w14:ligatures w14:val="standardContextual"/>
                <w:rPrChange w:id="5659" w:author="Danny" w:date="2026-10-02T14:18:00Z">
                  <w:rPr>
                    <w:ins w:id="5660" w:author="Danny" w:date="2026-10-02T14:15:00Z"/>
                    <w:color w:val="000000"/>
                    <w:sz w:val="18"/>
                    <w:szCs w:val="18"/>
                  </w:rPr>
                </w:rPrChange>
              </w:rPr>
              <w:pPrChange w:id="5661" w:author="Danny" w:date="2026-10-02T14:21:00Z">
                <w:pPr>
                  <w:jc w:val="center"/>
                </w:pPr>
              </w:pPrChange>
            </w:pPr>
          </w:p>
        </w:tc>
        <w:tc>
          <w:tcPr>
            <w:tcW w:w="0" w:type="auto"/>
            <w:tcBorders>
              <w:top w:val="nil"/>
              <w:left w:val="nil"/>
              <w:bottom w:val="nil"/>
              <w:right w:val="nil"/>
            </w:tcBorders>
            <w:shd w:val="clear" w:color="auto" w:fill="auto"/>
            <w:vAlign w:val="center"/>
            <w:hideMark/>
          </w:tcPr>
          <w:p w14:paraId="1977A5E9" w14:textId="77777777" w:rsidR="000D0736" w:rsidRPr="000D0736" w:rsidRDefault="000D0736">
            <w:pPr>
              <w:spacing w:line="276" w:lineRule="auto"/>
              <w:jc w:val="center"/>
              <w:rPr>
                <w:ins w:id="5662" w:author="Danny" w:date="2026-10-02T14:15:00Z"/>
                <w:rFonts w:eastAsiaTheme="minorHAnsi" w:cstheme="minorBidi"/>
                <w:kern w:val="2"/>
                <w:sz w:val="14"/>
                <w:szCs w:val="18"/>
                <w14:ligatures w14:val="standardContextual"/>
                <w:rPrChange w:id="5663" w:author="Danny" w:date="2026-10-02T14:18:00Z">
                  <w:rPr>
                    <w:ins w:id="5664" w:author="Danny" w:date="2026-10-02T14:15:00Z"/>
                    <w:color w:val="000000"/>
                    <w:sz w:val="18"/>
                    <w:szCs w:val="18"/>
                  </w:rPr>
                </w:rPrChange>
              </w:rPr>
              <w:pPrChange w:id="5665" w:author="Danny" w:date="2026-10-02T14:21:00Z">
                <w:pPr>
                  <w:jc w:val="center"/>
                </w:pPr>
              </w:pPrChange>
            </w:pPr>
            <w:ins w:id="5666" w:author="Danny" w:date="2026-10-02T14:15:00Z">
              <w:r w:rsidRPr="000D0736">
                <w:rPr>
                  <w:rFonts w:eastAsiaTheme="minorHAnsi" w:cstheme="minorBidi"/>
                  <w:kern w:val="2"/>
                  <w:sz w:val="14"/>
                  <w:szCs w:val="18"/>
                  <w14:ligatures w14:val="standardContextual"/>
                  <w:rPrChange w:id="5667" w:author="Danny" w:date="2026-10-02T14:18:00Z">
                    <w:rPr>
                      <w:color w:val="000000"/>
                      <w:sz w:val="18"/>
                      <w:szCs w:val="18"/>
                    </w:rPr>
                  </w:rPrChange>
                </w:rPr>
                <w:t>30.5 ± 14.7</w:t>
              </w:r>
            </w:ins>
          </w:p>
        </w:tc>
        <w:tc>
          <w:tcPr>
            <w:tcW w:w="0" w:type="auto"/>
            <w:tcBorders>
              <w:top w:val="nil"/>
              <w:left w:val="nil"/>
              <w:bottom w:val="nil"/>
              <w:right w:val="nil"/>
            </w:tcBorders>
            <w:shd w:val="clear" w:color="auto" w:fill="auto"/>
            <w:vAlign w:val="center"/>
            <w:hideMark/>
          </w:tcPr>
          <w:p w14:paraId="1E249963" w14:textId="77777777" w:rsidR="000D0736" w:rsidRPr="000D0736" w:rsidRDefault="000D0736">
            <w:pPr>
              <w:spacing w:line="276" w:lineRule="auto"/>
              <w:jc w:val="center"/>
              <w:rPr>
                <w:ins w:id="5668" w:author="Danny" w:date="2026-10-02T14:15:00Z"/>
                <w:rFonts w:eastAsiaTheme="minorHAnsi" w:cstheme="minorBidi"/>
                <w:kern w:val="2"/>
                <w:sz w:val="14"/>
                <w:szCs w:val="18"/>
                <w14:ligatures w14:val="standardContextual"/>
                <w:rPrChange w:id="5669" w:author="Danny" w:date="2026-10-02T14:18:00Z">
                  <w:rPr>
                    <w:ins w:id="5670" w:author="Danny" w:date="2026-10-02T14:15:00Z"/>
                    <w:color w:val="000000"/>
                    <w:sz w:val="18"/>
                    <w:szCs w:val="18"/>
                  </w:rPr>
                </w:rPrChange>
              </w:rPr>
              <w:pPrChange w:id="5671" w:author="Danny" w:date="2026-10-02T14:21:00Z">
                <w:pPr>
                  <w:jc w:val="center"/>
                </w:pPr>
              </w:pPrChange>
            </w:pPr>
          </w:p>
        </w:tc>
        <w:tc>
          <w:tcPr>
            <w:tcW w:w="0" w:type="auto"/>
            <w:tcBorders>
              <w:top w:val="nil"/>
              <w:left w:val="nil"/>
              <w:bottom w:val="nil"/>
              <w:right w:val="nil"/>
            </w:tcBorders>
            <w:shd w:val="clear" w:color="auto" w:fill="auto"/>
            <w:vAlign w:val="center"/>
            <w:hideMark/>
          </w:tcPr>
          <w:p w14:paraId="7D1D3836" w14:textId="77777777" w:rsidR="000D0736" w:rsidRPr="000D0736" w:rsidRDefault="000D0736">
            <w:pPr>
              <w:spacing w:line="276" w:lineRule="auto"/>
              <w:jc w:val="center"/>
              <w:rPr>
                <w:ins w:id="5672" w:author="Danny" w:date="2026-10-02T14:15:00Z"/>
                <w:rFonts w:eastAsiaTheme="minorHAnsi" w:cstheme="minorBidi"/>
                <w:kern w:val="2"/>
                <w:sz w:val="14"/>
                <w:szCs w:val="18"/>
                <w14:ligatures w14:val="standardContextual"/>
                <w:rPrChange w:id="5673" w:author="Danny" w:date="2026-10-02T14:18:00Z">
                  <w:rPr>
                    <w:ins w:id="5674" w:author="Danny" w:date="2026-10-02T14:15:00Z"/>
                    <w:color w:val="000000"/>
                    <w:sz w:val="18"/>
                    <w:szCs w:val="18"/>
                  </w:rPr>
                </w:rPrChange>
              </w:rPr>
              <w:pPrChange w:id="5675" w:author="Danny" w:date="2026-10-02T14:21:00Z">
                <w:pPr>
                  <w:jc w:val="center"/>
                </w:pPr>
              </w:pPrChange>
            </w:pPr>
            <w:ins w:id="5676" w:author="Danny" w:date="2026-10-02T14:15:00Z">
              <w:r w:rsidRPr="000D0736">
                <w:rPr>
                  <w:rFonts w:eastAsiaTheme="minorHAnsi" w:cstheme="minorBidi"/>
                  <w:kern w:val="2"/>
                  <w:sz w:val="14"/>
                  <w:szCs w:val="18"/>
                  <w14:ligatures w14:val="standardContextual"/>
                  <w:rPrChange w:id="5677" w:author="Danny" w:date="2026-10-02T14:18:00Z">
                    <w:rPr>
                      <w:color w:val="000000"/>
                      <w:sz w:val="18"/>
                      <w:szCs w:val="18"/>
                    </w:rPr>
                  </w:rPrChange>
                </w:rPr>
                <w:t>39</w:t>
              </w:r>
            </w:ins>
          </w:p>
        </w:tc>
        <w:tc>
          <w:tcPr>
            <w:tcW w:w="0" w:type="auto"/>
            <w:tcBorders>
              <w:top w:val="nil"/>
              <w:left w:val="nil"/>
              <w:bottom w:val="nil"/>
              <w:right w:val="nil"/>
            </w:tcBorders>
            <w:shd w:val="clear" w:color="auto" w:fill="auto"/>
            <w:vAlign w:val="center"/>
            <w:hideMark/>
          </w:tcPr>
          <w:p w14:paraId="65027A3C" w14:textId="77777777" w:rsidR="000D0736" w:rsidRPr="000D0736" w:rsidRDefault="000D0736">
            <w:pPr>
              <w:spacing w:line="276" w:lineRule="auto"/>
              <w:jc w:val="center"/>
              <w:rPr>
                <w:ins w:id="5678" w:author="Danny" w:date="2026-10-02T14:15:00Z"/>
                <w:rFonts w:eastAsiaTheme="minorHAnsi" w:cstheme="minorBidi"/>
                <w:kern w:val="2"/>
                <w:sz w:val="14"/>
                <w:szCs w:val="18"/>
                <w14:ligatures w14:val="standardContextual"/>
                <w:rPrChange w:id="5679" w:author="Danny" w:date="2026-10-02T14:18:00Z">
                  <w:rPr>
                    <w:ins w:id="5680" w:author="Danny" w:date="2026-10-02T14:15:00Z"/>
                    <w:color w:val="000000"/>
                    <w:sz w:val="18"/>
                    <w:szCs w:val="18"/>
                  </w:rPr>
                </w:rPrChange>
              </w:rPr>
              <w:pPrChange w:id="5681" w:author="Danny" w:date="2026-10-02T14:21:00Z">
                <w:pPr>
                  <w:jc w:val="center"/>
                </w:pPr>
              </w:pPrChange>
            </w:pPr>
            <w:ins w:id="5682" w:author="Danny" w:date="2026-10-02T14:15:00Z">
              <w:r w:rsidRPr="000D0736">
                <w:rPr>
                  <w:rFonts w:eastAsiaTheme="minorHAnsi" w:cstheme="minorBidi"/>
                  <w:kern w:val="2"/>
                  <w:sz w:val="14"/>
                  <w:szCs w:val="18"/>
                  <w14:ligatures w14:val="standardContextual"/>
                  <w:rPrChange w:id="5683" w:author="Danny" w:date="2026-10-02T14:18:00Z">
                    <w:rPr>
                      <w:color w:val="000000"/>
                      <w:sz w:val="18"/>
                      <w:szCs w:val="18"/>
                    </w:rPr>
                  </w:rPrChange>
                </w:rPr>
                <w:t>32</w:t>
              </w:r>
            </w:ins>
          </w:p>
        </w:tc>
        <w:tc>
          <w:tcPr>
            <w:tcW w:w="0" w:type="auto"/>
            <w:tcBorders>
              <w:top w:val="nil"/>
              <w:left w:val="nil"/>
              <w:bottom w:val="nil"/>
              <w:right w:val="nil"/>
            </w:tcBorders>
            <w:shd w:val="clear" w:color="auto" w:fill="auto"/>
            <w:vAlign w:val="center"/>
            <w:hideMark/>
          </w:tcPr>
          <w:p w14:paraId="2B182B23" w14:textId="77777777" w:rsidR="000D0736" w:rsidRPr="000D0736" w:rsidRDefault="000D0736">
            <w:pPr>
              <w:spacing w:line="276" w:lineRule="auto"/>
              <w:jc w:val="center"/>
              <w:rPr>
                <w:ins w:id="5684" w:author="Danny" w:date="2026-10-02T14:15:00Z"/>
                <w:rFonts w:eastAsiaTheme="minorHAnsi" w:cstheme="minorBidi"/>
                <w:kern w:val="2"/>
                <w:sz w:val="14"/>
                <w:szCs w:val="18"/>
                <w14:ligatures w14:val="standardContextual"/>
                <w:rPrChange w:id="5685" w:author="Danny" w:date="2026-10-02T14:18:00Z">
                  <w:rPr>
                    <w:ins w:id="5686" w:author="Danny" w:date="2026-10-02T14:15:00Z"/>
                    <w:color w:val="000000"/>
                    <w:sz w:val="18"/>
                    <w:szCs w:val="18"/>
                  </w:rPr>
                </w:rPrChange>
              </w:rPr>
              <w:pPrChange w:id="5687" w:author="Danny" w:date="2026-10-02T14:21:00Z">
                <w:pPr>
                  <w:jc w:val="center"/>
                </w:pPr>
              </w:pPrChange>
            </w:pPr>
            <w:ins w:id="5688" w:author="Danny" w:date="2026-10-02T14:15:00Z">
              <w:r w:rsidRPr="000D0736">
                <w:rPr>
                  <w:rFonts w:eastAsiaTheme="minorHAnsi" w:cstheme="minorBidi"/>
                  <w:kern w:val="2"/>
                  <w:sz w:val="14"/>
                  <w:szCs w:val="18"/>
                  <w14:ligatures w14:val="standardContextual"/>
                  <w:rPrChange w:id="5689" w:author="Danny" w:date="2026-10-02T14:18:00Z">
                    <w:rPr>
                      <w:color w:val="000000"/>
                      <w:sz w:val="18"/>
                      <w:szCs w:val="18"/>
                    </w:rPr>
                  </w:rPrChange>
                </w:rPr>
                <w:t>7</w:t>
              </w:r>
            </w:ins>
          </w:p>
        </w:tc>
        <w:tc>
          <w:tcPr>
            <w:tcW w:w="0" w:type="auto"/>
            <w:tcBorders>
              <w:top w:val="nil"/>
              <w:left w:val="nil"/>
              <w:bottom w:val="nil"/>
              <w:right w:val="nil"/>
            </w:tcBorders>
            <w:shd w:val="clear" w:color="auto" w:fill="auto"/>
            <w:noWrap/>
            <w:vAlign w:val="center"/>
            <w:hideMark/>
          </w:tcPr>
          <w:p w14:paraId="593BA14D" w14:textId="77777777" w:rsidR="000D0736" w:rsidRPr="000D0736" w:rsidRDefault="000D0736">
            <w:pPr>
              <w:spacing w:line="276" w:lineRule="auto"/>
              <w:jc w:val="center"/>
              <w:rPr>
                <w:ins w:id="5690" w:author="Danny" w:date="2026-10-02T14:15:00Z"/>
                <w:rFonts w:eastAsiaTheme="minorHAnsi" w:cstheme="minorBidi"/>
                <w:kern w:val="2"/>
                <w:sz w:val="14"/>
                <w:szCs w:val="18"/>
                <w14:ligatures w14:val="standardContextual"/>
                <w:rPrChange w:id="5691" w:author="Danny" w:date="2026-10-02T14:18:00Z">
                  <w:rPr>
                    <w:ins w:id="5692" w:author="Danny" w:date="2026-10-02T14:15:00Z"/>
                    <w:color w:val="000000"/>
                    <w:sz w:val="18"/>
                    <w:szCs w:val="18"/>
                  </w:rPr>
                </w:rPrChange>
              </w:rPr>
              <w:pPrChange w:id="5693" w:author="Danny" w:date="2026-10-02T14:21:00Z">
                <w:pPr>
                  <w:jc w:val="center"/>
                </w:pPr>
              </w:pPrChange>
            </w:pPr>
          </w:p>
        </w:tc>
        <w:tc>
          <w:tcPr>
            <w:tcW w:w="0" w:type="auto"/>
            <w:tcBorders>
              <w:top w:val="nil"/>
              <w:left w:val="nil"/>
              <w:bottom w:val="nil"/>
              <w:right w:val="nil"/>
            </w:tcBorders>
            <w:shd w:val="clear" w:color="auto" w:fill="auto"/>
            <w:vAlign w:val="center"/>
            <w:hideMark/>
          </w:tcPr>
          <w:p w14:paraId="5FA7DAAA" w14:textId="77777777" w:rsidR="000D0736" w:rsidRPr="000D0736" w:rsidRDefault="000D0736">
            <w:pPr>
              <w:spacing w:line="276" w:lineRule="auto"/>
              <w:jc w:val="center"/>
              <w:rPr>
                <w:ins w:id="5694" w:author="Danny" w:date="2026-10-02T14:15:00Z"/>
                <w:rFonts w:eastAsiaTheme="minorHAnsi" w:cstheme="minorBidi"/>
                <w:kern w:val="2"/>
                <w:sz w:val="14"/>
                <w:szCs w:val="18"/>
                <w14:ligatures w14:val="standardContextual"/>
                <w:rPrChange w:id="5695" w:author="Danny" w:date="2026-10-02T14:18:00Z">
                  <w:rPr>
                    <w:ins w:id="5696" w:author="Danny" w:date="2026-10-02T14:15:00Z"/>
                    <w:color w:val="000000"/>
                    <w:sz w:val="18"/>
                    <w:szCs w:val="18"/>
                  </w:rPr>
                </w:rPrChange>
              </w:rPr>
              <w:pPrChange w:id="5697" w:author="Danny" w:date="2026-10-02T14:21:00Z">
                <w:pPr>
                  <w:jc w:val="center"/>
                </w:pPr>
              </w:pPrChange>
            </w:pPr>
            <w:ins w:id="5698" w:author="Danny" w:date="2026-10-02T14:15:00Z">
              <w:r w:rsidRPr="000D0736">
                <w:rPr>
                  <w:rFonts w:eastAsiaTheme="minorHAnsi" w:cstheme="minorBidi"/>
                  <w:kern w:val="2"/>
                  <w:sz w:val="14"/>
                  <w:szCs w:val="18"/>
                  <w14:ligatures w14:val="standardContextual"/>
                  <w:rPrChange w:id="5699"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457CA7D7" w14:textId="77777777" w:rsidR="000D0736" w:rsidRPr="000D0736" w:rsidRDefault="000D0736">
            <w:pPr>
              <w:spacing w:line="276" w:lineRule="auto"/>
              <w:jc w:val="center"/>
              <w:rPr>
                <w:ins w:id="5700" w:author="Danny" w:date="2026-10-02T14:15:00Z"/>
                <w:rFonts w:eastAsiaTheme="minorHAnsi" w:cstheme="minorBidi"/>
                <w:kern w:val="2"/>
                <w:sz w:val="14"/>
                <w:szCs w:val="18"/>
                <w14:ligatures w14:val="standardContextual"/>
                <w:rPrChange w:id="5701" w:author="Danny" w:date="2026-10-02T14:18:00Z">
                  <w:rPr>
                    <w:ins w:id="5702" w:author="Danny" w:date="2026-10-02T14:15:00Z"/>
                    <w:color w:val="000000"/>
                    <w:sz w:val="18"/>
                    <w:szCs w:val="18"/>
                  </w:rPr>
                </w:rPrChange>
              </w:rPr>
              <w:pPrChange w:id="5703" w:author="Danny" w:date="2026-10-02T14:21:00Z">
                <w:pPr>
                  <w:jc w:val="center"/>
                </w:pPr>
              </w:pPrChange>
            </w:pPr>
            <w:ins w:id="5704" w:author="Danny" w:date="2026-10-02T14:15:00Z">
              <w:r w:rsidRPr="000D0736">
                <w:rPr>
                  <w:rFonts w:eastAsiaTheme="minorHAnsi" w:cstheme="minorBidi"/>
                  <w:kern w:val="2"/>
                  <w:sz w:val="14"/>
                  <w:szCs w:val="18"/>
                  <w14:ligatures w14:val="standardContextual"/>
                  <w:rPrChange w:id="5705"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5A3FB527" w14:textId="77777777" w:rsidR="000D0736" w:rsidRPr="000D0736" w:rsidRDefault="000D0736">
            <w:pPr>
              <w:spacing w:line="276" w:lineRule="auto"/>
              <w:jc w:val="center"/>
              <w:rPr>
                <w:ins w:id="5706" w:author="Danny" w:date="2026-10-02T14:15:00Z"/>
                <w:rFonts w:eastAsiaTheme="minorHAnsi" w:cstheme="minorBidi"/>
                <w:kern w:val="2"/>
                <w:sz w:val="14"/>
                <w:szCs w:val="18"/>
                <w14:ligatures w14:val="standardContextual"/>
                <w:rPrChange w:id="5707" w:author="Danny" w:date="2026-10-02T14:18:00Z">
                  <w:rPr>
                    <w:ins w:id="5708" w:author="Danny" w:date="2026-10-02T14:15:00Z"/>
                    <w:color w:val="000000"/>
                    <w:sz w:val="18"/>
                    <w:szCs w:val="18"/>
                  </w:rPr>
                </w:rPrChange>
              </w:rPr>
              <w:pPrChange w:id="5709" w:author="Danny" w:date="2026-10-02T14:21:00Z">
                <w:pPr>
                  <w:jc w:val="center"/>
                </w:pPr>
              </w:pPrChange>
            </w:pPr>
            <w:ins w:id="5710" w:author="Danny" w:date="2026-10-02T14:15:00Z">
              <w:r w:rsidRPr="000D0736">
                <w:rPr>
                  <w:rFonts w:eastAsiaTheme="minorHAnsi" w:cstheme="minorBidi"/>
                  <w:kern w:val="2"/>
                  <w:sz w:val="14"/>
                  <w:szCs w:val="18"/>
                  <w14:ligatures w14:val="standardContextual"/>
                  <w:rPrChange w:id="5711"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59156F09" w14:textId="77777777" w:rsidR="000D0736" w:rsidRPr="000D0736" w:rsidRDefault="000D0736">
            <w:pPr>
              <w:spacing w:line="276" w:lineRule="auto"/>
              <w:rPr>
                <w:ins w:id="5712" w:author="Danny" w:date="2026-10-02T14:15:00Z"/>
                <w:rFonts w:eastAsiaTheme="minorHAnsi" w:cstheme="minorBidi"/>
                <w:kern w:val="2"/>
                <w:sz w:val="14"/>
                <w:szCs w:val="18"/>
                <w14:ligatures w14:val="standardContextual"/>
                <w:rPrChange w:id="5713" w:author="Danny" w:date="2026-10-02T14:18:00Z">
                  <w:rPr>
                    <w:ins w:id="5714" w:author="Danny" w:date="2026-10-02T14:15:00Z"/>
                    <w:color w:val="000000"/>
                    <w:sz w:val="18"/>
                    <w:szCs w:val="18"/>
                  </w:rPr>
                </w:rPrChange>
              </w:rPr>
              <w:pPrChange w:id="5715" w:author="Danny" w:date="2026-10-02T14:16:00Z">
                <w:pPr>
                  <w:jc w:val="center"/>
                </w:pPr>
              </w:pPrChange>
            </w:pPr>
          </w:p>
        </w:tc>
        <w:tc>
          <w:tcPr>
            <w:tcW w:w="0" w:type="auto"/>
            <w:tcBorders>
              <w:top w:val="nil"/>
            </w:tcBorders>
            <w:shd w:val="clear" w:color="auto" w:fill="auto"/>
            <w:vAlign w:val="center"/>
            <w:hideMark/>
          </w:tcPr>
          <w:p w14:paraId="26518C41" w14:textId="77777777" w:rsidR="000D0736" w:rsidRPr="000D0736" w:rsidRDefault="000D0736">
            <w:pPr>
              <w:spacing w:line="276" w:lineRule="auto"/>
              <w:jc w:val="center"/>
              <w:rPr>
                <w:ins w:id="5716" w:author="Danny" w:date="2026-10-02T14:15:00Z"/>
                <w:rFonts w:ascii="Segoe UI Symbol" w:eastAsiaTheme="minorHAnsi" w:hAnsi="Segoe UI Symbol" w:cs="Calibri"/>
                <w:kern w:val="2"/>
                <w:sz w:val="14"/>
                <w:szCs w:val="18"/>
                <w14:ligatures w14:val="standardContextual"/>
                <w:rPrChange w:id="5717" w:author="Danny" w:date="2026-10-02T14:18:00Z">
                  <w:rPr>
                    <w:ins w:id="5718" w:author="Danny" w:date="2026-10-02T14:15:00Z"/>
                    <w:rFonts w:ascii="Segoe UI Symbol" w:hAnsi="Segoe UI Symbol" w:cs="Calibri"/>
                    <w:color w:val="000000"/>
                    <w:sz w:val="18"/>
                    <w:szCs w:val="18"/>
                  </w:rPr>
                </w:rPrChange>
              </w:rPr>
              <w:pPrChange w:id="5719" w:author="Danny" w:date="2026-10-02T14:23:00Z">
                <w:pPr>
                  <w:jc w:val="center"/>
                </w:pPr>
              </w:pPrChange>
            </w:pPr>
            <w:ins w:id="5720" w:author="Danny" w:date="2026-10-02T14:15:00Z">
              <w:r w:rsidRPr="000D0736">
                <w:rPr>
                  <w:rFonts w:ascii="Segoe UI Symbol" w:eastAsiaTheme="minorHAnsi" w:hAnsi="Segoe UI Symbol" w:cs="Calibri"/>
                  <w:kern w:val="2"/>
                  <w:sz w:val="14"/>
                  <w:szCs w:val="18"/>
                  <w14:ligatures w14:val="standardContextual"/>
                  <w:rPrChange w:id="572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17E673E" w14:textId="77777777" w:rsidR="000D0736" w:rsidRPr="000D0736" w:rsidRDefault="000D0736">
            <w:pPr>
              <w:spacing w:line="276" w:lineRule="auto"/>
              <w:jc w:val="center"/>
              <w:rPr>
                <w:ins w:id="5722" w:author="Danny" w:date="2026-10-02T14:15:00Z"/>
                <w:rFonts w:ascii="Segoe UI Symbol" w:eastAsiaTheme="minorHAnsi" w:hAnsi="Segoe UI Symbol" w:cs="Calibri"/>
                <w:kern w:val="2"/>
                <w:sz w:val="14"/>
                <w:szCs w:val="18"/>
                <w14:ligatures w14:val="standardContextual"/>
                <w:rPrChange w:id="5723" w:author="Danny" w:date="2026-10-02T14:18:00Z">
                  <w:rPr>
                    <w:ins w:id="5724" w:author="Danny" w:date="2026-10-02T14:15:00Z"/>
                    <w:rFonts w:ascii="Segoe UI Symbol" w:hAnsi="Segoe UI Symbol" w:cs="Calibri"/>
                    <w:color w:val="000000"/>
                    <w:sz w:val="18"/>
                    <w:szCs w:val="18"/>
                  </w:rPr>
                </w:rPrChange>
              </w:rPr>
              <w:pPrChange w:id="5725" w:author="Danny" w:date="2026-10-02T14:23:00Z">
                <w:pPr>
                  <w:jc w:val="center"/>
                </w:pPr>
              </w:pPrChange>
            </w:pPr>
            <w:ins w:id="5726" w:author="Danny" w:date="2026-10-02T14:15:00Z">
              <w:r w:rsidRPr="000D0736">
                <w:rPr>
                  <w:rFonts w:ascii="Segoe UI Symbol" w:eastAsiaTheme="minorHAnsi" w:hAnsi="Segoe UI Symbol" w:cs="Calibri"/>
                  <w:kern w:val="2"/>
                  <w:sz w:val="14"/>
                  <w:szCs w:val="18"/>
                  <w14:ligatures w14:val="standardContextual"/>
                  <w:rPrChange w:id="572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94B6FE5" w14:textId="77777777" w:rsidR="000D0736" w:rsidRPr="000D0736" w:rsidRDefault="000D0736">
            <w:pPr>
              <w:spacing w:line="276" w:lineRule="auto"/>
              <w:jc w:val="center"/>
              <w:rPr>
                <w:ins w:id="5728" w:author="Danny" w:date="2026-10-02T14:15:00Z"/>
                <w:rFonts w:ascii="Segoe UI Symbol" w:eastAsiaTheme="minorHAnsi" w:hAnsi="Segoe UI Symbol" w:cs="Calibri"/>
                <w:kern w:val="2"/>
                <w:sz w:val="14"/>
                <w:szCs w:val="18"/>
                <w14:ligatures w14:val="standardContextual"/>
                <w:rPrChange w:id="5729" w:author="Danny" w:date="2026-10-02T14:18:00Z">
                  <w:rPr>
                    <w:ins w:id="5730" w:author="Danny" w:date="2026-10-02T14:15:00Z"/>
                    <w:rFonts w:ascii="Segoe UI Symbol" w:hAnsi="Segoe UI Symbol" w:cs="Calibri"/>
                    <w:color w:val="000000"/>
                    <w:sz w:val="18"/>
                    <w:szCs w:val="18"/>
                  </w:rPr>
                </w:rPrChange>
              </w:rPr>
              <w:pPrChange w:id="5731" w:author="Danny" w:date="2026-10-02T14:23:00Z">
                <w:pPr>
                  <w:jc w:val="center"/>
                </w:pPr>
              </w:pPrChange>
            </w:pPr>
            <w:ins w:id="5732" w:author="Danny" w:date="2026-10-02T14:15:00Z">
              <w:r w:rsidRPr="000D0736">
                <w:rPr>
                  <w:rFonts w:ascii="Segoe UI Symbol" w:eastAsiaTheme="minorHAnsi" w:hAnsi="Segoe UI Symbol" w:cs="Calibri"/>
                  <w:kern w:val="2"/>
                  <w:sz w:val="14"/>
                  <w:szCs w:val="18"/>
                  <w14:ligatures w14:val="standardContextual"/>
                  <w:rPrChange w:id="573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E106AC6" w14:textId="77777777" w:rsidR="000D0736" w:rsidRPr="000D0736" w:rsidRDefault="000D0736">
            <w:pPr>
              <w:spacing w:line="276" w:lineRule="auto"/>
              <w:jc w:val="center"/>
              <w:rPr>
                <w:ins w:id="5734" w:author="Danny" w:date="2026-10-02T14:15:00Z"/>
                <w:rFonts w:ascii="Segoe UI Symbol" w:eastAsiaTheme="minorHAnsi" w:hAnsi="Segoe UI Symbol" w:cs="Calibri"/>
                <w:kern w:val="2"/>
                <w:sz w:val="14"/>
                <w:szCs w:val="18"/>
                <w14:ligatures w14:val="standardContextual"/>
                <w:rPrChange w:id="5735" w:author="Danny" w:date="2026-10-02T14:18:00Z">
                  <w:rPr>
                    <w:ins w:id="5736" w:author="Danny" w:date="2026-10-02T14:15:00Z"/>
                    <w:rFonts w:ascii="Segoe UI Symbol" w:hAnsi="Segoe UI Symbol" w:cs="Calibri"/>
                    <w:color w:val="000000"/>
                    <w:sz w:val="18"/>
                    <w:szCs w:val="18"/>
                  </w:rPr>
                </w:rPrChange>
              </w:rPr>
              <w:pPrChange w:id="5737" w:author="Danny" w:date="2026-10-02T14:23:00Z">
                <w:pPr>
                  <w:jc w:val="center"/>
                </w:pPr>
              </w:pPrChange>
            </w:pPr>
            <w:ins w:id="5738" w:author="Danny" w:date="2026-10-02T14:15:00Z">
              <w:r w:rsidRPr="000D0736">
                <w:rPr>
                  <w:rFonts w:ascii="Segoe UI Symbol" w:eastAsiaTheme="minorHAnsi" w:hAnsi="Segoe UI Symbol" w:cs="Calibri"/>
                  <w:kern w:val="2"/>
                  <w:sz w:val="14"/>
                  <w:szCs w:val="18"/>
                  <w14:ligatures w14:val="standardContextual"/>
                  <w:rPrChange w:id="573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6DD0BD1" w14:textId="77777777" w:rsidR="000D0736" w:rsidRPr="000D0736" w:rsidRDefault="000D0736">
            <w:pPr>
              <w:spacing w:line="276" w:lineRule="auto"/>
              <w:jc w:val="center"/>
              <w:rPr>
                <w:ins w:id="5740" w:author="Danny" w:date="2026-10-02T14:15:00Z"/>
                <w:rFonts w:ascii="Segoe UI Symbol" w:eastAsiaTheme="minorHAnsi" w:hAnsi="Segoe UI Symbol" w:cs="Calibri"/>
                <w:kern w:val="2"/>
                <w:sz w:val="14"/>
                <w:szCs w:val="18"/>
                <w14:ligatures w14:val="standardContextual"/>
                <w:rPrChange w:id="5741" w:author="Danny" w:date="2026-10-02T14:18:00Z">
                  <w:rPr>
                    <w:ins w:id="5742" w:author="Danny" w:date="2026-10-02T14:15:00Z"/>
                    <w:rFonts w:ascii="Segoe UI Symbol" w:hAnsi="Segoe UI Symbol" w:cs="Calibri"/>
                    <w:color w:val="000000"/>
                    <w:sz w:val="18"/>
                    <w:szCs w:val="18"/>
                  </w:rPr>
                </w:rPrChange>
              </w:rPr>
              <w:pPrChange w:id="5743" w:author="Danny" w:date="2026-10-02T14:23:00Z">
                <w:pPr>
                  <w:jc w:val="center"/>
                </w:pPr>
              </w:pPrChange>
            </w:pPr>
          </w:p>
        </w:tc>
        <w:tc>
          <w:tcPr>
            <w:tcW w:w="0" w:type="auto"/>
            <w:tcBorders>
              <w:top w:val="nil"/>
            </w:tcBorders>
            <w:shd w:val="clear" w:color="auto" w:fill="auto"/>
            <w:vAlign w:val="center"/>
            <w:hideMark/>
          </w:tcPr>
          <w:p w14:paraId="291B1B42" w14:textId="77777777" w:rsidR="000D0736" w:rsidRPr="000D0736" w:rsidRDefault="000D0736">
            <w:pPr>
              <w:spacing w:line="276" w:lineRule="auto"/>
              <w:jc w:val="center"/>
              <w:rPr>
                <w:ins w:id="5744" w:author="Danny" w:date="2026-10-02T14:15:00Z"/>
                <w:rFonts w:ascii="Segoe UI Symbol" w:eastAsiaTheme="minorHAnsi" w:hAnsi="Segoe UI Symbol" w:cs="Calibri"/>
                <w:kern w:val="2"/>
                <w:sz w:val="14"/>
                <w:szCs w:val="18"/>
                <w14:ligatures w14:val="standardContextual"/>
                <w:rPrChange w:id="5745" w:author="Danny" w:date="2026-10-02T14:18:00Z">
                  <w:rPr>
                    <w:ins w:id="5746" w:author="Danny" w:date="2026-10-02T14:15:00Z"/>
                    <w:rFonts w:ascii="Segoe UI Symbol" w:hAnsi="Segoe UI Symbol" w:cs="Calibri"/>
                    <w:color w:val="000000"/>
                    <w:sz w:val="18"/>
                    <w:szCs w:val="18"/>
                  </w:rPr>
                </w:rPrChange>
              </w:rPr>
              <w:pPrChange w:id="5747" w:author="Danny" w:date="2026-10-02T14:23:00Z">
                <w:pPr>
                  <w:jc w:val="center"/>
                </w:pPr>
              </w:pPrChange>
            </w:pPr>
            <w:ins w:id="5748" w:author="Danny" w:date="2026-10-02T14:15:00Z">
              <w:r w:rsidRPr="000D0736">
                <w:rPr>
                  <w:rFonts w:ascii="Segoe UI Symbol" w:eastAsiaTheme="minorHAnsi" w:hAnsi="Segoe UI Symbol" w:cs="Calibri"/>
                  <w:kern w:val="2"/>
                  <w:sz w:val="14"/>
                  <w:szCs w:val="18"/>
                  <w14:ligatures w14:val="standardContextual"/>
                  <w:rPrChange w:id="574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FF16DA6" w14:textId="77777777" w:rsidR="000D0736" w:rsidRPr="000D0736" w:rsidRDefault="000D0736">
            <w:pPr>
              <w:spacing w:line="276" w:lineRule="auto"/>
              <w:jc w:val="center"/>
              <w:rPr>
                <w:ins w:id="5750" w:author="Danny" w:date="2026-10-02T14:15:00Z"/>
                <w:rFonts w:ascii="Segoe UI Symbol" w:eastAsiaTheme="minorHAnsi" w:hAnsi="Segoe UI Symbol" w:cs="Calibri"/>
                <w:kern w:val="2"/>
                <w:sz w:val="14"/>
                <w:szCs w:val="18"/>
                <w14:ligatures w14:val="standardContextual"/>
                <w:rPrChange w:id="5751" w:author="Danny" w:date="2026-10-02T14:18:00Z">
                  <w:rPr>
                    <w:ins w:id="5752" w:author="Danny" w:date="2026-10-02T14:15:00Z"/>
                    <w:rFonts w:ascii="Segoe UI Symbol" w:hAnsi="Segoe UI Symbol" w:cs="Calibri"/>
                    <w:color w:val="000000"/>
                    <w:sz w:val="18"/>
                    <w:szCs w:val="18"/>
                  </w:rPr>
                </w:rPrChange>
              </w:rPr>
              <w:pPrChange w:id="5753" w:author="Danny" w:date="2026-10-02T14:23:00Z">
                <w:pPr>
                  <w:jc w:val="center"/>
                </w:pPr>
              </w:pPrChange>
            </w:pPr>
            <w:ins w:id="5754" w:author="Danny" w:date="2026-10-02T14:15:00Z">
              <w:r w:rsidRPr="000D0736">
                <w:rPr>
                  <w:rFonts w:ascii="Segoe UI Symbol" w:eastAsiaTheme="minorHAnsi" w:hAnsi="Segoe UI Symbol" w:cs="Calibri"/>
                  <w:kern w:val="2"/>
                  <w:sz w:val="14"/>
                  <w:szCs w:val="18"/>
                  <w14:ligatures w14:val="standardContextual"/>
                  <w:rPrChange w:id="575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C083566" w14:textId="77777777" w:rsidR="000D0736" w:rsidRPr="000D0736" w:rsidRDefault="000D0736">
            <w:pPr>
              <w:spacing w:line="276" w:lineRule="auto"/>
              <w:jc w:val="center"/>
              <w:rPr>
                <w:ins w:id="5756" w:author="Danny" w:date="2026-10-02T14:15:00Z"/>
                <w:rFonts w:ascii="Segoe UI Symbol" w:eastAsiaTheme="minorHAnsi" w:hAnsi="Segoe UI Symbol" w:cs="Calibri"/>
                <w:kern w:val="2"/>
                <w:sz w:val="14"/>
                <w:szCs w:val="18"/>
                <w14:ligatures w14:val="standardContextual"/>
                <w:rPrChange w:id="5757" w:author="Danny" w:date="2026-10-02T14:18:00Z">
                  <w:rPr>
                    <w:ins w:id="5758" w:author="Danny" w:date="2026-10-02T14:15:00Z"/>
                    <w:rFonts w:ascii="Segoe UI Symbol" w:hAnsi="Segoe UI Symbol" w:cs="Calibri"/>
                    <w:color w:val="000000"/>
                    <w:sz w:val="18"/>
                    <w:szCs w:val="18"/>
                  </w:rPr>
                </w:rPrChange>
              </w:rPr>
              <w:pPrChange w:id="5759" w:author="Danny" w:date="2026-10-02T14:23:00Z">
                <w:pPr>
                  <w:jc w:val="center"/>
                </w:pPr>
              </w:pPrChange>
            </w:pPr>
            <w:ins w:id="5760" w:author="Danny" w:date="2026-10-02T14:15:00Z">
              <w:r w:rsidRPr="000D0736">
                <w:rPr>
                  <w:rFonts w:ascii="Segoe UI Symbol" w:eastAsiaTheme="minorHAnsi" w:hAnsi="Segoe UI Symbol" w:cs="Calibri"/>
                  <w:kern w:val="2"/>
                  <w:sz w:val="14"/>
                  <w:szCs w:val="18"/>
                  <w14:ligatures w14:val="standardContextual"/>
                  <w:rPrChange w:id="5761" w:author="Danny" w:date="2026-10-02T14:18:00Z">
                    <w:rPr>
                      <w:rFonts w:ascii="Segoe UI Symbol" w:hAnsi="Segoe UI Symbol" w:cs="Calibri"/>
                      <w:color w:val="000000"/>
                      <w:sz w:val="18"/>
                      <w:szCs w:val="18"/>
                    </w:rPr>
                  </w:rPrChange>
                </w:rPr>
                <w:t>✗</w:t>
              </w:r>
            </w:ins>
          </w:p>
        </w:tc>
      </w:tr>
      <w:tr w:rsidR="005725AB" w:rsidRPr="005725AB" w14:paraId="4A199A5B" w14:textId="77777777" w:rsidTr="00107337">
        <w:trPr>
          <w:trHeight w:val="20"/>
          <w:ins w:id="5762" w:author="Danny" w:date="2026-10-02T14:15:00Z"/>
        </w:trPr>
        <w:tc>
          <w:tcPr>
            <w:tcW w:w="0" w:type="auto"/>
            <w:tcBorders>
              <w:top w:val="nil"/>
              <w:left w:val="nil"/>
              <w:bottom w:val="nil"/>
              <w:right w:val="nil"/>
            </w:tcBorders>
            <w:shd w:val="clear" w:color="auto" w:fill="auto"/>
            <w:vAlign w:val="center"/>
            <w:hideMark/>
          </w:tcPr>
          <w:p w14:paraId="5C28EF54" w14:textId="77777777" w:rsidR="000D0736" w:rsidRPr="000D0736" w:rsidRDefault="000D0736">
            <w:pPr>
              <w:spacing w:line="276" w:lineRule="auto"/>
              <w:jc w:val="center"/>
              <w:rPr>
                <w:ins w:id="5763" w:author="Danny" w:date="2026-10-02T14:15:00Z"/>
                <w:rFonts w:eastAsiaTheme="minorHAnsi" w:cstheme="minorBidi"/>
                <w:kern w:val="2"/>
                <w:sz w:val="14"/>
                <w:szCs w:val="18"/>
                <w14:ligatures w14:val="standardContextual"/>
                <w:rPrChange w:id="5764" w:author="Danny" w:date="2026-10-02T14:18:00Z">
                  <w:rPr>
                    <w:ins w:id="5765" w:author="Danny" w:date="2026-10-02T14:15:00Z"/>
                    <w:color w:val="000000"/>
                    <w:sz w:val="18"/>
                    <w:szCs w:val="18"/>
                  </w:rPr>
                </w:rPrChange>
              </w:rPr>
              <w:pPrChange w:id="5766" w:author="Danny" w:date="2026-10-02T14:16:00Z">
                <w:pPr>
                  <w:jc w:val="center"/>
                </w:pPr>
              </w:pPrChange>
            </w:pPr>
            <w:ins w:id="5767" w:author="Danny" w:date="2026-10-02T14:15:00Z">
              <w:r w:rsidRPr="000D0736">
                <w:rPr>
                  <w:rFonts w:eastAsiaTheme="minorHAnsi" w:cstheme="minorBidi"/>
                  <w:kern w:val="2"/>
                  <w:sz w:val="14"/>
                  <w:szCs w:val="18"/>
                  <w14:ligatures w14:val="standardContextual"/>
                  <w:rPrChange w:id="5768" w:author="Danny" w:date="2026-10-02T14:18:00Z">
                    <w:rPr>
                      <w:color w:val="000000"/>
                      <w:sz w:val="18"/>
                      <w:szCs w:val="18"/>
                    </w:rPr>
                  </w:rPrChange>
                </w:rPr>
                <w:t>58</w:t>
              </w:r>
            </w:ins>
          </w:p>
        </w:tc>
        <w:tc>
          <w:tcPr>
            <w:tcW w:w="0" w:type="auto"/>
            <w:tcBorders>
              <w:top w:val="nil"/>
              <w:left w:val="nil"/>
              <w:bottom w:val="nil"/>
              <w:right w:val="nil"/>
            </w:tcBorders>
            <w:shd w:val="clear" w:color="auto" w:fill="auto"/>
            <w:vAlign w:val="center"/>
            <w:hideMark/>
          </w:tcPr>
          <w:p w14:paraId="297262D4" w14:textId="77777777" w:rsidR="000D0736" w:rsidRPr="000D0736" w:rsidRDefault="000D0736">
            <w:pPr>
              <w:spacing w:line="276" w:lineRule="auto"/>
              <w:rPr>
                <w:ins w:id="5769" w:author="Danny" w:date="2026-10-02T14:15:00Z"/>
                <w:rFonts w:eastAsiaTheme="minorHAnsi" w:cstheme="minorBidi"/>
                <w:kern w:val="2"/>
                <w:sz w:val="14"/>
                <w:szCs w:val="18"/>
                <w14:ligatures w14:val="standardContextual"/>
                <w:rPrChange w:id="5770" w:author="Danny" w:date="2026-10-02T14:18:00Z">
                  <w:rPr>
                    <w:ins w:id="5771" w:author="Danny" w:date="2026-10-02T14:15:00Z"/>
                    <w:color w:val="000000"/>
                    <w:sz w:val="18"/>
                    <w:szCs w:val="18"/>
                  </w:rPr>
                </w:rPrChange>
              </w:rPr>
              <w:pPrChange w:id="5772" w:author="Danny" w:date="2026-10-02T14:16:00Z">
                <w:pPr/>
              </w:pPrChange>
            </w:pPr>
            <w:ins w:id="5773" w:author="Danny" w:date="2026-10-02T14:15:00Z">
              <w:r w:rsidRPr="000D0736">
                <w:rPr>
                  <w:rFonts w:eastAsiaTheme="minorHAnsi" w:cstheme="minorBidi"/>
                  <w:kern w:val="2"/>
                  <w:sz w:val="14"/>
                  <w:szCs w:val="18"/>
                  <w14:ligatures w14:val="standardContextual"/>
                  <w:rPrChange w:id="5774" w:author="Danny" w:date="2026-10-02T14:18:00Z">
                    <w:rPr>
                      <w:color w:val="000000"/>
                      <w:sz w:val="18"/>
                      <w:szCs w:val="18"/>
                    </w:rPr>
                  </w:rPrChange>
                </w:rPr>
                <w:t>Malik et al., 2026</w:t>
              </w:r>
            </w:ins>
          </w:p>
        </w:tc>
        <w:tc>
          <w:tcPr>
            <w:tcW w:w="0" w:type="auto"/>
            <w:tcBorders>
              <w:top w:val="nil"/>
              <w:left w:val="nil"/>
              <w:bottom w:val="nil"/>
              <w:right w:val="nil"/>
            </w:tcBorders>
            <w:shd w:val="clear" w:color="auto" w:fill="auto"/>
            <w:noWrap/>
            <w:vAlign w:val="bottom"/>
            <w:hideMark/>
          </w:tcPr>
          <w:p w14:paraId="2446156A" w14:textId="77777777" w:rsidR="000D0736" w:rsidRPr="000D0736" w:rsidRDefault="000D0736">
            <w:pPr>
              <w:spacing w:line="276" w:lineRule="auto"/>
              <w:rPr>
                <w:ins w:id="5775" w:author="Danny" w:date="2026-10-02T14:15:00Z"/>
                <w:rFonts w:eastAsiaTheme="minorHAnsi" w:cstheme="minorBidi"/>
                <w:kern w:val="2"/>
                <w:sz w:val="14"/>
                <w:szCs w:val="18"/>
                <w14:ligatures w14:val="standardContextual"/>
                <w:rPrChange w:id="5776" w:author="Danny" w:date="2026-10-02T14:18:00Z">
                  <w:rPr>
                    <w:ins w:id="5777" w:author="Danny" w:date="2026-10-02T14:15:00Z"/>
                    <w:color w:val="000000"/>
                    <w:sz w:val="18"/>
                    <w:szCs w:val="18"/>
                  </w:rPr>
                </w:rPrChange>
              </w:rPr>
              <w:pPrChange w:id="5778" w:author="Danny" w:date="2026-10-02T14:16:00Z">
                <w:pPr/>
              </w:pPrChange>
            </w:pPr>
          </w:p>
        </w:tc>
        <w:tc>
          <w:tcPr>
            <w:tcW w:w="0" w:type="auto"/>
            <w:tcBorders>
              <w:top w:val="nil"/>
              <w:left w:val="nil"/>
              <w:bottom w:val="nil"/>
              <w:right w:val="nil"/>
            </w:tcBorders>
            <w:shd w:val="clear" w:color="auto" w:fill="auto"/>
            <w:vAlign w:val="center"/>
            <w:hideMark/>
          </w:tcPr>
          <w:p w14:paraId="2FB05867" w14:textId="77777777" w:rsidR="000D0736" w:rsidRPr="000D0736" w:rsidRDefault="000D0736">
            <w:pPr>
              <w:spacing w:line="276" w:lineRule="auto"/>
              <w:jc w:val="center"/>
              <w:rPr>
                <w:ins w:id="5779" w:author="Danny" w:date="2026-10-02T14:15:00Z"/>
                <w:rFonts w:eastAsiaTheme="minorHAnsi" w:cstheme="minorBidi"/>
                <w:kern w:val="2"/>
                <w:sz w:val="14"/>
                <w:szCs w:val="18"/>
                <w14:ligatures w14:val="standardContextual"/>
                <w:rPrChange w:id="5780" w:author="Danny" w:date="2026-10-02T14:18:00Z">
                  <w:rPr>
                    <w:ins w:id="5781" w:author="Danny" w:date="2026-10-02T14:15:00Z"/>
                    <w:color w:val="000000"/>
                    <w:sz w:val="18"/>
                    <w:szCs w:val="18"/>
                  </w:rPr>
                </w:rPrChange>
              </w:rPr>
              <w:pPrChange w:id="5782" w:author="Danny" w:date="2026-10-02T14:21:00Z">
                <w:pPr>
                  <w:jc w:val="center"/>
                </w:pPr>
              </w:pPrChange>
            </w:pPr>
            <w:ins w:id="5783" w:author="Danny" w:date="2026-10-02T14:15:00Z">
              <w:r w:rsidRPr="000D0736">
                <w:rPr>
                  <w:rFonts w:eastAsiaTheme="minorHAnsi" w:cstheme="minorBidi"/>
                  <w:kern w:val="2"/>
                  <w:sz w:val="14"/>
                  <w:szCs w:val="18"/>
                  <w14:ligatures w14:val="standardContextual"/>
                  <w:rPrChange w:id="5784"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1B3C398B" w14:textId="77777777" w:rsidR="000D0736" w:rsidRPr="000D0736" w:rsidRDefault="000D0736">
            <w:pPr>
              <w:spacing w:line="276" w:lineRule="auto"/>
              <w:jc w:val="center"/>
              <w:rPr>
                <w:ins w:id="5785" w:author="Danny" w:date="2026-10-02T14:15:00Z"/>
                <w:rFonts w:eastAsiaTheme="minorHAnsi" w:cstheme="minorBidi"/>
                <w:kern w:val="2"/>
                <w:sz w:val="14"/>
                <w:szCs w:val="18"/>
                <w14:ligatures w14:val="standardContextual"/>
                <w:rPrChange w:id="5786" w:author="Danny" w:date="2026-10-02T14:18:00Z">
                  <w:rPr>
                    <w:ins w:id="5787" w:author="Danny" w:date="2026-10-02T14:15:00Z"/>
                    <w:color w:val="000000"/>
                    <w:sz w:val="18"/>
                    <w:szCs w:val="18"/>
                  </w:rPr>
                </w:rPrChange>
              </w:rPr>
              <w:pPrChange w:id="5788" w:author="Danny" w:date="2026-10-02T14:21:00Z">
                <w:pPr>
                  <w:jc w:val="center"/>
                </w:pPr>
              </w:pPrChange>
            </w:pPr>
            <w:ins w:id="5789" w:author="Danny" w:date="2026-10-02T14:15:00Z">
              <w:r w:rsidRPr="000D0736">
                <w:rPr>
                  <w:rFonts w:eastAsiaTheme="minorHAnsi" w:cstheme="minorBidi"/>
                  <w:kern w:val="2"/>
                  <w:sz w:val="14"/>
                  <w:szCs w:val="18"/>
                  <w14:ligatures w14:val="standardContextual"/>
                  <w:rPrChange w:id="5790" w:author="Danny" w:date="2026-10-02T14:18:00Z">
                    <w:rPr>
                      <w:color w:val="000000"/>
                      <w:sz w:val="18"/>
                      <w:szCs w:val="18"/>
                    </w:rPr>
                  </w:rPrChange>
                </w:rPr>
                <w:t>PLT</w:t>
              </w:r>
            </w:ins>
          </w:p>
        </w:tc>
        <w:tc>
          <w:tcPr>
            <w:tcW w:w="0" w:type="auto"/>
            <w:tcBorders>
              <w:top w:val="nil"/>
              <w:left w:val="nil"/>
              <w:bottom w:val="nil"/>
              <w:right w:val="nil"/>
            </w:tcBorders>
            <w:shd w:val="clear" w:color="auto" w:fill="auto"/>
            <w:noWrap/>
            <w:vAlign w:val="center"/>
            <w:hideMark/>
          </w:tcPr>
          <w:p w14:paraId="70783FF7" w14:textId="77777777" w:rsidR="000D0736" w:rsidRPr="000D0736" w:rsidRDefault="000D0736">
            <w:pPr>
              <w:spacing w:line="276" w:lineRule="auto"/>
              <w:jc w:val="center"/>
              <w:rPr>
                <w:ins w:id="5791" w:author="Danny" w:date="2026-10-02T14:15:00Z"/>
                <w:rFonts w:eastAsiaTheme="minorHAnsi" w:cstheme="minorBidi"/>
                <w:kern w:val="2"/>
                <w:sz w:val="14"/>
                <w:szCs w:val="18"/>
                <w14:ligatures w14:val="standardContextual"/>
                <w:rPrChange w:id="5792" w:author="Danny" w:date="2026-10-02T14:18:00Z">
                  <w:rPr>
                    <w:ins w:id="5793" w:author="Danny" w:date="2026-10-02T14:15:00Z"/>
                    <w:color w:val="000000"/>
                    <w:sz w:val="18"/>
                    <w:szCs w:val="18"/>
                  </w:rPr>
                </w:rPrChange>
              </w:rPr>
              <w:pPrChange w:id="5794" w:author="Danny" w:date="2026-10-02T14:21:00Z">
                <w:pPr>
                  <w:jc w:val="center"/>
                </w:pPr>
              </w:pPrChange>
            </w:pPr>
          </w:p>
        </w:tc>
        <w:tc>
          <w:tcPr>
            <w:tcW w:w="0" w:type="auto"/>
            <w:tcBorders>
              <w:top w:val="nil"/>
              <w:left w:val="nil"/>
              <w:bottom w:val="nil"/>
              <w:right w:val="nil"/>
            </w:tcBorders>
            <w:shd w:val="clear" w:color="auto" w:fill="auto"/>
            <w:vAlign w:val="center"/>
            <w:hideMark/>
          </w:tcPr>
          <w:p w14:paraId="503AE8F5" w14:textId="77777777" w:rsidR="000D0736" w:rsidRPr="000D0736" w:rsidRDefault="000D0736">
            <w:pPr>
              <w:spacing w:line="276" w:lineRule="auto"/>
              <w:jc w:val="center"/>
              <w:rPr>
                <w:ins w:id="5795" w:author="Danny" w:date="2026-10-02T14:15:00Z"/>
                <w:rFonts w:eastAsiaTheme="minorHAnsi" w:cstheme="minorBidi"/>
                <w:kern w:val="2"/>
                <w:sz w:val="14"/>
                <w:szCs w:val="18"/>
                <w14:ligatures w14:val="standardContextual"/>
                <w:rPrChange w:id="5796" w:author="Danny" w:date="2026-10-02T14:18:00Z">
                  <w:rPr>
                    <w:ins w:id="5797" w:author="Danny" w:date="2026-10-02T14:15:00Z"/>
                    <w:color w:val="000000"/>
                    <w:sz w:val="18"/>
                    <w:szCs w:val="18"/>
                  </w:rPr>
                </w:rPrChange>
              </w:rPr>
              <w:pPrChange w:id="5798" w:author="Danny" w:date="2026-10-02T14:21:00Z">
                <w:pPr>
                  <w:jc w:val="center"/>
                </w:pPr>
              </w:pPrChange>
            </w:pPr>
            <w:ins w:id="5799" w:author="Danny" w:date="2026-10-02T14:15:00Z">
              <w:r w:rsidRPr="000D0736">
                <w:rPr>
                  <w:rFonts w:eastAsiaTheme="minorHAnsi" w:cstheme="minorBidi"/>
                  <w:kern w:val="2"/>
                  <w:sz w:val="14"/>
                  <w:szCs w:val="18"/>
                  <w14:ligatures w14:val="standardContextual"/>
                  <w:rPrChange w:id="5800" w:author="Danny" w:date="2026-10-02T14:18:00Z">
                    <w:rPr>
                      <w:color w:val="000000"/>
                      <w:sz w:val="18"/>
                      <w:szCs w:val="18"/>
                    </w:rPr>
                  </w:rPrChange>
                </w:rPr>
                <w:t>28.0 ± 4.7</w:t>
              </w:r>
            </w:ins>
          </w:p>
        </w:tc>
        <w:tc>
          <w:tcPr>
            <w:tcW w:w="0" w:type="auto"/>
            <w:tcBorders>
              <w:top w:val="nil"/>
              <w:left w:val="nil"/>
              <w:bottom w:val="nil"/>
              <w:right w:val="nil"/>
            </w:tcBorders>
            <w:shd w:val="clear" w:color="auto" w:fill="auto"/>
            <w:vAlign w:val="center"/>
            <w:hideMark/>
          </w:tcPr>
          <w:p w14:paraId="7F07CD27" w14:textId="77777777" w:rsidR="000D0736" w:rsidRPr="000D0736" w:rsidRDefault="000D0736">
            <w:pPr>
              <w:spacing w:line="276" w:lineRule="auto"/>
              <w:jc w:val="center"/>
              <w:rPr>
                <w:ins w:id="5801" w:author="Danny" w:date="2026-10-02T14:15:00Z"/>
                <w:rFonts w:eastAsiaTheme="minorHAnsi" w:cstheme="minorBidi"/>
                <w:kern w:val="2"/>
                <w:sz w:val="14"/>
                <w:szCs w:val="18"/>
                <w14:ligatures w14:val="standardContextual"/>
                <w:rPrChange w:id="5802" w:author="Danny" w:date="2026-10-02T14:18:00Z">
                  <w:rPr>
                    <w:ins w:id="5803" w:author="Danny" w:date="2026-10-02T14:15:00Z"/>
                    <w:color w:val="000000"/>
                    <w:sz w:val="18"/>
                    <w:szCs w:val="18"/>
                  </w:rPr>
                </w:rPrChange>
              </w:rPr>
              <w:pPrChange w:id="5804" w:author="Danny" w:date="2026-10-02T14:21:00Z">
                <w:pPr>
                  <w:jc w:val="center"/>
                </w:pPr>
              </w:pPrChange>
            </w:pPr>
          </w:p>
        </w:tc>
        <w:tc>
          <w:tcPr>
            <w:tcW w:w="0" w:type="auto"/>
            <w:tcBorders>
              <w:top w:val="nil"/>
              <w:left w:val="nil"/>
              <w:bottom w:val="nil"/>
              <w:right w:val="nil"/>
            </w:tcBorders>
            <w:shd w:val="clear" w:color="auto" w:fill="auto"/>
            <w:vAlign w:val="center"/>
            <w:hideMark/>
          </w:tcPr>
          <w:p w14:paraId="69563C50" w14:textId="77777777" w:rsidR="000D0736" w:rsidRPr="000D0736" w:rsidRDefault="000D0736">
            <w:pPr>
              <w:spacing w:line="276" w:lineRule="auto"/>
              <w:jc w:val="center"/>
              <w:rPr>
                <w:ins w:id="5805" w:author="Danny" w:date="2026-10-02T14:15:00Z"/>
                <w:rFonts w:eastAsiaTheme="minorHAnsi" w:cstheme="minorBidi"/>
                <w:kern w:val="2"/>
                <w:sz w:val="14"/>
                <w:szCs w:val="18"/>
                <w14:ligatures w14:val="standardContextual"/>
                <w:rPrChange w:id="5806" w:author="Danny" w:date="2026-10-02T14:18:00Z">
                  <w:rPr>
                    <w:ins w:id="5807" w:author="Danny" w:date="2026-10-02T14:15:00Z"/>
                    <w:color w:val="000000"/>
                    <w:sz w:val="18"/>
                    <w:szCs w:val="18"/>
                  </w:rPr>
                </w:rPrChange>
              </w:rPr>
              <w:pPrChange w:id="5808" w:author="Danny" w:date="2026-10-02T14:21:00Z">
                <w:pPr>
                  <w:jc w:val="center"/>
                </w:pPr>
              </w:pPrChange>
            </w:pPr>
            <w:ins w:id="5809" w:author="Danny" w:date="2026-10-02T14:15:00Z">
              <w:r w:rsidRPr="000D0736">
                <w:rPr>
                  <w:rFonts w:eastAsiaTheme="minorHAnsi" w:cstheme="minorBidi"/>
                  <w:kern w:val="2"/>
                  <w:sz w:val="14"/>
                  <w:szCs w:val="18"/>
                  <w14:ligatures w14:val="standardContextual"/>
                  <w:rPrChange w:id="5810" w:author="Danny" w:date="2026-10-02T14:18:00Z">
                    <w:rPr>
                      <w:color w:val="000000"/>
                      <w:sz w:val="18"/>
                      <w:szCs w:val="18"/>
                    </w:rPr>
                  </w:rPrChange>
                </w:rPr>
                <w:t>50</w:t>
              </w:r>
            </w:ins>
          </w:p>
        </w:tc>
        <w:tc>
          <w:tcPr>
            <w:tcW w:w="0" w:type="auto"/>
            <w:tcBorders>
              <w:top w:val="nil"/>
              <w:left w:val="nil"/>
              <w:bottom w:val="nil"/>
              <w:right w:val="nil"/>
            </w:tcBorders>
            <w:shd w:val="clear" w:color="auto" w:fill="auto"/>
            <w:vAlign w:val="center"/>
            <w:hideMark/>
          </w:tcPr>
          <w:p w14:paraId="2C54BFAD" w14:textId="77777777" w:rsidR="000D0736" w:rsidRPr="000D0736" w:rsidRDefault="000D0736">
            <w:pPr>
              <w:spacing w:line="276" w:lineRule="auto"/>
              <w:jc w:val="center"/>
              <w:rPr>
                <w:ins w:id="5811" w:author="Danny" w:date="2026-10-02T14:15:00Z"/>
                <w:rFonts w:eastAsiaTheme="minorHAnsi" w:cstheme="minorBidi"/>
                <w:kern w:val="2"/>
                <w:sz w:val="14"/>
                <w:szCs w:val="18"/>
                <w14:ligatures w14:val="standardContextual"/>
                <w:rPrChange w:id="5812" w:author="Danny" w:date="2026-10-02T14:18:00Z">
                  <w:rPr>
                    <w:ins w:id="5813" w:author="Danny" w:date="2026-10-02T14:15:00Z"/>
                    <w:color w:val="000000"/>
                    <w:sz w:val="18"/>
                    <w:szCs w:val="18"/>
                  </w:rPr>
                </w:rPrChange>
              </w:rPr>
              <w:pPrChange w:id="5814" w:author="Danny" w:date="2026-10-02T14:21:00Z">
                <w:pPr>
                  <w:jc w:val="center"/>
                </w:pPr>
              </w:pPrChange>
            </w:pPr>
            <w:ins w:id="5815" w:author="Danny" w:date="2026-10-02T14:15:00Z">
              <w:r w:rsidRPr="000D0736">
                <w:rPr>
                  <w:rFonts w:eastAsiaTheme="minorHAnsi" w:cstheme="minorBidi"/>
                  <w:kern w:val="2"/>
                  <w:sz w:val="14"/>
                  <w:szCs w:val="18"/>
                  <w14:ligatures w14:val="standardContextual"/>
                  <w:rPrChange w:id="5816" w:author="Danny" w:date="2026-10-02T14:18:00Z">
                    <w:rPr>
                      <w:color w:val="000000"/>
                      <w:sz w:val="18"/>
                      <w:szCs w:val="18"/>
                    </w:rPr>
                  </w:rPrChange>
                </w:rPr>
                <w:t>35</w:t>
              </w:r>
            </w:ins>
          </w:p>
        </w:tc>
        <w:tc>
          <w:tcPr>
            <w:tcW w:w="0" w:type="auto"/>
            <w:tcBorders>
              <w:top w:val="nil"/>
              <w:left w:val="nil"/>
              <w:bottom w:val="nil"/>
              <w:right w:val="nil"/>
            </w:tcBorders>
            <w:shd w:val="clear" w:color="auto" w:fill="auto"/>
            <w:vAlign w:val="center"/>
            <w:hideMark/>
          </w:tcPr>
          <w:p w14:paraId="4A4A17EE" w14:textId="77777777" w:rsidR="000D0736" w:rsidRPr="000D0736" w:rsidRDefault="000D0736">
            <w:pPr>
              <w:spacing w:line="276" w:lineRule="auto"/>
              <w:jc w:val="center"/>
              <w:rPr>
                <w:ins w:id="5817" w:author="Danny" w:date="2026-10-02T14:15:00Z"/>
                <w:rFonts w:eastAsiaTheme="minorHAnsi" w:cstheme="minorBidi"/>
                <w:kern w:val="2"/>
                <w:sz w:val="14"/>
                <w:szCs w:val="18"/>
                <w14:ligatures w14:val="standardContextual"/>
                <w:rPrChange w:id="5818" w:author="Danny" w:date="2026-10-02T14:18:00Z">
                  <w:rPr>
                    <w:ins w:id="5819" w:author="Danny" w:date="2026-10-02T14:15:00Z"/>
                    <w:color w:val="000000"/>
                    <w:sz w:val="18"/>
                    <w:szCs w:val="18"/>
                  </w:rPr>
                </w:rPrChange>
              </w:rPr>
              <w:pPrChange w:id="5820" w:author="Danny" w:date="2026-10-02T14:21:00Z">
                <w:pPr>
                  <w:jc w:val="center"/>
                </w:pPr>
              </w:pPrChange>
            </w:pPr>
            <w:ins w:id="5821" w:author="Danny" w:date="2026-10-02T14:15:00Z">
              <w:r w:rsidRPr="000D0736">
                <w:rPr>
                  <w:rFonts w:eastAsiaTheme="minorHAnsi" w:cstheme="minorBidi"/>
                  <w:kern w:val="2"/>
                  <w:sz w:val="14"/>
                  <w:szCs w:val="18"/>
                  <w14:ligatures w14:val="standardContextual"/>
                  <w:rPrChange w:id="5822" w:author="Danny" w:date="2026-10-02T14:18:00Z">
                    <w:rPr>
                      <w:color w:val="000000"/>
                      <w:sz w:val="18"/>
                      <w:szCs w:val="18"/>
                    </w:rPr>
                  </w:rPrChange>
                </w:rPr>
                <w:t>15</w:t>
              </w:r>
            </w:ins>
          </w:p>
        </w:tc>
        <w:tc>
          <w:tcPr>
            <w:tcW w:w="0" w:type="auto"/>
            <w:tcBorders>
              <w:top w:val="nil"/>
              <w:left w:val="nil"/>
              <w:bottom w:val="nil"/>
              <w:right w:val="nil"/>
            </w:tcBorders>
            <w:shd w:val="clear" w:color="auto" w:fill="auto"/>
            <w:noWrap/>
            <w:vAlign w:val="center"/>
            <w:hideMark/>
          </w:tcPr>
          <w:p w14:paraId="1784D543" w14:textId="77777777" w:rsidR="000D0736" w:rsidRPr="000D0736" w:rsidRDefault="000D0736">
            <w:pPr>
              <w:spacing w:line="276" w:lineRule="auto"/>
              <w:jc w:val="center"/>
              <w:rPr>
                <w:ins w:id="5823" w:author="Danny" w:date="2026-10-02T14:15:00Z"/>
                <w:rFonts w:eastAsiaTheme="minorHAnsi" w:cstheme="minorBidi"/>
                <w:kern w:val="2"/>
                <w:sz w:val="14"/>
                <w:szCs w:val="18"/>
                <w14:ligatures w14:val="standardContextual"/>
                <w:rPrChange w:id="5824" w:author="Danny" w:date="2026-10-02T14:18:00Z">
                  <w:rPr>
                    <w:ins w:id="5825" w:author="Danny" w:date="2026-10-02T14:15:00Z"/>
                    <w:color w:val="000000"/>
                    <w:sz w:val="18"/>
                    <w:szCs w:val="18"/>
                  </w:rPr>
                </w:rPrChange>
              </w:rPr>
              <w:pPrChange w:id="5826" w:author="Danny" w:date="2026-10-02T14:21:00Z">
                <w:pPr>
                  <w:jc w:val="center"/>
                </w:pPr>
              </w:pPrChange>
            </w:pPr>
          </w:p>
        </w:tc>
        <w:tc>
          <w:tcPr>
            <w:tcW w:w="0" w:type="auto"/>
            <w:tcBorders>
              <w:top w:val="nil"/>
              <w:left w:val="nil"/>
              <w:bottom w:val="nil"/>
              <w:right w:val="nil"/>
            </w:tcBorders>
            <w:shd w:val="clear" w:color="auto" w:fill="auto"/>
            <w:vAlign w:val="center"/>
            <w:hideMark/>
          </w:tcPr>
          <w:p w14:paraId="5DF62FF9" w14:textId="77777777" w:rsidR="000D0736" w:rsidRPr="000D0736" w:rsidRDefault="000D0736">
            <w:pPr>
              <w:spacing w:line="276" w:lineRule="auto"/>
              <w:jc w:val="center"/>
              <w:rPr>
                <w:ins w:id="5827" w:author="Danny" w:date="2026-10-02T14:15:00Z"/>
                <w:rFonts w:eastAsiaTheme="minorHAnsi" w:cstheme="minorBidi"/>
                <w:kern w:val="2"/>
                <w:sz w:val="14"/>
                <w:szCs w:val="18"/>
                <w14:ligatures w14:val="standardContextual"/>
                <w:rPrChange w:id="5828" w:author="Danny" w:date="2026-10-02T14:18:00Z">
                  <w:rPr>
                    <w:ins w:id="5829" w:author="Danny" w:date="2026-10-02T14:15:00Z"/>
                    <w:color w:val="000000"/>
                    <w:sz w:val="18"/>
                    <w:szCs w:val="18"/>
                  </w:rPr>
                </w:rPrChange>
              </w:rPr>
              <w:pPrChange w:id="5830" w:author="Danny" w:date="2026-10-02T14:21:00Z">
                <w:pPr>
                  <w:jc w:val="center"/>
                </w:pPr>
              </w:pPrChange>
            </w:pPr>
            <w:ins w:id="5831" w:author="Danny" w:date="2026-10-02T14:15:00Z">
              <w:r w:rsidRPr="000D0736">
                <w:rPr>
                  <w:rFonts w:eastAsiaTheme="minorHAnsi" w:cstheme="minorBidi"/>
                  <w:kern w:val="2"/>
                  <w:sz w:val="14"/>
                  <w:szCs w:val="18"/>
                  <w14:ligatures w14:val="standardContextual"/>
                  <w:rPrChange w:id="5832" w:author="Danny" w:date="2026-10-02T14:18:00Z">
                    <w:rPr>
                      <w:color w:val="000000"/>
                      <w:sz w:val="18"/>
                      <w:szCs w:val="18"/>
                    </w:rPr>
                  </w:rPrChange>
                </w:rPr>
                <w:t>6</w:t>
              </w:r>
            </w:ins>
          </w:p>
        </w:tc>
        <w:tc>
          <w:tcPr>
            <w:tcW w:w="0" w:type="auto"/>
            <w:tcBorders>
              <w:top w:val="nil"/>
              <w:left w:val="nil"/>
              <w:bottom w:val="nil"/>
              <w:right w:val="nil"/>
            </w:tcBorders>
            <w:shd w:val="clear" w:color="auto" w:fill="auto"/>
            <w:vAlign w:val="center"/>
            <w:hideMark/>
          </w:tcPr>
          <w:p w14:paraId="489B4BFB" w14:textId="77777777" w:rsidR="000D0736" w:rsidRPr="000D0736" w:rsidRDefault="000D0736">
            <w:pPr>
              <w:spacing w:line="276" w:lineRule="auto"/>
              <w:jc w:val="center"/>
              <w:rPr>
                <w:ins w:id="5833" w:author="Danny" w:date="2026-10-02T14:15:00Z"/>
                <w:rFonts w:eastAsiaTheme="minorHAnsi" w:cstheme="minorBidi"/>
                <w:kern w:val="2"/>
                <w:sz w:val="14"/>
                <w:szCs w:val="18"/>
                <w14:ligatures w14:val="standardContextual"/>
                <w:rPrChange w:id="5834" w:author="Danny" w:date="2026-10-02T14:18:00Z">
                  <w:rPr>
                    <w:ins w:id="5835" w:author="Danny" w:date="2026-10-02T14:15:00Z"/>
                    <w:color w:val="000000"/>
                    <w:sz w:val="18"/>
                    <w:szCs w:val="18"/>
                  </w:rPr>
                </w:rPrChange>
              </w:rPr>
              <w:pPrChange w:id="5836" w:author="Danny" w:date="2026-10-02T14:21:00Z">
                <w:pPr>
                  <w:jc w:val="center"/>
                </w:pPr>
              </w:pPrChange>
            </w:pPr>
            <w:ins w:id="5837" w:author="Danny" w:date="2026-10-02T14:15:00Z">
              <w:r w:rsidRPr="000D0736">
                <w:rPr>
                  <w:rFonts w:eastAsiaTheme="minorHAnsi" w:cstheme="minorBidi"/>
                  <w:kern w:val="2"/>
                  <w:sz w:val="14"/>
                  <w:szCs w:val="18"/>
                  <w14:ligatures w14:val="standardContextual"/>
                  <w:rPrChange w:id="5838" w:author="Danny" w:date="2026-10-02T14:18:00Z">
                    <w:rPr>
                      <w:color w:val="000000"/>
                      <w:sz w:val="18"/>
                      <w:szCs w:val="18"/>
                    </w:rPr>
                  </w:rPrChange>
                </w:rPr>
                <w:t>0.5</w:t>
              </w:r>
            </w:ins>
          </w:p>
        </w:tc>
        <w:tc>
          <w:tcPr>
            <w:tcW w:w="0" w:type="auto"/>
            <w:tcBorders>
              <w:top w:val="nil"/>
              <w:left w:val="nil"/>
              <w:bottom w:val="nil"/>
              <w:right w:val="nil"/>
            </w:tcBorders>
            <w:shd w:val="clear" w:color="auto" w:fill="auto"/>
            <w:vAlign w:val="center"/>
            <w:hideMark/>
          </w:tcPr>
          <w:p w14:paraId="08BEC4F0" w14:textId="77777777" w:rsidR="000D0736" w:rsidRPr="000D0736" w:rsidRDefault="000D0736">
            <w:pPr>
              <w:spacing w:line="276" w:lineRule="auto"/>
              <w:jc w:val="center"/>
              <w:rPr>
                <w:ins w:id="5839" w:author="Danny" w:date="2026-10-02T14:15:00Z"/>
                <w:rFonts w:eastAsiaTheme="minorHAnsi" w:cstheme="minorBidi"/>
                <w:kern w:val="2"/>
                <w:sz w:val="14"/>
                <w:szCs w:val="18"/>
                <w14:ligatures w14:val="standardContextual"/>
                <w:rPrChange w:id="5840" w:author="Danny" w:date="2026-10-02T14:18:00Z">
                  <w:rPr>
                    <w:ins w:id="5841" w:author="Danny" w:date="2026-10-02T14:15:00Z"/>
                    <w:color w:val="000000"/>
                    <w:sz w:val="18"/>
                    <w:szCs w:val="18"/>
                  </w:rPr>
                </w:rPrChange>
              </w:rPr>
              <w:pPrChange w:id="5842" w:author="Danny" w:date="2026-10-02T14:21:00Z">
                <w:pPr>
                  <w:jc w:val="center"/>
                </w:pPr>
              </w:pPrChange>
            </w:pPr>
            <w:ins w:id="5843" w:author="Danny" w:date="2026-10-02T14:15:00Z">
              <w:r w:rsidRPr="000D0736">
                <w:rPr>
                  <w:rFonts w:eastAsiaTheme="minorHAnsi" w:cstheme="minorBidi"/>
                  <w:kern w:val="2"/>
                  <w:sz w:val="14"/>
                  <w:szCs w:val="18"/>
                  <w14:ligatures w14:val="standardContextual"/>
                  <w:rPrChange w:id="5844" w:author="Danny" w:date="2026-10-02T14:18:00Z">
                    <w:rPr>
                      <w:color w:val="000000"/>
                      <w:sz w:val="18"/>
                      <w:szCs w:val="18"/>
                    </w:rPr>
                  </w:rPrChange>
                </w:rPr>
                <w:t>Short</w:t>
              </w:r>
            </w:ins>
          </w:p>
        </w:tc>
        <w:tc>
          <w:tcPr>
            <w:tcW w:w="0" w:type="auto"/>
            <w:tcBorders>
              <w:top w:val="nil"/>
              <w:left w:val="nil"/>
              <w:bottom w:val="nil"/>
            </w:tcBorders>
            <w:shd w:val="clear" w:color="auto" w:fill="auto"/>
            <w:vAlign w:val="center"/>
            <w:hideMark/>
          </w:tcPr>
          <w:p w14:paraId="1995DC1E" w14:textId="77777777" w:rsidR="000D0736" w:rsidRPr="000D0736" w:rsidRDefault="000D0736">
            <w:pPr>
              <w:spacing w:line="276" w:lineRule="auto"/>
              <w:rPr>
                <w:ins w:id="5845" w:author="Danny" w:date="2026-10-02T14:15:00Z"/>
                <w:rFonts w:eastAsiaTheme="minorHAnsi" w:cstheme="minorBidi"/>
                <w:kern w:val="2"/>
                <w:sz w:val="14"/>
                <w:szCs w:val="18"/>
                <w14:ligatures w14:val="standardContextual"/>
                <w:rPrChange w:id="5846" w:author="Danny" w:date="2026-10-02T14:18:00Z">
                  <w:rPr>
                    <w:ins w:id="5847" w:author="Danny" w:date="2026-10-02T14:15:00Z"/>
                    <w:color w:val="000000"/>
                    <w:sz w:val="18"/>
                    <w:szCs w:val="18"/>
                  </w:rPr>
                </w:rPrChange>
              </w:rPr>
              <w:pPrChange w:id="5848" w:author="Danny" w:date="2026-10-02T14:16:00Z">
                <w:pPr>
                  <w:jc w:val="center"/>
                </w:pPr>
              </w:pPrChange>
            </w:pPr>
          </w:p>
        </w:tc>
        <w:tc>
          <w:tcPr>
            <w:tcW w:w="0" w:type="auto"/>
            <w:tcBorders>
              <w:top w:val="nil"/>
            </w:tcBorders>
            <w:shd w:val="clear" w:color="auto" w:fill="auto"/>
            <w:vAlign w:val="center"/>
            <w:hideMark/>
          </w:tcPr>
          <w:p w14:paraId="252A35D4" w14:textId="77777777" w:rsidR="000D0736" w:rsidRPr="000D0736" w:rsidRDefault="000D0736">
            <w:pPr>
              <w:spacing w:line="276" w:lineRule="auto"/>
              <w:jc w:val="center"/>
              <w:rPr>
                <w:ins w:id="5849" w:author="Danny" w:date="2026-10-02T14:15:00Z"/>
                <w:rFonts w:ascii="Segoe UI Symbol" w:eastAsiaTheme="minorHAnsi" w:hAnsi="Segoe UI Symbol" w:cs="Calibri"/>
                <w:kern w:val="2"/>
                <w:sz w:val="14"/>
                <w:szCs w:val="18"/>
                <w14:ligatures w14:val="standardContextual"/>
                <w:rPrChange w:id="5850" w:author="Danny" w:date="2026-10-02T14:18:00Z">
                  <w:rPr>
                    <w:ins w:id="5851" w:author="Danny" w:date="2026-10-02T14:15:00Z"/>
                    <w:rFonts w:ascii="Segoe UI Symbol" w:hAnsi="Segoe UI Symbol" w:cs="Calibri"/>
                    <w:color w:val="000000"/>
                    <w:sz w:val="18"/>
                    <w:szCs w:val="18"/>
                  </w:rPr>
                </w:rPrChange>
              </w:rPr>
              <w:pPrChange w:id="5852" w:author="Danny" w:date="2026-10-02T14:23:00Z">
                <w:pPr>
                  <w:jc w:val="center"/>
                </w:pPr>
              </w:pPrChange>
            </w:pPr>
            <w:ins w:id="5853" w:author="Danny" w:date="2026-10-02T14:15:00Z">
              <w:r w:rsidRPr="000D0736">
                <w:rPr>
                  <w:rFonts w:ascii="Segoe UI Symbol" w:eastAsiaTheme="minorHAnsi" w:hAnsi="Segoe UI Symbol" w:cs="Calibri"/>
                  <w:kern w:val="2"/>
                  <w:sz w:val="14"/>
                  <w:szCs w:val="18"/>
                  <w14:ligatures w14:val="standardContextual"/>
                  <w:rPrChange w:id="585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F5FD211" w14:textId="77777777" w:rsidR="000D0736" w:rsidRPr="000D0736" w:rsidRDefault="000D0736">
            <w:pPr>
              <w:spacing w:line="276" w:lineRule="auto"/>
              <w:jc w:val="center"/>
              <w:rPr>
                <w:ins w:id="5855" w:author="Danny" w:date="2026-10-02T14:15:00Z"/>
                <w:rFonts w:ascii="Segoe UI Symbol" w:eastAsiaTheme="minorHAnsi" w:hAnsi="Segoe UI Symbol" w:cs="Calibri"/>
                <w:kern w:val="2"/>
                <w:sz w:val="14"/>
                <w:szCs w:val="18"/>
                <w14:ligatures w14:val="standardContextual"/>
                <w:rPrChange w:id="5856" w:author="Danny" w:date="2026-10-02T14:18:00Z">
                  <w:rPr>
                    <w:ins w:id="5857" w:author="Danny" w:date="2026-10-02T14:15:00Z"/>
                    <w:rFonts w:ascii="Segoe UI Symbol" w:hAnsi="Segoe UI Symbol" w:cs="Calibri"/>
                    <w:color w:val="000000"/>
                    <w:sz w:val="18"/>
                    <w:szCs w:val="18"/>
                  </w:rPr>
                </w:rPrChange>
              </w:rPr>
              <w:pPrChange w:id="5858" w:author="Danny" w:date="2026-10-02T14:23:00Z">
                <w:pPr>
                  <w:jc w:val="center"/>
                </w:pPr>
              </w:pPrChange>
            </w:pPr>
            <w:ins w:id="5859" w:author="Danny" w:date="2026-10-02T14:15:00Z">
              <w:r w:rsidRPr="000D0736">
                <w:rPr>
                  <w:rFonts w:ascii="Segoe UI Symbol" w:eastAsiaTheme="minorHAnsi" w:hAnsi="Segoe UI Symbol" w:cs="Calibri"/>
                  <w:kern w:val="2"/>
                  <w:sz w:val="14"/>
                  <w:szCs w:val="18"/>
                  <w14:ligatures w14:val="standardContextual"/>
                  <w:rPrChange w:id="586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A0ABE06" w14:textId="77777777" w:rsidR="000D0736" w:rsidRPr="000D0736" w:rsidRDefault="000D0736">
            <w:pPr>
              <w:spacing w:line="276" w:lineRule="auto"/>
              <w:jc w:val="center"/>
              <w:rPr>
                <w:ins w:id="5861" w:author="Danny" w:date="2026-10-02T14:15:00Z"/>
                <w:rFonts w:ascii="Segoe UI Symbol" w:eastAsiaTheme="minorHAnsi" w:hAnsi="Segoe UI Symbol" w:cs="Calibri"/>
                <w:kern w:val="2"/>
                <w:sz w:val="14"/>
                <w:szCs w:val="18"/>
                <w14:ligatures w14:val="standardContextual"/>
                <w:rPrChange w:id="5862" w:author="Danny" w:date="2026-10-02T14:18:00Z">
                  <w:rPr>
                    <w:ins w:id="5863" w:author="Danny" w:date="2026-10-02T14:15:00Z"/>
                    <w:rFonts w:ascii="Segoe UI Symbol" w:hAnsi="Segoe UI Symbol" w:cs="Calibri"/>
                    <w:color w:val="000000"/>
                    <w:sz w:val="18"/>
                    <w:szCs w:val="18"/>
                  </w:rPr>
                </w:rPrChange>
              </w:rPr>
              <w:pPrChange w:id="5864" w:author="Danny" w:date="2026-10-02T14:23:00Z">
                <w:pPr>
                  <w:jc w:val="center"/>
                </w:pPr>
              </w:pPrChange>
            </w:pPr>
            <w:ins w:id="5865" w:author="Danny" w:date="2026-10-02T14:15:00Z">
              <w:r w:rsidRPr="000D0736">
                <w:rPr>
                  <w:rFonts w:ascii="Segoe UI Symbol" w:eastAsiaTheme="minorHAnsi" w:hAnsi="Segoe UI Symbol" w:cs="Calibri"/>
                  <w:kern w:val="2"/>
                  <w:sz w:val="14"/>
                  <w:szCs w:val="18"/>
                  <w14:ligatures w14:val="standardContextual"/>
                  <w:rPrChange w:id="586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928E2F2" w14:textId="77777777" w:rsidR="000D0736" w:rsidRPr="000D0736" w:rsidRDefault="000D0736">
            <w:pPr>
              <w:spacing w:line="276" w:lineRule="auto"/>
              <w:jc w:val="center"/>
              <w:rPr>
                <w:ins w:id="5867" w:author="Danny" w:date="2026-10-02T14:15:00Z"/>
                <w:rFonts w:ascii="Segoe UI Symbol" w:eastAsiaTheme="minorHAnsi" w:hAnsi="Segoe UI Symbol" w:cs="Calibri"/>
                <w:kern w:val="2"/>
                <w:sz w:val="14"/>
                <w:szCs w:val="18"/>
                <w14:ligatures w14:val="standardContextual"/>
                <w:rPrChange w:id="5868" w:author="Danny" w:date="2026-10-02T14:18:00Z">
                  <w:rPr>
                    <w:ins w:id="5869" w:author="Danny" w:date="2026-10-02T14:15:00Z"/>
                    <w:rFonts w:ascii="Segoe UI Symbol" w:hAnsi="Segoe UI Symbol" w:cs="Calibri"/>
                    <w:color w:val="000000"/>
                    <w:sz w:val="18"/>
                    <w:szCs w:val="18"/>
                  </w:rPr>
                </w:rPrChange>
              </w:rPr>
              <w:pPrChange w:id="5870" w:author="Danny" w:date="2026-10-02T14:23:00Z">
                <w:pPr>
                  <w:jc w:val="center"/>
                </w:pPr>
              </w:pPrChange>
            </w:pPr>
            <w:ins w:id="5871" w:author="Danny" w:date="2026-10-02T14:15:00Z">
              <w:r w:rsidRPr="000D0736">
                <w:rPr>
                  <w:rFonts w:ascii="Segoe UI Symbol" w:eastAsiaTheme="minorHAnsi" w:hAnsi="Segoe UI Symbol" w:cs="Calibri"/>
                  <w:kern w:val="2"/>
                  <w:sz w:val="14"/>
                  <w:szCs w:val="18"/>
                  <w14:ligatures w14:val="standardContextual"/>
                  <w:rPrChange w:id="587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0970DA6" w14:textId="77777777" w:rsidR="000D0736" w:rsidRPr="000D0736" w:rsidRDefault="000D0736">
            <w:pPr>
              <w:spacing w:line="276" w:lineRule="auto"/>
              <w:jc w:val="center"/>
              <w:rPr>
                <w:ins w:id="5873" w:author="Danny" w:date="2026-10-02T14:15:00Z"/>
                <w:rFonts w:ascii="Segoe UI Symbol" w:eastAsiaTheme="minorHAnsi" w:hAnsi="Segoe UI Symbol" w:cs="Calibri"/>
                <w:kern w:val="2"/>
                <w:sz w:val="14"/>
                <w:szCs w:val="18"/>
                <w14:ligatures w14:val="standardContextual"/>
                <w:rPrChange w:id="5874" w:author="Danny" w:date="2026-10-02T14:18:00Z">
                  <w:rPr>
                    <w:ins w:id="5875" w:author="Danny" w:date="2026-10-02T14:15:00Z"/>
                    <w:rFonts w:ascii="Segoe UI Symbol" w:hAnsi="Segoe UI Symbol" w:cs="Calibri"/>
                    <w:color w:val="000000"/>
                    <w:sz w:val="18"/>
                    <w:szCs w:val="18"/>
                  </w:rPr>
                </w:rPrChange>
              </w:rPr>
              <w:pPrChange w:id="5876" w:author="Danny" w:date="2026-10-02T14:23:00Z">
                <w:pPr>
                  <w:jc w:val="center"/>
                </w:pPr>
              </w:pPrChange>
            </w:pPr>
          </w:p>
        </w:tc>
        <w:tc>
          <w:tcPr>
            <w:tcW w:w="0" w:type="auto"/>
            <w:tcBorders>
              <w:top w:val="nil"/>
            </w:tcBorders>
            <w:shd w:val="clear" w:color="auto" w:fill="auto"/>
            <w:vAlign w:val="center"/>
            <w:hideMark/>
          </w:tcPr>
          <w:p w14:paraId="3DF34177" w14:textId="77777777" w:rsidR="000D0736" w:rsidRPr="000D0736" w:rsidRDefault="000D0736">
            <w:pPr>
              <w:spacing w:line="276" w:lineRule="auto"/>
              <w:jc w:val="center"/>
              <w:rPr>
                <w:ins w:id="5877" w:author="Danny" w:date="2026-10-02T14:15:00Z"/>
                <w:rFonts w:ascii="Segoe UI Symbol" w:eastAsiaTheme="minorHAnsi" w:hAnsi="Segoe UI Symbol" w:cs="Calibri"/>
                <w:kern w:val="2"/>
                <w:sz w:val="14"/>
                <w:szCs w:val="18"/>
                <w14:ligatures w14:val="standardContextual"/>
                <w:rPrChange w:id="5878" w:author="Danny" w:date="2026-10-02T14:18:00Z">
                  <w:rPr>
                    <w:ins w:id="5879" w:author="Danny" w:date="2026-10-02T14:15:00Z"/>
                    <w:rFonts w:ascii="Segoe UI Symbol" w:hAnsi="Segoe UI Symbol" w:cs="Calibri"/>
                    <w:color w:val="000000"/>
                    <w:sz w:val="18"/>
                    <w:szCs w:val="18"/>
                  </w:rPr>
                </w:rPrChange>
              </w:rPr>
              <w:pPrChange w:id="5880" w:author="Danny" w:date="2026-10-02T14:23:00Z">
                <w:pPr>
                  <w:jc w:val="center"/>
                </w:pPr>
              </w:pPrChange>
            </w:pPr>
            <w:ins w:id="5881" w:author="Danny" w:date="2026-10-02T14:15:00Z">
              <w:r w:rsidRPr="000D0736">
                <w:rPr>
                  <w:rFonts w:ascii="Segoe UI Symbol" w:eastAsiaTheme="minorHAnsi" w:hAnsi="Segoe UI Symbol" w:cs="Calibri"/>
                  <w:kern w:val="2"/>
                  <w:sz w:val="14"/>
                  <w:szCs w:val="18"/>
                  <w14:ligatures w14:val="standardContextual"/>
                  <w:rPrChange w:id="588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82359DC" w14:textId="77777777" w:rsidR="000D0736" w:rsidRPr="000D0736" w:rsidRDefault="000D0736">
            <w:pPr>
              <w:spacing w:line="276" w:lineRule="auto"/>
              <w:jc w:val="center"/>
              <w:rPr>
                <w:ins w:id="5883" w:author="Danny" w:date="2026-10-02T14:15:00Z"/>
                <w:rFonts w:ascii="Segoe UI Symbol" w:eastAsiaTheme="minorHAnsi" w:hAnsi="Segoe UI Symbol" w:cs="Calibri"/>
                <w:kern w:val="2"/>
                <w:sz w:val="14"/>
                <w:szCs w:val="18"/>
                <w14:ligatures w14:val="standardContextual"/>
                <w:rPrChange w:id="5884" w:author="Danny" w:date="2026-10-02T14:18:00Z">
                  <w:rPr>
                    <w:ins w:id="5885" w:author="Danny" w:date="2026-10-02T14:15:00Z"/>
                    <w:rFonts w:ascii="Segoe UI Symbol" w:hAnsi="Segoe UI Symbol" w:cs="Calibri"/>
                    <w:color w:val="000000"/>
                    <w:sz w:val="18"/>
                    <w:szCs w:val="18"/>
                  </w:rPr>
                </w:rPrChange>
              </w:rPr>
              <w:pPrChange w:id="5886" w:author="Danny" w:date="2026-10-02T14:23:00Z">
                <w:pPr>
                  <w:jc w:val="center"/>
                </w:pPr>
              </w:pPrChange>
            </w:pPr>
            <w:ins w:id="5887" w:author="Danny" w:date="2026-10-02T14:15:00Z">
              <w:r w:rsidRPr="000D0736">
                <w:rPr>
                  <w:rFonts w:ascii="Segoe UI Symbol" w:eastAsiaTheme="minorHAnsi" w:hAnsi="Segoe UI Symbol" w:cs="Calibri"/>
                  <w:kern w:val="2"/>
                  <w:sz w:val="14"/>
                  <w:szCs w:val="18"/>
                  <w14:ligatures w14:val="standardContextual"/>
                  <w:rPrChange w:id="588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F3B13E1" w14:textId="77777777" w:rsidR="000D0736" w:rsidRPr="000D0736" w:rsidRDefault="000D0736">
            <w:pPr>
              <w:spacing w:line="276" w:lineRule="auto"/>
              <w:jc w:val="center"/>
              <w:rPr>
                <w:ins w:id="5889" w:author="Danny" w:date="2026-10-02T14:15:00Z"/>
                <w:rFonts w:ascii="Segoe UI Symbol" w:eastAsiaTheme="minorHAnsi" w:hAnsi="Segoe UI Symbol" w:cs="Calibri"/>
                <w:kern w:val="2"/>
                <w:sz w:val="14"/>
                <w:szCs w:val="18"/>
                <w14:ligatures w14:val="standardContextual"/>
                <w:rPrChange w:id="5890" w:author="Danny" w:date="2026-10-02T14:18:00Z">
                  <w:rPr>
                    <w:ins w:id="5891" w:author="Danny" w:date="2026-10-02T14:15:00Z"/>
                    <w:rFonts w:ascii="Segoe UI Symbol" w:hAnsi="Segoe UI Symbol" w:cs="Calibri"/>
                    <w:color w:val="000000"/>
                    <w:sz w:val="18"/>
                    <w:szCs w:val="18"/>
                  </w:rPr>
                </w:rPrChange>
              </w:rPr>
              <w:pPrChange w:id="5892" w:author="Danny" w:date="2026-10-02T14:23:00Z">
                <w:pPr>
                  <w:jc w:val="center"/>
                </w:pPr>
              </w:pPrChange>
            </w:pPr>
            <w:ins w:id="5893" w:author="Danny" w:date="2026-10-02T14:15:00Z">
              <w:r w:rsidRPr="000D0736">
                <w:rPr>
                  <w:rFonts w:ascii="Segoe UI Symbol" w:eastAsiaTheme="minorHAnsi" w:hAnsi="Segoe UI Symbol" w:cs="Calibri"/>
                  <w:kern w:val="2"/>
                  <w:sz w:val="14"/>
                  <w:szCs w:val="18"/>
                  <w14:ligatures w14:val="standardContextual"/>
                  <w:rPrChange w:id="5894" w:author="Danny" w:date="2026-10-02T14:18:00Z">
                    <w:rPr>
                      <w:rFonts w:ascii="Segoe UI Symbol" w:hAnsi="Segoe UI Symbol" w:cs="Calibri"/>
                      <w:color w:val="000000"/>
                      <w:sz w:val="18"/>
                      <w:szCs w:val="18"/>
                    </w:rPr>
                  </w:rPrChange>
                </w:rPr>
                <w:t>✗</w:t>
              </w:r>
            </w:ins>
          </w:p>
        </w:tc>
      </w:tr>
      <w:tr w:rsidR="002A4041" w:rsidRPr="000D0736" w14:paraId="353E0035" w14:textId="77777777" w:rsidTr="00107337">
        <w:trPr>
          <w:trHeight w:val="20"/>
          <w:ins w:id="5895" w:author="Danny" w:date="2026-10-02T14:15:00Z"/>
        </w:trPr>
        <w:tc>
          <w:tcPr>
            <w:tcW w:w="0" w:type="auto"/>
            <w:tcBorders>
              <w:top w:val="nil"/>
              <w:left w:val="nil"/>
              <w:bottom w:val="nil"/>
              <w:right w:val="nil"/>
            </w:tcBorders>
            <w:shd w:val="clear" w:color="auto" w:fill="auto"/>
            <w:vAlign w:val="center"/>
            <w:hideMark/>
          </w:tcPr>
          <w:p w14:paraId="5410B688" w14:textId="77777777" w:rsidR="000D0736" w:rsidRPr="000D0736" w:rsidRDefault="000D0736">
            <w:pPr>
              <w:spacing w:line="276" w:lineRule="auto"/>
              <w:jc w:val="center"/>
              <w:rPr>
                <w:ins w:id="5896" w:author="Danny" w:date="2026-10-02T14:15:00Z"/>
                <w:rFonts w:eastAsiaTheme="minorHAnsi" w:cstheme="minorBidi"/>
                <w:kern w:val="2"/>
                <w:sz w:val="14"/>
                <w:szCs w:val="18"/>
                <w14:ligatures w14:val="standardContextual"/>
                <w:rPrChange w:id="5897" w:author="Danny" w:date="2026-10-02T14:18:00Z">
                  <w:rPr>
                    <w:ins w:id="5898" w:author="Danny" w:date="2026-10-02T14:15:00Z"/>
                    <w:color w:val="000000"/>
                    <w:sz w:val="18"/>
                    <w:szCs w:val="18"/>
                  </w:rPr>
                </w:rPrChange>
              </w:rPr>
              <w:pPrChange w:id="5899" w:author="Danny" w:date="2026-10-02T14:16:00Z">
                <w:pPr>
                  <w:jc w:val="center"/>
                </w:pPr>
              </w:pPrChange>
            </w:pPr>
            <w:ins w:id="5900" w:author="Danny" w:date="2026-10-02T14:15:00Z">
              <w:r w:rsidRPr="000D0736">
                <w:rPr>
                  <w:rFonts w:eastAsiaTheme="minorHAnsi" w:cstheme="minorBidi"/>
                  <w:kern w:val="2"/>
                  <w:sz w:val="14"/>
                  <w:szCs w:val="18"/>
                  <w14:ligatures w14:val="standardContextual"/>
                  <w:rPrChange w:id="5901" w:author="Danny" w:date="2026-10-02T14:18:00Z">
                    <w:rPr>
                      <w:color w:val="000000"/>
                      <w:sz w:val="18"/>
                      <w:szCs w:val="18"/>
                    </w:rPr>
                  </w:rPrChange>
                </w:rPr>
                <w:t>62</w:t>
              </w:r>
            </w:ins>
          </w:p>
        </w:tc>
        <w:tc>
          <w:tcPr>
            <w:tcW w:w="0" w:type="auto"/>
            <w:tcBorders>
              <w:top w:val="nil"/>
              <w:left w:val="nil"/>
              <w:bottom w:val="nil"/>
              <w:right w:val="nil"/>
            </w:tcBorders>
            <w:shd w:val="clear" w:color="auto" w:fill="auto"/>
            <w:vAlign w:val="center"/>
            <w:hideMark/>
          </w:tcPr>
          <w:p w14:paraId="20376250" w14:textId="77777777" w:rsidR="000D0736" w:rsidRPr="000D0736" w:rsidRDefault="000D0736">
            <w:pPr>
              <w:spacing w:line="276" w:lineRule="auto"/>
              <w:rPr>
                <w:ins w:id="5902" w:author="Danny" w:date="2026-10-02T14:15:00Z"/>
                <w:rFonts w:eastAsiaTheme="minorHAnsi" w:cstheme="minorBidi"/>
                <w:kern w:val="2"/>
                <w:sz w:val="14"/>
                <w:szCs w:val="18"/>
                <w14:ligatures w14:val="standardContextual"/>
                <w:rPrChange w:id="5903" w:author="Danny" w:date="2026-10-02T14:18:00Z">
                  <w:rPr>
                    <w:ins w:id="5904" w:author="Danny" w:date="2026-10-02T14:15:00Z"/>
                    <w:color w:val="000000"/>
                    <w:sz w:val="18"/>
                    <w:szCs w:val="18"/>
                  </w:rPr>
                </w:rPrChange>
              </w:rPr>
              <w:pPrChange w:id="5905" w:author="Danny" w:date="2026-10-02T14:16:00Z">
                <w:pPr/>
              </w:pPrChange>
            </w:pPr>
            <w:ins w:id="5906" w:author="Danny" w:date="2026-10-02T14:15:00Z">
              <w:r w:rsidRPr="000D0736">
                <w:rPr>
                  <w:rFonts w:eastAsiaTheme="minorHAnsi" w:cstheme="minorBidi"/>
                  <w:kern w:val="2"/>
                  <w:sz w:val="14"/>
                  <w:szCs w:val="18"/>
                  <w14:ligatures w14:val="standardContextual"/>
                  <w:rPrChange w:id="5907" w:author="Danny" w:date="2026-10-02T14:18:00Z">
                    <w:rPr>
                      <w:color w:val="000000"/>
                      <w:sz w:val="18"/>
                      <w:szCs w:val="18"/>
                    </w:rPr>
                  </w:rPrChange>
                </w:rPr>
                <w:t>Matsumoto et al., 2006</w:t>
              </w:r>
            </w:ins>
          </w:p>
        </w:tc>
        <w:tc>
          <w:tcPr>
            <w:tcW w:w="0" w:type="auto"/>
            <w:tcBorders>
              <w:top w:val="nil"/>
              <w:left w:val="nil"/>
              <w:bottom w:val="nil"/>
              <w:right w:val="nil"/>
            </w:tcBorders>
            <w:shd w:val="clear" w:color="auto" w:fill="auto"/>
            <w:noWrap/>
            <w:vAlign w:val="bottom"/>
            <w:hideMark/>
          </w:tcPr>
          <w:p w14:paraId="07C367EA" w14:textId="77777777" w:rsidR="000D0736" w:rsidRPr="000D0736" w:rsidRDefault="000D0736">
            <w:pPr>
              <w:spacing w:line="276" w:lineRule="auto"/>
              <w:rPr>
                <w:ins w:id="5908" w:author="Danny" w:date="2026-10-02T14:15:00Z"/>
                <w:rFonts w:eastAsiaTheme="minorHAnsi" w:cstheme="minorBidi"/>
                <w:kern w:val="2"/>
                <w:sz w:val="14"/>
                <w:szCs w:val="18"/>
                <w14:ligatures w14:val="standardContextual"/>
                <w:rPrChange w:id="5909" w:author="Danny" w:date="2026-10-02T14:18:00Z">
                  <w:rPr>
                    <w:ins w:id="5910" w:author="Danny" w:date="2026-10-02T14:15:00Z"/>
                    <w:color w:val="000000"/>
                    <w:sz w:val="18"/>
                    <w:szCs w:val="18"/>
                  </w:rPr>
                </w:rPrChange>
              </w:rPr>
              <w:pPrChange w:id="5911" w:author="Danny" w:date="2026-10-02T14:16:00Z">
                <w:pPr/>
              </w:pPrChange>
            </w:pPr>
          </w:p>
        </w:tc>
        <w:tc>
          <w:tcPr>
            <w:tcW w:w="0" w:type="auto"/>
            <w:tcBorders>
              <w:top w:val="nil"/>
              <w:left w:val="nil"/>
              <w:bottom w:val="nil"/>
              <w:right w:val="nil"/>
            </w:tcBorders>
            <w:shd w:val="clear" w:color="auto" w:fill="auto"/>
            <w:vAlign w:val="center"/>
            <w:hideMark/>
          </w:tcPr>
          <w:p w14:paraId="6E762F1B" w14:textId="77777777" w:rsidR="000D0736" w:rsidRPr="000D0736" w:rsidRDefault="000D0736">
            <w:pPr>
              <w:spacing w:line="276" w:lineRule="auto"/>
              <w:jc w:val="center"/>
              <w:rPr>
                <w:ins w:id="5912" w:author="Danny" w:date="2026-10-02T14:15:00Z"/>
                <w:rFonts w:eastAsiaTheme="minorHAnsi" w:cstheme="minorBidi"/>
                <w:kern w:val="2"/>
                <w:sz w:val="14"/>
                <w:szCs w:val="18"/>
                <w14:ligatures w14:val="standardContextual"/>
                <w:rPrChange w:id="5913" w:author="Danny" w:date="2026-10-02T14:18:00Z">
                  <w:rPr>
                    <w:ins w:id="5914" w:author="Danny" w:date="2026-10-02T14:15:00Z"/>
                    <w:color w:val="000000"/>
                    <w:sz w:val="18"/>
                    <w:szCs w:val="18"/>
                  </w:rPr>
                </w:rPrChange>
              </w:rPr>
              <w:pPrChange w:id="5915" w:author="Danny" w:date="2026-10-02T14:21:00Z">
                <w:pPr>
                  <w:jc w:val="center"/>
                </w:pPr>
              </w:pPrChange>
            </w:pPr>
            <w:ins w:id="5916" w:author="Danny" w:date="2026-10-02T14:15:00Z">
              <w:r w:rsidRPr="000D0736">
                <w:rPr>
                  <w:rFonts w:eastAsiaTheme="minorHAnsi" w:cstheme="minorBidi"/>
                  <w:kern w:val="2"/>
                  <w:sz w:val="14"/>
                  <w:szCs w:val="18"/>
                  <w14:ligatures w14:val="standardContextual"/>
                  <w:rPrChange w:id="5917"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46FA1A5E" w14:textId="77777777" w:rsidR="000D0736" w:rsidRPr="000D0736" w:rsidRDefault="000D0736">
            <w:pPr>
              <w:spacing w:line="276" w:lineRule="auto"/>
              <w:jc w:val="center"/>
              <w:rPr>
                <w:ins w:id="5918" w:author="Danny" w:date="2026-10-02T14:15:00Z"/>
                <w:rFonts w:eastAsiaTheme="minorHAnsi" w:cstheme="minorBidi"/>
                <w:kern w:val="2"/>
                <w:sz w:val="14"/>
                <w:szCs w:val="18"/>
                <w14:ligatures w14:val="standardContextual"/>
                <w:rPrChange w:id="5919" w:author="Danny" w:date="2026-10-02T14:18:00Z">
                  <w:rPr>
                    <w:ins w:id="5920" w:author="Danny" w:date="2026-10-02T14:15:00Z"/>
                    <w:color w:val="000000"/>
                    <w:sz w:val="18"/>
                    <w:szCs w:val="18"/>
                  </w:rPr>
                </w:rPrChange>
              </w:rPr>
              <w:pPrChange w:id="5921" w:author="Danny" w:date="2026-10-02T14:21:00Z">
                <w:pPr>
                  <w:jc w:val="center"/>
                </w:pPr>
              </w:pPrChange>
            </w:pPr>
            <w:ins w:id="5922" w:author="Danny" w:date="2026-10-02T14:15:00Z">
              <w:r w:rsidRPr="000D0736">
                <w:rPr>
                  <w:rFonts w:eastAsiaTheme="minorHAnsi" w:cstheme="minorBidi"/>
                  <w:kern w:val="2"/>
                  <w:sz w:val="14"/>
                  <w:szCs w:val="18"/>
                  <w14:ligatures w14:val="standardContextual"/>
                  <w:rPrChange w:id="5923"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3D24FDC" w14:textId="77777777" w:rsidR="000D0736" w:rsidRPr="000D0736" w:rsidRDefault="000D0736">
            <w:pPr>
              <w:spacing w:line="276" w:lineRule="auto"/>
              <w:jc w:val="center"/>
              <w:rPr>
                <w:ins w:id="5924" w:author="Danny" w:date="2026-10-02T14:15:00Z"/>
                <w:rFonts w:eastAsiaTheme="minorHAnsi" w:cstheme="minorBidi"/>
                <w:kern w:val="2"/>
                <w:sz w:val="14"/>
                <w:szCs w:val="18"/>
                <w14:ligatures w14:val="standardContextual"/>
                <w:rPrChange w:id="5925" w:author="Danny" w:date="2026-10-02T14:18:00Z">
                  <w:rPr>
                    <w:ins w:id="5926" w:author="Danny" w:date="2026-10-02T14:15:00Z"/>
                    <w:color w:val="000000"/>
                    <w:sz w:val="18"/>
                    <w:szCs w:val="18"/>
                  </w:rPr>
                </w:rPrChange>
              </w:rPr>
              <w:pPrChange w:id="5927" w:author="Danny" w:date="2026-10-02T14:21:00Z">
                <w:pPr>
                  <w:jc w:val="center"/>
                </w:pPr>
              </w:pPrChange>
            </w:pPr>
          </w:p>
        </w:tc>
        <w:tc>
          <w:tcPr>
            <w:tcW w:w="0" w:type="auto"/>
            <w:tcBorders>
              <w:top w:val="nil"/>
              <w:left w:val="nil"/>
              <w:bottom w:val="nil"/>
              <w:right w:val="nil"/>
            </w:tcBorders>
            <w:shd w:val="clear" w:color="auto" w:fill="auto"/>
            <w:vAlign w:val="center"/>
            <w:hideMark/>
          </w:tcPr>
          <w:p w14:paraId="364E57E1" w14:textId="77777777" w:rsidR="000D0736" w:rsidRPr="000D0736" w:rsidRDefault="000D0736">
            <w:pPr>
              <w:spacing w:line="276" w:lineRule="auto"/>
              <w:jc w:val="center"/>
              <w:rPr>
                <w:ins w:id="5928" w:author="Danny" w:date="2026-10-02T14:15:00Z"/>
                <w:rFonts w:eastAsiaTheme="minorHAnsi" w:cstheme="minorBidi"/>
                <w:kern w:val="2"/>
                <w:sz w:val="14"/>
                <w:szCs w:val="18"/>
                <w14:ligatures w14:val="standardContextual"/>
                <w:rPrChange w:id="5929" w:author="Danny" w:date="2026-10-02T14:18:00Z">
                  <w:rPr>
                    <w:ins w:id="5930" w:author="Danny" w:date="2026-10-02T14:15:00Z"/>
                    <w:color w:val="000000"/>
                    <w:sz w:val="18"/>
                    <w:szCs w:val="18"/>
                  </w:rPr>
                </w:rPrChange>
              </w:rPr>
              <w:pPrChange w:id="5931" w:author="Danny" w:date="2026-10-02T14:21:00Z">
                <w:pPr>
                  <w:jc w:val="center"/>
                </w:pPr>
              </w:pPrChange>
            </w:pPr>
            <w:ins w:id="5932" w:author="Danny" w:date="2026-10-02T14:15:00Z">
              <w:r w:rsidRPr="000D0736">
                <w:rPr>
                  <w:rFonts w:eastAsiaTheme="minorHAnsi" w:cstheme="minorBidi"/>
                  <w:kern w:val="2"/>
                  <w:sz w:val="14"/>
                  <w:szCs w:val="18"/>
                  <w14:ligatures w14:val="standardContextual"/>
                  <w:rPrChange w:id="5933" w:author="Danny" w:date="2026-10-02T14:18:00Z">
                    <w:rPr>
                      <w:color w:val="000000"/>
                      <w:sz w:val="18"/>
                      <w:szCs w:val="18"/>
                    </w:rPr>
                  </w:rPrChange>
                </w:rPr>
                <w:t>24.1 ± 8.5</w:t>
              </w:r>
            </w:ins>
          </w:p>
        </w:tc>
        <w:tc>
          <w:tcPr>
            <w:tcW w:w="0" w:type="auto"/>
            <w:tcBorders>
              <w:top w:val="nil"/>
              <w:left w:val="nil"/>
              <w:bottom w:val="nil"/>
              <w:right w:val="nil"/>
            </w:tcBorders>
            <w:shd w:val="clear" w:color="auto" w:fill="auto"/>
            <w:vAlign w:val="center"/>
            <w:hideMark/>
          </w:tcPr>
          <w:p w14:paraId="768E2BFA" w14:textId="77777777" w:rsidR="000D0736" w:rsidRPr="000D0736" w:rsidRDefault="000D0736">
            <w:pPr>
              <w:spacing w:line="276" w:lineRule="auto"/>
              <w:jc w:val="center"/>
              <w:rPr>
                <w:ins w:id="5934" w:author="Danny" w:date="2026-10-02T14:15:00Z"/>
                <w:rFonts w:eastAsiaTheme="minorHAnsi" w:cstheme="minorBidi"/>
                <w:kern w:val="2"/>
                <w:sz w:val="14"/>
                <w:szCs w:val="18"/>
                <w14:ligatures w14:val="standardContextual"/>
                <w:rPrChange w:id="5935" w:author="Danny" w:date="2026-10-02T14:18:00Z">
                  <w:rPr>
                    <w:ins w:id="5936" w:author="Danny" w:date="2026-10-02T14:15:00Z"/>
                    <w:color w:val="000000"/>
                    <w:sz w:val="18"/>
                    <w:szCs w:val="18"/>
                  </w:rPr>
                </w:rPrChange>
              </w:rPr>
              <w:pPrChange w:id="5937" w:author="Danny" w:date="2026-10-02T14:21:00Z">
                <w:pPr>
                  <w:jc w:val="center"/>
                </w:pPr>
              </w:pPrChange>
            </w:pPr>
          </w:p>
        </w:tc>
        <w:tc>
          <w:tcPr>
            <w:tcW w:w="0" w:type="auto"/>
            <w:tcBorders>
              <w:top w:val="nil"/>
              <w:left w:val="nil"/>
              <w:bottom w:val="nil"/>
              <w:right w:val="nil"/>
            </w:tcBorders>
            <w:shd w:val="clear" w:color="auto" w:fill="auto"/>
            <w:vAlign w:val="center"/>
            <w:hideMark/>
          </w:tcPr>
          <w:p w14:paraId="4739FC79" w14:textId="77777777" w:rsidR="000D0736" w:rsidRPr="000D0736" w:rsidRDefault="000D0736">
            <w:pPr>
              <w:spacing w:line="276" w:lineRule="auto"/>
              <w:jc w:val="center"/>
              <w:rPr>
                <w:ins w:id="5938" w:author="Danny" w:date="2026-10-02T14:15:00Z"/>
                <w:rFonts w:eastAsiaTheme="minorHAnsi" w:cstheme="minorBidi"/>
                <w:kern w:val="2"/>
                <w:sz w:val="14"/>
                <w:szCs w:val="18"/>
                <w14:ligatures w14:val="standardContextual"/>
                <w:rPrChange w:id="5939" w:author="Danny" w:date="2026-10-02T14:18:00Z">
                  <w:rPr>
                    <w:ins w:id="5940" w:author="Danny" w:date="2026-10-02T14:15:00Z"/>
                    <w:color w:val="000000"/>
                    <w:sz w:val="18"/>
                    <w:szCs w:val="18"/>
                  </w:rPr>
                </w:rPrChange>
              </w:rPr>
              <w:pPrChange w:id="5941" w:author="Danny" w:date="2026-10-02T14:21:00Z">
                <w:pPr>
                  <w:jc w:val="center"/>
                </w:pPr>
              </w:pPrChange>
            </w:pPr>
            <w:ins w:id="5942" w:author="Danny" w:date="2026-10-02T14:15:00Z">
              <w:r w:rsidRPr="000D0736">
                <w:rPr>
                  <w:rFonts w:eastAsiaTheme="minorHAnsi" w:cstheme="minorBidi"/>
                  <w:kern w:val="2"/>
                  <w:sz w:val="14"/>
                  <w:szCs w:val="18"/>
                  <w14:ligatures w14:val="standardContextual"/>
                  <w:rPrChange w:id="5943" w:author="Danny" w:date="2026-10-02T14:18:00Z">
                    <w:rPr>
                      <w:color w:val="000000"/>
                      <w:sz w:val="18"/>
                      <w:szCs w:val="18"/>
                    </w:rPr>
                  </w:rPrChange>
                </w:rPr>
                <w:t>72</w:t>
              </w:r>
            </w:ins>
          </w:p>
        </w:tc>
        <w:tc>
          <w:tcPr>
            <w:tcW w:w="0" w:type="auto"/>
            <w:tcBorders>
              <w:top w:val="nil"/>
              <w:left w:val="nil"/>
              <w:bottom w:val="nil"/>
              <w:right w:val="nil"/>
            </w:tcBorders>
            <w:shd w:val="clear" w:color="auto" w:fill="auto"/>
            <w:vAlign w:val="center"/>
            <w:hideMark/>
          </w:tcPr>
          <w:p w14:paraId="1697821B" w14:textId="77777777" w:rsidR="000D0736" w:rsidRPr="000D0736" w:rsidRDefault="000D0736">
            <w:pPr>
              <w:spacing w:line="276" w:lineRule="auto"/>
              <w:jc w:val="center"/>
              <w:rPr>
                <w:ins w:id="5944" w:author="Danny" w:date="2026-10-02T14:15:00Z"/>
                <w:rFonts w:eastAsiaTheme="minorHAnsi" w:cstheme="minorBidi"/>
                <w:kern w:val="2"/>
                <w:sz w:val="14"/>
                <w:szCs w:val="18"/>
                <w14:ligatures w14:val="standardContextual"/>
                <w:rPrChange w:id="5945" w:author="Danny" w:date="2026-10-02T14:18:00Z">
                  <w:rPr>
                    <w:ins w:id="5946" w:author="Danny" w:date="2026-10-02T14:15:00Z"/>
                    <w:color w:val="000000"/>
                    <w:sz w:val="18"/>
                    <w:szCs w:val="18"/>
                  </w:rPr>
                </w:rPrChange>
              </w:rPr>
              <w:pPrChange w:id="5947" w:author="Danny" w:date="2026-10-02T14:21:00Z">
                <w:pPr>
                  <w:jc w:val="center"/>
                </w:pPr>
              </w:pPrChange>
            </w:pPr>
            <w:ins w:id="5948" w:author="Danny" w:date="2026-10-02T14:15:00Z">
              <w:r w:rsidRPr="000D0736">
                <w:rPr>
                  <w:rFonts w:eastAsiaTheme="minorHAnsi" w:cstheme="minorBidi"/>
                  <w:kern w:val="2"/>
                  <w:sz w:val="14"/>
                  <w:szCs w:val="18"/>
                  <w14:ligatures w14:val="standardContextual"/>
                  <w:rPrChange w:id="5949" w:author="Danny" w:date="2026-10-02T14:18:00Z">
                    <w:rPr>
                      <w:color w:val="000000"/>
                      <w:sz w:val="18"/>
                      <w:szCs w:val="18"/>
                    </w:rPr>
                  </w:rPrChange>
                </w:rPr>
                <w:t>41</w:t>
              </w:r>
            </w:ins>
          </w:p>
        </w:tc>
        <w:tc>
          <w:tcPr>
            <w:tcW w:w="0" w:type="auto"/>
            <w:tcBorders>
              <w:top w:val="nil"/>
              <w:left w:val="nil"/>
              <w:bottom w:val="nil"/>
              <w:right w:val="nil"/>
            </w:tcBorders>
            <w:shd w:val="clear" w:color="auto" w:fill="auto"/>
            <w:vAlign w:val="center"/>
            <w:hideMark/>
          </w:tcPr>
          <w:p w14:paraId="4D66F89C" w14:textId="77777777" w:rsidR="000D0736" w:rsidRPr="000D0736" w:rsidRDefault="000D0736">
            <w:pPr>
              <w:spacing w:line="276" w:lineRule="auto"/>
              <w:jc w:val="center"/>
              <w:rPr>
                <w:ins w:id="5950" w:author="Danny" w:date="2026-10-02T14:15:00Z"/>
                <w:rFonts w:eastAsiaTheme="minorHAnsi" w:cstheme="minorBidi"/>
                <w:kern w:val="2"/>
                <w:sz w:val="14"/>
                <w:szCs w:val="18"/>
                <w14:ligatures w14:val="standardContextual"/>
                <w:rPrChange w:id="5951" w:author="Danny" w:date="2026-10-02T14:18:00Z">
                  <w:rPr>
                    <w:ins w:id="5952" w:author="Danny" w:date="2026-10-02T14:15:00Z"/>
                    <w:color w:val="000000"/>
                    <w:sz w:val="18"/>
                    <w:szCs w:val="18"/>
                  </w:rPr>
                </w:rPrChange>
              </w:rPr>
              <w:pPrChange w:id="5953" w:author="Danny" w:date="2026-10-02T14:21:00Z">
                <w:pPr>
                  <w:jc w:val="center"/>
                </w:pPr>
              </w:pPrChange>
            </w:pPr>
            <w:ins w:id="5954" w:author="Danny" w:date="2026-10-02T14:15:00Z">
              <w:r w:rsidRPr="000D0736">
                <w:rPr>
                  <w:rFonts w:eastAsiaTheme="minorHAnsi" w:cstheme="minorBidi"/>
                  <w:kern w:val="2"/>
                  <w:sz w:val="14"/>
                  <w:szCs w:val="18"/>
                  <w14:ligatures w14:val="standardContextual"/>
                  <w:rPrChange w:id="5955" w:author="Danny" w:date="2026-10-02T14:18:00Z">
                    <w:rPr>
                      <w:color w:val="000000"/>
                      <w:sz w:val="18"/>
                      <w:szCs w:val="18"/>
                    </w:rPr>
                  </w:rPrChange>
                </w:rPr>
                <w:t>31</w:t>
              </w:r>
            </w:ins>
          </w:p>
        </w:tc>
        <w:tc>
          <w:tcPr>
            <w:tcW w:w="0" w:type="auto"/>
            <w:tcBorders>
              <w:top w:val="nil"/>
              <w:left w:val="nil"/>
              <w:bottom w:val="nil"/>
              <w:right w:val="nil"/>
            </w:tcBorders>
            <w:shd w:val="clear" w:color="auto" w:fill="auto"/>
            <w:noWrap/>
            <w:vAlign w:val="center"/>
            <w:hideMark/>
          </w:tcPr>
          <w:p w14:paraId="025C585C" w14:textId="77777777" w:rsidR="000D0736" w:rsidRPr="000D0736" w:rsidRDefault="000D0736">
            <w:pPr>
              <w:spacing w:line="276" w:lineRule="auto"/>
              <w:jc w:val="center"/>
              <w:rPr>
                <w:ins w:id="5956" w:author="Danny" w:date="2026-10-02T14:15:00Z"/>
                <w:rFonts w:eastAsiaTheme="minorHAnsi" w:cstheme="minorBidi"/>
                <w:kern w:val="2"/>
                <w:sz w:val="14"/>
                <w:szCs w:val="18"/>
                <w14:ligatures w14:val="standardContextual"/>
                <w:rPrChange w:id="5957" w:author="Danny" w:date="2026-10-02T14:18:00Z">
                  <w:rPr>
                    <w:ins w:id="5958" w:author="Danny" w:date="2026-10-02T14:15:00Z"/>
                    <w:color w:val="000000"/>
                    <w:sz w:val="18"/>
                    <w:szCs w:val="18"/>
                  </w:rPr>
                </w:rPrChange>
              </w:rPr>
              <w:pPrChange w:id="5959" w:author="Danny" w:date="2026-10-02T14:21:00Z">
                <w:pPr>
                  <w:jc w:val="center"/>
                </w:pPr>
              </w:pPrChange>
            </w:pPr>
          </w:p>
        </w:tc>
        <w:tc>
          <w:tcPr>
            <w:tcW w:w="0" w:type="auto"/>
            <w:tcBorders>
              <w:top w:val="nil"/>
              <w:left w:val="nil"/>
              <w:bottom w:val="nil"/>
              <w:right w:val="nil"/>
            </w:tcBorders>
            <w:shd w:val="clear" w:color="auto" w:fill="auto"/>
            <w:vAlign w:val="center"/>
            <w:hideMark/>
          </w:tcPr>
          <w:p w14:paraId="2BB6732D" w14:textId="77777777" w:rsidR="000D0736" w:rsidRPr="000D0736" w:rsidRDefault="000D0736">
            <w:pPr>
              <w:spacing w:line="276" w:lineRule="auto"/>
              <w:jc w:val="center"/>
              <w:rPr>
                <w:ins w:id="5960" w:author="Danny" w:date="2026-10-02T14:15:00Z"/>
                <w:rFonts w:eastAsiaTheme="minorHAnsi" w:cstheme="minorBidi"/>
                <w:kern w:val="2"/>
                <w:sz w:val="14"/>
                <w:szCs w:val="18"/>
                <w14:ligatures w14:val="standardContextual"/>
                <w:rPrChange w:id="5961" w:author="Danny" w:date="2026-10-02T14:18:00Z">
                  <w:rPr>
                    <w:ins w:id="5962" w:author="Danny" w:date="2026-10-02T14:15:00Z"/>
                    <w:color w:val="000000"/>
                    <w:sz w:val="18"/>
                    <w:szCs w:val="18"/>
                  </w:rPr>
                </w:rPrChange>
              </w:rPr>
              <w:pPrChange w:id="5963" w:author="Danny" w:date="2026-10-02T14:21:00Z">
                <w:pPr>
                  <w:jc w:val="center"/>
                </w:pPr>
              </w:pPrChange>
            </w:pPr>
            <w:ins w:id="5964" w:author="Danny" w:date="2026-10-02T14:15:00Z">
              <w:r w:rsidRPr="000D0736">
                <w:rPr>
                  <w:rFonts w:eastAsiaTheme="minorHAnsi" w:cstheme="minorBidi"/>
                  <w:kern w:val="2"/>
                  <w:sz w:val="14"/>
                  <w:szCs w:val="18"/>
                  <w14:ligatures w14:val="standardContextual"/>
                  <w:rPrChange w:id="5965" w:author="Danny" w:date="2026-10-02T14:18:00Z">
                    <w:rPr>
                      <w:color w:val="000000"/>
                      <w:sz w:val="18"/>
                      <w:szCs w:val="18"/>
                    </w:rPr>
                  </w:rPrChange>
                </w:rPr>
                <w:t>83.9</w:t>
              </w:r>
            </w:ins>
          </w:p>
        </w:tc>
        <w:tc>
          <w:tcPr>
            <w:tcW w:w="0" w:type="auto"/>
            <w:tcBorders>
              <w:top w:val="nil"/>
              <w:left w:val="nil"/>
              <w:bottom w:val="nil"/>
              <w:right w:val="nil"/>
            </w:tcBorders>
            <w:shd w:val="clear" w:color="auto" w:fill="auto"/>
            <w:vAlign w:val="center"/>
            <w:hideMark/>
          </w:tcPr>
          <w:p w14:paraId="116D5035" w14:textId="77777777" w:rsidR="000D0736" w:rsidRPr="000D0736" w:rsidRDefault="000D0736">
            <w:pPr>
              <w:spacing w:line="276" w:lineRule="auto"/>
              <w:jc w:val="center"/>
              <w:rPr>
                <w:ins w:id="5966" w:author="Danny" w:date="2026-10-02T14:15:00Z"/>
                <w:rFonts w:eastAsiaTheme="minorHAnsi" w:cstheme="minorBidi"/>
                <w:kern w:val="2"/>
                <w:sz w:val="14"/>
                <w:szCs w:val="18"/>
                <w14:ligatures w14:val="standardContextual"/>
                <w:rPrChange w:id="5967" w:author="Danny" w:date="2026-10-02T14:18:00Z">
                  <w:rPr>
                    <w:ins w:id="5968" w:author="Danny" w:date="2026-10-02T14:15:00Z"/>
                    <w:color w:val="000000"/>
                    <w:sz w:val="18"/>
                    <w:szCs w:val="18"/>
                  </w:rPr>
                </w:rPrChange>
              </w:rPr>
              <w:pPrChange w:id="5969" w:author="Danny" w:date="2026-10-02T14:21:00Z">
                <w:pPr>
                  <w:jc w:val="center"/>
                </w:pPr>
              </w:pPrChange>
            </w:pPr>
            <w:ins w:id="5970" w:author="Danny" w:date="2026-10-02T14:15:00Z">
              <w:r w:rsidRPr="000D0736">
                <w:rPr>
                  <w:rFonts w:eastAsiaTheme="minorHAnsi" w:cstheme="minorBidi"/>
                  <w:kern w:val="2"/>
                  <w:sz w:val="14"/>
                  <w:szCs w:val="18"/>
                  <w14:ligatures w14:val="standardContextual"/>
                  <w:rPrChange w:id="5971" w:author="Danny" w:date="2026-10-02T14:18:00Z">
                    <w:rPr>
                      <w:color w:val="000000"/>
                      <w:sz w:val="18"/>
                      <w:szCs w:val="18"/>
                    </w:rPr>
                  </w:rPrChange>
                </w:rPr>
                <w:t>7</w:t>
              </w:r>
            </w:ins>
          </w:p>
        </w:tc>
        <w:tc>
          <w:tcPr>
            <w:tcW w:w="0" w:type="auto"/>
            <w:tcBorders>
              <w:top w:val="nil"/>
              <w:left w:val="nil"/>
              <w:bottom w:val="nil"/>
              <w:right w:val="nil"/>
            </w:tcBorders>
            <w:shd w:val="clear" w:color="auto" w:fill="auto"/>
            <w:vAlign w:val="center"/>
            <w:hideMark/>
          </w:tcPr>
          <w:p w14:paraId="29AAB6FB" w14:textId="77777777" w:rsidR="000D0736" w:rsidRPr="000D0736" w:rsidRDefault="000D0736">
            <w:pPr>
              <w:spacing w:line="276" w:lineRule="auto"/>
              <w:jc w:val="center"/>
              <w:rPr>
                <w:ins w:id="5972" w:author="Danny" w:date="2026-10-02T14:15:00Z"/>
                <w:rFonts w:eastAsiaTheme="minorHAnsi" w:cstheme="minorBidi"/>
                <w:kern w:val="2"/>
                <w:sz w:val="14"/>
                <w:szCs w:val="18"/>
                <w14:ligatures w14:val="standardContextual"/>
                <w:rPrChange w:id="5973" w:author="Danny" w:date="2026-10-02T14:18:00Z">
                  <w:rPr>
                    <w:ins w:id="5974" w:author="Danny" w:date="2026-10-02T14:15:00Z"/>
                    <w:color w:val="000000"/>
                    <w:sz w:val="18"/>
                    <w:szCs w:val="18"/>
                  </w:rPr>
                </w:rPrChange>
              </w:rPr>
              <w:pPrChange w:id="5975" w:author="Danny" w:date="2026-10-02T14:21:00Z">
                <w:pPr>
                  <w:jc w:val="center"/>
                </w:pPr>
              </w:pPrChange>
            </w:pPr>
            <w:ins w:id="5976" w:author="Danny" w:date="2026-10-02T14:15:00Z">
              <w:r w:rsidRPr="000D0736">
                <w:rPr>
                  <w:rFonts w:eastAsiaTheme="minorHAnsi" w:cstheme="minorBidi"/>
                  <w:kern w:val="2"/>
                  <w:sz w:val="14"/>
                  <w:szCs w:val="18"/>
                  <w14:ligatures w14:val="standardContextual"/>
                  <w:rPrChange w:id="5977"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153A77BB" w14:textId="77777777" w:rsidR="000D0736" w:rsidRPr="000D0736" w:rsidRDefault="000D0736">
            <w:pPr>
              <w:spacing w:line="276" w:lineRule="auto"/>
              <w:rPr>
                <w:ins w:id="5978" w:author="Danny" w:date="2026-10-02T14:15:00Z"/>
                <w:rFonts w:eastAsiaTheme="minorHAnsi" w:cstheme="minorBidi"/>
                <w:kern w:val="2"/>
                <w:sz w:val="14"/>
                <w:szCs w:val="18"/>
                <w14:ligatures w14:val="standardContextual"/>
                <w:rPrChange w:id="5979" w:author="Danny" w:date="2026-10-02T14:18:00Z">
                  <w:rPr>
                    <w:ins w:id="5980" w:author="Danny" w:date="2026-10-02T14:15:00Z"/>
                    <w:color w:val="000000"/>
                    <w:sz w:val="18"/>
                    <w:szCs w:val="18"/>
                  </w:rPr>
                </w:rPrChange>
              </w:rPr>
              <w:pPrChange w:id="5981" w:author="Danny" w:date="2026-10-02T14:16:00Z">
                <w:pPr>
                  <w:jc w:val="center"/>
                </w:pPr>
              </w:pPrChange>
            </w:pPr>
          </w:p>
        </w:tc>
        <w:tc>
          <w:tcPr>
            <w:tcW w:w="0" w:type="auto"/>
            <w:tcBorders>
              <w:top w:val="nil"/>
            </w:tcBorders>
            <w:shd w:val="clear" w:color="auto" w:fill="auto"/>
            <w:vAlign w:val="center"/>
            <w:hideMark/>
          </w:tcPr>
          <w:p w14:paraId="7F0FEB6A" w14:textId="77777777" w:rsidR="000D0736" w:rsidRPr="000D0736" w:rsidRDefault="000D0736">
            <w:pPr>
              <w:spacing w:line="276" w:lineRule="auto"/>
              <w:jc w:val="center"/>
              <w:rPr>
                <w:ins w:id="5982" w:author="Danny" w:date="2026-10-02T14:15:00Z"/>
                <w:rFonts w:ascii="Segoe UI Symbol" w:eastAsiaTheme="minorHAnsi" w:hAnsi="Segoe UI Symbol" w:cs="Calibri"/>
                <w:kern w:val="2"/>
                <w:sz w:val="14"/>
                <w:szCs w:val="18"/>
                <w14:ligatures w14:val="standardContextual"/>
                <w:rPrChange w:id="5983" w:author="Danny" w:date="2026-10-02T14:18:00Z">
                  <w:rPr>
                    <w:ins w:id="5984" w:author="Danny" w:date="2026-10-02T14:15:00Z"/>
                    <w:rFonts w:ascii="Segoe UI Symbol" w:hAnsi="Segoe UI Symbol" w:cs="Calibri"/>
                    <w:color w:val="000000"/>
                    <w:sz w:val="18"/>
                    <w:szCs w:val="18"/>
                  </w:rPr>
                </w:rPrChange>
              </w:rPr>
              <w:pPrChange w:id="5985" w:author="Danny" w:date="2026-10-02T14:23:00Z">
                <w:pPr>
                  <w:jc w:val="center"/>
                </w:pPr>
              </w:pPrChange>
            </w:pPr>
            <w:ins w:id="5986" w:author="Danny" w:date="2026-10-02T14:15:00Z">
              <w:r w:rsidRPr="000D0736">
                <w:rPr>
                  <w:rFonts w:ascii="Segoe UI Symbol" w:eastAsiaTheme="minorHAnsi" w:hAnsi="Segoe UI Symbol" w:cs="Calibri"/>
                  <w:kern w:val="2"/>
                  <w:sz w:val="14"/>
                  <w:szCs w:val="18"/>
                  <w14:ligatures w14:val="standardContextual"/>
                  <w:rPrChange w:id="598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0C74156" w14:textId="77777777" w:rsidR="000D0736" w:rsidRPr="000D0736" w:rsidRDefault="000D0736">
            <w:pPr>
              <w:spacing w:line="276" w:lineRule="auto"/>
              <w:jc w:val="center"/>
              <w:rPr>
                <w:ins w:id="5988" w:author="Danny" w:date="2026-10-02T14:15:00Z"/>
                <w:rFonts w:ascii="Segoe UI Symbol" w:eastAsiaTheme="minorHAnsi" w:hAnsi="Segoe UI Symbol" w:cs="Calibri"/>
                <w:kern w:val="2"/>
                <w:sz w:val="14"/>
                <w:szCs w:val="18"/>
                <w14:ligatures w14:val="standardContextual"/>
                <w:rPrChange w:id="5989" w:author="Danny" w:date="2026-10-02T14:18:00Z">
                  <w:rPr>
                    <w:ins w:id="5990" w:author="Danny" w:date="2026-10-02T14:15:00Z"/>
                    <w:rFonts w:ascii="Segoe UI Symbol" w:hAnsi="Segoe UI Symbol" w:cs="Calibri"/>
                    <w:color w:val="000000"/>
                    <w:sz w:val="18"/>
                    <w:szCs w:val="18"/>
                  </w:rPr>
                </w:rPrChange>
              </w:rPr>
              <w:pPrChange w:id="5991" w:author="Danny" w:date="2026-10-02T14:23:00Z">
                <w:pPr>
                  <w:jc w:val="center"/>
                </w:pPr>
              </w:pPrChange>
            </w:pPr>
            <w:ins w:id="5992" w:author="Danny" w:date="2026-10-02T14:15:00Z">
              <w:r w:rsidRPr="000D0736">
                <w:rPr>
                  <w:rFonts w:ascii="Segoe UI Symbol" w:eastAsiaTheme="minorHAnsi" w:hAnsi="Segoe UI Symbol" w:cs="Calibri"/>
                  <w:kern w:val="2"/>
                  <w:sz w:val="14"/>
                  <w:szCs w:val="18"/>
                  <w14:ligatures w14:val="standardContextual"/>
                  <w:rPrChange w:id="599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7225597" w14:textId="77777777" w:rsidR="000D0736" w:rsidRPr="000D0736" w:rsidRDefault="000D0736">
            <w:pPr>
              <w:spacing w:line="276" w:lineRule="auto"/>
              <w:jc w:val="center"/>
              <w:rPr>
                <w:ins w:id="5994" w:author="Danny" w:date="2026-10-02T14:15:00Z"/>
                <w:rFonts w:ascii="Segoe UI Symbol" w:eastAsiaTheme="minorHAnsi" w:hAnsi="Segoe UI Symbol" w:cs="Calibri"/>
                <w:kern w:val="2"/>
                <w:sz w:val="14"/>
                <w:szCs w:val="18"/>
                <w14:ligatures w14:val="standardContextual"/>
                <w:rPrChange w:id="5995" w:author="Danny" w:date="2026-10-02T14:18:00Z">
                  <w:rPr>
                    <w:ins w:id="5996" w:author="Danny" w:date="2026-10-02T14:15:00Z"/>
                    <w:rFonts w:ascii="Segoe UI Symbol" w:hAnsi="Segoe UI Symbol" w:cs="Calibri"/>
                    <w:color w:val="000000"/>
                    <w:sz w:val="18"/>
                    <w:szCs w:val="18"/>
                  </w:rPr>
                </w:rPrChange>
              </w:rPr>
              <w:pPrChange w:id="5997" w:author="Danny" w:date="2026-10-02T14:23:00Z">
                <w:pPr>
                  <w:jc w:val="center"/>
                </w:pPr>
              </w:pPrChange>
            </w:pPr>
            <w:ins w:id="5998" w:author="Danny" w:date="2026-10-02T14:15:00Z">
              <w:r w:rsidRPr="000D0736">
                <w:rPr>
                  <w:rFonts w:ascii="Segoe UI Symbol" w:eastAsiaTheme="minorHAnsi" w:hAnsi="Segoe UI Symbol" w:cs="Calibri"/>
                  <w:kern w:val="2"/>
                  <w:sz w:val="14"/>
                  <w:szCs w:val="18"/>
                  <w14:ligatures w14:val="standardContextual"/>
                  <w:rPrChange w:id="599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B3A3110" w14:textId="77777777" w:rsidR="000D0736" w:rsidRPr="000D0736" w:rsidRDefault="000D0736">
            <w:pPr>
              <w:spacing w:line="276" w:lineRule="auto"/>
              <w:jc w:val="center"/>
              <w:rPr>
                <w:ins w:id="6000" w:author="Danny" w:date="2026-10-02T14:15:00Z"/>
                <w:rFonts w:ascii="Segoe UI Symbol" w:eastAsiaTheme="minorHAnsi" w:hAnsi="Segoe UI Symbol" w:cs="Calibri"/>
                <w:kern w:val="2"/>
                <w:sz w:val="14"/>
                <w:szCs w:val="18"/>
                <w14:ligatures w14:val="standardContextual"/>
                <w:rPrChange w:id="6001" w:author="Danny" w:date="2026-10-02T14:18:00Z">
                  <w:rPr>
                    <w:ins w:id="6002" w:author="Danny" w:date="2026-10-02T14:15:00Z"/>
                    <w:rFonts w:ascii="Segoe UI Symbol" w:hAnsi="Segoe UI Symbol" w:cs="Calibri"/>
                    <w:color w:val="000000"/>
                    <w:sz w:val="18"/>
                    <w:szCs w:val="18"/>
                  </w:rPr>
                </w:rPrChange>
              </w:rPr>
              <w:pPrChange w:id="6003" w:author="Danny" w:date="2026-10-02T14:23:00Z">
                <w:pPr>
                  <w:jc w:val="center"/>
                </w:pPr>
              </w:pPrChange>
            </w:pPr>
            <w:ins w:id="6004" w:author="Danny" w:date="2026-10-02T14:15:00Z">
              <w:r w:rsidRPr="000D0736">
                <w:rPr>
                  <w:rFonts w:ascii="Segoe UI Symbol" w:eastAsiaTheme="minorHAnsi" w:hAnsi="Segoe UI Symbol" w:cs="Calibri"/>
                  <w:kern w:val="2"/>
                  <w:sz w:val="14"/>
                  <w:szCs w:val="18"/>
                  <w14:ligatures w14:val="standardContextual"/>
                  <w:rPrChange w:id="600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278F6ED" w14:textId="77777777" w:rsidR="000D0736" w:rsidRPr="000D0736" w:rsidRDefault="000D0736">
            <w:pPr>
              <w:spacing w:line="276" w:lineRule="auto"/>
              <w:jc w:val="center"/>
              <w:rPr>
                <w:ins w:id="6006" w:author="Danny" w:date="2026-10-02T14:15:00Z"/>
                <w:rFonts w:ascii="Segoe UI Symbol" w:eastAsiaTheme="minorHAnsi" w:hAnsi="Segoe UI Symbol" w:cs="Calibri"/>
                <w:kern w:val="2"/>
                <w:sz w:val="14"/>
                <w:szCs w:val="18"/>
                <w14:ligatures w14:val="standardContextual"/>
                <w:rPrChange w:id="6007" w:author="Danny" w:date="2026-10-02T14:18:00Z">
                  <w:rPr>
                    <w:ins w:id="6008" w:author="Danny" w:date="2026-10-02T14:15:00Z"/>
                    <w:rFonts w:ascii="Segoe UI Symbol" w:hAnsi="Segoe UI Symbol" w:cs="Calibri"/>
                    <w:color w:val="000000"/>
                    <w:sz w:val="18"/>
                    <w:szCs w:val="18"/>
                  </w:rPr>
                </w:rPrChange>
              </w:rPr>
              <w:pPrChange w:id="6009" w:author="Danny" w:date="2026-10-02T14:23:00Z">
                <w:pPr>
                  <w:jc w:val="center"/>
                </w:pPr>
              </w:pPrChange>
            </w:pPr>
          </w:p>
        </w:tc>
        <w:tc>
          <w:tcPr>
            <w:tcW w:w="0" w:type="auto"/>
            <w:tcBorders>
              <w:top w:val="nil"/>
            </w:tcBorders>
            <w:shd w:val="clear" w:color="auto" w:fill="auto"/>
            <w:vAlign w:val="center"/>
            <w:hideMark/>
          </w:tcPr>
          <w:p w14:paraId="15A599D9" w14:textId="77777777" w:rsidR="000D0736" w:rsidRPr="000D0736" w:rsidRDefault="000D0736">
            <w:pPr>
              <w:spacing w:line="276" w:lineRule="auto"/>
              <w:jc w:val="center"/>
              <w:rPr>
                <w:ins w:id="6010" w:author="Danny" w:date="2026-10-02T14:15:00Z"/>
                <w:rFonts w:ascii="Segoe UI Symbol" w:eastAsiaTheme="minorHAnsi" w:hAnsi="Segoe UI Symbol" w:cs="Calibri"/>
                <w:kern w:val="2"/>
                <w:sz w:val="14"/>
                <w:szCs w:val="18"/>
                <w14:ligatures w14:val="standardContextual"/>
                <w:rPrChange w:id="6011" w:author="Danny" w:date="2026-10-02T14:18:00Z">
                  <w:rPr>
                    <w:ins w:id="6012" w:author="Danny" w:date="2026-10-02T14:15:00Z"/>
                    <w:rFonts w:ascii="Segoe UI Symbol" w:hAnsi="Segoe UI Symbol" w:cs="Calibri"/>
                    <w:color w:val="000000"/>
                    <w:sz w:val="18"/>
                    <w:szCs w:val="18"/>
                  </w:rPr>
                </w:rPrChange>
              </w:rPr>
              <w:pPrChange w:id="6013" w:author="Danny" w:date="2026-10-02T14:23:00Z">
                <w:pPr>
                  <w:jc w:val="center"/>
                </w:pPr>
              </w:pPrChange>
            </w:pPr>
            <w:ins w:id="6014" w:author="Danny" w:date="2026-10-02T14:15:00Z">
              <w:r w:rsidRPr="000D0736">
                <w:rPr>
                  <w:rFonts w:ascii="Segoe UI Symbol" w:eastAsiaTheme="minorHAnsi" w:hAnsi="Segoe UI Symbol" w:cs="Calibri"/>
                  <w:kern w:val="2"/>
                  <w:sz w:val="14"/>
                  <w:szCs w:val="18"/>
                  <w14:ligatures w14:val="standardContextual"/>
                  <w:rPrChange w:id="601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D0BD2B5" w14:textId="77777777" w:rsidR="000D0736" w:rsidRPr="000D0736" w:rsidRDefault="000D0736">
            <w:pPr>
              <w:spacing w:line="276" w:lineRule="auto"/>
              <w:jc w:val="center"/>
              <w:rPr>
                <w:ins w:id="6016" w:author="Danny" w:date="2026-10-02T14:15:00Z"/>
                <w:rFonts w:ascii="Segoe UI Symbol" w:eastAsiaTheme="minorHAnsi" w:hAnsi="Segoe UI Symbol" w:cs="Calibri"/>
                <w:kern w:val="2"/>
                <w:sz w:val="14"/>
                <w:szCs w:val="18"/>
                <w14:ligatures w14:val="standardContextual"/>
                <w:rPrChange w:id="6017" w:author="Danny" w:date="2026-10-02T14:18:00Z">
                  <w:rPr>
                    <w:ins w:id="6018" w:author="Danny" w:date="2026-10-02T14:15:00Z"/>
                    <w:rFonts w:ascii="Segoe UI Symbol" w:hAnsi="Segoe UI Symbol" w:cs="Calibri"/>
                    <w:color w:val="000000"/>
                    <w:sz w:val="18"/>
                    <w:szCs w:val="18"/>
                  </w:rPr>
                </w:rPrChange>
              </w:rPr>
              <w:pPrChange w:id="6019" w:author="Danny" w:date="2026-10-02T14:23:00Z">
                <w:pPr>
                  <w:jc w:val="center"/>
                </w:pPr>
              </w:pPrChange>
            </w:pPr>
            <w:ins w:id="6020" w:author="Danny" w:date="2026-10-02T14:15:00Z">
              <w:r w:rsidRPr="000D0736">
                <w:rPr>
                  <w:rFonts w:ascii="Segoe UI Symbol" w:eastAsiaTheme="minorHAnsi" w:hAnsi="Segoe UI Symbol" w:cs="Calibri"/>
                  <w:kern w:val="2"/>
                  <w:sz w:val="14"/>
                  <w:szCs w:val="18"/>
                  <w14:ligatures w14:val="standardContextual"/>
                  <w:rPrChange w:id="602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99F1810" w14:textId="77777777" w:rsidR="000D0736" w:rsidRPr="000D0736" w:rsidRDefault="000D0736">
            <w:pPr>
              <w:spacing w:line="276" w:lineRule="auto"/>
              <w:jc w:val="center"/>
              <w:rPr>
                <w:ins w:id="6022" w:author="Danny" w:date="2026-10-02T14:15:00Z"/>
                <w:rFonts w:ascii="Segoe UI Symbol" w:eastAsiaTheme="minorHAnsi" w:hAnsi="Segoe UI Symbol" w:cs="Calibri"/>
                <w:kern w:val="2"/>
                <w:sz w:val="14"/>
                <w:szCs w:val="18"/>
                <w14:ligatures w14:val="standardContextual"/>
                <w:rPrChange w:id="6023" w:author="Danny" w:date="2026-10-02T14:18:00Z">
                  <w:rPr>
                    <w:ins w:id="6024" w:author="Danny" w:date="2026-10-02T14:15:00Z"/>
                    <w:rFonts w:ascii="Segoe UI Symbol" w:hAnsi="Segoe UI Symbol" w:cs="Calibri"/>
                    <w:color w:val="000000"/>
                    <w:sz w:val="18"/>
                    <w:szCs w:val="18"/>
                  </w:rPr>
                </w:rPrChange>
              </w:rPr>
              <w:pPrChange w:id="6025" w:author="Danny" w:date="2026-10-02T14:23:00Z">
                <w:pPr>
                  <w:jc w:val="center"/>
                </w:pPr>
              </w:pPrChange>
            </w:pPr>
            <w:ins w:id="6026" w:author="Danny" w:date="2026-10-02T14:15:00Z">
              <w:r w:rsidRPr="000D0736">
                <w:rPr>
                  <w:rFonts w:ascii="Segoe UI Symbol" w:eastAsiaTheme="minorHAnsi" w:hAnsi="Segoe UI Symbol" w:cs="Calibri"/>
                  <w:kern w:val="2"/>
                  <w:sz w:val="14"/>
                  <w:szCs w:val="18"/>
                  <w14:ligatures w14:val="standardContextual"/>
                  <w:rPrChange w:id="6027" w:author="Danny" w:date="2026-10-02T14:18:00Z">
                    <w:rPr>
                      <w:rFonts w:ascii="Segoe UI Symbol" w:hAnsi="Segoe UI Symbol" w:cs="Calibri"/>
                      <w:color w:val="000000"/>
                      <w:sz w:val="18"/>
                      <w:szCs w:val="18"/>
                    </w:rPr>
                  </w:rPrChange>
                </w:rPr>
                <w:t>✗</w:t>
              </w:r>
            </w:ins>
          </w:p>
        </w:tc>
      </w:tr>
      <w:tr w:rsidR="002A4041" w:rsidRPr="000D0736" w14:paraId="3C469C0C" w14:textId="77777777" w:rsidTr="00107337">
        <w:trPr>
          <w:trHeight w:val="20"/>
          <w:ins w:id="6028" w:author="Danny" w:date="2026-10-02T14:15:00Z"/>
        </w:trPr>
        <w:tc>
          <w:tcPr>
            <w:tcW w:w="0" w:type="auto"/>
            <w:tcBorders>
              <w:top w:val="nil"/>
              <w:left w:val="nil"/>
              <w:bottom w:val="nil"/>
              <w:right w:val="nil"/>
            </w:tcBorders>
            <w:shd w:val="clear" w:color="auto" w:fill="auto"/>
            <w:vAlign w:val="center"/>
            <w:hideMark/>
          </w:tcPr>
          <w:p w14:paraId="296184BE" w14:textId="77777777" w:rsidR="000D0736" w:rsidRPr="000D0736" w:rsidRDefault="000D0736">
            <w:pPr>
              <w:spacing w:line="276" w:lineRule="auto"/>
              <w:jc w:val="center"/>
              <w:rPr>
                <w:ins w:id="6029" w:author="Danny" w:date="2026-10-02T14:15:00Z"/>
                <w:rFonts w:eastAsiaTheme="minorHAnsi" w:cstheme="minorBidi"/>
                <w:kern w:val="2"/>
                <w:sz w:val="14"/>
                <w:szCs w:val="18"/>
                <w14:ligatures w14:val="standardContextual"/>
                <w:rPrChange w:id="6030" w:author="Danny" w:date="2026-10-02T14:18:00Z">
                  <w:rPr>
                    <w:ins w:id="6031" w:author="Danny" w:date="2026-10-02T14:15:00Z"/>
                    <w:color w:val="000000"/>
                    <w:sz w:val="18"/>
                    <w:szCs w:val="18"/>
                  </w:rPr>
                </w:rPrChange>
              </w:rPr>
              <w:pPrChange w:id="6032" w:author="Danny" w:date="2026-10-02T14:16:00Z">
                <w:pPr>
                  <w:jc w:val="center"/>
                </w:pPr>
              </w:pPrChange>
            </w:pPr>
            <w:ins w:id="6033" w:author="Danny" w:date="2026-10-02T14:15:00Z">
              <w:r w:rsidRPr="000D0736">
                <w:rPr>
                  <w:rFonts w:eastAsiaTheme="minorHAnsi" w:cstheme="minorBidi"/>
                  <w:kern w:val="2"/>
                  <w:sz w:val="14"/>
                  <w:szCs w:val="18"/>
                  <w14:ligatures w14:val="standardContextual"/>
                  <w:rPrChange w:id="6034" w:author="Danny" w:date="2026-10-02T14:18:00Z">
                    <w:rPr>
                      <w:color w:val="000000"/>
                      <w:sz w:val="18"/>
                      <w:szCs w:val="18"/>
                    </w:rPr>
                  </w:rPrChange>
                </w:rPr>
                <w:t>66</w:t>
              </w:r>
            </w:ins>
          </w:p>
        </w:tc>
        <w:tc>
          <w:tcPr>
            <w:tcW w:w="0" w:type="auto"/>
            <w:tcBorders>
              <w:top w:val="nil"/>
              <w:left w:val="nil"/>
              <w:bottom w:val="nil"/>
              <w:right w:val="nil"/>
            </w:tcBorders>
            <w:shd w:val="clear" w:color="auto" w:fill="auto"/>
            <w:vAlign w:val="center"/>
            <w:hideMark/>
          </w:tcPr>
          <w:p w14:paraId="1D2E47C4" w14:textId="77777777" w:rsidR="000D0736" w:rsidRPr="000D0736" w:rsidRDefault="000D0736">
            <w:pPr>
              <w:spacing w:line="276" w:lineRule="auto"/>
              <w:rPr>
                <w:ins w:id="6035" w:author="Danny" w:date="2026-10-02T14:15:00Z"/>
                <w:rFonts w:eastAsiaTheme="minorHAnsi" w:cstheme="minorBidi"/>
                <w:kern w:val="2"/>
                <w:sz w:val="14"/>
                <w:szCs w:val="18"/>
                <w14:ligatures w14:val="standardContextual"/>
                <w:rPrChange w:id="6036" w:author="Danny" w:date="2026-10-02T14:18:00Z">
                  <w:rPr>
                    <w:ins w:id="6037" w:author="Danny" w:date="2026-10-02T14:15:00Z"/>
                    <w:color w:val="000000"/>
                    <w:sz w:val="18"/>
                    <w:szCs w:val="18"/>
                  </w:rPr>
                </w:rPrChange>
              </w:rPr>
              <w:pPrChange w:id="6038" w:author="Danny" w:date="2026-10-02T14:16:00Z">
                <w:pPr/>
              </w:pPrChange>
            </w:pPr>
            <w:ins w:id="6039" w:author="Danny" w:date="2026-10-02T14:15:00Z">
              <w:r w:rsidRPr="000D0736">
                <w:rPr>
                  <w:rFonts w:eastAsiaTheme="minorHAnsi" w:cstheme="minorBidi"/>
                  <w:kern w:val="2"/>
                  <w:sz w:val="14"/>
                  <w:szCs w:val="18"/>
                  <w14:ligatures w14:val="standardContextual"/>
                  <w:rPrChange w:id="6040" w:author="Danny" w:date="2026-10-02T14:18:00Z">
                    <w:rPr>
                      <w:color w:val="000000"/>
                      <w:sz w:val="18"/>
                      <w:szCs w:val="18"/>
                    </w:rPr>
                  </w:rPrChange>
                </w:rPr>
                <w:t>Mohtadi et al., 2016</w:t>
              </w:r>
            </w:ins>
          </w:p>
        </w:tc>
        <w:tc>
          <w:tcPr>
            <w:tcW w:w="0" w:type="auto"/>
            <w:tcBorders>
              <w:top w:val="nil"/>
              <w:left w:val="nil"/>
              <w:bottom w:val="nil"/>
              <w:right w:val="nil"/>
            </w:tcBorders>
            <w:shd w:val="clear" w:color="auto" w:fill="auto"/>
            <w:noWrap/>
            <w:vAlign w:val="bottom"/>
            <w:hideMark/>
          </w:tcPr>
          <w:p w14:paraId="1383DC68" w14:textId="77777777" w:rsidR="000D0736" w:rsidRPr="000D0736" w:rsidRDefault="000D0736">
            <w:pPr>
              <w:spacing w:line="276" w:lineRule="auto"/>
              <w:rPr>
                <w:ins w:id="6041" w:author="Danny" w:date="2026-10-02T14:15:00Z"/>
                <w:rFonts w:eastAsiaTheme="minorHAnsi" w:cstheme="minorBidi"/>
                <w:kern w:val="2"/>
                <w:sz w:val="14"/>
                <w:szCs w:val="18"/>
                <w14:ligatures w14:val="standardContextual"/>
                <w:rPrChange w:id="6042" w:author="Danny" w:date="2026-10-02T14:18:00Z">
                  <w:rPr>
                    <w:ins w:id="6043" w:author="Danny" w:date="2026-10-02T14:15:00Z"/>
                    <w:color w:val="000000"/>
                    <w:sz w:val="18"/>
                    <w:szCs w:val="18"/>
                  </w:rPr>
                </w:rPrChange>
              </w:rPr>
              <w:pPrChange w:id="6044" w:author="Danny" w:date="2026-10-02T14:16:00Z">
                <w:pPr/>
              </w:pPrChange>
            </w:pPr>
          </w:p>
        </w:tc>
        <w:tc>
          <w:tcPr>
            <w:tcW w:w="0" w:type="auto"/>
            <w:tcBorders>
              <w:top w:val="nil"/>
              <w:left w:val="nil"/>
              <w:bottom w:val="nil"/>
              <w:right w:val="nil"/>
            </w:tcBorders>
            <w:shd w:val="clear" w:color="auto" w:fill="auto"/>
            <w:vAlign w:val="center"/>
            <w:hideMark/>
          </w:tcPr>
          <w:p w14:paraId="44AB5015" w14:textId="77777777" w:rsidR="000D0736" w:rsidRPr="000D0736" w:rsidRDefault="000D0736">
            <w:pPr>
              <w:spacing w:line="276" w:lineRule="auto"/>
              <w:jc w:val="center"/>
              <w:rPr>
                <w:ins w:id="6045" w:author="Danny" w:date="2026-10-02T14:15:00Z"/>
                <w:rFonts w:eastAsiaTheme="minorHAnsi" w:cstheme="minorBidi"/>
                <w:kern w:val="2"/>
                <w:sz w:val="14"/>
                <w:szCs w:val="18"/>
                <w14:ligatures w14:val="standardContextual"/>
                <w:rPrChange w:id="6046" w:author="Danny" w:date="2026-10-02T14:18:00Z">
                  <w:rPr>
                    <w:ins w:id="6047" w:author="Danny" w:date="2026-10-02T14:15:00Z"/>
                    <w:color w:val="000000"/>
                    <w:sz w:val="18"/>
                    <w:szCs w:val="18"/>
                  </w:rPr>
                </w:rPrChange>
              </w:rPr>
              <w:pPrChange w:id="6048" w:author="Danny" w:date="2026-10-02T14:21:00Z">
                <w:pPr>
                  <w:jc w:val="center"/>
                </w:pPr>
              </w:pPrChange>
            </w:pPr>
            <w:ins w:id="6049" w:author="Danny" w:date="2026-10-02T14:15:00Z">
              <w:r w:rsidRPr="000D0736">
                <w:rPr>
                  <w:rFonts w:eastAsiaTheme="minorHAnsi" w:cstheme="minorBidi"/>
                  <w:kern w:val="2"/>
                  <w:sz w:val="14"/>
                  <w:szCs w:val="18"/>
                  <w14:ligatures w14:val="standardContextual"/>
                  <w:rPrChange w:id="6050"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7B2C0859" w14:textId="77777777" w:rsidR="000D0736" w:rsidRPr="000D0736" w:rsidRDefault="000D0736">
            <w:pPr>
              <w:spacing w:line="276" w:lineRule="auto"/>
              <w:jc w:val="center"/>
              <w:rPr>
                <w:ins w:id="6051" w:author="Danny" w:date="2026-10-02T14:15:00Z"/>
                <w:rFonts w:eastAsiaTheme="minorHAnsi" w:cstheme="minorBidi"/>
                <w:kern w:val="2"/>
                <w:sz w:val="14"/>
                <w:szCs w:val="18"/>
                <w14:ligatures w14:val="standardContextual"/>
                <w:rPrChange w:id="6052" w:author="Danny" w:date="2026-10-02T14:18:00Z">
                  <w:rPr>
                    <w:ins w:id="6053" w:author="Danny" w:date="2026-10-02T14:15:00Z"/>
                    <w:color w:val="000000"/>
                    <w:sz w:val="18"/>
                    <w:szCs w:val="18"/>
                  </w:rPr>
                </w:rPrChange>
              </w:rPr>
              <w:pPrChange w:id="6054" w:author="Danny" w:date="2026-10-02T14:21:00Z">
                <w:pPr>
                  <w:jc w:val="center"/>
                </w:pPr>
              </w:pPrChange>
            </w:pPr>
            <w:ins w:id="6055" w:author="Danny" w:date="2026-10-02T14:15:00Z">
              <w:r w:rsidRPr="000D0736">
                <w:rPr>
                  <w:rFonts w:eastAsiaTheme="minorHAnsi" w:cstheme="minorBidi"/>
                  <w:kern w:val="2"/>
                  <w:sz w:val="14"/>
                  <w:szCs w:val="18"/>
                  <w14:ligatures w14:val="standardContextual"/>
                  <w:rPrChange w:id="6056"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63492C8D" w14:textId="77777777" w:rsidR="000D0736" w:rsidRPr="000D0736" w:rsidRDefault="000D0736">
            <w:pPr>
              <w:spacing w:line="276" w:lineRule="auto"/>
              <w:jc w:val="center"/>
              <w:rPr>
                <w:ins w:id="6057" w:author="Danny" w:date="2026-10-02T14:15:00Z"/>
                <w:rFonts w:eastAsiaTheme="minorHAnsi" w:cstheme="minorBidi"/>
                <w:kern w:val="2"/>
                <w:sz w:val="14"/>
                <w:szCs w:val="18"/>
                <w14:ligatures w14:val="standardContextual"/>
                <w:rPrChange w:id="6058" w:author="Danny" w:date="2026-10-02T14:18:00Z">
                  <w:rPr>
                    <w:ins w:id="6059" w:author="Danny" w:date="2026-10-02T14:15:00Z"/>
                    <w:color w:val="000000"/>
                    <w:sz w:val="18"/>
                    <w:szCs w:val="18"/>
                  </w:rPr>
                </w:rPrChange>
              </w:rPr>
              <w:pPrChange w:id="6060" w:author="Danny" w:date="2026-10-02T14:21:00Z">
                <w:pPr>
                  <w:jc w:val="center"/>
                </w:pPr>
              </w:pPrChange>
            </w:pPr>
          </w:p>
        </w:tc>
        <w:tc>
          <w:tcPr>
            <w:tcW w:w="0" w:type="auto"/>
            <w:tcBorders>
              <w:top w:val="nil"/>
              <w:left w:val="nil"/>
              <w:bottom w:val="nil"/>
              <w:right w:val="nil"/>
            </w:tcBorders>
            <w:shd w:val="clear" w:color="auto" w:fill="auto"/>
            <w:vAlign w:val="center"/>
            <w:hideMark/>
          </w:tcPr>
          <w:p w14:paraId="093EFE8F" w14:textId="77777777" w:rsidR="000D0736" w:rsidRPr="000D0736" w:rsidRDefault="000D0736">
            <w:pPr>
              <w:spacing w:line="276" w:lineRule="auto"/>
              <w:jc w:val="center"/>
              <w:rPr>
                <w:ins w:id="6061" w:author="Danny" w:date="2026-10-02T14:15:00Z"/>
                <w:rFonts w:eastAsiaTheme="minorHAnsi" w:cstheme="minorBidi"/>
                <w:kern w:val="2"/>
                <w:sz w:val="14"/>
                <w:szCs w:val="18"/>
                <w14:ligatures w14:val="standardContextual"/>
                <w:rPrChange w:id="6062" w:author="Danny" w:date="2026-10-02T14:18:00Z">
                  <w:rPr>
                    <w:ins w:id="6063" w:author="Danny" w:date="2026-10-02T14:15:00Z"/>
                    <w:color w:val="000000"/>
                    <w:sz w:val="18"/>
                    <w:szCs w:val="18"/>
                  </w:rPr>
                </w:rPrChange>
              </w:rPr>
              <w:pPrChange w:id="6064" w:author="Danny" w:date="2026-10-02T14:21:00Z">
                <w:pPr>
                  <w:jc w:val="center"/>
                </w:pPr>
              </w:pPrChange>
            </w:pPr>
            <w:ins w:id="6065" w:author="Danny" w:date="2026-10-02T14:15:00Z">
              <w:r w:rsidRPr="000D0736">
                <w:rPr>
                  <w:rFonts w:eastAsiaTheme="minorHAnsi" w:cstheme="minorBidi"/>
                  <w:kern w:val="2"/>
                  <w:sz w:val="14"/>
                  <w:szCs w:val="18"/>
                  <w14:ligatures w14:val="standardContextual"/>
                  <w:rPrChange w:id="6066" w:author="Danny" w:date="2026-10-02T14:18:00Z">
                    <w:rPr>
                      <w:color w:val="000000"/>
                      <w:sz w:val="18"/>
                      <w:szCs w:val="18"/>
                    </w:rPr>
                  </w:rPrChange>
                </w:rPr>
                <w:t>28.5 ± 6.5</w:t>
              </w:r>
            </w:ins>
          </w:p>
        </w:tc>
        <w:tc>
          <w:tcPr>
            <w:tcW w:w="0" w:type="auto"/>
            <w:tcBorders>
              <w:top w:val="nil"/>
              <w:left w:val="nil"/>
              <w:bottom w:val="nil"/>
              <w:right w:val="nil"/>
            </w:tcBorders>
            <w:shd w:val="clear" w:color="auto" w:fill="auto"/>
            <w:vAlign w:val="center"/>
            <w:hideMark/>
          </w:tcPr>
          <w:p w14:paraId="50B8658D" w14:textId="77777777" w:rsidR="000D0736" w:rsidRPr="000D0736" w:rsidRDefault="000D0736">
            <w:pPr>
              <w:spacing w:line="276" w:lineRule="auto"/>
              <w:jc w:val="center"/>
              <w:rPr>
                <w:ins w:id="6067" w:author="Danny" w:date="2026-10-02T14:15:00Z"/>
                <w:rFonts w:eastAsiaTheme="minorHAnsi" w:cstheme="minorBidi"/>
                <w:kern w:val="2"/>
                <w:sz w:val="14"/>
                <w:szCs w:val="18"/>
                <w14:ligatures w14:val="standardContextual"/>
                <w:rPrChange w:id="6068" w:author="Danny" w:date="2026-10-02T14:18:00Z">
                  <w:rPr>
                    <w:ins w:id="6069" w:author="Danny" w:date="2026-10-02T14:15:00Z"/>
                    <w:color w:val="000000"/>
                    <w:sz w:val="18"/>
                    <w:szCs w:val="18"/>
                  </w:rPr>
                </w:rPrChange>
              </w:rPr>
              <w:pPrChange w:id="6070" w:author="Danny" w:date="2026-10-02T14:21:00Z">
                <w:pPr>
                  <w:jc w:val="center"/>
                </w:pPr>
              </w:pPrChange>
            </w:pPr>
          </w:p>
        </w:tc>
        <w:tc>
          <w:tcPr>
            <w:tcW w:w="0" w:type="auto"/>
            <w:tcBorders>
              <w:top w:val="nil"/>
              <w:left w:val="nil"/>
              <w:bottom w:val="nil"/>
              <w:right w:val="nil"/>
            </w:tcBorders>
            <w:shd w:val="clear" w:color="auto" w:fill="auto"/>
            <w:vAlign w:val="center"/>
            <w:hideMark/>
          </w:tcPr>
          <w:p w14:paraId="4D1CB581" w14:textId="77777777" w:rsidR="000D0736" w:rsidRPr="000D0736" w:rsidRDefault="000D0736">
            <w:pPr>
              <w:spacing w:line="276" w:lineRule="auto"/>
              <w:jc w:val="center"/>
              <w:rPr>
                <w:ins w:id="6071" w:author="Danny" w:date="2026-10-02T14:15:00Z"/>
                <w:rFonts w:eastAsiaTheme="minorHAnsi" w:cstheme="minorBidi"/>
                <w:kern w:val="2"/>
                <w:sz w:val="14"/>
                <w:szCs w:val="18"/>
                <w14:ligatures w14:val="standardContextual"/>
                <w:rPrChange w:id="6072" w:author="Danny" w:date="2026-10-02T14:18:00Z">
                  <w:rPr>
                    <w:ins w:id="6073" w:author="Danny" w:date="2026-10-02T14:15:00Z"/>
                    <w:color w:val="000000"/>
                    <w:sz w:val="18"/>
                    <w:szCs w:val="18"/>
                  </w:rPr>
                </w:rPrChange>
              </w:rPr>
              <w:pPrChange w:id="6074" w:author="Danny" w:date="2026-10-02T14:21:00Z">
                <w:pPr>
                  <w:jc w:val="center"/>
                </w:pPr>
              </w:pPrChange>
            </w:pPr>
            <w:ins w:id="6075" w:author="Danny" w:date="2026-10-02T14:15:00Z">
              <w:r w:rsidRPr="000D0736">
                <w:rPr>
                  <w:rFonts w:eastAsiaTheme="minorHAnsi" w:cstheme="minorBidi"/>
                  <w:kern w:val="2"/>
                  <w:sz w:val="14"/>
                  <w:szCs w:val="18"/>
                  <w14:ligatures w14:val="standardContextual"/>
                  <w:rPrChange w:id="6076" w:author="Danny" w:date="2026-10-02T14:18:00Z">
                    <w:rPr>
                      <w:color w:val="000000"/>
                      <w:sz w:val="18"/>
                      <w:szCs w:val="18"/>
                    </w:rPr>
                  </w:rPrChange>
                </w:rPr>
                <w:t>330</w:t>
              </w:r>
            </w:ins>
          </w:p>
        </w:tc>
        <w:tc>
          <w:tcPr>
            <w:tcW w:w="0" w:type="auto"/>
            <w:tcBorders>
              <w:top w:val="nil"/>
              <w:left w:val="nil"/>
              <w:bottom w:val="nil"/>
              <w:right w:val="nil"/>
            </w:tcBorders>
            <w:shd w:val="clear" w:color="auto" w:fill="auto"/>
            <w:vAlign w:val="center"/>
            <w:hideMark/>
          </w:tcPr>
          <w:p w14:paraId="616BE330" w14:textId="77777777" w:rsidR="000D0736" w:rsidRPr="000D0736" w:rsidRDefault="000D0736">
            <w:pPr>
              <w:spacing w:line="276" w:lineRule="auto"/>
              <w:jc w:val="center"/>
              <w:rPr>
                <w:ins w:id="6077" w:author="Danny" w:date="2026-10-02T14:15:00Z"/>
                <w:rFonts w:eastAsiaTheme="minorHAnsi" w:cstheme="minorBidi"/>
                <w:kern w:val="2"/>
                <w:sz w:val="14"/>
                <w:szCs w:val="18"/>
                <w14:ligatures w14:val="standardContextual"/>
                <w:rPrChange w:id="6078" w:author="Danny" w:date="2026-10-02T14:18:00Z">
                  <w:rPr>
                    <w:ins w:id="6079" w:author="Danny" w:date="2026-10-02T14:15:00Z"/>
                    <w:color w:val="000000"/>
                    <w:sz w:val="18"/>
                    <w:szCs w:val="18"/>
                  </w:rPr>
                </w:rPrChange>
              </w:rPr>
              <w:pPrChange w:id="6080" w:author="Danny" w:date="2026-10-02T14:21:00Z">
                <w:pPr>
                  <w:jc w:val="center"/>
                </w:pPr>
              </w:pPrChange>
            </w:pPr>
            <w:ins w:id="6081" w:author="Danny" w:date="2026-10-02T14:15:00Z">
              <w:r w:rsidRPr="000D0736">
                <w:rPr>
                  <w:rFonts w:eastAsiaTheme="minorHAnsi" w:cstheme="minorBidi"/>
                  <w:kern w:val="2"/>
                  <w:sz w:val="14"/>
                  <w:szCs w:val="18"/>
                  <w14:ligatures w14:val="standardContextual"/>
                  <w:rPrChange w:id="6082" w:author="Danny" w:date="2026-10-02T14:18:00Z">
                    <w:rPr>
                      <w:color w:val="000000"/>
                      <w:sz w:val="18"/>
                      <w:szCs w:val="18"/>
                    </w:rPr>
                  </w:rPrChange>
                </w:rPr>
                <w:t>179</w:t>
              </w:r>
            </w:ins>
          </w:p>
        </w:tc>
        <w:tc>
          <w:tcPr>
            <w:tcW w:w="0" w:type="auto"/>
            <w:tcBorders>
              <w:top w:val="nil"/>
              <w:left w:val="nil"/>
              <w:bottom w:val="nil"/>
              <w:right w:val="nil"/>
            </w:tcBorders>
            <w:shd w:val="clear" w:color="auto" w:fill="auto"/>
            <w:vAlign w:val="center"/>
            <w:hideMark/>
          </w:tcPr>
          <w:p w14:paraId="02F793AA" w14:textId="77777777" w:rsidR="000D0736" w:rsidRPr="000D0736" w:rsidRDefault="000D0736">
            <w:pPr>
              <w:spacing w:line="276" w:lineRule="auto"/>
              <w:jc w:val="center"/>
              <w:rPr>
                <w:ins w:id="6083" w:author="Danny" w:date="2026-10-02T14:15:00Z"/>
                <w:rFonts w:eastAsiaTheme="minorHAnsi" w:cstheme="minorBidi"/>
                <w:kern w:val="2"/>
                <w:sz w:val="14"/>
                <w:szCs w:val="18"/>
                <w14:ligatures w14:val="standardContextual"/>
                <w:rPrChange w:id="6084" w:author="Danny" w:date="2026-10-02T14:18:00Z">
                  <w:rPr>
                    <w:ins w:id="6085" w:author="Danny" w:date="2026-10-02T14:15:00Z"/>
                    <w:color w:val="000000"/>
                    <w:sz w:val="18"/>
                    <w:szCs w:val="18"/>
                  </w:rPr>
                </w:rPrChange>
              </w:rPr>
              <w:pPrChange w:id="6086" w:author="Danny" w:date="2026-10-02T14:21:00Z">
                <w:pPr>
                  <w:jc w:val="center"/>
                </w:pPr>
              </w:pPrChange>
            </w:pPr>
            <w:ins w:id="6087" w:author="Danny" w:date="2026-10-02T14:15:00Z">
              <w:r w:rsidRPr="000D0736">
                <w:rPr>
                  <w:rFonts w:eastAsiaTheme="minorHAnsi" w:cstheme="minorBidi"/>
                  <w:kern w:val="2"/>
                  <w:sz w:val="14"/>
                  <w:szCs w:val="18"/>
                  <w14:ligatures w14:val="standardContextual"/>
                  <w:rPrChange w:id="6088" w:author="Danny" w:date="2026-10-02T14:18:00Z">
                    <w:rPr>
                      <w:color w:val="000000"/>
                      <w:sz w:val="18"/>
                      <w:szCs w:val="18"/>
                    </w:rPr>
                  </w:rPrChange>
                </w:rPr>
                <w:t>151</w:t>
              </w:r>
            </w:ins>
          </w:p>
        </w:tc>
        <w:tc>
          <w:tcPr>
            <w:tcW w:w="0" w:type="auto"/>
            <w:tcBorders>
              <w:top w:val="nil"/>
              <w:left w:val="nil"/>
              <w:bottom w:val="nil"/>
              <w:right w:val="nil"/>
            </w:tcBorders>
            <w:shd w:val="clear" w:color="auto" w:fill="auto"/>
            <w:noWrap/>
            <w:vAlign w:val="center"/>
            <w:hideMark/>
          </w:tcPr>
          <w:p w14:paraId="6EE89175" w14:textId="77777777" w:rsidR="000D0736" w:rsidRPr="000D0736" w:rsidRDefault="000D0736">
            <w:pPr>
              <w:spacing w:line="276" w:lineRule="auto"/>
              <w:jc w:val="center"/>
              <w:rPr>
                <w:ins w:id="6089" w:author="Danny" w:date="2026-10-02T14:15:00Z"/>
                <w:rFonts w:eastAsiaTheme="minorHAnsi" w:cstheme="minorBidi"/>
                <w:kern w:val="2"/>
                <w:sz w:val="14"/>
                <w:szCs w:val="18"/>
                <w14:ligatures w14:val="standardContextual"/>
                <w:rPrChange w:id="6090" w:author="Danny" w:date="2026-10-02T14:18:00Z">
                  <w:rPr>
                    <w:ins w:id="6091" w:author="Danny" w:date="2026-10-02T14:15:00Z"/>
                    <w:color w:val="000000"/>
                    <w:sz w:val="18"/>
                    <w:szCs w:val="18"/>
                  </w:rPr>
                </w:rPrChange>
              </w:rPr>
              <w:pPrChange w:id="6092" w:author="Danny" w:date="2026-10-02T14:21:00Z">
                <w:pPr>
                  <w:jc w:val="center"/>
                </w:pPr>
              </w:pPrChange>
            </w:pPr>
          </w:p>
        </w:tc>
        <w:tc>
          <w:tcPr>
            <w:tcW w:w="0" w:type="auto"/>
            <w:tcBorders>
              <w:top w:val="nil"/>
              <w:left w:val="nil"/>
              <w:bottom w:val="nil"/>
              <w:right w:val="nil"/>
            </w:tcBorders>
            <w:shd w:val="clear" w:color="auto" w:fill="auto"/>
            <w:vAlign w:val="center"/>
            <w:hideMark/>
          </w:tcPr>
          <w:p w14:paraId="6B213841" w14:textId="77777777" w:rsidR="000D0736" w:rsidRPr="000D0736" w:rsidRDefault="000D0736">
            <w:pPr>
              <w:spacing w:line="276" w:lineRule="auto"/>
              <w:jc w:val="center"/>
              <w:rPr>
                <w:ins w:id="6093" w:author="Danny" w:date="2026-10-02T14:15:00Z"/>
                <w:rFonts w:eastAsiaTheme="minorHAnsi" w:cstheme="minorBidi"/>
                <w:kern w:val="2"/>
                <w:sz w:val="14"/>
                <w:szCs w:val="18"/>
                <w14:ligatures w14:val="standardContextual"/>
                <w:rPrChange w:id="6094" w:author="Danny" w:date="2026-10-02T14:18:00Z">
                  <w:rPr>
                    <w:ins w:id="6095" w:author="Danny" w:date="2026-10-02T14:15:00Z"/>
                    <w:color w:val="000000"/>
                    <w:sz w:val="18"/>
                    <w:szCs w:val="18"/>
                  </w:rPr>
                </w:rPrChange>
              </w:rPr>
              <w:pPrChange w:id="6096" w:author="Danny" w:date="2026-10-02T14:21:00Z">
                <w:pPr>
                  <w:jc w:val="center"/>
                </w:pPr>
              </w:pPrChange>
            </w:pPr>
            <w:ins w:id="6097" w:author="Danny" w:date="2026-10-02T14:15:00Z">
              <w:r w:rsidRPr="000D0736">
                <w:rPr>
                  <w:rFonts w:eastAsiaTheme="minorHAnsi" w:cstheme="minorBidi"/>
                  <w:kern w:val="2"/>
                  <w:sz w:val="14"/>
                  <w:szCs w:val="18"/>
                  <w14:ligatures w14:val="standardContextual"/>
                  <w:rPrChange w:id="6098"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74780507" w14:textId="77777777" w:rsidR="000D0736" w:rsidRPr="000D0736" w:rsidRDefault="000D0736">
            <w:pPr>
              <w:spacing w:line="276" w:lineRule="auto"/>
              <w:jc w:val="center"/>
              <w:rPr>
                <w:ins w:id="6099" w:author="Danny" w:date="2026-10-02T14:15:00Z"/>
                <w:rFonts w:eastAsiaTheme="minorHAnsi" w:cstheme="minorBidi"/>
                <w:kern w:val="2"/>
                <w:sz w:val="14"/>
                <w:szCs w:val="18"/>
                <w14:ligatures w14:val="standardContextual"/>
                <w:rPrChange w:id="6100" w:author="Danny" w:date="2026-10-02T14:18:00Z">
                  <w:rPr>
                    <w:ins w:id="6101" w:author="Danny" w:date="2026-10-02T14:15:00Z"/>
                    <w:color w:val="000000"/>
                    <w:sz w:val="18"/>
                    <w:szCs w:val="18"/>
                  </w:rPr>
                </w:rPrChange>
              </w:rPr>
              <w:pPrChange w:id="6102" w:author="Danny" w:date="2026-10-02T14:21:00Z">
                <w:pPr>
                  <w:jc w:val="center"/>
                </w:pPr>
              </w:pPrChange>
            </w:pPr>
            <w:ins w:id="6103" w:author="Danny" w:date="2026-10-02T14:15:00Z">
              <w:r w:rsidRPr="000D0736">
                <w:rPr>
                  <w:rFonts w:eastAsiaTheme="minorHAnsi" w:cstheme="minorBidi"/>
                  <w:kern w:val="2"/>
                  <w:sz w:val="14"/>
                  <w:szCs w:val="18"/>
                  <w14:ligatures w14:val="standardContextual"/>
                  <w:rPrChange w:id="6104"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3B65E1A4" w14:textId="77777777" w:rsidR="000D0736" w:rsidRPr="000D0736" w:rsidRDefault="000D0736">
            <w:pPr>
              <w:spacing w:line="276" w:lineRule="auto"/>
              <w:jc w:val="center"/>
              <w:rPr>
                <w:ins w:id="6105" w:author="Danny" w:date="2026-10-02T14:15:00Z"/>
                <w:rFonts w:eastAsiaTheme="minorHAnsi" w:cstheme="minorBidi"/>
                <w:kern w:val="2"/>
                <w:sz w:val="14"/>
                <w:szCs w:val="18"/>
                <w14:ligatures w14:val="standardContextual"/>
                <w:rPrChange w:id="6106" w:author="Danny" w:date="2026-10-02T14:18:00Z">
                  <w:rPr>
                    <w:ins w:id="6107" w:author="Danny" w:date="2026-10-02T14:15:00Z"/>
                    <w:color w:val="000000"/>
                    <w:sz w:val="18"/>
                    <w:szCs w:val="18"/>
                  </w:rPr>
                </w:rPrChange>
              </w:rPr>
              <w:pPrChange w:id="6108" w:author="Danny" w:date="2026-10-02T14:21:00Z">
                <w:pPr>
                  <w:jc w:val="center"/>
                </w:pPr>
              </w:pPrChange>
            </w:pPr>
            <w:ins w:id="6109" w:author="Danny" w:date="2026-10-02T14:15:00Z">
              <w:r w:rsidRPr="000D0736">
                <w:rPr>
                  <w:rFonts w:eastAsiaTheme="minorHAnsi" w:cstheme="minorBidi"/>
                  <w:kern w:val="2"/>
                  <w:sz w:val="14"/>
                  <w:szCs w:val="18"/>
                  <w14:ligatures w14:val="standardContextual"/>
                  <w:rPrChange w:id="6110"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4E8E3368" w14:textId="77777777" w:rsidR="000D0736" w:rsidRPr="000D0736" w:rsidRDefault="000D0736">
            <w:pPr>
              <w:spacing w:line="276" w:lineRule="auto"/>
              <w:rPr>
                <w:ins w:id="6111" w:author="Danny" w:date="2026-10-02T14:15:00Z"/>
                <w:rFonts w:eastAsiaTheme="minorHAnsi" w:cstheme="minorBidi"/>
                <w:kern w:val="2"/>
                <w:sz w:val="14"/>
                <w:szCs w:val="18"/>
                <w14:ligatures w14:val="standardContextual"/>
                <w:rPrChange w:id="6112" w:author="Danny" w:date="2026-10-02T14:18:00Z">
                  <w:rPr>
                    <w:ins w:id="6113" w:author="Danny" w:date="2026-10-02T14:15:00Z"/>
                    <w:color w:val="000000"/>
                    <w:sz w:val="18"/>
                    <w:szCs w:val="18"/>
                  </w:rPr>
                </w:rPrChange>
              </w:rPr>
              <w:pPrChange w:id="6114" w:author="Danny" w:date="2026-10-02T14:16:00Z">
                <w:pPr>
                  <w:jc w:val="center"/>
                </w:pPr>
              </w:pPrChange>
            </w:pPr>
          </w:p>
        </w:tc>
        <w:tc>
          <w:tcPr>
            <w:tcW w:w="0" w:type="auto"/>
            <w:tcBorders>
              <w:top w:val="nil"/>
            </w:tcBorders>
            <w:shd w:val="clear" w:color="auto" w:fill="auto"/>
            <w:vAlign w:val="center"/>
            <w:hideMark/>
          </w:tcPr>
          <w:p w14:paraId="40570D06" w14:textId="77777777" w:rsidR="000D0736" w:rsidRPr="000D0736" w:rsidRDefault="000D0736">
            <w:pPr>
              <w:spacing w:line="276" w:lineRule="auto"/>
              <w:jc w:val="center"/>
              <w:rPr>
                <w:ins w:id="6115" w:author="Danny" w:date="2026-10-02T14:15:00Z"/>
                <w:rFonts w:ascii="Segoe UI Symbol" w:eastAsiaTheme="minorHAnsi" w:hAnsi="Segoe UI Symbol" w:cs="Calibri"/>
                <w:kern w:val="2"/>
                <w:sz w:val="14"/>
                <w:szCs w:val="18"/>
                <w14:ligatures w14:val="standardContextual"/>
                <w:rPrChange w:id="6116" w:author="Danny" w:date="2026-10-02T14:18:00Z">
                  <w:rPr>
                    <w:ins w:id="6117" w:author="Danny" w:date="2026-10-02T14:15:00Z"/>
                    <w:rFonts w:ascii="Segoe UI Symbol" w:hAnsi="Segoe UI Symbol" w:cs="Calibri"/>
                    <w:color w:val="000000"/>
                    <w:sz w:val="18"/>
                    <w:szCs w:val="18"/>
                  </w:rPr>
                </w:rPrChange>
              </w:rPr>
              <w:pPrChange w:id="6118" w:author="Danny" w:date="2026-10-02T14:23:00Z">
                <w:pPr>
                  <w:jc w:val="center"/>
                </w:pPr>
              </w:pPrChange>
            </w:pPr>
            <w:ins w:id="6119" w:author="Danny" w:date="2026-10-02T14:15:00Z">
              <w:r w:rsidRPr="000D0736">
                <w:rPr>
                  <w:rFonts w:ascii="Segoe UI Symbol" w:eastAsiaTheme="minorHAnsi" w:hAnsi="Segoe UI Symbol" w:cs="Calibri"/>
                  <w:kern w:val="2"/>
                  <w:sz w:val="14"/>
                  <w:szCs w:val="18"/>
                  <w14:ligatures w14:val="standardContextual"/>
                  <w:rPrChange w:id="612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69B7CC3" w14:textId="77777777" w:rsidR="000D0736" w:rsidRPr="000D0736" w:rsidRDefault="000D0736">
            <w:pPr>
              <w:spacing w:line="276" w:lineRule="auto"/>
              <w:jc w:val="center"/>
              <w:rPr>
                <w:ins w:id="6121" w:author="Danny" w:date="2026-10-02T14:15:00Z"/>
                <w:rFonts w:ascii="Segoe UI Symbol" w:eastAsiaTheme="minorHAnsi" w:hAnsi="Segoe UI Symbol" w:cs="Calibri"/>
                <w:kern w:val="2"/>
                <w:sz w:val="14"/>
                <w:szCs w:val="18"/>
                <w14:ligatures w14:val="standardContextual"/>
                <w:rPrChange w:id="6122" w:author="Danny" w:date="2026-10-02T14:18:00Z">
                  <w:rPr>
                    <w:ins w:id="6123" w:author="Danny" w:date="2026-10-02T14:15:00Z"/>
                    <w:rFonts w:ascii="Segoe UI Symbol" w:hAnsi="Segoe UI Symbol" w:cs="Calibri"/>
                    <w:color w:val="000000"/>
                    <w:sz w:val="18"/>
                    <w:szCs w:val="18"/>
                  </w:rPr>
                </w:rPrChange>
              </w:rPr>
              <w:pPrChange w:id="6124" w:author="Danny" w:date="2026-10-02T14:23:00Z">
                <w:pPr>
                  <w:jc w:val="center"/>
                </w:pPr>
              </w:pPrChange>
            </w:pPr>
            <w:ins w:id="6125" w:author="Danny" w:date="2026-10-02T14:15:00Z">
              <w:r w:rsidRPr="000D0736">
                <w:rPr>
                  <w:rFonts w:ascii="Segoe UI Symbol" w:eastAsiaTheme="minorHAnsi" w:hAnsi="Segoe UI Symbol" w:cs="Calibri"/>
                  <w:kern w:val="2"/>
                  <w:sz w:val="14"/>
                  <w:szCs w:val="18"/>
                  <w14:ligatures w14:val="standardContextual"/>
                  <w:rPrChange w:id="612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60E4005" w14:textId="77777777" w:rsidR="000D0736" w:rsidRPr="000D0736" w:rsidRDefault="000D0736">
            <w:pPr>
              <w:spacing w:line="276" w:lineRule="auto"/>
              <w:jc w:val="center"/>
              <w:rPr>
                <w:ins w:id="6127" w:author="Danny" w:date="2026-10-02T14:15:00Z"/>
                <w:rFonts w:ascii="Segoe UI Symbol" w:eastAsiaTheme="minorHAnsi" w:hAnsi="Segoe UI Symbol" w:cs="Calibri"/>
                <w:kern w:val="2"/>
                <w:sz w:val="14"/>
                <w:szCs w:val="18"/>
                <w14:ligatures w14:val="standardContextual"/>
                <w:rPrChange w:id="6128" w:author="Danny" w:date="2026-10-02T14:18:00Z">
                  <w:rPr>
                    <w:ins w:id="6129" w:author="Danny" w:date="2026-10-02T14:15:00Z"/>
                    <w:rFonts w:ascii="Segoe UI Symbol" w:hAnsi="Segoe UI Symbol" w:cs="Calibri"/>
                    <w:color w:val="000000"/>
                    <w:sz w:val="18"/>
                    <w:szCs w:val="18"/>
                  </w:rPr>
                </w:rPrChange>
              </w:rPr>
              <w:pPrChange w:id="6130" w:author="Danny" w:date="2026-10-02T14:23:00Z">
                <w:pPr>
                  <w:jc w:val="center"/>
                </w:pPr>
              </w:pPrChange>
            </w:pPr>
            <w:ins w:id="6131" w:author="Danny" w:date="2026-10-02T14:15:00Z">
              <w:r w:rsidRPr="000D0736">
                <w:rPr>
                  <w:rFonts w:ascii="Segoe UI Symbol" w:eastAsiaTheme="minorHAnsi" w:hAnsi="Segoe UI Symbol" w:cs="Calibri"/>
                  <w:kern w:val="2"/>
                  <w:sz w:val="14"/>
                  <w:szCs w:val="18"/>
                  <w14:ligatures w14:val="standardContextual"/>
                  <w:rPrChange w:id="613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BBAF156" w14:textId="77777777" w:rsidR="000D0736" w:rsidRPr="000D0736" w:rsidRDefault="000D0736">
            <w:pPr>
              <w:spacing w:line="276" w:lineRule="auto"/>
              <w:jc w:val="center"/>
              <w:rPr>
                <w:ins w:id="6133" w:author="Danny" w:date="2026-10-02T14:15:00Z"/>
                <w:rFonts w:ascii="Segoe UI Symbol" w:eastAsiaTheme="minorHAnsi" w:hAnsi="Segoe UI Symbol" w:cs="Calibri"/>
                <w:kern w:val="2"/>
                <w:sz w:val="14"/>
                <w:szCs w:val="18"/>
                <w14:ligatures w14:val="standardContextual"/>
                <w:rPrChange w:id="6134" w:author="Danny" w:date="2026-10-02T14:18:00Z">
                  <w:rPr>
                    <w:ins w:id="6135" w:author="Danny" w:date="2026-10-02T14:15:00Z"/>
                    <w:rFonts w:ascii="Segoe UI Symbol" w:hAnsi="Segoe UI Symbol" w:cs="Calibri"/>
                    <w:color w:val="000000"/>
                    <w:sz w:val="18"/>
                    <w:szCs w:val="18"/>
                  </w:rPr>
                </w:rPrChange>
              </w:rPr>
              <w:pPrChange w:id="6136" w:author="Danny" w:date="2026-10-02T14:23:00Z">
                <w:pPr>
                  <w:jc w:val="center"/>
                </w:pPr>
              </w:pPrChange>
            </w:pPr>
            <w:ins w:id="6137" w:author="Danny" w:date="2026-10-02T14:15:00Z">
              <w:r w:rsidRPr="000D0736">
                <w:rPr>
                  <w:rFonts w:ascii="Segoe UI Symbol" w:eastAsiaTheme="minorHAnsi" w:hAnsi="Segoe UI Symbol" w:cs="Calibri"/>
                  <w:kern w:val="2"/>
                  <w:sz w:val="14"/>
                  <w:szCs w:val="18"/>
                  <w14:ligatures w14:val="standardContextual"/>
                  <w:rPrChange w:id="613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DC92AE9" w14:textId="77777777" w:rsidR="000D0736" w:rsidRPr="000D0736" w:rsidRDefault="000D0736">
            <w:pPr>
              <w:spacing w:line="276" w:lineRule="auto"/>
              <w:jc w:val="center"/>
              <w:rPr>
                <w:ins w:id="6139" w:author="Danny" w:date="2026-10-02T14:15:00Z"/>
                <w:rFonts w:ascii="Segoe UI Symbol" w:eastAsiaTheme="minorHAnsi" w:hAnsi="Segoe UI Symbol" w:cs="Calibri"/>
                <w:kern w:val="2"/>
                <w:sz w:val="14"/>
                <w:szCs w:val="18"/>
                <w14:ligatures w14:val="standardContextual"/>
                <w:rPrChange w:id="6140" w:author="Danny" w:date="2026-10-02T14:18:00Z">
                  <w:rPr>
                    <w:ins w:id="6141" w:author="Danny" w:date="2026-10-02T14:15:00Z"/>
                    <w:rFonts w:ascii="Segoe UI Symbol" w:hAnsi="Segoe UI Symbol" w:cs="Calibri"/>
                    <w:color w:val="000000"/>
                    <w:sz w:val="18"/>
                    <w:szCs w:val="18"/>
                  </w:rPr>
                </w:rPrChange>
              </w:rPr>
              <w:pPrChange w:id="6142" w:author="Danny" w:date="2026-10-02T14:23:00Z">
                <w:pPr>
                  <w:jc w:val="center"/>
                </w:pPr>
              </w:pPrChange>
            </w:pPr>
          </w:p>
        </w:tc>
        <w:tc>
          <w:tcPr>
            <w:tcW w:w="0" w:type="auto"/>
            <w:tcBorders>
              <w:top w:val="nil"/>
            </w:tcBorders>
            <w:shd w:val="clear" w:color="auto" w:fill="auto"/>
            <w:vAlign w:val="center"/>
            <w:hideMark/>
          </w:tcPr>
          <w:p w14:paraId="59800F19" w14:textId="77777777" w:rsidR="000D0736" w:rsidRPr="000D0736" w:rsidRDefault="000D0736">
            <w:pPr>
              <w:spacing w:line="276" w:lineRule="auto"/>
              <w:jc w:val="center"/>
              <w:rPr>
                <w:ins w:id="6143" w:author="Danny" w:date="2026-10-02T14:15:00Z"/>
                <w:rFonts w:ascii="Segoe UI Symbol" w:eastAsiaTheme="minorHAnsi" w:hAnsi="Segoe UI Symbol" w:cs="Calibri"/>
                <w:kern w:val="2"/>
                <w:sz w:val="14"/>
                <w:szCs w:val="18"/>
                <w14:ligatures w14:val="standardContextual"/>
                <w:rPrChange w:id="6144" w:author="Danny" w:date="2026-10-02T14:18:00Z">
                  <w:rPr>
                    <w:ins w:id="6145" w:author="Danny" w:date="2026-10-02T14:15:00Z"/>
                    <w:rFonts w:ascii="Segoe UI Symbol" w:hAnsi="Segoe UI Symbol" w:cs="Calibri"/>
                    <w:color w:val="000000"/>
                    <w:sz w:val="18"/>
                    <w:szCs w:val="18"/>
                  </w:rPr>
                </w:rPrChange>
              </w:rPr>
              <w:pPrChange w:id="6146" w:author="Danny" w:date="2026-10-02T14:23:00Z">
                <w:pPr>
                  <w:jc w:val="center"/>
                </w:pPr>
              </w:pPrChange>
            </w:pPr>
            <w:ins w:id="6147" w:author="Danny" w:date="2026-10-02T14:15:00Z">
              <w:r w:rsidRPr="000D0736">
                <w:rPr>
                  <w:rFonts w:ascii="Segoe UI Symbol" w:eastAsiaTheme="minorHAnsi" w:hAnsi="Segoe UI Symbol" w:cs="Calibri"/>
                  <w:kern w:val="2"/>
                  <w:sz w:val="14"/>
                  <w:szCs w:val="18"/>
                  <w14:ligatures w14:val="standardContextual"/>
                  <w:rPrChange w:id="614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0D02600" w14:textId="77777777" w:rsidR="000D0736" w:rsidRPr="000D0736" w:rsidRDefault="000D0736">
            <w:pPr>
              <w:spacing w:line="276" w:lineRule="auto"/>
              <w:jc w:val="center"/>
              <w:rPr>
                <w:ins w:id="6149" w:author="Danny" w:date="2026-10-02T14:15:00Z"/>
                <w:rFonts w:ascii="Segoe UI Symbol" w:eastAsiaTheme="minorHAnsi" w:hAnsi="Segoe UI Symbol" w:cs="Calibri"/>
                <w:kern w:val="2"/>
                <w:sz w:val="14"/>
                <w:szCs w:val="18"/>
                <w14:ligatures w14:val="standardContextual"/>
                <w:rPrChange w:id="6150" w:author="Danny" w:date="2026-10-02T14:18:00Z">
                  <w:rPr>
                    <w:ins w:id="6151" w:author="Danny" w:date="2026-10-02T14:15:00Z"/>
                    <w:rFonts w:ascii="Segoe UI Symbol" w:hAnsi="Segoe UI Symbol" w:cs="Calibri"/>
                    <w:color w:val="000000"/>
                    <w:sz w:val="18"/>
                    <w:szCs w:val="18"/>
                  </w:rPr>
                </w:rPrChange>
              </w:rPr>
              <w:pPrChange w:id="6152" w:author="Danny" w:date="2026-10-02T14:23:00Z">
                <w:pPr>
                  <w:jc w:val="center"/>
                </w:pPr>
              </w:pPrChange>
            </w:pPr>
            <w:ins w:id="6153" w:author="Danny" w:date="2026-10-02T14:15:00Z">
              <w:r w:rsidRPr="000D0736">
                <w:rPr>
                  <w:rFonts w:ascii="Segoe UI Symbol" w:eastAsiaTheme="minorHAnsi" w:hAnsi="Segoe UI Symbol" w:cs="Calibri"/>
                  <w:kern w:val="2"/>
                  <w:sz w:val="14"/>
                  <w:szCs w:val="18"/>
                  <w14:ligatures w14:val="standardContextual"/>
                  <w:rPrChange w:id="615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C4E8166" w14:textId="77777777" w:rsidR="000D0736" w:rsidRPr="000D0736" w:rsidRDefault="000D0736">
            <w:pPr>
              <w:spacing w:line="276" w:lineRule="auto"/>
              <w:jc w:val="center"/>
              <w:rPr>
                <w:ins w:id="6155" w:author="Danny" w:date="2026-10-02T14:15:00Z"/>
                <w:rFonts w:ascii="Segoe UI Symbol" w:eastAsiaTheme="minorHAnsi" w:hAnsi="Segoe UI Symbol" w:cs="Calibri"/>
                <w:kern w:val="2"/>
                <w:sz w:val="14"/>
                <w:szCs w:val="18"/>
                <w14:ligatures w14:val="standardContextual"/>
                <w:rPrChange w:id="6156" w:author="Danny" w:date="2026-10-02T14:18:00Z">
                  <w:rPr>
                    <w:ins w:id="6157" w:author="Danny" w:date="2026-10-02T14:15:00Z"/>
                    <w:rFonts w:ascii="Segoe UI Symbol" w:hAnsi="Segoe UI Symbol" w:cs="Calibri"/>
                    <w:color w:val="000000"/>
                    <w:sz w:val="18"/>
                    <w:szCs w:val="18"/>
                  </w:rPr>
                </w:rPrChange>
              </w:rPr>
              <w:pPrChange w:id="6158" w:author="Danny" w:date="2026-10-02T14:23:00Z">
                <w:pPr>
                  <w:jc w:val="center"/>
                </w:pPr>
              </w:pPrChange>
            </w:pPr>
            <w:ins w:id="6159" w:author="Danny" w:date="2026-10-02T14:15:00Z">
              <w:r w:rsidRPr="000D0736">
                <w:rPr>
                  <w:rFonts w:ascii="Segoe UI Symbol" w:eastAsiaTheme="minorHAnsi" w:hAnsi="Segoe UI Symbol" w:cs="Calibri"/>
                  <w:kern w:val="2"/>
                  <w:sz w:val="14"/>
                  <w:szCs w:val="18"/>
                  <w14:ligatures w14:val="standardContextual"/>
                  <w:rPrChange w:id="6160" w:author="Danny" w:date="2026-10-02T14:18:00Z">
                    <w:rPr>
                      <w:rFonts w:ascii="Segoe UI Symbol" w:hAnsi="Segoe UI Symbol" w:cs="Calibri"/>
                      <w:color w:val="000000"/>
                      <w:sz w:val="18"/>
                      <w:szCs w:val="18"/>
                    </w:rPr>
                  </w:rPrChange>
                </w:rPr>
                <w:t>✓</w:t>
              </w:r>
            </w:ins>
          </w:p>
        </w:tc>
      </w:tr>
      <w:tr w:rsidR="002A4041" w:rsidRPr="000D0736" w14:paraId="0BF30A20" w14:textId="77777777" w:rsidTr="00107337">
        <w:trPr>
          <w:trHeight w:val="20"/>
          <w:ins w:id="6161" w:author="Danny" w:date="2026-10-02T14:15:00Z"/>
        </w:trPr>
        <w:tc>
          <w:tcPr>
            <w:tcW w:w="0" w:type="auto"/>
            <w:tcBorders>
              <w:top w:val="nil"/>
              <w:left w:val="nil"/>
              <w:bottom w:val="nil"/>
              <w:right w:val="nil"/>
            </w:tcBorders>
            <w:shd w:val="clear" w:color="auto" w:fill="auto"/>
            <w:vAlign w:val="center"/>
            <w:hideMark/>
          </w:tcPr>
          <w:p w14:paraId="62CEDDD8" w14:textId="77777777" w:rsidR="000D0736" w:rsidRPr="000D0736" w:rsidRDefault="000D0736">
            <w:pPr>
              <w:spacing w:line="276" w:lineRule="auto"/>
              <w:jc w:val="center"/>
              <w:rPr>
                <w:ins w:id="6162" w:author="Danny" w:date="2026-10-02T14:15:00Z"/>
                <w:rFonts w:eastAsiaTheme="minorHAnsi" w:cstheme="minorBidi"/>
                <w:kern w:val="2"/>
                <w:sz w:val="14"/>
                <w:szCs w:val="18"/>
                <w14:ligatures w14:val="standardContextual"/>
                <w:rPrChange w:id="6163" w:author="Danny" w:date="2026-10-02T14:18:00Z">
                  <w:rPr>
                    <w:ins w:id="6164" w:author="Danny" w:date="2026-10-02T14:15:00Z"/>
                    <w:color w:val="000000"/>
                    <w:sz w:val="18"/>
                    <w:szCs w:val="18"/>
                  </w:rPr>
                </w:rPrChange>
              </w:rPr>
              <w:pPrChange w:id="6165" w:author="Danny" w:date="2026-10-02T14:16:00Z">
                <w:pPr>
                  <w:jc w:val="center"/>
                </w:pPr>
              </w:pPrChange>
            </w:pPr>
            <w:ins w:id="6166" w:author="Danny" w:date="2026-10-02T14:15:00Z">
              <w:r w:rsidRPr="000D0736">
                <w:rPr>
                  <w:rFonts w:eastAsiaTheme="minorHAnsi" w:cstheme="minorBidi"/>
                  <w:kern w:val="2"/>
                  <w:sz w:val="14"/>
                  <w:szCs w:val="18"/>
                  <w14:ligatures w14:val="standardContextual"/>
                  <w:rPrChange w:id="6167" w:author="Danny" w:date="2026-10-02T14:18:00Z">
                    <w:rPr>
                      <w:color w:val="000000"/>
                      <w:sz w:val="18"/>
                      <w:szCs w:val="18"/>
                    </w:rPr>
                  </w:rPrChange>
                </w:rPr>
                <w:t>68</w:t>
              </w:r>
            </w:ins>
          </w:p>
        </w:tc>
        <w:tc>
          <w:tcPr>
            <w:tcW w:w="0" w:type="auto"/>
            <w:tcBorders>
              <w:top w:val="nil"/>
              <w:left w:val="nil"/>
              <w:bottom w:val="nil"/>
              <w:right w:val="nil"/>
            </w:tcBorders>
            <w:shd w:val="clear" w:color="auto" w:fill="auto"/>
            <w:vAlign w:val="center"/>
            <w:hideMark/>
          </w:tcPr>
          <w:p w14:paraId="3521A2A7" w14:textId="77777777" w:rsidR="000D0736" w:rsidRPr="000D0736" w:rsidRDefault="000D0736">
            <w:pPr>
              <w:spacing w:line="276" w:lineRule="auto"/>
              <w:rPr>
                <w:ins w:id="6168" w:author="Danny" w:date="2026-10-02T14:15:00Z"/>
                <w:rFonts w:eastAsiaTheme="minorHAnsi" w:cstheme="minorBidi"/>
                <w:kern w:val="2"/>
                <w:sz w:val="14"/>
                <w:szCs w:val="18"/>
                <w14:ligatures w14:val="standardContextual"/>
                <w:rPrChange w:id="6169" w:author="Danny" w:date="2026-10-02T14:18:00Z">
                  <w:rPr>
                    <w:ins w:id="6170" w:author="Danny" w:date="2026-10-02T14:15:00Z"/>
                    <w:color w:val="000000"/>
                    <w:sz w:val="18"/>
                    <w:szCs w:val="18"/>
                  </w:rPr>
                </w:rPrChange>
              </w:rPr>
              <w:pPrChange w:id="6171" w:author="Danny" w:date="2026-10-02T14:16:00Z">
                <w:pPr/>
              </w:pPrChange>
            </w:pPr>
            <w:ins w:id="6172" w:author="Danny" w:date="2026-10-02T14:15:00Z">
              <w:r w:rsidRPr="000D0736">
                <w:rPr>
                  <w:rFonts w:eastAsiaTheme="minorHAnsi" w:cstheme="minorBidi"/>
                  <w:kern w:val="2"/>
                  <w:sz w:val="14"/>
                  <w:szCs w:val="18"/>
                  <w14:ligatures w14:val="standardContextual"/>
                  <w:rPrChange w:id="6173" w:author="Danny" w:date="2026-10-02T14:18:00Z">
                    <w:rPr>
                      <w:color w:val="000000"/>
                      <w:sz w:val="18"/>
                      <w:szCs w:val="18"/>
                    </w:rPr>
                  </w:rPrChange>
                </w:rPr>
                <w:t>Moraiti et al., 2010</w:t>
              </w:r>
            </w:ins>
          </w:p>
        </w:tc>
        <w:tc>
          <w:tcPr>
            <w:tcW w:w="0" w:type="auto"/>
            <w:tcBorders>
              <w:top w:val="nil"/>
              <w:left w:val="nil"/>
              <w:bottom w:val="nil"/>
              <w:right w:val="nil"/>
            </w:tcBorders>
            <w:shd w:val="clear" w:color="auto" w:fill="auto"/>
            <w:noWrap/>
            <w:vAlign w:val="bottom"/>
            <w:hideMark/>
          </w:tcPr>
          <w:p w14:paraId="6669ABD2" w14:textId="77777777" w:rsidR="000D0736" w:rsidRPr="000D0736" w:rsidRDefault="000D0736">
            <w:pPr>
              <w:spacing w:line="276" w:lineRule="auto"/>
              <w:rPr>
                <w:ins w:id="6174" w:author="Danny" w:date="2026-10-02T14:15:00Z"/>
                <w:rFonts w:eastAsiaTheme="minorHAnsi" w:cstheme="minorBidi"/>
                <w:kern w:val="2"/>
                <w:sz w:val="14"/>
                <w:szCs w:val="18"/>
                <w14:ligatures w14:val="standardContextual"/>
                <w:rPrChange w:id="6175" w:author="Danny" w:date="2026-10-02T14:18:00Z">
                  <w:rPr>
                    <w:ins w:id="6176" w:author="Danny" w:date="2026-10-02T14:15:00Z"/>
                    <w:color w:val="000000"/>
                    <w:sz w:val="18"/>
                    <w:szCs w:val="18"/>
                  </w:rPr>
                </w:rPrChange>
              </w:rPr>
              <w:pPrChange w:id="6177" w:author="Danny" w:date="2026-10-02T14:16:00Z">
                <w:pPr/>
              </w:pPrChange>
            </w:pPr>
          </w:p>
        </w:tc>
        <w:tc>
          <w:tcPr>
            <w:tcW w:w="0" w:type="auto"/>
            <w:tcBorders>
              <w:top w:val="nil"/>
              <w:left w:val="nil"/>
              <w:bottom w:val="nil"/>
              <w:right w:val="nil"/>
            </w:tcBorders>
            <w:shd w:val="clear" w:color="auto" w:fill="auto"/>
            <w:vAlign w:val="center"/>
            <w:hideMark/>
          </w:tcPr>
          <w:p w14:paraId="7EF1783E" w14:textId="77777777" w:rsidR="000D0736" w:rsidRPr="000D0736" w:rsidRDefault="000D0736">
            <w:pPr>
              <w:spacing w:line="276" w:lineRule="auto"/>
              <w:jc w:val="center"/>
              <w:rPr>
                <w:ins w:id="6178" w:author="Danny" w:date="2026-10-02T14:15:00Z"/>
                <w:rFonts w:eastAsiaTheme="minorHAnsi" w:cstheme="minorBidi"/>
                <w:kern w:val="2"/>
                <w:sz w:val="14"/>
                <w:szCs w:val="18"/>
                <w14:ligatures w14:val="standardContextual"/>
                <w:rPrChange w:id="6179" w:author="Danny" w:date="2026-10-02T14:18:00Z">
                  <w:rPr>
                    <w:ins w:id="6180" w:author="Danny" w:date="2026-10-02T14:15:00Z"/>
                    <w:color w:val="000000"/>
                    <w:sz w:val="18"/>
                    <w:szCs w:val="18"/>
                  </w:rPr>
                </w:rPrChange>
              </w:rPr>
              <w:pPrChange w:id="6181" w:author="Danny" w:date="2026-10-02T14:21:00Z">
                <w:pPr>
                  <w:jc w:val="center"/>
                </w:pPr>
              </w:pPrChange>
            </w:pPr>
            <w:ins w:id="6182" w:author="Danny" w:date="2026-10-02T14:15:00Z">
              <w:r w:rsidRPr="000D0736">
                <w:rPr>
                  <w:rFonts w:eastAsiaTheme="minorHAnsi" w:cstheme="minorBidi"/>
                  <w:kern w:val="2"/>
                  <w:sz w:val="14"/>
                  <w:szCs w:val="18"/>
                  <w14:ligatures w14:val="standardContextual"/>
                  <w:rPrChange w:id="6183"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109EE461" w14:textId="77777777" w:rsidR="000D0736" w:rsidRPr="000D0736" w:rsidRDefault="000D0736">
            <w:pPr>
              <w:spacing w:line="276" w:lineRule="auto"/>
              <w:jc w:val="center"/>
              <w:rPr>
                <w:ins w:id="6184" w:author="Danny" w:date="2026-10-02T14:15:00Z"/>
                <w:rFonts w:eastAsiaTheme="minorHAnsi" w:cstheme="minorBidi"/>
                <w:kern w:val="2"/>
                <w:sz w:val="14"/>
                <w:szCs w:val="18"/>
                <w14:ligatures w14:val="standardContextual"/>
                <w:rPrChange w:id="6185" w:author="Danny" w:date="2026-10-02T14:18:00Z">
                  <w:rPr>
                    <w:ins w:id="6186" w:author="Danny" w:date="2026-10-02T14:15:00Z"/>
                    <w:color w:val="000000"/>
                    <w:sz w:val="18"/>
                    <w:szCs w:val="18"/>
                  </w:rPr>
                </w:rPrChange>
              </w:rPr>
              <w:pPrChange w:id="6187" w:author="Danny" w:date="2026-10-02T14:21:00Z">
                <w:pPr>
                  <w:jc w:val="center"/>
                </w:pPr>
              </w:pPrChange>
            </w:pPr>
            <w:ins w:id="6188" w:author="Danny" w:date="2026-10-02T14:15:00Z">
              <w:r w:rsidRPr="000D0736">
                <w:rPr>
                  <w:rFonts w:eastAsiaTheme="minorHAnsi" w:cstheme="minorBidi"/>
                  <w:kern w:val="2"/>
                  <w:sz w:val="14"/>
                  <w:szCs w:val="18"/>
                  <w14:ligatures w14:val="standardContextual"/>
                  <w:rPrChange w:id="6189"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3AAC0879" w14:textId="77777777" w:rsidR="000D0736" w:rsidRPr="000D0736" w:rsidRDefault="000D0736">
            <w:pPr>
              <w:spacing w:line="276" w:lineRule="auto"/>
              <w:jc w:val="center"/>
              <w:rPr>
                <w:ins w:id="6190" w:author="Danny" w:date="2026-10-02T14:15:00Z"/>
                <w:rFonts w:eastAsiaTheme="minorHAnsi" w:cstheme="minorBidi"/>
                <w:kern w:val="2"/>
                <w:sz w:val="14"/>
                <w:szCs w:val="18"/>
                <w14:ligatures w14:val="standardContextual"/>
                <w:rPrChange w:id="6191" w:author="Danny" w:date="2026-10-02T14:18:00Z">
                  <w:rPr>
                    <w:ins w:id="6192" w:author="Danny" w:date="2026-10-02T14:15:00Z"/>
                    <w:color w:val="000000"/>
                    <w:sz w:val="18"/>
                    <w:szCs w:val="18"/>
                  </w:rPr>
                </w:rPrChange>
              </w:rPr>
              <w:pPrChange w:id="6193" w:author="Danny" w:date="2026-10-02T14:21:00Z">
                <w:pPr>
                  <w:jc w:val="center"/>
                </w:pPr>
              </w:pPrChange>
            </w:pPr>
          </w:p>
        </w:tc>
        <w:tc>
          <w:tcPr>
            <w:tcW w:w="0" w:type="auto"/>
            <w:tcBorders>
              <w:top w:val="nil"/>
              <w:left w:val="nil"/>
              <w:bottom w:val="nil"/>
              <w:right w:val="nil"/>
            </w:tcBorders>
            <w:shd w:val="clear" w:color="auto" w:fill="auto"/>
            <w:vAlign w:val="center"/>
            <w:hideMark/>
          </w:tcPr>
          <w:p w14:paraId="74CDDC60" w14:textId="77777777" w:rsidR="000D0736" w:rsidRPr="000D0736" w:rsidRDefault="000D0736">
            <w:pPr>
              <w:spacing w:line="276" w:lineRule="auto"/>
              <w:jc w:val="center"/>
              <w:rPr>
                <w:ins w:id="6194" w:author="Danny" w:date="2026-10-02T14:15:00Z"/>
                <w:rFonts w:eastAsiaTheme="minorHAnsi" w:cstheme="minorBidi"/>
                <w:kern w:val="2"/>
                <w:sz w:val="14"/>
                <w:szCs w:val="18"/>
                <w14:ligatures w14:val="standardContextual"/>
                <w:rPrChange w:id="6195" w:author="Danny" w:date="2026-10-02T14:18:00Z">
                  <w:rPr>
                    <w:ins w:id="6196" w:author="Danny" w:date="2026-10-02T14:15:00Z"/>
                    <w:color w:val="000000"/>
                    <w:sz w:val="18"/>
                    <w:szCs w:val="18"/>
                  </w:rPr>
                </w:rPrChange>
              </w:rPr>
              <w:pPrChange w:id="6197" w:author="Danny" w:date="2026-10-02T14:21:00Z">
                <w:pPr>
                  <w:jc w:val="center"/>
                </w:pPr>
              </w:pPrChange>
            </w:pPr>
            <w:ins w:id="6198" w:author="Danny" w:date="2026-10-02T14:15:00Z">
              <w:r w:rsidRPr="000D0736">
                <w:rPr>
                  <w:rFonts w:eastAsiaTheme="minorHAnsi" w:cstheme="minorBidi"/>
                  <w:kern w:val="2"/>
                  <w:sz w:val="14"/>
                  <w:szCs w:val="18"/>
                  <w14:ligatures w14:val="standardContextual"/>
                  <w:rPrChange w:id="6199" w:author="Danny" w:date="2026-10-02T14:18:00Z">
                    <w:rPr>
                      <w:color w:val="000000"/>
                      <w:sz w:val="18"/>
                      <w:szCs w:val="18"/>
                    </w:rPr>
                  </w:rPrChange>
                </w:rPr>
                <w:t>23.5 ± 9.6</w:t>
              </w:r>
            </w:ins>
          </w:p>
        </w:tc>
        <w:tc>
          <w:tcPr>
            <w:tcW w:w="0" w:type="auto"/>
            <w:tcBorders>
              <w:top w:val="nil"/>
              <w:left w:val="nil"/>
              <w:bottom w:val="nil"/>
              <w:right w:val="nil"/>
            </w:tcBorders>
            <w:shd w:val="clear" w:color="auto" w:fill="auto"/>
            <w:vAlign w:val="center"/>
            <w:hideMark/>
          </w:tcPr>
          <w:p w14:paraId="188C4796" w14:textId="77777777" w:rsidR="000D0736" w:rsidRPr="000D0736" w:rsidRDefault="000D0736">
            <w:pPr>
              <w:spacing w:line="276" w:lineRule="auto"/>
              <w:jc w:val="center"/>
              <w:rPr>
                <w:ins w:id="6200" w:author="Danny" w:date="2026-10-02T14:15:00Z"/>
                <w:rFonts w:eastAsiaTheme="minorHAnsi" w:cstheme="minorBidi"/>
                <w:kern w:val="2"/>
                <w:sz w:val="14"/>
                <w:szCs w:val="18"/>
                <w14:ligatures w14:val="standardContextual"/>
                <w:rPrChange w:id="6201" w:author="Danny" w:date="2026-10-02T14:18:00Z">
                  <w:rPr>
                    <w:ins w:id="6202" w:author="Danny" w:date="2026-10-02T14:15:00Z"/>
                    <w:color w:val="000000"/>
                    <w:sz w:val="18"/>
                    <w:szCs w:val="18"/>
                  </w:rPr>
                </w:rPrChange>
              </w:rPr>
              <w:pPrChange w:id="6203" w:author="Danny" w:date="2026-10-02T14:21:00Z">
                <w:pPr>
                  <w:jc w:val="center"/>
                </w:pPr>
              </w:pPrChange>
            </w:pPr>
          </w:p>
        </w:tc>
        <w:tc>
          <w:tcPr>
            <w:tcW w:w="0" w:type="auto"/>
            <w:tcBorders>
              <w:top w:val="nil"/>
              <w:left w:val="nil"/>
              <w:bottom w:val="nil"/>
              <w:right w:val="nil"/>
            </w:tcBorders>
            <w:shd w:val="clear" w:color="auto" w:fill="auto"/>
            <w:vAlign w:val="center"/>
            <w:hideMark/>
          </w:tcPr>
          <w:p w14:paraId="58A310F2" w14:textId="77777777" w:rsidR="000D0736" w:rsidRPr="000D0736" w:rsidRDefault="000D0736">
            <w:pPr>
              <w:spacing w:line="276" w:lineRule="auto"/>
              <w:jc w:val="center"/>
              <w:rPr>
                <w:ins w:id="6204" w:author="Danny" w:date="2026-10-02T14:15:00Z"/>
                <w:rFonts w:eastAsiaTheme="minorHAnsi" w:cstheme="minorBidi"/>
                <w:kern w:val="2"/>
                <w:sz w:val="14"/>
                <w:szCs w:val="18"/>
                <w14:ligatures w14:val="standardContextual"/>
                <w:rPrChange w:id="6205" w:author="Danny" w:date="2026-10-02T14:18:00Z">
                  <w:rPr>
                    <w:ins w:id="6206" w:author="Danny" w:date="2026-10-02T14:15:00Z"/>
                    <w:color w:val="000000"/>
                    <w:sz w:val="18"/>
                    <w:szCs w:val="18"/>
                  </w:rPr>
                </w:rPrChange>
              </w:rPr>
              <w:pPrChange w:id="6207" w:author="Danny" w:date="2026-10-02T14:21:00Z">
                <w:pPr>
                  <w:jc w:val="center"/>
                </w:pPr>
              </w:pPrChange>
            </w:pPr>
            <w:ins w:id="6208" w:author="Danny" w:date="2026-10-02T14:15:00Z">
              <w:r w:rsidRPr="000D0736">
                <w:rPr>
                  <w:rFonts w:eastAsiaTheme="minorHAnsi" w:cstheme="minorBidi"/>
                  <w:kern w:val="2"/>
                  <w:sz w:val="14"/>
                  <w:szCs w:val="18"/>
                  <w14:ligatures w14:val="standardContextual"/>
                  <w:rPrChange w:id="6209" w:author="Danny" w:date="2026-10-02T14:18:00Z">
                    <w:rPr>
                      <w:color w:val="000000"/>
                      <w:sz w:val="18"/>
                      <w:szCs w:val="18"/>
                    </w:rPr>
                  </w:rPrChange>
                </w:rPr>
                <w:t>12</w:t>
              </w:r>
            </w:ins>
          </w:p>
        </w:tc>
        <w:tc>
          <w:tcPr>
            <w:tcW w:w="0" w:type="auto"/>
            <w:tcBorders>
              <w:top w:val="nil"/>
              <w:left w:val="nil"/>
              <w:bottom w:val="nil"/>
              <w:right w:val="nil"/>
            </w:tcBorders>
            <w:shd w:val="clear" w:color="auto" w:fill="auto"/>
            <w:vAlign w:val="center"/>
            <w:hideMark/>
          </w:tcPr>
          <w:p w14:paraId="02CDEA63" w14:textId="77777777" w:rsidR="000D0736" w:rsidRPr="000D0736" w:rsidRDefault="000D0736">
            <w:pPr>
              <w:spacing w:line="276" w:lineRule="auto"/>
              <w:jc w:val="center"/>
              <w:rPr>
                <w:ins w:id="6210" w:author="Danny" w:date="2026-10-02T14:15:00Z"/>
                <w:rFonts w:eastAsiaTheme="minorHAnsi" w:cstheme="minorBidi"/>
                <w:kern w:val="2"/>
                <w:sz w:val="14"/>
                <w:szCs w:val="18"/>
                <w14:ligatures w14:val="standardContextual"/>
                <w:rPrChange w:id="6211" w:author="Danny" w:date="2026-10-02T14:18:00Z">
                  <w:rPr>
                    <w:ins w:id="6212" w:author="Danny" w:date="2026-10-02T14:15:00Z"/>
                    <w:color w:val="000000"/>
                    <w:sz w:val="18"/>
                    <w:szCs w:val="18"/>
                  </w:rPr>
                </w:rPrChange>
              </w:rPr>
              <w:pPrChange w:id="6213" w:author="Danny" w:date="2026-10-02T14:21:00Z">
                <w:pPr>
                  <w:jc w:val="center"/>
                </w:pPr>
              </w:pPrChange>
            </w:pPr>
            <w:ins w:id="6214" w:author="Danny" w:date="2026-10-02T14:15:00Z">
              <w:r w:rsidRPr="000D0736">
                <w:rPr>
                  <w:rFonts w:eastAsiaTheme="minorHAnsi" w:cstheme="minorBidi"/>
                  <w:kern w:val="2"/>
                  <w:sz w:val="14"/>
                  <w:szCs w:val="18"/>
                  <w14:ligatures w14:val="standardContextual"/>
                  <w:rPrChange w:id="6215" w:author="Danny" w:date="2026-10-02T14:18:00Z">
                    <w:rPr>
                      <w:color w:val="000000"/>
                      <w:sz w:val="18"/>
                      <w:szCs w:val="18"/>
                    </w:rPr>
                  </w:rPrChange>
                </w:rPr>
                <w:t>12</w:t>
              </w:r>
            </w:ins>
          </w:p>
        </w:tc>
        <w:tc>
          <w:tcPr>
            <w:tcW w:w="0" w:type="auto"/>
            <w:tcBorders>
              <w:top w:val="nil"/>
              <w:left w:val="nil"/>
              <w:bottom w:val="nil"/>
              <w:right w:val="nil"/>
            </w:tcBorders>
            <w:shd w:val="clear" w:color="auto" w:fill="auto"/>
            <w:vAlign w:val="center"/>
            <w:hideMark/>
          </w:tcPr>
          <w:p w14:paraId="30A57C9B" w14:textId="77777777" w:rsidR="000D0736" w:rsidRPr="000D0736" w:rsidRDefault="000D0736">
            <w:pPr>
              <w:spacing w:line="276" w:lineRule="auto"/>
              <w:jc w:val="center"/>
              <w:rPr>
                <w:ins w:id="6216" w:author="Danny" w:date="2026-10-02T14:15:00Z"/>
                <w:rFonts w:eastAsiaTheme="minorHAnsi" w:cstheme="minorBidi"/>
                <w:kern w:val="2"/>
                <w:sz w:val="14"/>
                <w:szCs w:val="18"/>
                <w14:ligatures w14:val="standardContextual"/>
                <w:rPrChange w:id="6217" w:author="Danny" w:date="2026-10-02T14:18:00Z">
                  <w:rPr>
                    <w:ins w:id="6218" w:author="Danny" w:date="2026-10-02T14:15:00Z"/>
                    <w:color w:val="000000"/>
                    <w:sz w:val="18"/>
                    <w:szCs w:val="18"/>
                  </w:rPr>
                </w:rPrChange>
              </w:rPr>
              <w:pPrChange w:id="6219" w:author="Danny" w:date="2026-10-02T14:21:00Z">
                <w:pPr>
                  <w:jc w:val="center"/>
                </w:pPr>
              </w:pPrChange>
            </w:pPr>
            <w:ins w:id="6220" w:author="Danny" w:date="2026-10-02T14:15:00Z">
              <w:r w:rsidRPr="000D0736">
                <w:rPr>
                  <w:rFonts w:eastAsiaTheme="minorHAnsi" w:cstheme="minorBidi"/>
                  <w:kern w:val="2"/>
                  <w:sz w:val="14"/>
                  <w:szCs w:val="18"/>
                  <w14:ligatures w14:val="standardContextual"/>
                  <w:rPrChange w:id="6221" w:author="Danny" w:date="2026-10-02T14:18:00Z">
                    <w:rPr>
                      <w:color w:val="000000"/>
                      <w:sz w:val="18"/>
                      <w:szCs w:val="18"/>
                    </w:rPr>
                  </w:rPrChange>
                </w:rPr>
                <w:t>0</w:t>
              </w:r>
            </w:ins>
          </w:p>
        </w:tc>
        <w:tc>
          <w:tcPr>
            <w:tcW w:w="0" w:type="auto"/>
            <w:tcBorders>
              <w:top w:val="nil"/>
              <w:left w:val="nil"/>
              <w:bottom w:val="nil"/>
              <w:right w:val="nil"/>
            </w:tcBorders>
            <w:shd w:val="clear" w:color="auto" w:fill="auto"/>
            <w:noWrap/>
            <w:vAlign w:val="center"/>
            <w:hideMark/>
          </w:tcPr>
          <w:p w14:paraId="57AA1955" w14:textId="77777777" w:rsidR="000D0736" w:rsidRPr="000D0736" w:rsidRDefault="000D0736">
            <w:pPr>
              <w:spacing w:line="276" w:lineRule="auto"/>
              <w:jc w:val="center"/>
              <w:rPr>
                <w:ins w:id="6222" w:author="Danny" w:date="2026-10-02T14:15:00Z"/>
                <w:rFonts w:eastAsiaTheme="minorHAnsi" w:cstheme="minorBidi"/>
                <w:kern w:val="2"/>
                <w:sz w:val="14"/>
                <w:szCs w:val="18"/>
                <w14:ligatures w14:val="standardContextual"/>
                <w:rPrChange w:id="6223" w:author="Danny" w:date="2026-10-02T14:18:00Z">
                  <w:rPr>
                    <w:ins w:id="6224" w:author="Danny" w:date="2026-10-02T14:15:00Z"/>
                    <w:color w:val="000000"/>
                    <w:sz w:val="18"/>
                    <w:szCs w:val="18"/>
                  </w:rPr>
                </w:rPrChange>
              </w:rPr>
              <w:pPrChange w:id="6225" w:author="Danny" w:date="2026-10-02T14:21:00Z">
                <w:pPr>
                  <w:jc w:val="center"/>
                </w:pPr>
              </w:pPrChange>
            </w:pPr>
          </w:p>
        </w:tc>
        <w:tc>
          <w:tcPr>
            <w:tcW w:w="0" w:type="auto"/>
            <w:tcBorders>
              <w:top w:val="nil"/>
              <w:left w:val="nil"/>
              <w:bottom w:val="nil"/>
              <w:right w:val="nil"/>
            </w:tcBorders>
            <w:shd w:val="clear" w:color="auto" w:fill="auto"/>
            <w:vAlign w:val="center"/>
            <w:hideMark/>
          </w:tcPr>
          <w:p w14:paraId="339AA640" w14:textId="77777777" w:rsidR="000D0736" w:rsidRPr="000D0736" w:rsidRDefault="000D0736">
            <w:pPr>
              <w:spacing w:line="276" w:lineRule="auto"/>
              <w:jc w:val="center"/>
              <w:rPr>
                <w:ins w:id="6226" w:author="Danny" w:date="2026-10-02T14:15:00Z"/>
                <w:rFonts w:eastAsiaTheme="minorHAnsi" w:cstheme="minorBidi"/>
                <w:kern w:val="2"/>
                <w:sz w:val="14"/>
                <w:szCs w:val="18"/>
                <w14:ligatures w14:val="standardContextual"/>
                <w:rPrChange w:id="6227" w:author="Danny" w:date="2026-10-02T14:18:00Z">
                  <w:rPr>
                    <w:ins w:id="6228" w:author="Danny" w:date="2026-10-02T14:15:00Z"/>
                    <w:color w:val="000000"/>
                    <w:sz w:val="18"/>
                    <w:szCs w:val="18"/>
                  </w:rPr>
                </w:rPrChange>
              </w:rPr>
              <w:pPrChange w:id="6229" w:author="Danny" w:date="2026-10-02T14:21:00Z">
                <w:pPr>
                  <w:jc w:val="center"/>
                </w:pPr>
              </w:pPrChange>
            </w:pPr>
            <w:ins w:id="6230" w:author="Danny" w:date="2026-10-02T14:15:00Z">
              <w:r w:rsidRPr="000D0736">
                <w:rPr>
                  <w:rFonts w:eastAsiaTheme="minorHAnsi" w:cstheme="minorBidi"/>
                  <w:kern w:val="2"/>
                  <w:sz w:val="14"/>
                  <w:szCs w:val="18"/>
                  <w14:ligatures w14:val="standardContextual"/>
                  <w:rPrChange w:id="6231" w:author="Danny" w:date="2026-10-02T14:18:00Z">
                    <w:rPr>
                      <w:color w:val="000000"/>
                      <w:sz w:val="18"/>
                      <w:szCs w:val="18"/>
                    </w:rPr>
                  </w:rPrChange>
                </w:rPr>
                <w:t>23</w:t>
              </w:r>
            </w:ins>
          </w:p>
        </w:tc>
        <w:tc>
          <w:tcPr>
            <w:tcW w:w="0" w:type="auto"/>
            <w:tcBorders>
              <w:top w:val="nil"/>
              <w:left w:val="nil"/>
              <w:bottom w:val="nil"/>
              <w:right w:val="nil"/>
            </w:tcBorders>
            <w:shd w:val="clear" w:color="auto" w:fill="auto"/>
            <w:vAlign w:val="center"/>
            <w:hideMark/>
          </w:tcPr>
          <w:p w14:paraId="4EE8ACF5" w14:textId="77777777" w:rsidR="000D0736" w:rsidRPr="000D0736" w:rsidRDefault="000D0736">
            <w:pPr>
              <w:spacing w:line="276" w:lineRule="auto"/>
              <w:jc w:val="center"/>
              <w:rPr>
                <w:ins w:id="6232" w:author="Danny" w:date="2026-10-02T14:15:00Z"/>
                <w:rFonts w:eastAsiaTheme="minorHAnsi" w:cstheme="minorBidi"/>
                <w:kern w:val="2"/>
                <w:sz w:val="14"/>
                <w:szCs w:val="18"/>
                <w14:ligatures w14:val="standardContextual"/>
                <w:rPrChange w:id="6233" w:author="Danny" w:date="2026-10-02T14:18:00Z">
                  <w:rPr>
                    <w:ins w:id="6234" w:author="Danny" w:date="2026-10-02T14:15:00Z"/>
                    <w:color w:val="000000"/>
                    <w:sz w:val="18"/>
                    <w:szCs w:val="18"/>
                  </w:rPr>
                </w:rPrChange>
              </w:rPr>
              <w:pPrChange w:id="6235" w:author="Danny" w:date="2026-10-02T14:21:00Z">
                <w:pPr>
                  <w:jc w:val="center"/>
                </w:pPr>
              </w:pPrChange>
            </w:pPr>
            <w:ins w:id="6236" w:author="Danny" w:date="2026-10-02T14:15:00Z">
              <w:r w:rsidRPr="000D0736">
                <w:rPr>
                  <w:rFonts w:eastAsiaTheme="minorHAnsi" w:cstheme="minorBidi"/>
                  <w:kern w:val="2"/>
                  <w:sz w:val="14"/>
                  <w:szCs w:val="18"/>
                  <w14:ligatures w14:val="standardContextual"/>
                  <w:rPrChange w:id="6237"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4F400653" w14:textId="77777777" w:rsidR="000D0736" w:rsidRPr="000D0736" w:rsidRDefault="000D0736">
            <w:pPr>
              <w:spacing w:line="276" w:lineRule="auto"/>
              <w:jc w:val="center"/>
              <w:rPr>
                <w:ins w:id="6238" w:author="Danny" w:date="2026-10-02T14:15:00Z"/>
                <w:rFonts w:eastAsiaTheme="minorHAnsi" w:cstheme="minorBidi"/>
                <w:kern w:val="2"/>
                <w:sz w:val="14"/>
                <w:szCs w:val="18"/>
                <w14:ligatures w14:val="standardContextual"/>
                <w:rPrChange w:id="6239" w:author="Danny" w:date="2026-10-02T14:18:00Z">
                  <w:rPr>
                    <w:ins w:id="6240" w:author="Danny" w:date="2026-10-02T14:15:00Z"/>
                    <w:color w:val="000000"/>
                    <w:sz w:val="18"/>
                    <w:szCs w:val="18"/>
                  </w:rPr>
                </w:rPrChange>
              </w:rPr>
              <w:pPrChange w:id="6241" w:author="Danny" w:date="2026-10-02T14:21:00Z">
                <w:pPr>
                  <w:jc w:val="center"/>
                </w:pPr>
              </w:pPrChange>
            </w:pPr>
            <w:ins w:id="6242" w:author="Danny" w:date="2026-10-02T14:15:00Z">
              <w:r w:rsidRPr="000D0736">
                <w:rPr>
                  <w:rFonts w:eastAsiaTheme="minorHAnsi" w:cstheme="minorBidi"/>
                  <w:kern w:val="2"/>
                  <w:sz w:val="14"/>
                  <w:szCs w:val="18"/>
                  <w14:ligatures w14:val="standardContextual"/>
                  <w:rPrChange w:id="6243"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663F7764" w14:textId="77777777" w:rsidR="000D0736" w:rsidRPr="000D0736" w:rsidRDefault="000D0736">
            <w:pPr>
              <w:spacing w:line="276" w:lineRule="auto"/>
              <w:rPr>
                <w:ins w:id="6244" w:author="Danny" w:date="2026-10-02T14:15:00Z"/>
                <w:rFonts w:eastAsiaTheme="minorHAnsi" w:cstheme="minorBidi"/>
                <w:kern w:val="2"/>
                <w:sz w:val="14"/>
                <w:szCs w:val="18"/>
                <w14:ligatures w14:val="standardContextual"/>
                <w:rPrChange w:id="6245" w:author="Danny" w:date="2026-10-02T14:18:00Z">
                  <w:rPr>
                    <w:ins w:id="6246" w:author="Danny" w:date="2026-10-02T14:15:00Z"/>
                    <w:color w:val="000000"/>
                    <w:sz w:val="18"/>
                    <w:szCs w:val="18"/>
                  </w:rPr>
                </w:rPrChange>
              </w:rPr>
              <w:pPrChange w:id="6247" w:author="Danny" w:date="2026-10-02T14:16:00Z">
                <w:pPr>
                  <w:jc w:val="center"/>
                </w:pPr>
              </w:pPrChange>
            </w:pPr>
          </w:p>
        </w:tc>
        <w:tc>
          <w:tcPr>
            <w:tcW w:w="0" w:type="auto"/>
            <w:tcBorders>
              <w:top w:val="nil"/>
            </w:tcBorders>
            <w:shd w:val="clear" w:color="auto" w:fill="auto"/>
            <w:vAlign w:val="center"/>
            <w:hideMark/>
          </w:tcPr>
          <w:p w14:paraId="2BD41DFB" w14:textId="77777777" w:rsidR="000D0736" w:rsidRPr="000D0736" w:rsidRDefault="000D0736">
            <w:pPr>
              <w:spacing w:line="276" w:lineRule="auto"/>
              <w:jc w:val="center"/>
              <w:rPr>
                <w:ins w:id="6248" w:author="Danny" w:date="2026-10-02T14:15:00Z"/>
                <w:rFonts w:ascii="Segoe UI Symbol" w:eastAsiaTheme="minorHAnsi" w:hAnsi="Segoe UI Symbol" w:cs="Calibri"/>
                <w:kern w:val="2"/>
                <w:sz w:val="14"/>
                <w:szCs w:val="18"/>
                <w14:ligatures w14:val="standardContextual"/>
                <w:rPrChange w:id="6249" w:author="Danny" w:date="2026-10-02T14:18:00Z">
                  <w:rPr>
                    <w:ins w:id="6250" w:author="Danny" w:date="2026-10-02T14:15:00Z"/>
                    <w:rFonts w:ascii="Segoe UI Symbol" w:hAnsi="Segoe UI Symbol" w:cs="Calibri"/>
                    <w:color w:val="000000"/>
                    <w:sz w:val="18"/>
                    <w:szCs w:val="18"/>
                  </w:rPr>
                </w:rPrChange>
              </w:rPr>
              <w:pPrChange w:id="6251" w:author="Danny" w:date="2026-10-02T14:23:00Z">
                <w:pPr>
                  <w:jc w:val="center"/>
                </w:pPr>
              </w:pPrChange>
            </w:pPr>
            <w:ins w:id="6252" w:author="Danny" w:date="2026-10-02T14:15:00Z">
              <w:r w:rsidRPr="000D0736">
                <w:rPr>
                  <w:rFonts w:ascii="Segoe UI Symbol" w:eastAsiaTheme="minorHAnsi" w:hAnsi="Segoe UI Symbol" w:cs="Calibri"/>
                  <w:kern w:val="2"/>
                  <w:sz w:val="14"/>
                  <w:szCs w:val="18"/>
                  <w14:ligatures w14:val="standardContextual"/>
                  <w:rPrChange w:id="625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38EFA2F" w14:textId="77777777" w:rsidR="000D0736" w:rsidRPr="000D0736" w:rsidRDefault="000D0736">
            <w:pPr>
              <w:spacing w:line="276" w:lineRule="auto"/>
              <w:jc w:val="center"/>
              <w:rPr>
                <w:ins w:id="6254" w:author="Danny" w:date="2026-10-02T14:15:00Z"/>
                <w:rFonts w:ascii="Segoe UI Symbol" w:eastAsiaTheme="minorHAnsi" w:hAnsi="Segoe UI Symbol" w:cs="Calibri"/>
                <w:kern w:val="2"/>
                <w:sz w:val="14"/>
                <w:szCs w:val="18"/>
                <w14:ligatures w14:val="standardContextual"/>
                <w:rPrChange w:id="6255" w:author="Danny" w:date="2026-10-02T14:18:00Z">
                  <w:rPr>
                    <w:ins w:id="6256" w:author="Danny" w:date="2026-10-02T14:15:00Z"/>
                    <w:rFonts w:ascii="Segoe UI Symbol" w:hAnsi="Segoe UI Symbol" w:cs="Calibri"/>
                    <w:color w:val="000000"/>
                    <w:sz w:val="18"/>
                    <w:szCs w:val="18"/>
                  </w:rPr>
                </w:rPrChange>
              </w:rPr>
              <w:pPrChange w:id="6257" w:author="Danny" w:date="2026-10-02T14:23:00Z">
                <w:pPr>
                  <w:jc w:val="center"/>
                </w:pPr>
              </w:pPrChange>
            </w:pPr>
            <w:ins w:id="6258" w:author="Danny" w:date="2026-10-02T14:15:00Z">
              <w:r w:rsidRPr="000D0736">
                <w:rPr>
                  <w:rFonts w:ascii="Segoe UI Symbol" w:eastAsiaTheme="minorHAnsi" w:hAnsi="Segoe UI Symbol" w:cs="Calibri"/>
                  <w:kern w:val="2"/>
                  <w:sz w:val="14"/>
                  <w:szCs w:val="18"/>
                  <w14:ligatures w14:val="standardContextual"/>
                  <w:rPrChange w:id="625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F2081F1" w14:textId="77777777" w:rsidR="000D0736" w:rsidRPr="000D0736" w:rsidRDefault="000D0736">
            <w:pPr>
              <w:spacing w:line="276" w:lineRule="auto"/>
              <w:jc w:val="center"/>
              <w:rPr>
                <w:ins w:id="6260" w:author="Danny" w:date="2026-10-02T14:15:00Z"/>
                <w:rFonts w:ascii="Segoe UI Symbol" w:eastAsiaTheme="minorHAnsi" w:hAnsi="Segoe UI Symbol" w:cs="Calibri"/>
                <w:kern w:val="2"/>
                <w:sz w:val="14"/>
                <w:szCs w:val="18"/>
                <w14:ligatures w14:val="standardContextual"/>
                <w:rPrChange w:id="6261" w:author="Danny" w:date="2026-10-02T14:18:00Z">
                  <w:rPr>
                    <w:ins w:id="6262" w:author="Danny" w:date="2026-10-02T14:15:00Z"/>
                    <w:rFonts w:ascii="Segoe UI Symbol" w:hAnsi="Segoe UI Symbol" w:cs="Calibri"/>
                    <w:color w:val="000000"/>
                    <w:sz w:val="18"/>
                    <w:szCs w:val="18"/>
                  </w:rPr>
                </w:rPrChange>
              </w:rPr>
              <w:pPrChange w:id="6263" w:author="Danny" w:date="2026-10-02T14:23:00Z">
                <w:pPr>
                  <w:jc w:val="center"/>
                </w:pPr>
              </w:pPrChange>
            </w:pPr>
            <w:ins w:id="6264" w:author="Danny" w:date="2026-10-02T14:15:00Z">
              <w:r w:rsidRPr="000D0736">
                <w:rPr>
                  <w:rFonts w:ascii="Segoe UI Symbol" w:eastAsiaTheme="minorHAnsi" w:hAnsi="Segoe UI Symbol" w:cs="Calibri"/>
                  <w:kern w:val="2"/>
                  <w:sz w:val="14"/>
                  <w:szCs w:val="18"/>
                  <w14:ligatures w14:val="standardContextual"/>
                  <w:rPrChange w:id="626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D25BC1D" w14:textId="77777777" w:rsidR="000D0736" w:rsidRPr="000D0736" w:rsidRDefault="000D0736">
            <w:pPr>
              <w:spacing w:line="276" w:lineRule="auto"/>
              <w:jc w:val="center"/>
              <w:rPr>
                <w:ins w:id="6266" w:author="Danny" w:date="2026-10-02T14:15:00Z"/>
                <w:rFonts w:ascii="Segoe UI Symbol" w:eastAsiaTheme="minorHAnsi" w:hAnsi="Segoe UI Symbol" w:cs="Calibri"/>
                <w:kern w:val="2"/>
                <w:sz w:val="14"/>
                <w:szCs w:val="18"/>
                <w14:ligatures w14:val="standardContextual"/>
                <w:rPrChange w:id="6267" w:author="Danny" w:date="2026-10-02T14:18:00Z">
                  <w:rPr>
                    <w:ins w:id="6268" w:author="Danny" w:date="2026-10-02T14:15:00Z"/>
                    <w:rFonts w:ascii="Segoe UI Symbol" w:hAnsi="Segoe UI Symbol" w:cs="Calibri"/>
                    <w:color w:val="000000"/>
                    <w:sz w:val="18"/>
                    <w:szCs w:val="18"/>
                  </w:rPr>
                </w:rPrChange>
              </w:rPr>
              <w:pPrChange w:id="6269" w:author="Danny" w:date="2026-10-02T14:23:00Z">
                <w:pPr>
                  <w:jc w:val="center"/>
                </w:pPr>
              </w:pPrChange>
            </w:pPr>
            <w:ins w:id="6270" w:author="Danny" w:date="2026-10-02T14:15:00Z">
              <w:r w:rsidRPr="000D0736">
                <w:rPr>
                  <w:rFonts w:ascii="Segoe UI Symbol" w:eastAsiaTheme="minorHAnsi" w:hAnsi="Segoe UI Symbol" w:cs="Calibri"/>
                  <w:kern w:val="2"/>
                  <w:sz w:val="14"/>
                  <w:szCs w:val="18"/>
                  <w14:ligatures w14:val="standardContextual"/>
                  <w:rPrChange w:id="627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BAE7BE6" w14:textId="77777777" w:rsidR="000D0736" w:rsidRPr="000D0736" w:rsidRDefault="000D0736">
            <w:pPr>
              <w:spacing w:line="276" w:lineRule="auto"/>
              <w:jc w:val="center"/>
              <w:rPr>
                <w:ins w:id="6272" w:author="Danny" w:date="2026-10-02T14:15:00Z"/>
                <w:rFonts w:ascii="Segoe UI Symbol" w:eastAsiaTheme="minorHAnsi" w:hAnsi="Segoe UI Symbol" w:cs="Calibri"/>
                <w:kern w:val="2"/>
                <w:sz w:val="14"/>
                <w:szCs w:val="18"/>
                <w14:ligatures w14:val="standardContextual"/>
                <w:rPrChange w:id="6273" w:author="Danny" w:date="2026-10-02T14:18:00Z">
                  <w:rPr>
                    <w:ins w:id="6274" w:author="Danny" w:date="2026-10-02T14:15:00Z"/>
                    <w:rFonts w:ascii="Segoe UI Symbol" w:hAnsi="Segoe UI Symbol" w:cs="Calibri"/>
                    <w:color w:val="000000"/>
                    <w:sz w:val="18"/>
                    <w:szCs w:val="18"/>
                  </w:rPr>
                </w:rPrChange>
              </w:rPr>
              <w:pPrChange w:id="6275" w:author="Danny" w:date="2026-10-02T14:23:00Z">
                <w:pPr>
                  <w:jc w:val="center"/>
                </w:pPr>
              </w:pPrChange>
            </w:pPr>
          </w:p>
        </w:tc>
        <w:tc>
          <w:tcPr>
            <w:tcW w:w="0" w:type="auto"/>
            <w:tcBorders>
              <w:top w:val="nil"/>
            </w:tcBorders>
            <w:shd w:val="clear" w:color="auto" w:fill="auto"/>
            <w:vAlign w:val="center"/>
            <w:hideMark/>
          </w:tcPr>
          <w:p w14:paraId="1FD41ED1" w14:textId="77777777" w:rsidR="000D0736" w:rsidRPr="000D0736" w:rsidRDefault="000D0736">
            <w:pPr>
              <w:spacing w:line="276" w:lineRule="auto"/>
              <w:jc w:val="center"/>
              <w:rPr>
                <w:ins w:id="6276" w:author="Danny" w:date="2026-10-02T14:15:00Z"/>
                <w:rFonts w:ascii="Segoe UI Symbol" w:eastAsiaTheme="minorHAnsi" w:hAnsi="Segoe UI Symbol" w:cs="Calibri"/>
                <w:kern w:val="2"/>
                <w:sz w:val="14"/>
                <w:szCs w:val="18"/>
                <w14:ligatures w14:val="standardContextual"/>
                <w:rPrChange w:id="6277" w:author="Danny" w:date="2026-10-02T14:18:00Z">
                  <w:rPr>
                    <w:ins w:id="6278" w:author="Danny" w:date="2026-10-02T14:15:00Z"/>
                    <w:rFonts w:ascii="Segoe UI Symbol" w:hAnsi="Segoe UI Symbol" w:cs="Calibri"/>
                    <w:color w:val="000000"/>
                    <w:sz w:val="18"/>
                    <w:szCs w:val="18"/>
                  </w:rPr>
                </w:rPrChange>
              </w:rPr>
              <w:pPrChange w:id="6279" w:author="Danny" w:date="2026-10-02T14:23:00Z">
                <w:pPr>
                  <w:jc w:val="center"/>
                </w:pPr>
              </w:pPrChange>
            </w:pPr>
            <w:ins w:id="6280" w:author="Danny" w:date="2026-10-02T14:15:00Z">
              <w:r w:rsidRPr="000D0736">
                <w:rPr>
                  <w:rFonts w:ascii="Segoe UI Symbol" w:eastAsiaTheme="minorHAnsi" w:hAnsi="Segoe UI Symbol" w:cs="Calibri"/>
                  <w:kern w:val="2"/>
                  <w:sz w:val="14"/>
                  <w:szCs w:val="18"/>
                  <w14:ligatures w14:val="standardContextual"/>
                  <w:rPrChange w:id="628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7AEFFEF" w14:textId="77777777" w:rsidR="000D0736" w:rsidRPr="000D0736" w:rsidRDefault="000D0736">
            <w:pPr>
              <w:spacing w:line="276" w:lineRule="auto"/>
              <w:jc w:val="center"/>
              <w:rPr>
                <w:ins w:id="6282" w:author="Danny" w:date="2026-10-02T14:15:00Z"/>
                <w:rFonts w:ascii="Segoe UI Symbol" w:eastAsiaTheme="minorHAnsi" w:hAnsi="Segoe UI Symbol" w:cs="Calibri"/>
                <w:kern w:val="2"/>
                <w:sz w:val="14"/>
                <w:szCs w:val="18"/>
                <w14:ligatures w14:val="standardContextual"/>
                <w:rPrChange w:id="6283" w:author="Danny" w:date="2026-10-02T14:18:00Z">
                  <w:rPr>
                    <w:ins w:id="6284" w:author="Danny" w:date="2026-10-02T14:15:00Z"/>
                    <w:rFonts w:ascii="Segoe UI Symbol" w:hAnsi="Segoe UI Symbol" w:cs="Calibri"/>
                    <w:color w:val="000000"/>
                    <w:sz w:val="18"/>
                    <w:szCs w:val="18"/>
                  </w:rPr>
                </w:rPrChange>
              </w:rPr>
              <w:pPrChange w:id="6285" w:author="Danny" w:date="2026-10-02T14:23:00Z">
                <w:pPr>
                  <w:jc w:val="center"/>
                </w:pPr>
              </w:pPrChange>
            </w:pPr>
            <w:ins w:id="6286" w:author="Danny" w:date="2026-10-02T14:15:00Z">
              <w:r w:rsidRPr="000D0736">
                <w:rPr>
                  <w:rFonts w:ascii="Segoe UI Symbol" w:eastAsiaTheme="minorHAnsi" w:hAnsi="Segoe UI Symbol" w:cs="Calibri"/>
                  <w:kern w:val="2"/>
                  <w:sz w:val="14"/>
                  <w:szCs w:val="18"/>
                  <w14:ligatures w14:val="standardContextual"/>
                  <w:rPrChange w:id="628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F9D3CA7" w14:textId="77777777" w:rsidR="000D0736" w:rsidRPr="000D0736" w:rsidRDefault="000D0736">
            <w:pPr>
              <w:spacing w:line="276" w:lineRule="auto"/>
              <w:jc w:val="center"/>
              <w:rPr>
                <w:ins w:id="6288" w:author="Danny" w:date="2026-10-02T14:15:00Z"/>
                <w:rFonts w:ascii="Segoe UI Symbol" w:eastAsiaTheme="minorHAnsi" w:hAnsi="Segoe UI Symbol" w:cs="Calibri"/>
                <w:kern w:val="2"/>
                <w:sz w:val="14"/>
                <w:szCs w:val="18"/>
                <w14:ligatures w14:val="standardContextual"/>
                <w:rPrChange w:id="6289" w:author="Danny" w:date="2026-10-02T14:18:00Z">
                  <w:rPr>
                    <w:ins w:id="6290" w:author="Danny" w:date="2026-10-02T14:15:00Z"/>
                    <w:rFonts w:ascii="Segoe UI Symbol" w:hAnsi="Segoe UI Symbol" w:cs="Calibri"/>
                    <w:color w:val="000000"/>
                    <w:sz w:val="18"/>
                    <w:szCs w:val="18"/>
                  </w:rPr>
                </w:rPrChange>
              </w:rPr>
              <w:pPrChange w:id="6291" w:author="Danny" w:date="2026-10-02T14:23:00Z">
                <w:pPr>
                  <w:jc w:val="center"/>
                </w:pPr>
              </w:pPrChange>
            </w:pPr>
            <w:ins w:id="6292" w:author="Danny" w:date="2026-10-02T14:15:00Z">
              <w:r w:rsidRPr="000D0736">
                <w:rPr>
                  <w:rFonts w:ascii="Segoe UI Symbol" w:eastAsiaTheme="minorHAnsi" w:hAnsi="Segoe UI Symbol" w:cs="Calibri"/>
                  <w:kern w:val="2"/>
                  <w:sz w:val="14"/>
                  <w:szCs w:val="18"/>
                  <w14:ligatures w14:val="standardContextual"/>
                  <w:rPrChange w:id="6293" w:author="Danny" w:date="2026-10-02T14:18:00Z">
                    <w:rPr>
                      <w:rFonts w:ascii="Segoe UI Symbol" w:hAnsi="Segoe UI Symbol" w:cs="Calibri"/>
                      <w:color w:val="000000"/>
                      <w:sz w:val="18"/>
                      <w:szCs w:val="18"/>
                    </w:rPr>
                  </w:rPrChange>
                </w:rPr>
                <w:t>✓</w:t>
              </w:r>
            </w:ins>
          </w:p>
        </w:tc>
      </w:tr>
      <w:tr w:rsidR="002A4041" w:rsidRPr="000D0736" w14:paraId="20B7977E" w14:textId="77777777" w:rsidTr="00107337">
        <w:trPr>
          <w:trHeight w:val="20"/>
          <w:ins w:id="6294" w:author="Danny" w:date="2026-10-02T14:15:00Z"/>
        </w:trPr>
        <w:tc>
          <w:tcPr>
            <w:tcW w:w="0" w:type="auto"/>
            <w:tcBorders>
              <w:top w:val="nil"/>
              <w:left w:val="nil"/>
              <w:bottom w:val="nil"/>
              <w:right w:val="nil"/>
            </w:tcBorders>
            <w:shd w:val="clear" w:color="auto" w:fill="auto"/>
            <w:vAlign w:val="center"/>
            <w:hideMark/>
          </w:tcPr>
          <w:p w14:paraId="2613243F" w14:textId="77777777" w:rsidR="000D0736" w:rsidRPr="000D0736" w:rsidRDefault="000D0736">
            <w:pPr>
              <w:spacing w:line="276" w:lineRule="auto"/>
              <w:jc w:val="center"/>
              <w:rPr>
                <w:ins w:id="6295" w:author="Danny" w:date="2026-10-02T14:15:00Z"/>
                <w:rFonts w:eastAsiaTheme="minorHAnsi" w:cstheme="minorBidi"/>
                <w:kern w:val="2"/>
                <w:sz w:val="14"/>
                <w:szCs w:val="18"/>
                <w14:ligatures w14:val="standardContextual"/>
                <w:rPrChange w:id="6296" w:author="Danny" w:date="2026-10-02T14:18:00Z">
                  <w:rPr>
                    <w:ins w:id="6297" w:author="Danny" w:date="2026-10-02T14:15:00Z"/>
                    <w:color w:val="000000"/>
                    <w:sz w:val="18"/>
                    <w:szCs w:val="18"/>
                  </w:rPr>
                </w:rPrChange>
              </w:rPr>
              <w:pPrChange w:id="6298" w:author="Danny" w:date="2026-10-02T14:16:00Z">
                <w:pPr>
                  <w:jc w:val="center"/>
                </w:pPr>
              </w:pPrChange>
            </w:pPr>
            <w:ins w:id="6299" w:author="Danny" w:date="2026-10-02T14:15:00Z">
              <w:r w:rsidRPr="000D0736">
                <w:rPr>
                  <w:rFonts w:eastAsiaTheme="minorHAnsi" w:cstheme="minorBidi"/>
                  <w:kern w:val="2"/>
                  <w:sz w:val="14"/>
                  <w:szCs w:val="18"/>
                  <w14:ligatures w14:val="standardContextual"/>
                  <w:rPrChange w:id="6300" w:author="Danny" w:date="2026-10-02T14:18:00Z">
                    <w:rPr>
                      <w:color w:val="000000"/>
                      <w:sz w:val="18"/>
                      <w:szCs w:val="18"/>
                    </w:rPr>
                  </w:rPrChange>
                </w:rPr>
                <w:t>70</w:t>
              </w:r>
            </w:ins>
          </w:p>
        </w:tc>
        <w:tc>
          <w:tcPr>
            <w:tcW w:w="0" w:type="auto"/>
            <w:tcBorders>
              <w:top w:val="nil"/>
              <w:left w:val="nil"/>
              <w:bottom w:val="nil"/>
              <w:right w:val="nil"/>
            </w:tcBorders>
            <w:shd w:val="clear" w:color="auto" w:fill="auto"/>
            <w:vAlign w:val="center"/>
            <w:hideMark/>
          </w:tcPr>
          <w:p w14:paraId="476251C3" w14:textId="77777777" w:rsidR="000D0736" w:rsidRPr="000D0736" w:rsidRDefault="000D0736">
            <w:pPr>
              <w:spacing w:line="276" w:lineRule="auto"/>
              <w:rPr>
                <w:ins w:id="6301" w:author="Danny" w:date="2026-10-02T14:15:00Z"/>
                <w:rFonts w:eastAsiaTheme="minorHAnsi" w:cstheme="minorBidi"/>
                <w:kern w:val="2"/>
                <w:sz w:val="14"/>
                <w:szCs w:val="18"/>
                <w14:ligatures w14:val="standardContextual"/>
                <w:rPrChange w:id="6302" w:author="Danny" w:date="2026-10-02T14:18:00Z">
                  <w:rPr>
                    <w:ins w:id="6303" w:author="Danny" w:date="2026-10-02T14:15:00Z"/>
                    <w:color w:val="000000"/>
                    <w:sz w:val="18"/>
                    <w:szCs w:val="18"/>
                  </w:rPr>
                </w:rPrChange>
              </w:rPr>
              <w:pPrChange w:id="6304" w:author="Danny" w:date="2026-10-02T14:16:00Z">
                <w:pPr/>
              </w:pPrChange>
            </w:pPr>
            <w:ins w:id="6305" w:author="Danny" w:date="2026-10-02T14:15:00Z">
              <w:r w:rsidRPr="000D0736">
                <w:rPr>
                  <w:rFonts w:eastAsiaTheme="minorHAnsi" w:cstheme="minorBidi"/>
                  <w:kern w:val="2"/>
                  <w:sz w:val="14"/>
                  <w:szCs w:val="18"/>
                  <w14:ligatures w14:val="standardContextual"/>
                  <w:rPrChange w:id="6306" w:author="Danny" w:date="2026-10-02T14:18:00Z">
                    <w:rPr>
                      <w:color w:val="000000"/>
                      <w:sz w:val="18"/>
                      <w:szCs w:val="18"/>
                    </w:rPr>
                  </w:rPrChange>
                </w:rPr>
                <w:t>Noh et al., 2011</w:t>
              </w:r>
            </w:ins>
          </w:p>
        </w:tc>
        <w:tc>
          <w:tcPr>
            <w:tcW w:w="0" w:type="auto"/>
            <w:tcBorders>
              <w:top w:val="nil"/>
              <w:left w:val="nil"/>
              <w:bottom w:val="nil"/>
              <w:right w:val="nil"/>
            </w:tcBorders>
            <w:shd w:val="clear" w:color="auto" w:fill="auto"/>
            <w:noWrap/>
            <w:vAlign w:val="bottom"/>
            <w:hideMark/>
          </w:tcPr>
          <w:p w14:paraId="21E78D9E" w14:textId="77777777" w:rsidR="000D0736" w:rsidRPr="000D0736" w:rsidRDefault="000D0736">
            <w:pPr>
              <w:spacing w:line="276" w:lineRule="auto"/>
              <w:rPr>
                <w:ins w:id="6307" w:author="Danny" w:date="2026-10-02T14:15:00Z"/>
                <w:rFonts w:eastAsiaTheme="minorHAnsi" w:cstheme="minorBidi"/>
                <w:kern w:val="2"/>
                <w:sz w:val="14"/>
                <w:szCs w:val="18"/>
                <w14:ligatures w14:val="standardContextual"/>
                <w:rPrChange w:id="6308" w:author="Danny" w:date="2026-10-02T14:18:00Z">
                  <w:rPr>
                    <w:ins w:id="6309" w:author="Danny" w:date="2026-10-02T14:15:00Z"/>
                    <w:color w:val="000000"/>
                    <w:sz w:val="18"/>
                    <w:szCs w:val="18"/>
                  </w:rPr>
                </w:rPrChange>
              </w:rPr>
              <w:pPrChange w:id="6310" w:author="Danny" w:date="2026-10-02T14:16:00Z">
                <w:pPr/>
              </w:pPrChange>
            </w:pPr>
          </w:p>
        </w:tc>
        <w:tc>
          <w:tcPr>
            <w:tcW w:w="0" w:type="auto"/>
            <w:tcBorders>
              <w:top w:val="nil"/>
              <w:left w:val="nil"/>
              <w:bottom w:val="nil"/>
              <w:right w:val="nil"/>
            </w:tcBorders>
            <w:shd w:val="clear" w:color="auto" w:fill="auto"/>
            <w:vAlign w:val="center"/>
            <w:hideMark/>
          </w:tcPr>
          <w:p w14:paraId="4B30AFD4" w14:textId="77777777" w:rsidR="000D0736" w:rsidRPr="000D0736" w:rsidRDefault="000D0736">
            <w:pPr>
              <w:spacing w:line="276" w:lineRule="auto"/>
              <w:jc w:val="center"/>
              <w:rPr>
                <w:ins w:id="6311" w:author="Danny" w:date="2026-10-02T14:15:00Z"/>
                <w:rFonts w:eastAsiaTheme="minorHAnsi" w:cstheme="minorBidi"/>
                <w:kern w:val="2"/>
                <w:sz w:val="14"/>
                <w:szCs w:val="18"/>
                <w14:ligatures w14:val="standardContextual"/>
                <w:rPrChange w:id="6312" w:author="Danny" w:date="2026-10-02T14:18:00Z">
                  <w:rPr>
                    <w:ins w:id="6313" w:author="Danny" w:date="2026-10-02T14:15:00Z"/>
                    <w:color w:val="000000"/>
                    <w:sz w:val="18"/>
                    <w:szCs w:val="18"/>
                  </w:rPr>
                </w:rPrChange>
              </w:rPr>
              <w:pPrChange w:id="6314" w:author="Danny" w:date="2026-10-02T14:21:00Z">
                <w:pPr>
                  <w:jc w:val="center"/>
                </w:pPr>
              </w:pPrChange>
            </w:pPr>
            <w:ins w:id="6315" w:author="Danny" w:date="2026-10-02T14:15:00Z">
              <w:r w:rsidRPr="000D0736">
                <w:rPr>
                  <w:rFonts w:eastAsiaTheme="minorHAnsi" w:cstheme="minorBidi"/>
                  <w:kern w:val="2"/>
                  <w:sz w:val="14"/>
                  <w:szCs w:val="18"/>
                  <w14:ligatures w14:val="standardContextual"/>
                  <w:rPrChange w:id="6316"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25D63228" w14:textId="77777777" w:rsidR="000D0736" w:rsidRPr="000D0736" w:rsidRDefault="000D0736">
            <w:pPr>
              <w:spacing w:line="276" w:lineRule="auto"/>
              <w:jc w:val="center"/>
              <w:rPr>
                <w:ins w:id="6317" w:author="Danny" w:date="2026-10-02T14:15:00Z"/>
                <w:rFonts w:eastAsiaTheme="minorHAnsi" w:cstheme="minorBidi"/>
                <w:kern w:val="2"/>
                <w:sz w:val="14"/>
                <w:szCs w:val="18"/>
                <w14:ligatures w14:val="standardContextual"/>
                <w:rPrChange w:id="6318" w:author="Danny" w:date="2026-10-02T14:18:00Z">
                  <w:rPr>
                    <w:ins w:id="6319" w:author="Danny" w:date="2026-10-02T14:15:00Z"/>
                    <w:color w:val="000000"/>
                    <w:sz w:val="18"/>
                    <w:szCs w:val="18"/>
                  </w:rPr>
                </w:rPrChange>
              </w:rPr>
              <w:pPrChange w:id="6320" w:author="Danny" w:date="2026-10-02T14:21:00Z">
                <w:pPr>
                  <w:jc w:val="center"/>
                </w:pPr>
              </w:pPrChange>
            </w:pPr>
            <w:ins w:id="6321" w:author="Danny" w:date="2026-10-02T14:15:00Z">
              <w:r w:rsidRPr="000D0736">
                <w:rPr>
                  <w:rFonts w:eastAsiaTheme="minorHAnsi" w:cstheme="minorBidi"/>
                  <w:kern w:val="2"/>
                  <w:sz w:val="14"/>
                  <w:szCs w:val="18"/>
                  <w14:ligatures w14:val="standardContextual"/>
                  <w:rPrChange w:id="6322" w:author="Danny" w:date="2026-10-02T14:18:00Z">
                    <w:rPr>
                      <w:color w:val="000000"/>
                      <w:sz w:val="18"/>
                      <w:szCs w:val="18"/>
                    </w:rPr>
                  </w:rPrChange>
                </w:rPr>
                <w:t>AT</w:t>
              </w:r>
            </w:ins>
          </w:p>
        </w:tc>
        <w:tc>
          <w:tcPr>
            <w:tcW w:w="0" w:type="auto"/>
            <w:tcBorders>
              <w:top w:val="nil"/>
              <w:left w:val="nil"/>
              <w:bottom w:val="nil"/>
              <w:right w:val="nil"/>
            </w:tcBorders>
            <w:shd w:val="clear" w:color="auto" w:fill="auto"/>
            <w:noWrap/>
            <w:vAlign w:val="center"/>
            <w:hideMark/>
          </w:tcPr>
          <w:p w14:paraId="254EEFB7" w14:textId="77777777" w:rsidR="000D0736" w:rsidRPr="000D0736" w:rsidRDefault="000D0736">
            <w:pPr>
              <w:spacing w:line="276" w:lineRule="auto"/>
              <w:jc w:val="center"/>
              <w:rPr>
                <w:ins w:id="6323" w:author="Danny" w:date="2026-10-02T14:15:00Z"/>
                <w:rFonts w:eastAsiaTheme="minorHAnsi" w:cstheme="minorBidi"/>
                <w:kern w:val="2"/>
                <w:sz w:val="14"/>
                <w:szCs w:val="18"/>
                <w14:ligatures w14:val="standardContextual"/>
                <w:rPrChange w:id="6324" w:author="Danny" w:date="2026-10-02T14:18:00Z">
                  <w:rPr>
                    <w:ins w:id="6325" w:author="Danny" w:date="2026-10-02T14:15:00Z"/>
                    <w:color w:val="000000"/>
                    <w:sz w:val="18"/>
                    <w:szCs w:val="18"/>
                  </w:rPr>
                </w:rPrChange>
              </w:rPr>
              <w:pPrChange w:id="6326" w:author="Danny" w:date="2026-10-02T14:21:00Z">
                <w:pPr>
                  <w:jc w:val="center"/>
                </w:pPr>
              </w:pPrChange>
            </w:pPr>
          </w:p>
        </w:tc>
        <w:tc>
          <w:tcPr>
            <w:tcW w:w="0" w:type="auto"/>
            <w:tcBorders>
              <w:top w:val="nil"/>
              <w:left w:val="nil"/>
              <w:bottom w:val="nil"/>
              <w:right w:val="nil"/>
            </w:tcBorders>
            <w:shd w:val="clear" w:color="auto" w:fill="auto"/>
            <w:vAlign w:val="center"/>
            <w:hideMark/>
          </w:tcPr>
          <w:p w14:paraId="604F0862" w14:textId="77777777" w:rsidR="000D0736" w:rsidRPr="000D0736" w:rsidRDefault="000D0736">
            <w:pPr>
              <w:spacing w:line="276" w:lineRule="auto"/>
              <w:jc w:val="center"/>
              <w:rPr>
                <w:ins w:id="6327" w:author="Danny" w:date="2026-10-02T14:15:00Z"/>
                <w:rFonts w:eastAsiaTheme="minorHAnsi" w:cstheme="minorBidi"/>
                <w:kern w:val="2"/>
                <w:sz w:val="14"/>
                <w:szCs w:val="18"/>
                <w14:ligatures w14:val="standardContextual"/>
                <w:rPrChange w:id="6328" w:author="Danny" w:date="2026-10-02T14:18:00Z">
                  <w:rPr>
                    <w:ins w:id="6329" w:author="Danny" w:date="2026-10-02T14:15:00Z"/>
                    <w:color w:val="000000"/>
                    <w:sz w:val="18"/>
                    <w:szCs w:val="18"/>
                  </w:rPr>
                </w:rPrChange>
              </w:rPr>
              <w:pPrChange w:id="6330" w:author="Danny" w:date="2026-10-02T14:21:00Z">
                <w:pPr>
                  <w:jc w:val="center"/>
                </w:pPr>
              </w:pPrChange>
            </w:pPr>
            <w:ins w:id="6331" w:author="Danny" w:date="2026-10-02T14:15:00Z">
              <w:r w:rsidRPr="000D0736">
                <w:rPr>
                  <w:rFonts w:eastAsiaTheme="minorHAnsi" w:cstheme="minorBidi"/>
                  <w:kern w:val="2"/>
                  <w:sz w:val="14"/>
                  <w:szCs w:val="18"/>
                  <w14:ligatures w14:val="standardContextual"/>
                  <w:rPrChange w:id="6332" w:author="Danny" w:date="2026-10-02T14:18:00Z">
                    <w:rPr>
                      <w:color w:val="000000"/>
                      <w:sz w:val="18"/>
                      <w:szCs w:val="18"/>
                    </w:rPr>
                  </w:rPrChange>
                </w:rPr>
                <w:t>25.7 ± 9.8</w:t>
              </w:r>
            </w:ins>
          </w:p>
        </w:tc>
        <w:tc>
          <w:tcPr>
            <w:tcW w:w="0" w:type="auto"/>
            <w:tcBorders>
              <w:top w:val="nil"/>
              <w:left w:val="nil"/>
              <w:bottom w:val="nil"/>
              <w:right w:val="nil"/>
            </w:tcBorders>
            <w:shd w:val="clear" w:color="auto" w:fill="auto"/>
            <w:vAlign w:val="center"/>
            <w:hideMark/>
          </w:tcPr>
          <w:p w14:paraId="53018DB0" w14:textId="77777777" w:rsidR="000D0736" w:rsidRPr="000D0736" w:rsidRDefault="000D0736">
            <w:pPr>
              <w:spacing w:line="276" w:lineRule="auto"/>
              <w:jc w:val="center"/>
              <w:rPr>
                <w:ins w:id="6333" w:author="Danny" w:date="2026-10-02T14:15:00Z"/>
                <w:rFonts w:eastAsiaTheme="minorHAnsi" w:cstheme="minorBidi"/>
                <w:kern w:val="2"/>
                <w:sz w:val="14"/>
                <w:szCs w:val="18"/>
                <w14:ligatures w14:val="standardContextual"/>
                <w:rPrChange w:id="6334" w:author="Danny" w:date="2026-10-02T14:18:00Z">
                  <w:rPr>
                    <w:ins w:id="6335" w:author="Danny" w:date="2026-10-02T14:15:00Z"/>
                    <w:color w:val="000000"/>
                    <w:sz w:val="18"/>
                    <w:szCs w:val="18"/>
                  </w:rPr>
                </w:rPrChange>
              </w:rPr>
              <w:pPrChange w:id="6336" w:author="Danny" w:date="2026-10-02T14:21:00Z">
                <w:pPr>
                  <w:jc w:val="center"/>
                </w:pPr>
              </w:pPrChange>
            </w:pPr>
          </w:p>
        </w:tc>
        <w:tc>
          <w:tcPr>
            <w:tcW w:w="0" w:type="auto"/>
            <w:tcBorders>
              <w:top w:val="nil"/>
              <w:left w:val="nil"/>
              <w:bottom w:val="nil"/>
              <w:right w:val="nil"/>
            </w:tcBorders>
            <w:shd w:val="clear" w:color="auto" w:fill="auto"/>
            <w:vAlign w:val="center"/>
            <w:hideMark/>
          </w:tcPr>
          <w:p w14:paraId="7DA57CF7" w14:textId="77777777" w:rsidR="000D0736" w:rsidRPr="000D0736" w:rsidRDefault="000D0736">
            <w:pPr>
              <w:spacing w:line="276" w:lineRule="auto"/>
              <w:jc w:val="center"/>
              <w:rPr>
                <w:ins w:id="6337" w:author="Danny" w:date="2026-10-02T14:15:00Z"/>
                <w:rFonts w:eastAsiaTheme="minorHAnsi" w:cstheme="minorBidi"/>
                <w:kern w:val="2"/>
                <w:sz w:val="14"/>
                <w:szCs w:val="18"/>
                <w14:ligatures w14:val="standardContextual"/>
                <w:rPrChange w:id="6338" w:author="Danny" w:date="2026-10-02T14:18:00Z">
                  <w:rPr>
                    <w:ins w:id="6339" w:author="Danny" w:date="2026-10-02T14:15:00Z"/>
                    <w:color w:val="000000"/>
                    <w:sz w:val="18"/>
                    <w:szCs w:val="18"/>
                  </w:rPr>
                </w:rPrChange>
              </w:rPr>
              <w:pPrChange w:id="6340" w:author="Danny" w:date="2026-10-02T14:21:00Z">
                <w:pPr>
                  <w:jc w:val="center"/>
                </w:pPr>
              </w:pPrChange>
            </w:pPr>
            <w:ins w:id="6341" w:author="Danny" w:date="2026-10-02T14:15:00Z">
              <w:r w:rsidRPr="000D0736">
                <w:rPr>
                  <w:rFonts w:eastAsiaTheme="minorHAnsi" w:cstheme="minorBidi"/>
                  <w:kern w:val="2"/>
                  <w:sz w:val="14"/>
                  <w:szCs w:val="18"/>
                  <w14:ligatures w14:val="standardContextual"/>
                  <w:rPrChange w:id="6342" w:author="Danny" w:date="2026-10-02T14:18:00Z">
                    <w:rPr>
                      <w:color w:val="000000"/>
                      <w:sz w:val="18"/>
                      <w:szCs w:val="18"/>
                    </w:rPr>
                  </w:rPrChange>
                </w:rPr>
                <w:t>65</w:t>
              </w:r>
            </w:ins>
          </w:p>
        </w:tc>
        <w:tc>
          <w:tcPr>
            <w:tcW w:w="0" w:type="auto"/>
            <w:tcBorders>
              <w:top w:val="nil"/>
              <w:left w:val="nil"/>
              <w:bottom w:val="nil"/>
              <w:right w:val="nil"/>
            </w:tcBorders>
            <w:shd w:val="clear" w:color="auto" w:fill="auto"/>
            <w:vAlign w:val="center"/>
            <w:hideMark/>
          </w:tcPr>
          <w:p w14:paraId="50B7FC60" w14:textId="77777777" w:rsidR="000D0736" w:rsidRPr="000D0736" w:rsidRDefault="000D0736">
            <w:pPr>
              <w:spacing w:line="276" w:lineRule="auto"/>
              <w:jc w:val="center"/>
              <w:rPr>
                <w:ins w:id="6343" w:author="Danny" w:date="2026-10-02T14:15:00Z"/>
                <w:rFonts w:eastAsiaTheme="minorHAnsi" w:cstheme="minorBidi"/>
                <w:kern w:val="2"/>
                <w:sz w:val="14"/>
                <w:szCs w:val="18"/>
                <w14:ligatures w14:val="standardContextual"/>
                <w:rPrChange w:id="6344" w:author="Danny" w:date="2026-10-02T14:18:00Z">
                  <w:rPr>
                    <w:ins w:id="6345" w:author="Danny" w:date="2026-10-02T14:15:00Z"/>
                    <w:color w:val="000000"/>
                    <w:sz w:val="18"/>
                    <w:szCs w:val="18"/>
                  </w:rPr>
                </w:rPrChange>
              </w:rPr>
              <w:pPrChange w:id="6346" w:author="Danny" w:date="2026-10-02T14:21:00Z">
                <w:pPr>
                  <w:jc w:val="center"/>
                </w:pPr>
              </w:pPrChange>
            </w:pPr>
            <w:ins w:id="6347" w:author="Danny" w:date="2026-10-02T14:15:00Z">
              <w:r w:rsidRPr="000D0736">
                <w:rPr>
                  <w:rFonts w:eastAsiaTheme="minorHAnsi" w:cstheme="minorBidi"/>
                  <w:kern w:val="2"/>
                  <w:sz w:val="14"/>
                  <w:szCs w:val="18"/>
                  <w14:ligatures w14:val="standardContextual"/>
                  <w:rPrChange w:id="6348" w:author="Danny" w:date="2026-10-02T14:18:00Z">
                    <w:rPr>
                      <w:color w:val="000000"/>
                      <w:sz w:val="18"/>
                      <w:szCs w:val="18"/>
                    </w:rPr>
                  </w:rPrChange>
                </w:rPr>
                <w:t>56</w:t>
              </w:r>
            </w:ins>
          </w:p>
        </w:tc>
        <w:tc>
          <w:tcPr>
            <w:tcW w:w="0" w:type="auto"/>
            <w:tcBorders>
              <w:top w:val="nil"/>
              <w:left w:val="nil"/>
              <w:bottom w:val="nil"/>
              <w:right w:val="nil"/>
            </w:tcBorders>
            <w:shd w:val="clear" w:color="auto" w:fill="auto"/>
            <w:vAlign w:val="center"/>
            <w:hideMark/>
          </w:tcPr>
          <w:p w14:paraId="3D59D767" w14:textId="77777777" w:rsidR="000D0736" w:rsidRPr="000D0736" w:rsidRDefault="000D0736">
            <w:pPr>
              <w:spacing w:line="276" w:lineRule="auto"/>
              <w:jc w:val="center"/>
              <w:rPr>
                <w:ins w:id="6349" w:author="Danny" w:date="2026-10-02T14:15:00Z"/>
                <w:rFonts w:eastAsiaTheme="minorHAnsi" w:cstheme="minorBidi"/>
                <w:kern w:val="2"/>
                <w:sz w:val="14"/>
                <w:szCs w:val="18"/>
                <w14:ligatures w14:val="standardContextual"/>
                <w:rPrChange w:id="6350" w:author="Danny" w:date="2026-10-02T14:18:00Z">
                  <w:rPr>
                    <w:ins w:id="6351" w:author="Danny" w:date="2026-10-02T14:15:00Z"/>
                    <w:color w:val="000000"/>
                    <w:sz w:val="18"/>
                    <w:szCs w:val="18"/>
                  </w:rPr>
                </w:rPrChange>
              </w:rPr>
              <w:pPrChange w:id="6352" w:author="Danny" w:date="2026-10-02T14:21:00Z">
                <w:pPr>
                  <w:jc w:val="center"/>
                </w:pPr>
              </w:pPrChange>
            </w:pPr>
            <w:ins w:id="6353" w:author="Danny" w:date="2026-10-02T14:15:00Z">
              <w:r w:rsidRPr="000D0736">
                <w:rPr>
                  <w:rFonts w:eastAsiaTheme="minorHAnsi" w:cstheme="minorBidi"/>
                  <w:kern w:val="2"/>
                  <w:sz w:val="14"/>
                  <w:szCs w:val="18"/>
                  <w14:ligatures w14:val="standardContextual"/>
                  <w:rPrChange w:id="6354" w:author="Danny" w:date="2026-10-02T14:18:00Z">
                    <w:rPr>
                      <w:color w:val="000000"/>
                      <w:sz w:val="18"/>
                      <w:szCs w:val="18"/>
                    </w:rPr>
                  </w:rPrChange>
                </w:rPr>
                <w:t>9</w:t>
              </w:r>
            </w:ins>
          </w:p>
        </w:tc>
        <w:tc>
          <w:tcPr>
            <w:tcW w:w="0" w:type="auto"/>
            <w:tcBorders>
              <w:top w:val="nil"/>
              <w:left w:val="nil"/>
              <w:bottom w:val="nil"/>
              <w:right w:val="nil"/>
            </w:tcBorders>
            <w:shd w:val="clear" w:color="auto" w:fill="auto"/>
            <w:noWrap/>
            <w:vAlign w:val="center"/>
            <w:hideMark/>
          </w:tcPr>
          <w:p w14:paraId="3AA94CCE" w14:textId="77777777" w:rsidR="000D0736" w:rsidRPr="000D0736" w:rsidRDefault="000D0736">
            <w:pPr>
              <w:spacing w:line="276" w:lineRule="auto"/>
              <w:jc w:val="center"/>
              <w:rPr>
                <w:ins w:id="6355" w:author="Danny" w:date="2026-10-02T14:15:00Z"/>
                <w:rFonts w:eastAsiaTheme="minorHAnsi" w:cstheme="minorBidi"/>
                <w:kern w:val="2"/>
                <w:sz w:val="14"/>
                <w:szCs w:val="18"/>
                <w14:ligatures w14:val="standardContextual"/>
                <w:rPrChange w:id="6356" w:author="Danny" w:date="2026-10-02T14:18:00Z">
                  <w:rPr>
                    <w:ins w:id="6357" w:author="Danny" w:date="2026-10-02T14:15:00Z"/>
                    <w:color w:val="000000"/>
                    <w:sz w:val="18"/>
                    <w:szCs w:val="18"/>
                  </w:rPr>
                </w:rPrChange>
              </w:rPr>
              <w:pPrChange w:id="6358" w:author="Danny" w:date="2026-10-02T14:21:00Z">
                <w:pPr>
                  <w:jc w:val="center"/>
                </w:pPr>
              </w:pPrChange>
            </w:pPr>
          </w:p>
        </w:tc>
        <w:tc>
          <w:tcPr>
            <w:tcW w:w="0" w:type="auto"/>
            <w:tcBorders>
              <w:top w:val="nil"/>
              <w:left w:val="nil"/>
              <w:bottom w:val="nil"/>
              <w:right w:val="nil"/>
            </w:tcBorders>
            <w:shd w:val="clear" w:color="auto" w:fill="auto"/>
            <w:vAlign w:val="center"/>
            <w:hideMark/>
          </w:tcPr>
          <w:p w14:paraId="0BF45222" w14:textId="77777777" w:rsidR="000D0736" w:rsidRPr="000D0736" w:rsidRDefault="000D0736">
            <w:pPr>
              <w:spacing w:line="276" w:lineRule="auto"/>
              <w:jc w:val="center"/>
              <w:rPr>
                <w:ins w:id="6359" w:author="Danny" w:date="2026-10-02T14:15:00Z"/>
                <w:rFonts w:eastAsiaTheme="minorHAnsi" w:cstheme="minorBidi"/>
                <w:kern w:val="2"/>
                <w:sz w:val="14"/>
                <w:szCs w:val="18"/>
                <w14:ligatures w14:val="standardContextual"/>
                <w:rPrChange w:id="6360" w:author="Danny" w:date="2026-10-02T14:18:00Z">
                  <w:rPr>
                    <w:ins w:id="6361" w:author="Danny" w:date="2026-10-02T14:15:00Z"/>
                    <w:color w:val="000000"/>
                    <w:sz w:val="18"/>
                    <w:szCs w:val="18"/>
                  </w:rPr>
                </w:rPrChange>
              </w:rPr>
              <w:pPrChange w:id="6362" w:author="Danny" w:date="2026-10-02T14:21:00Z">
                <w:pPr>
                  <w:jc w:val="center"/>
                </w:pPr>
              </w:pPrChange>
            </w:pPr>
            <w:ins w:id="6363" w:author="Danny" w:date="2026-10-02T14:15:00Z">
              <w:r w:rsidRPr="000D0736">
                <w:rPr>
                  <w:rFonts w:eastAsiaTheme="minorHAnsi" w:cstheme="minorBidi"/>
                  <w:kern w:val="2"/>
                  <w:sz w:val="14"/>
                  <w:szCs w:val="18"/>
                  <w14:ligatures w14:val="standardContextual"/>
                  <w:rPrChange w:id="6364" w:author="Danny" w:date="2026-10-02T14:18:00Z">
                    <w:rPr>
                      <w:color w:val="000000"/>
                      <w:sz w:val="18"/>
                      <w:szCs w:val="18"/>
                    </w:rPr>
                  </w:rPrChange>
                </w:rPr>
                <w:t>29.9</w:t>
              </w:r>
            </w:ins>
          </w:p>
        </w:tc>
        <w:tc>
          <w:tcPr>
            <w:tcW w:w="0" w:type="auto"/>
            <w:tcBorders>
              <w:top w:val="nil"/>
              <w:left w:val="nil"/>
              <w:bottom w:val="nil"/>
              <w:right w:val="nil"/>
            </w:tcBorders>
            <w:shd w:val="clear" w:color="auto" w:fill="auto"/>
            <w:vAlign w:val="center"/>
            <w:hideMark/>
          </w:tcPr>
          <w:p w14:paraId="36FF86EB" w14:textId="77777777" w:rsidR="000D0736" w:rsidRPr="000D0736" w:rsidRDefault="000D0736">
            <w:pPr>
              <w:spacing w:line="276" w:lineRule="auto"/>
              <w:jc w:val="center"/>
              <w:rPr>
                <w:ins w:id="6365" w:author="Danny" w:date="2026-10-02T14:15:00Z"/>
                <w:rFonts w:eastAsiaTheme="minorHAnsi" w:cstheme="minorBidi"/>
                <w:kern w:val="2"/>
                <w:sz w:val="14"/>
                <w:szCs w:val="18"/>
                <w14:ligatures w14:val="standardContextual"/>
                <w:rPrChange w:id="6366" w:author="Danny" w:date="2026-10-02T14:18:00Z">
                  <w:rPr>
                    <w:ins w:id="6367" w:author="Danny" w:date="2026-10-02T14:15:00Z"/>
                    <w:color w:val="000000"/>
                    <w:sz w:val="18"/>
                    <w:szCs w:val="18"/>
                  </w:rPr>
                </w:rPrChange>
              </w:rPr>
              <w:pPrChange w:id="6368" w:author="Danny" w:date="2026-10-02T14:21:00Z">
                <w:pPr>
                  <w:jc w:val="center"/>
                </w:pPr>
              </w:pPrChange>
            </w:pPr>
            <w:ins w:id="6369" w:author="Danny" w:date="2026-10-02T14:15:00Z">
              <w:r w:rsidRPr="000D0736">
                <w:rPr>
                  <w:rFonts w:eastAsiaTheme="minorHAnsi" w:cstheme="minorBidi"/>
                  <w:kern w:val="2"/>
                  <w:sz w:val="14"/>
                  <w:szCs w:val="18"/>
                  <w14:ligatures w14:val="standardContextual"/>
                  <w:rPrChange w:id="6370" w:author="Danny" w:date="2026-10-02T14:18:00Z">
                    <w:rPr>
                      <w:color w:val="000000"/>
                      <w:sz w:val="18"/>
                      <w:szCs w:val="18"/>
                    </w:rPr>
                  </w:rPrChange>
                </w:rPr>
                <w:t>2.5</w:t>
              </w:r>
            </w:ins>
          </w:p>
        </w:tc>
        <w:tc>
          <w:tcPr>
            <w:tcW w:w="0" w:type="auto"/>
            <w:tcBorders>
              <w:top w:val="nil"/>
              <w:left w:val="nil"/>
              <w:bottom w:val="nil"/>
              <w:right w:val="nil"/>
            </w:tcBorders>
            <w:shd w:val="clear" w:color="auto" w:fill="auto"/>
            <w:vAlign w:val="center"/>
            <w:hideMark/>
          </w:tcPr>
          <w:p w14:paraId="03E7B16D" w14:textId="77777777" w:rsidR="000D0736" w:rsidRPr="000D0736" w:rsidRDefault="000D0736">
            <w:pPr>
              <w:spacing w:line="276" w:lineRule="auto"/>
              <w:jc w:val="center"/>
              <w:rPr>
                <w:ins w:id="6371" w:author="Danny" w:date="2026-10-02T14:15:00Z"/>
                <w:rFonts w:eastAsiaTheme="minorHAnsi" w:cstheme="minorBidi"/>
                <w:kern w:val="2"/>
                <w:sz w:val="14"/>
                <w:szCs w:val="18"/>
                <w14:ligatures w14:val="standardContextual"/>
                <w:rPrChange w:id="6372" w:author="Danny" w:date="2026-10-02T14:18:00Z">
                  <w:rPr>
                    <w:ins w:id="6373" w:author="Danny" w:date="2026-10-02T14:15:00Z"/>
                    <w:color w:val="000000"/>
                    <w:sz w:val="18"/>
                    <w:szCs w:val="18"/>
                  </w:rPr>
                </w:rPrChange>
              </w:rPr>
              <w:pPrChange w:id="6374" w:author="Danny" w:date="2026-10-02T14:21:00Z">
                <w:pPr>
                  <w:jc w:val="center"/>
                </w:pPr>
              </w:pPrChange>
            </w:pPr>
            <w:ins w:id="6375" w:author="Danny" w:date="2026-10-02T14:15:00Z">
              <w:r w:rsidRPr="000D0736">
                <w:rPr>
                  <w:rFonts w:eastAsiaTheme="minorHAnsi" w:cstheme="minorBidi"/>
                  <w:kern w:val="2"/>
                  <w:sz w:val="14"/>
                  <w:szCs w:val="18"/>
                  <w14:ligatures w14:val="standardContextual"/>
                  <w:rPrChange w:id="6376"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6A8E6415" w14:textId="77777777" w:rsidR="000D0736" w:rsidRPr="000D0736" w:rsidRDefault="000D0736">
            <w:pPr>
              <w:spacing w:line="276" w:lineRule="auto"/>
              <w:rPr>
                <w:ins w:id="6377" w:author="Danny" w:date="2026-10-02T14:15:00Z"/>
                <w:rFonts w:eastAsiaTheme="minorHAnsi" w:cstheme="minorBidi"/>
                <w:kern w:val="2"/>
                <w:sz w:val="14"/>
                <w:szCs w:val="18"/>
                <w14:ligatures w14:val="standardContextual"/>
                <w:rPrChange w:id="6378" w:author="Danny" w:date="2026-10-02T14:18:00Z">
                  <w:rPr>
                    <w:ins w:id="6379" w:author="Danny" w:date="2026-10-02T14:15:00Z"/>
                    <w:color w:val="000000"/>
                    <w:sz w:val="18"/>
                    <w:szCs w:val="18"/>
                  </w:rPr>
                </w:rPrChange>
              </w:rPr>
              <w:pPrChange w:id="6380" w:author="Danny" w:date="2026-10-02T14:16:00Z">
                <w:pPr>
                  <w:jc w:val="center"/>
                </w:pPr>
              </w:pPrChange>
            </w:pPr>
          </w:p>
        </w:tc>
        <w:tc>
          <w:tcPr>
            <w:tcW w:w="0" w:type="auto"/>
            <w:tcBorders>
              <w:top w:val="nil"/>
            </w:tcBorders>
            <w:shd w:val="clear" w:color="auto" w:fill="auto"/>
            <w:vAlign w:val="center"/>
            <w:hideMark/>
          </w:tcPr>
          <w:p w14:paraId="73A27063" w14:textId="77777777" w:rsidR="000D0736" w:rsidRPr="000D0736" w:rsidRDefault="000D0736">
            <w:pPr>
              <w:spacing w:line="276" w:lineRule="auto"/>
              <w:jc w:val="center"/>
              <w:rPr>
                <w:ins w:id="6381" w:author="Danny" w:date="2026-10-02T14:15:00Z"/>
                <w:rFonts w:ascii="Segoe UI Symbol" w:eastAsiaTheme="minorHAnsi" w:hAnsi="Segoe UI Symbol" w:cs="Calibri"/>
                <w:kern w:val="2"/>
                <w:sz w:val="14"/>
                <w:szCs w:val="18"/>
                <w14:ligatures w14:val="standardContextual"/>
                <w:rPrChange w:id="6382" w:author="Danny" w:date="2026-10-02T14:18:00Z">
                  <w:rPr>
                    <w:ins w:id="6383" w:author="Danny" w:date="2026-10-02T14:15:00Z"/>
                    <w:rFonts w:ascii="Segoe UI Symbol" w:hAnsi="Segoe UI Symbol" w:cs="Calibri"/>
                    <w:color w:val="000000"/>
                    <w:sz w:val="18"/>
                    <w:szCs w:val="18"/>
                  </w:rPr>
                </w:rPrChange>
              </w:rPr>
              <w:pPrChange w:id="6384" w:author="Danny" w:date="2026-10-02T14:23:00Z">
                <w:pPr>
                  <w:jc w:val="center"/>
                </w:pPr>
              </w:pPrChange>
            </w:pPr>
            <w:ins w:id="6385" w:author="Danny" w:date="2026-10-02T14:15:00Z">
              <w:r w:rsidRPr="000D0736">
                <w:rPr>
                  <w:rFonts w:ascii="Segoe UI Symbol" w:eastAsiaTheme="minorHAnsi" w:hAnsi="Segoe UI Symbol" w:cs="Calibri"/>
                  <w:kern w:val="2"/>
                  <w:sz w:val="14"/>
                  <w:szCs w:val="18"/>
                  <w14:ligatures w14:val="standardContextual"/>
                  <w:rPrChange w:id="638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9BE8259" w14:textId="77777777" w:rsidR="000D0736" w:rsidRPr="000D0736" w:rsidRDefault="000D0736">
            <w:pPr>
              <w:spacing w:line="276" w:lineRule="auto"/>
              <w:jc w:val="center"/>
              <w:rPr>
                <w:ins w:id="6387" w:author="Danny" w:date="2026-10-02T14:15:00Z"/>
                <w:rFonts w:ascii="Segoe UI Symbol" w:eastAsiaTheme="minorHAnsi" w:hAnsi="Segoe UI Symbol" w:cs="Calibri"/>
                <w:kern w:val="2"/>
                <w:sz w:val="14"/>
                <w:szCs w:val="18"/>
                <w14:ligatures w14:val="standardContextual"/>
                <w:rPrChange w:id="6388" w:author="Danny" w:date="2026-10-02T14:18:00Z">
                  <w:rPr>
                    <w:ins w:id="6389" w:author="Danny" w:date="2026-10-02T14:15:00Z"/>
                    <w:rFonts w:ascii="Segoe UI Symbol" w:hAnsi="Segoe UI Symbol" w:cs="Calibri"/>
                    <w:color w:val="000000"/>
                    <w:sz w:val="18"/>
                    <w:szCs w:val="18"/>
                  </w:rPr>
                </w:rPrChange>
              </w:rPr>
              <w:pPrChange w:id="6390" w:author="Danny" w:date="2026-10-02T14:23:00Z">
                <w:pPr>
                  <w:jc w:val="center"/>
                </w:pPr>
              </w:pPrChange>
            </w:pPr>
            <w:ins w:id="6391" w:author="Danny" w:date="2026-10-02T14:15:00Z">
              <w:r w:rsidRPr="000D0736">
                <w:rPr>
                  <w:rFonts w:ascii="Segoe UI Symbol" w:eastAsiaTheme="minorHAnsi" w:hAnsi="Segoe UI Symbol" w:cs="Calibri"/>
                  <w:kern w:val="2"/>
                  <w:sz w:val="14"/>
                  <w:szCs w:val="18"/>
                  <w14:ligatures w14:val="standardContextual"/>
                  <w:rPrChange w:id="639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C9B57E3" w14:textId="77777777" w:rsidR="000D0736" w:rsidRPr="000D0736" w:rsidRDefault="000D0736">
            <w:pPr>
              <w:spacing w:line="276" w:lineRule="auto"/>
              <w:jc w:val="center"/>
              <w:rPr>
                <w:ins w:id="6393" w:author="Danny" w:date="2026-10-02T14:15:00Z"/>
                <w:rFonts w:ascii="Segoe UI Symbol" w:eastAsiaTheme="minorHAnsi" w:hAnsi="Segoe UI Symbol" w:cs="Calibri"/>
                <w:kern w:val="2"/>
                <w:sz w:val="14"/>
                <w:szCs w:val="18"/>
                <w14:ligatures w14:val="standardContextual"/>
                <w:rPrChange w:id="6394" w:author="Danny" w:date="2026-10-02T14:18:00Z">
                  <w:rPr>
                    <w:ins w:id="6395" w:author="Danny" w:date="2026-10-02T14:15:00Z"/>
                    <w:rFonts w:ascii="Segoe UI Symbol" w:hAnsi="Segoe UI Symbol" w:cs="Calibri"/>
                    <w:color w:val="000000"/>
                    <w:sz w:val="18"/>
                    <w:szCs w:val="18"/>
                  </w:rPr>
                </w:rPrChange>
              </w:rPr>
              <w:pPrChange w:id="6396" w:author="Danny" w:date="2026-10-02T14:23:00Z">
                <w:pPr>
                  <w:jc w:val="center"/>
                </w:pPr>
              </w:pPrChange>
            </w:pPr>
            <w:ins w:id="6397" w:author="Danny" w:date="2026-10-02T14:15:00Z">
              <w:r w:rsidRPr="000D0736">
                <w:rPr>
                  <w:rFonts w:ascii="Segoe UI Symbol" w:eastAsiaTheme="minorHAnsi" w:hAnsi="Segoe UI Symbol" w:cs="Calibri"/>
                  <w:kern w:val="2"/>
                  <w:sz w:val="14"/>
                  <w:szCs w:val="18"/>
                  <w14:ligatures w14:val="standardContextual"/>
                  <w:rPrChange w:id="639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E878B36" w14:textId="77777777" w:rsidR="000D0736" w:rsidRPr="000D0736" w:rsidRDefault="000D0736">
            <w:pPr>
              <w:spacing w:line="276" w:lineRule="auto"/>
              <w:jc w:val="center"/>
              <w:rPr>
                <w:ins w:id="6399" w:author="Danny" w:date="2026-10-02T14:15:00Z"/>
                <w:rFonts w:ascii="Segoe UI Symbol" w:eastAsiaTheme="minorHAnsi" w:hAnsi="Segoe UI Symbol" w:cs="Calibri"/>
                <w:kern w:val="2"/>
                <w:sz w:val="14"/>
                <w:szCs w:val="18"/>
                <w14:ligatures w14:val="standardContextual"/>
                <w:rPrChange w:id="6400" w:author="Danny" w:date="2026-10-02T14:18:00Z">
                  <w:rPr>
                    <w:ins w:id="6401" w:author="Danny" w:date="2026-10-02T14:15:00Z"/>
                    <w:rFonts w:ascii="Segoe UI Symbol" w:hAnsi="Segoe UI Symbol" w:cs="Calibri"/>
                    <w:color w:val="000000"/>
                    <w:sz w:val="18"/>
                    <w:szCs w:val="18"/>
                  </w:rPr>
                </w:rPrChange>
              </w:rPr>
              <w:pPrChange w:id="6402" w:author="Danny" w:date="2026-10-02T14:23:00Z">
                <w:pPr>
                  <w:jc w:val="center"/>
                </w:pPr>
              </w:pPrChange>
            </w:pPr>
            <w:ins w:id="6403" w:author="Danny" w:date="2026-10-02T14:15:00Z">
              <w:r w:rsidRPr="000D0736">
                <w:rPr>
                  <w:rFonts w:ascii="Segoe UI Symbol" w:eastAsiaTheme="minorHAnsi" w:hAnsi="Segoe UI Symbol" w:cs="Calibri"/>
                  <w:kern w:val="2"/>
                  <w:sz w:val="14"/>
                  <w:szCs w:val="18"/>
                  <w14:ligatures w14:val="standardContextual"/>
                  <w:rPrChange w:id="640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0F47819" w14:textId="77777777" w:rsidR="000D0736" w:rsidRPr="000D0736" w:rsidRDefault="000D0736">
            <w:pPr>
              <w:spacing w:line="276" w:lineRule="auto"/>
              <w:jc w:val="center"/>
              <w:rPr>
                <w:ins w:id="6405" w:author="Danny" w:date="2026-10-02T14:15:00Z"/>
                <w:rFonts w:ascii="Segoe UI Symbol" w:eastAsiaTheme="minorHAnsi" w:hAnsi="Segoe UI Symbol" w:cs="Calibri"/>
                <w:kern w:val="2"/>
                <w:sz w:val="14"/>
                <w:szCs w:val="18"/>
                <w14:ligatures w14:val="standardContextual"/>
                <w:rPrChange w:id="6406" w:author="Danny" w:date="2026-10-02T14:18:00Z">
                  <w:rPr>
                    <w:ins w:id="6407" w:author="Danny" w:date="2026-10-02T14:15:00Z"/>
                    <w:rFonts w:ascii="Segoe UI Symbol" w:hAnsi="Segoe UI Symbol" w:cs="Calibri"/>
                    <w:color w:val="000000"/>
                    <w:sz w:val="18"/>
                    <w:szCs w:val="18"/>
                  </w:rPr>
                </w:rPrChange>
              </w:rPr>
              <w:pPrChange w:id="6408" w:author="Danny" w:date="2026-10-02T14:23:00Z">
                <w:pPr>
                  <w:jc w:val="center"/>
                </w:pPr>
              </w:pPrChange>
            </w:pPr>
          </w:p>
        </w:tc>
        <w:tc>
          <w:tcPr>
            <w:tcW w:w="0" w:type="auto"/>
            <w:tcBorders>
              <w:top w:val="nil"/>
            </w:tcBorders>
            <w:shd w:val="clear" w:color="auto" w:fill="auto"/>
            <w:vAlign w:val="center"/>
            <w:hideMark/>
          </w:tcPr>
          <w:p w14:paraId="7DB03CFB" w14:textId="77777777" w:rsidR="000D0736" w:rsidRPr="000D0736" w:rsidRDefault="000D0736">
            <w:pPr>
              <w:spacing w:line="276" w:lineRule="auto"/>
              <w:jc w:val="center"/>
              <w:rPr>
                <w:ins w:id="6409" w:author="Danny" w:date="2026-10-02T14:15:00Z"/>
                <w:rFonts w:ascii="Segoe UI Symbol" w:eastAsiaTheme="minorHAnsi" w:hAnsi="Segoe UI Symbol" w:cs="Calibri"/>
                <w:kern w:val="2"/>
                <w:sz w:val="14"/>
                <w:szCs w:val="18"/>
                <w14:ligatures w14:val="standardContextual"/>
                <w:rPrChange w:id="6410" w:author="Danny" w:date="2026-10-02T14:18:00Z">
                  <w:rPr>
                    <w:ins w:id="6411" w:author="Danny" w:date="2026-10-02T14:15:00Z"/>
                    <w:rFonts w:ascii="Segoe UI Symbol" w:hAnsi="Segoe UI Symbol" w:cs="Calibri"/>
                    <w:color w:val="000000"/>
                    <w:sz w:val="18"/>
                    <w:szCs w:val="18"/>
                  </w:rPr>
                </w:rPrChange>
              </w:rPr>
              <w:pPrChange w:id="6412" w:author="Danny" w:date="2026-10-02T14:23:00Z">
                <w:pPr>
                  <w:jc w:val="center"/>
                </w:pPr>
              </w:pPrChange>
            </w:pPr>
            <w:ins w:id="6413" w:author="Danny" w:date="2026-10-02T14:15:00Z">
              <w:r w:rsidRPr="000D0736">
                <w:rPr>
                  <w:rFonts w:ascii="Segoe UI Symbol" w:eastAsiaTheme="minorHAnsi" w:hAnsi="Segoe UI Symbol" w:cs="Calibri"/>
                  <w:kern w:val="2"/>
                  <w:sz w:val="14"/>
                  <w:szCs w:val="18"/>
                  <w14:ligatures w14:val="standardContextual"/>
                  <w:rPrChange w:id="641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D206A95" w14:textId="77777777" w:rsidR="000D0736" w:rsidRPr="000D0736" w:rsidRDefault="000D0736">
            <w:pPr>
              <w:spacing w:line="276" w:lineRule="auto"/>
              <w:jc w:val="center"/>
              <w:rPr>
                <w:ins w:id="6415" w:author="Danny" w:date="2026-10-02T14:15:00Z"/>
                <w:rFonts w:ascii="Segoe UI Symbol" w:eastAsiaTheme="minorHAnsi" w:hAnsi="Segoe UI Symbol" w:cs="Calibri"/>
                <w:kern w:val="2"/>
                <w:sz w:val="14"/>
                <w:szCs w:val="18"/>
                <w14:ligatures w14:val="standardContextual"/>
                <w:rPrChange w:id="6416" w:author="Danny" w:date="2026-10-02T14:18:00Z">
                  <w:rPr>
                    <w:ins w:id="6417" w:author="Danny" w:date="2026-10-02T14:15:00Z"/>
                    <w:rFonts w:ascii="Segoe UI Symbol" w:hAnsi="Segoe UI Symbol" w:cs="Calibri"/>
                    <w:color w:val="000000"/>
                    <w:sz w:val="18"/>
                    <w:szCs w:val="18"/>
                  </w:rPr>
                </w:rPrChange>
              </w:rPr>
              <w:pPrChange w:id="6418" w:author="Danny" w:date="2026-10-02T14:23:00Z">
                <w:pPr>
                  <w:jc w:val="center"/>
                </w:pPr>
              </w:pPrChange>
            </w:pPr>
            <w:ins w:id="6419" w:author="Danny" w:date="2026-10-02T14:15:00Z">
              <w:r w:rsidRPr="000D0736">
                <w:rPr>
                  <w:rFonts w:ascii="Segoe UI Symbol" w:eastAsiaTheme="minorHAnsi" w:hAnsi="Segoe UI Symbol" w:cs="Calibri"/>
                  <w:kern w:val="2"/>
                  <w:sz w:val="14"/>
                  <w:szCs w:val="18"/>
                  <w14:ligatures w14:val="standardContextual"/>
                  <w:rPrChange w:id="642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FA5CAA5" w14:textId="77777777" w:rsidR="000D0736" w:rsidRPr="000D0736" w:rsidRDefault="000D0736">
            <w:pPr>
              <w:spacing w:line="276" w:lineRule="auto"/>
              <w:jc w:val="center"/>
              <w:rPr>
                <w:ins w:id="6421" w:author="Danny" w:date="2026-10-02T14:15:00Z"/>
                <w:rFonts w:ascii="Segoe UI Symbol" w:eastAsiaTheme="minorHAnsi" w:hAnsi="Segoe UI Symbol" w:cs="Calibri"/>
                <w:kern w:val="2"/>
                <w:sz w:val="14"/>
                <w:szCs w:val="18"/>
                <w14:ligatures w14:val="standardContextual"/>
                <w:rPrChange w:id="6422" w:author="Danny" w:date="2026-10-02T14:18:00Z">
                  <w:rPr>
                    <w:ins w:id="6423" w:author="Danny" w:date="2026-10-02T14:15:00Z"/>
                    <w:rFonts w:ascii="Segoe UI Symbol" w:hAnsi="Segoe UI Symbol" w:cs="Calibri"/>
                    <w:color w:val="000000"/>
                    <w:sz w:val="18"/>
                    <w:szCs w:val="18"/>
                  </w:rPr>
                </w:rPrChange>
              </w:rPr>
              <w:pPrChange w:id="6424" w:author="Danny" w:date="2026-10-02T14:23:00Z">
                <w:pPr>
                  <w:jc w:val="center"/>
                </w:pPr>
              </w:pPrChange>
            </w:pPr>
            <w:ins w:id="6425" w:author="Danny" w:date="2026-10-02T14:15:00Z">
              <w:r w:rsidRPr="000D0736">
                <w:rPr>
                  <w:rFonts w:ascii="Segoe UI Symbol" w:eastAsiaTheme="minorHAnsi" w:hAnsi="Segoe UI Symbol" w:cs="Calibri"/>
                  <w:kern w:val="2"/>
                  <w:sz w:val="14"/>
                  <w:szCs w:val="18"/>
                  <w14:ligatures w14:val="standardContextual"/>
                  <w:rPrChange w:id="6426" w:author="Danny" w:date="2026-10-02T14:18:00Z">
                    <w:rPr>
                      <w:rFonts w:ascii="Segoe UI Symbol" w:hAnsi="Segoe UI Symbol" w:cs="Calibri"/>
                      <w:color w:val="000000"/>
                      <w:sz w:val="18"/>
                      <w:szCs w:val="18"/>
                    </w:rPr>
                  </w:rPrChange>
                </w:rPr>
                <w:t>✓</w:t>
              </w:r>
            </w:ins>
          </w:p>
        </w:tc>
      </w:tr>
      <w:tr w:rsidR="002A4041" w:rsidRPr="000D0736" w14:paraId="670D5214" w14:textId="77777777" w:rsidTr="00107337">
        <w:trPr>
          <w:trHeight w:val="20"/>
          <w:ins w:id="6427" w:author="Danny" w:date="2026-10-02T14:15:00Z"/>
        </w:trPr>
        <w:tc>
          <w:tcPr>
            <w:tcW w:w="0" w:type="auto"/>
            <w:tcBorders>
              <w:top w:val="nil"/>
              <w:left w:val="nil"/>
              <w:bottom w:val="nil"/>
              <w:right w:val="nil"/>
            </w:tcBorders>
            <w:shd w:val="clear" w:color="auto" w:fill="auto"/>
            <w:vAlign w:val="center"/>
            <w:hideMark/>
          </w:tcPr>
          <w:p w14:paraId="6DCBEF89" w14:textId="77777777" w:rsidR="000D0736" w:rsidRPr="000D0736" w:rsidRDefault="000D0736">
            <w:pPr>
              <w:spacing w:line="276" w:lineRule="auto"/>
              <w:jc w:val="center"/>
              <w:rPr>
                <w:ins w:id="6428" w:author="Danny" w:date="2026-10-02T14:15:00Z"/>
                <w:rFonts w:eastAsiaTheme="minorHAnsi" w:cstheme="minorBidi"/>
                <w:kern w:val="2"/>
                <w:sz w:val="14"/>
                <w:szCs w:val="18"/>
                <w14:ligatures w14:val="standardContextual"/>
                <w:rPrChange w:id="6429" w:author="Danny" w:date="2026-10-02T14:18:00Z">
                  <w:rPr>
                    <w:ins w:id="6430" w:author="Danny" w:date="2026-10-02T14:15:00Z"/>
                    <w:color w:val="000000"/>
                    <w:sz w:val="18"/>
                    <w:szCs w:val="18"/>
                  </w:rPr>
                </w:rPrChange>
              </w:rPr>
              <w:pPrChange w:id="6431" w:author="Danny" w:date="2026-10-02T14:16:00Z">
                <w:pPr>
                  <w:jc w:val="center"/>
                </w:pPr>
              </w:pPrChange>
            </w:pPr>
            <w:ins w:id="6432" w:author="Danny" w:date="2026-10-02T14:15:00Z">
              <w:r w:rsidRPr="000D0736">
                <w:rPr>
                  <w:rFonts w:eastAsiaTheme="minorHAnsi" w:cstheme="minorBidi"/>
                  <w:kern w:val="2"/>
                  <w:sz w:val="14"/>
                  <w:szCs w:val="18"/>
                  <w14:ligatures w14:val="standardContextual"/>
                  <w:rPrChange w:id="6433" w:author="Danny" w:date="2026-10-02T14:18:00Z">
                    <w:rPr>
                      <w:color w:val="000000"/>
                      <w:sz w:val="18"/>
                      <w:szCs w:val="18"/>
                    </w:rPr>
                  </w:rPrChange>
                </w:rPr>
                <w:t>73</w:t>
              </w:r>
            </w:ins>
          </w:p>
        </w:tc>
        <w:tc>
          <w:tcPr>
            <w:tcW w:w="0" w:type="auto"/>
            <w:tcBorders>
              <w:top w:val="nil"/>
              <w:left w:val="nil"/>
              <w:bottom w:val="nil"/>
              <w:right w:val="nil"/>
            </w:tcBorders>
            <w:shd w:val="clear" w:color="auto" w:fill="auto"/>
            <w:vAlign w:val="center"/>
            <w:hideMark/>
          </w:tcPr>
          <w:p w14:paraId="43B15D85" w14:textId="77777777" w:rsidR="000D0736" w:rsidRPr="000D0736" w:rsidRDefault="000D0736">
            <w:pPr>
              <w:spacing w:line="276" w:lineRule="auto"/>
              <w:rPr>
                <w:ins w:id="6434" w:author="Danny" w:date="2026-10-02T14:15:00Z"/>
                <w:rFonts w:eastAsiaTheme="minorHAnsi" w:cstheme="minorBidi"/>
                <w:kern w:val="2"/>
                <w:sz w:val="14"/>
                <w:szCs w:val="18"/>
                <w14:ligatures w14:val="standardContextual"/>
                <w:rPrChange w:id="6435" w:author="Danny" w:date="2026-10-02T14:18:00Z">
                  <w:rPr>
                    <w:ins w:id="6436" w:author="Danny" w:date="2026-10-02T14:15:00Z"/>
                    <w:color w:val="000000"/>
                    <w:sz w:val="18"/>
                    <w:szCs w:val="18"/>
                  </w:rPr>
                </w:rPrChange>
              </w:rPr>
              <w:pPrChange w:id="6437" w:author="Danny" w:date="2026-10-02T14:16:00Z">
                <w:pPr/>
              </w:pPrChange>
            </w:pPr>
            <w:ins w:id="6438" w:author="Danny" w:date="2026-10-02T14:15:00Z">
              <w:r w:rsidRPr="000D0736">
                <w:rPr>
                  <w:rFonts w:eastAsiaTheme="minorHAnsi" w:cstheme="minorBidi"/>
                  <w:kern w:val="2"/>
                  <w:sz w:val="14"/>
                  <w:szCs w:val="18"/>
                  <w14:ligatures w14:val="standardContextual"/>
                  <w:rPrChange w:id="6439" w:author="Danny" w:date="2026-10-02T14:18:00Z">
                    <w:rPr>
                      <w:color w:val="000000"/>
                      <w:sz w:val="18"/>
                      <w:szCs w:val="18"/>
                    </w:rPr>
                  </w:rPrChange>
                </w:rPr>
                <w:t>Papalia et al., 2015</w:t>
              </w:r>
            </w:ins>
          </w:p>
        </w:tc>
        <w:tc>
          <w:tcPr>
            <w:tcW w:w="0" w:type="auto"/>
            <w:tcBorders>
              <w:top w:val="nil"/>
              <w:left w:val="nil"/>
              <w:bottom w:val="nil"/>
              <w:right w:val="nil"/>
            </w:tcBorders>
            <w:shd w:val="clear" w:color="auto" w:fill="auto"/>
            <w:noWrap/>
            <w:vAlign w:val="bottom"/>
            <w:hideMark/>
          </w:tcPr>
          <w:p w14:paraId="065D8FD0" w14:textId="77777777" w:rsidR="000D0736" w:rsidRPr="000D0736" w:rsidRDefault="000D0736">
            <w:pPr>
              <w:spacing w:line="276" w:lineRule="auto"/>
              <w:rPr>
                <w:ins w:id="6440" w:author="Danny" w:date="2026-10-02T14:15:00Z"/>
                <w:rFonts w:eastAsiaTheme="minorHAnsi" w:cstheme="minorBidi"/>
                <w:kern w:val="2"/>
                <w:sz w:val="14"/>
                <w:szCs w:val="18"/>
                <w14:ligatures w14:val="standardContextual"/>
                <w:rPrChange w:id="6441" w:author="Danny" w:date="2026-10-02T14:18:00Z">
                  <w:rPr>
                    <w:ins w:id="6442" w:author="Danny" w:date="2026-10-02T14:15:00Z"/>
                    <w:color w:val="000000"/>
                    <w:sz w:val="18"/>
                    <w:szCs w:val="18"/>
                  </w:rPr>
                </w:rPrChange>
              </w:rPr>
              <w:pPrChange w:id="6443" w:author="Danny" w:date="2026-10-02T14:16:00Z">
                <w:pPr/>
              </w:pPrChange>
            </w:pPr>
          </w:p>
        </w:tc>
        <w:tc>
          <w:tcPr>
            <w:tcW w:w="0" w:type="auto"/>
            <w:tcBorders>
              <w:top w:val="nil"/>
              <w:left w:val="nil"/>
              <w:bottom w:val="nil"/>
              <w:right w:val="nil"/>
            </w:tcBorders>
            <w:shd w:val="clear" w:color="auto" w:fill="auto"/>
            <w:vAlign w:val="center"/>
            <w:hideMark/>
          </w:tcPr>
          <w:p w14:paraId="4E62BF88" w14:textId="77777777" w:rsidR="000D0736" w:rsidRPr="000D0736" w:rsidRDefault="000D0736">
            <w:pPr>
              <w:spacing w:line="276" w:lineRule="auto"/>
              <w:jc w:val="center"/>
              <w:rPr>
                <w:ins w:id="6444" w:author="Danny" w:date="2026-10-02T14:15:00Z"/>
                <w:rFonts w:eastAsiaTheme="minorHAnsi" w:cstheme="minorBidi"/>
                <w:kern w:val="2"/>
                <w:sz w:val="14"/>
                <w:szCs w:val="18"/>
                <w14:ligatures w14:val="standardContextual"/>
                <w:rPrChange w:id="6445" w:author="Danny" w:date="2026-10-02T14:18:00Z">
                  <w:rPr>
                    <w:ins w:id="6446" w:author="Danny" w:date="2026-10-02T14:15:00Z"/>
                    <w:color w:val="000000"/>
                    <w:sz w:val="18"/>
                    <w:szCs w:val="18"/>
                  </w:rPr>
                </w:rPrChange>
              </w:rPr>
              <w:pPrChange w:id="6447" w:author="Danny" w:date="2026-10-02T14:21:00Z">
                <w:pPr>
                  <w:jc w:val="center"/>
                </w:pPr>
              </w:pPrChange>
            </w:pPr>
            <w:ins w:id="6448" w:author="Danny" w:date="2026-10-02T14:15:00Z">
              <w:r w:rsidRPr="000D0736">
                <w:rPr>
                  <w:rFonts w:eastAsiaTheme="minorHAnsi" w:cstheme="minorBidi"/>
                  <w:kern w:val="2"/>
                  <w:sz w:val="14"/>
                  <w:szCs w:val="18"/>
                  <w14:ligatures w14:val="standardContextual"/>
                  <w:rPrChange w:id="6449"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3D5A9B40" w14:textId="77777777" w:rsidR="000D0736" w:rsidRPr="000D0736" w:rsidRDefault="000D0736">
            <w:pPr>
              <w:spacing w:line="276" w:lineRule="auto"/>
              <w:jc w:val="center"/>
              <w:rPr>
                <w:ins w:id="6450" w:author="Danny" w:date="2026-10-02T14:15:00Z"/>
                <w:rFonts w:eastAsiaTheme="minorHAnsi" w:cstheme="minorBidi"/>
                <w:kern w:val="2"/>
                <w:sz w:val="14"/>
                <w:szCs w:val="18"/>
                <w14:ligatures w14:val="standardContextual"/>
                <w:rPrChange w:id="6451" w:author="Danny" w:date="2026-10-02T14:18:00Z">
                  <w:rPr>
                    <w:ins w:id="6452" w:author="Danny" w:date="2026-10-02T14:15:00Z"/>
                    <w:color w:val="000000"/>
                    <w:sz w:val="18"/>
                    <w:szCs w:val="18"/>
                  </w:rPr>
                </w:rPrChange>
              </w:rPr>
              <w:pPrChange w:id="6453" w:author="Danny" w:date="2026-10-02T14:21:00Z">
                <w:pPr>
                  <w:jc w:val="center"/>
                </w:pPr>
              </w:pPrChange>
            </w:pPr>
            <w:ins w:id="6454" w:author="Danny" w:date="2026-10-02T14:15:00Z">
              <w:r w:rsidRPr="000D0736">
                <w:rPr>
                  <w:rFonts w:eastAsiaTheme="minorHAnsi" w:cstheme="minorBidi"/>
                  <w:kern w:val="2"/>
                  <w:sz w:val="14"/>
                  <w:szCs w:val="18"/>
                  <w14:ligatures w14:val="standardContextual"/>
                  <w:rPrChange w:id="6455"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5802ADBB" w14:textId="77777777" w:rsidR="000D0736" w:rsidRPr="000D0736" w:rsidRDefault="000D0736">
            <w:pPr>
              <w:spacing w:line="276" w:lineRule="auto"/>
              <w:jc w:val="center"/>
              <w:rPr>
                <w:ins w:id="6456" w:author="Danny" w:date="2026-10-02T14:15:00Z"/>
                <w:rFonts w:eastAsiaTheme="minorHAnsi" w:cstheme="minorBidi"/>
                <w:kern w:val="2"/>
                <w:sz w:val="14"/>
                <w:szCs w:val="18"/>
                <w14:ligatures w14:val="standardContextual"/>
                <w:rPrChange w:id="6457" w:author="Danny" w:date="2026-10-02T14:18:00Z">
                  <w:rPr>
                    <w:ins w:id="6458" w:author="Danny" w:date="2026-10-02T14:15:00Z"/>
                    <w:color w:val="000000"/>
                    <w:sz w:val="18"/>
                    <w:szCs w:val="18"/>
                  </w:rPr>
                </w:rPrChange>
              </w:rPr>
              <w:pPrChange w:id="6459" w:author="Danny" w:date="2026-10-02T14:21:00Z">
                <w:pPr>
                  <w:jc w:val="center"/>
                </w:pPr>
              </w:pPrChange>
            </w:pPr>
          </w:p>
        </w:tc>
        <w:tc>
          <w:tcPr>
            <w:tcW w:w="0" w:type="auto"/>
            <w:tcBorders>
              <w:top w:val="nil"/>
              <w:left w:val="nil"/>
              <w:bottom w:val="nil"/>
              <w:right w:val="nil"/>
            </w:tcBorders>
            <w:shd w:val="clear" w:color="auto" w:fill="auto"/>
            <w:vAlign w:val="center"/>
            <w:hideMark/>
          </w:tcPr>
          <w:p w14:paraId="79CFC3B5" w14:textId="77777777" w:rsidR="000D0736" w:rsidRPr="000D0736" w:rsidRDefault="000D0736">
            <w:pPr>
              <w:spacing w:line="276" w:lineRule="auto"/>
              <w:jc w:val="center"/>
              <w:rPr>
                <w:ins w:id="6460" w:author="Danny" w:date="2026-10-02T14:15:00Z"/>
                <w:rFonts w:eastAsiaTheme="minorHAnsi" w:cstheme="minorBidi"/>
                <w:kern w:val="2"/>
                <w:sz w:val="14"/>
                <w:szCs w:val="18"/>
                <w14:ligatures w14:val="standardContextual"/>
                <w:rPrChange w:id="6461" w:author="Danny" w:date="2026-10-02T14:18:00Z">
                  <w:rPr>
                    <w:ins w:id="6462" w:author="Danny" w:date="2026-10-02T14:15:00Z"/>
                    <w:color w:val="000000"/>
                    <w:sz w:val="18"/>
                    <w:szCs w:val="18"/>
                  </w:rPr>
                </w:rPrChange>
              </w:rPr>
              <w:pPrChange w:id="6463" w:author="Danny" w:date="2026-10-02T14:21:00Z">
                <w:pPr>
                  <w:jc w:val="center"/>
                </w:pPr>
              </w:pPrChange>
            </w:pPr>
            <w:ins w:id="6464" w:author="Danny" w:date="2026-10-02T14:15:00Z">
              <w:r w:rsidRPr="000D0736">
                <w:rPr>
                  <w:rFonts w:eastAsiaTheme="minorHAnsi" w:cstheme="minorBidi"/>
                  <w:kern w:val="2"/>
                  <w:sz w:val="14"/>
                  <w:szCs w:val="18"/>
                  <w14:ligatures w14:val="standardContextual"/>
                  <w:rPrChange w:id="6465" w:author="Danny" w:date="2026-10-02T14:18:00Z">
                    <w:rPr>
                      <w:color w:val="000000"/>
                      <w:sz w:val="18"/>
                      <w:szCs w:val="18"/>
                    </w:rPr>
                  </w:rPrChange>
                </w:rPr>
                <w:t>25.1 ± 2.5</w:t>
              </w:r>
            </w:ins>
          </w:p>
        </w:tc>
        <w:tc>
          <w:tcPr>
            <w:tcW w:w="0" w:type="auto"/>
            <w:tcBorders>
              <w:top w:val="nil"/>
              <w:left w:val="nil"/>
              <w:bottom w:val="nil"/>
              <w:right w:val="nil"/>
            </w:tcBorders>
            <w:shd w:val="clear" w:color="auto" w:fill="auto"/>
            <w:vAlign w:val="center"/>
            <w:hideMark/>
          </w:tcPr>
          <w:p w14:paraId="329402B9" w14:textId="77777777" w:rsidR="000D0736" w:rsidRPr="000D0736" w:rsidRDefault="000D0736">
            <w:pPr>
              <w:spacing w:line="276" w:lineRule="auto"/>
              <w:jc w:val="center"/>
              <w:rPr>
                <w:ins w:id="6466" w:author="Danny" w:date="2026-10-02T14:15:00Z"/>
                <w:rFonts w:eastAsiaTheme="minorHAnsi" w:cstheme="minorBidi"/>
                <w:kern w:val="2"/>
                <w:sz w:val="14"/>
                <w:szCs w:val="18"/>
                <w14:ligatures w14:val="standardContextual"/>
                <w:rPrChange w:id="6467" w:author="Danny" w:date="2026-10-02T14:18:00Z">
                  <w:rPr>
                    <w:ins w:id="6468" w:author="Danny" w:date="2026-10-02T14:15:00Z"/>
                    <w:color w:val="000000"/>
                    <w:sz w:val="18"/>
                    <w:szCs w:val="18"/>
                  </w:rPr>
                </w:rPrChange>
              </w:rPr>
              <w:pPrChange w:id="6469" w:author="Danny" w:date="2026-10-02T14:21:00Z">
                <w:pPr>
                  <w:jc w:val="center"/>
                </w:pPr>
              </w:pPrChange>
            </w:pPr>
          </w:p>
        </w:tc>
        <w:tc>
          <w:tcPr>
            <w:tcW w:w="0" w:type="auto"/>
            <w:tcBorders>
              <w:top w:val="nil"/>
              <w:left w:val="nil"/>
              <w:bottom w:val="nil"/>
              <w:right w:val="nil"/>
            </w:tcBorders>
            <w:shd w:val="clear" w:color="auto" w:fill="auto"/>
            <w:vAlign w:val="center"/>
            <w:hideMark/>
          </w:tcPr>
          <w:p w14:paraId="7339325E" w14:textId="77777777" w:rsidR="000D0736" w:rsidRPr="000D0736" w:rsidRDefault="000D0736">
            <w:pPr>
              <w:spacing w:line="276" w:lineRule="auto"/>
              <w:jc w:val="center"/>
              <w:rPr>
                <w:ins w:id="6470" w:author="Danny" w:date="2026-10-02T14:15:00Z"/>
                <w:rFonts w:eastAsiaTheme="minorHAnsi" w:cstheme="minorBidi"/>
                <w:kern w:val="2"/>
                <w:sz w:val="14"/>
                <w:szCs w:val="18"/>
                <w14:ligatures w14:val="standardContextual"/>
                <w:rPrChange w:id="6471" w:author="Danny" w:date="2026-10-02T14:18:00Z">
                  <w:rPr>
                    <w:ins w:id="6472" w:author="Danny" w:date="2026-10-02T14:15:00Z"/>
                    <w:color w:val="000000"/>
                    <w:sz w:val="18"/>
                    <w:szCs w:val="18"/>
                  </w:rPr>
                </w:rPrChange>
              </w:rPr>
              <w:pPrChange w:id="6473" w:author="Danny" w:date="2026-10-02T14:21:00Z">
                <w:pPr>
                  <w:jc w:val="center"/>
                </w:pPr>
              </w:pPrChange>
            </w:pPr>
            <w:ins w:id="6474" w:author="Danny" w:date="2026-10-02T14:15:00Z">
              <w:r w:rsidRPr="000D0736">
                <w:rPr>
                  <w:rFonts w:eastAsiaTheme="minorHAnsi" w:cstheme="minorBidi"/>
                  <w:kern w:val="2"/>
                  <w:sz w:val="14"/>
                  <w:szCs w:val="18"/>
                  <w14:ligatures w14:val="standardContextual"/>
                  <w:rPrChange w:id="6475" w:author="Danny" w:date="2026-10-02T14:18:00Z">
                    <w:rPr>
                      <w:color w:val="000000"/>
                      <w:sz w:val="18"/>
                      <w:szCs w:val="18"/>
                    </w:rPr>
                  </w:rPrChange>
                </w:rPr>
                <w:t>40</w:t>
              </w:r>
            </w:ins>
          </w:p>
        </w:tc>
        <w:tc>
          <w:tcPr>
            <w:tcW w:w="0" w:type="auto"/>
            <w:tcBorders>
              <w:top w:val="nil"/>
              <w:left w:val="nil"/>
              <w:bottom w:val="nil"/>
              <w:right w:val="nil"/>
            </w:tcBorders>
            <w:shd w:val="clear" w:color="auto" w:fill="auto"/>
            <w:vAlign w:val="center"/>
            <w:hideMark/>
          </w:tcPr>
          <w:p w14:paraId="744E4512" w14:textId="77777777" w:rsidR="000D0736" w:rsidRPr="000D0736" w:rsidRDefault="000D0736">
            <w:pPr>
              <w:spacing w:line="276" w:lineRule="auto"/>
              <w:jc w:val="center"/>
              <w:rPr>
                <w:ins w:id="6476" w:author="Danny" w:date="2026-10-02T14:15:00Z"/>
                <w:rFonts w:eastAsiaTheme="minorHAnsi" w:cstheme="minorBidi"/>
                <w:kern w:val="2"/>
                <w:sz w:val="14"/>
                <w:szCs w:val="18"/>
                <w14:ligatures w14:val="standardContextual"/>
                <w:rPrChange w:id="6477" w:author="Danny" w:date="2026-10-02T14:18:00Z">
                  <w:rPr>
                    <w:ins w:id="6478" w:author="Danny" w:date="2026-10-02T14:15:00Z"/>
                    <w:color w:val="000000"/>
                    <w:sz w:val="18"/>
                    <w:szCs w:val="18"/>
                  </w:rPr>
                </w:rPrChange>
              </w:rPr>
              <w:pPrChange w:id="6479" w:author="Danny" w:date="2026-10-02T14:21:00Z">
                <w:pPr>
                  <w:jc w:val="center"/>
                </w:pPr>
              </w:pPrChange>
            </w:pPr>
            <w:ins w:id="6480" w:author="Danny" w:date="2026-10-02T14:15:00Z">
              <w:r w:rsidRPr="000D0736">
                <w:rPr>
                  <w:rFonts w:eastAsiaTheme="minorHAnsi" w:cstheme="minorBidi"/>
                  <w:kern w:val="2"/>
                  <w:sz w:val="14"/>
                  <w:szCs w:val="18"/>
                  <w14:ligatures w14:val="standardContextual"/>
                  <w:rPrChange w:id="6481" w:author="Danny" w:date="2026-10-02T14:18:00Z">
                    <w:rPr>
                      <w:color w:val="000000"/>
                      <w:sz w:val="18"/>
                      <w:szCs w:val="18"/>
                    </w:rPr>
                  </w:rPrChange>
                </w:rPr>
                <w:t>0</w:t>
              </w:r>
            </w:ins>
          </w:p>
        </w:tc>
        <w:tc>
          <w:tcPr>
            <w:tcW w:w="0" w:type="auto"/>
            <w:tcBorders>
              <w:top w:val="nil"/>
              <w:left w:val="nil"/>
              <w:bottom w:val="nil"/>
              <w:right w:val="nil"/>
            </w:tcBorders>
            <w:shd w:val="clear" w:color="auto" w:fill="auto"/>
            <w:vAlign w:val="center"/>
            <w:hideMark/>
          </w:tcPr>
          <w:p w14:paraId="79BCA65E" w14:textId="77777777" w:rsidR="000D0736" w:rsidRPr="000D0736" w:rsidRDefault="000D0736">
            <w:pPr>
              <w:spacing w:line="276" w:lineRule="auto"/>
              <w:jc w:val="center"/>
              <w:rPr>
                <w:ins w:id="6482" w:author="Danny" w:date="2026-10-02T14:15:00Z"/>
                <w:rFonts w:eastAsiaTheme="minorHAnsi" w:cstheme="minorBidi"/>
                <w:kern w:val="2"/>
                <w:sz w:val="14"/>
                <w:szCs w:val="18"/>
                <w14:ligatures w14:val="standardContextual"/>
                <w:rPrChange w:id="6483" w:author="Danny" w:date="2026-10-02T14:18:00Z">
                  <w:rPr>
                    <w:ins w:id="6484" w:author="Danny" w:date="2026-10-02T14:15:00Z"/>
                    <w:color w:val="000000"/>
                    <w:sz w:val="18"/>
                    <w:szCs w:val="18"/>
                  </w:rPr>
                </w:rPrChange>
              </w:rPr>
              <w:pPrChange w:id="6485" w:author="Danny" w:date="2026-10-02T14:21:00Z">
                <w:pPr>
                  <w:jc w:val="center"/>
                </w:pPr>
              </w:pPrChange>
            </w:pPr>
            <w:ins w:id="6486" w:author="Danny" w:date="2026-10-02T14:15:00Z">
              <w:r w:rsidRPr="000D0736">
                <w:rPr>
                  <w:rFonts w:eastAsiaTheme="minorHAnsi" w:cstheme="minorBidi"/>
                  <w:kern w:val="2"/>
                  <w:sz w:val="14"/>
                  <w:szCs w:val="18"/>
                  <w14:ligatures w14:val="standardContextual"/>
                  <w:rPrChange w:id="6487" w:author="Danny" w:date="2026-10-02T14:18:00Z">
                    <w:rPr>
                      <w:color w:val="000000"/>
                      <w:sz w:val="18"/>
                      <w:szCs w:val="18"/>
                    </w:rPr>
                  </w:rPrChange>
                </w:rPr>
                <w:t>40</w:t>
              </w:r>
            </w:ins>
          </w:p>
        </w:tc>
        <w:tc>
          <w:tcPr>
            <w:tcW w:w="0" w:type="auto"/>
            <w:tcBorders>
              <w:top w:val="nil"/>
              <w:left w:val="nil"/>
              <w:bottom w:val="nil"/>
              <w:right w:val="nil"/>
            </w:tcBorders>
            <w:shd w:val="clear" w:color="auto" w:fill="auto"/>
            <w:noWrap/>
            <w:vAlign w:val="center"/>
            <w:hideMark/>
          </w:tcPr>
          <w:p w14:paraId="55475477" w14:textId="77777777" w:rsidR="000D0736" w:rsidRPr="000D0736" w:rsidRDefault="000D0736">
            <w:pPr>
              <w:spacing w:line="276" w:lineRule="auto"/>
              <w:jc w:val="center"/>
              <w:rPr>
                <w:ins w:id="6488" w:author="Danny" w:date="2026-10-02T14:15:00Z"/>
                <w:rFonts w:eastAsiaTheme="minorHAnsi" w:cstheme="minorBidi"/>
                <w:kern w:val="2"/>
                <w:sz w:val="14"/>
                <w:szCs w:val="18"/>
                <w14:ligatures w14:val="standardContextual"/>
                <w:rPrChange w:id="6489" w:author="Danny" w:date="2026-10-02T14:18:00Z">
                  <w:rPr>
                    <w:ins w:id="6490" w:author="Danny" w:date="2026-10-02T14:15:00Z"/>
                    <w:color w:val="000000"/>
                    <w:sz w:val="18"/>
                    <w:szCs w:val="18"/>
                  </w:rPr>
                </w:rPrChange>
              </w:rPr>
              <w:pPrChange w:id="6491" w:author="Danny" w:date="2026-10-02T14:21:00Z">
                <w:pPr>
                  <w:jc w:val="center"/>
                </w:pPr>
              </w:pPrChange>
            </w:pPr>
          </w:p>
        </w:tc>
        <w:tc>
          <w:tcPr>
            <w:tcW w:w="0" w:type="auto"/>
            <w:tcBorders>
              <w:top w:val="nil"/>
              <w:left w:val="nil"/>
              <w:bottom w:val="nil"/>
              <w:right w:val="nil"/>
            </w:tcBorders>
            <w:shd w:val="clear" w:color="auto" w:fill="auto"/>
            <w:vAlign w:val="center"/>
            <w:hideMark/>
          </w:tcPr>
          <w:p w14:paraId="2C803DDC" w14:textId="77777777" w:rsidR="000D0736" w:rsidRPr="000D0736" w:rsidRDefault="000D0736">
            <w:pPr>
              <w:spacing w:line="276" w:lineRule="auto"/>
              <w:jc w:val="center"/>
              <w:rPr>
                <w:ins w:id="6492" w:author="Danny" w:date="2026-10-02T14:15:00Z"/>
                <w:rFonts w:eastAsiaTheme="minorHAnsi" w:cstheme="minorBidi"/>
                <w:kern w:val="2"/>
                <w:sz w:val="14"/>
                <w:szCs w:val="18"/>
                <w14:ligatures w14:val="standardContextual"/>
                <w:rPrChange w:id="6493" w:author="Danny" w:date="2026-10-02T14:18:00Z">
                  <w:rPr>
                    <w:ins w:id="6494" w:author="Danny" w:date="2026-10-02T14:15:00Z"/>
                    <w:color w:val="000000"/>
                    <w:sz w:val="18"/>
                    <w:szCs w:val="18"/>
                  </w:rPr>
                </w:rPrChange>
              </w:rPr>
              <w:pPrChange w:id="6495" w:author="Danny" w:date="2026-10-02T14:21:00Z">
                <w:pPr>
                  <w:jc w:val="center"/>
                </w:pPr>
              </w:pPrChange>
            </w:pPr>
            <w:ins w:id="6496" w:author="Danny" w:date="2026-10-02T14:15:00Z">
              <w:r w:rsidRPr="000D0736">
                <w:rPr>
                  <w:rFonts w:eastAsiaTheme="minorHAnsi" w:cstheme="minorBidi"/>
                  <w:kern w:val="2"/>
                  <w:sz w:val="14"/>
                  <w:szCs w:val="18"/>
                  <w14:ligatures w14:val="standardContextual"/>
                  <w:rPrChange w:id="6497" w:author="Danny" w:date="2026-10-02T14:18:00Z">
                    <w:rPr>
                      <w:color w:val="000000"/>
                      <w:sz w:val="18"/>
                      <w:szCs w:val="18"/>
                    </w:rPr>
                  </w:rPrChange>
                </w:rPr>
                <w:t>6</w:t>
              </w:r>
            </w:ins>
          </w:p>
        </w:tc>
        <w:tc>
          <w:tcPr>
            <w:tcW w:w="0" w:type="auto"/>
            <w:tcBorders>
              <w:top w:val="nil"/>
              <w:left w:val="nil"/>
              <w:bottom w:val="nil"/>
              <w:right w:val="nil"/>
            </w:tcBorders>
            <w:shd w:val="clear" w:color="auto" w:fill="auto"/>
            <w:vAlign w:val="center"/>
            <w:hideMark/>
          </w:tcPr>
          <w:p w14:paraId="4ED1F896" w14:textId="77777777" w:rsidR="000D0736" w:rsidRPr="000D0736" w:rsidRDefault="000D0736">
            <w:pPr>
              <w:spacing w:line="276" w:lineRule="auto"/>
              <w:jc w:val="center"/>
              <w:rPr>
                <w:ins w:id="6498" w:author="Danny" w:date="2026-10-02T14:15:00Z"/>
                <w:rFonts w:eastAsiaTheme="minorHAnsi" w:cstheme="minorBidi"/>
                <w:kern w:val="2"/>
                <w:sz w:val="14"/>
                <w:szCs w:val="18"/>
                <w14:ligatures w14:val="standardContextual"/>
                <w:rPrChange w:id="6499" w:author="Danny" w:date="2026-10-02T14:18:00Z">
                  <w:rPr>
                    <w:ins w:id="6500" w:author="Danny" w:date="2026-10-02T14:15:00Z"/>
                    <w:color w:val="000000"/>
                    <w:sz w:val="18"/>
                    <w:szCs w:val="18"/>
                  </w:rPr>
                </w:rPrChange>
              </w:rPr>
              <w:pPrChange w:id="6501" w:author="Danny" w:date="2026-10-02T14:21:00Z">
                <w:pPr>
                  <w:jc w:val="center"/>
                </w:pPr>
              </w:pPrChange>
            </w:pPr>
            <w:ins w:id="6502" w:author="Danny" w:date="2026-10-02T14:15:00Z">
              <w:r w:rsidRPr="000D0736">
                <w:rPr>
                  <w:rFonts w:eastAsiaTheme="minorHAnsi" w:cstheme="minorBidi"/>
                  <w:kern w:val="2"/>
                  <w:sz w:val="14"/>
                  <w:szCs w:val="18"/>
                  <w14:ligatures w14:val="standardContextual"/>
                  <w:rPrChange w:id="6503" w:author="Danny" w:date="2026-10-02T14:18:00Z">
                    <w:rPr>
                      <w:color w:val="000000"/>
                      <w:sz w:val="18"/>
                      <w:szCs w:val="18"/>
                    </w:rPr>
                  </w:rPrChange>
                </w:rPr>
                <w:t>0.5</w:t>
              </w:r>
            </w:ins>
          </w:p>
        </w:tc>
        <w:tc>
          <w:tcPr>
            <w:tcW w:w="0" w:type="auto"/>
            <w:tcBorders>
              <w:top w:val="nil"/>
              <w:left w:val="nil"/>
              <w:bottom w:val="nil"/>
              <w:right w:val="nil"/>
            </w:tcBorders>
            <w:shd w:val="clear" w:color="auto" w:fill="auto"/>
            <w:vAlign w:val="center"/>
            <w:hideMark/>
          </w:tcPr>
          <w:p w14:paraId="683A8043" w14:textId="77777777" w:rsidR="000D0736" w:rsidRPr="000D0736" w:rsidRDefault="000D0736">
            <w:pPr>
              <w:spacing w:line="276" w:lineRule="auto"/>
              <w:jc w:val="center"/>
              <w:rPr>
                <w:ins w:id="6504" w:author="Danny" w:date="2026-10-02T14:15:00Z"/>
                <w:rFonts w:eastAsiaTheme="minorHAnsi" w:cstheme="minorBidi"/>
                <w:kern w:val="2"/>
                <w:sz w:val="14"/>
                <w:szCs w:val="18"/>
                <w14:ligatures w14:val="standardContextual"/>
                <w:rPrChange w:id="6505" w:author="Danny" w:date="2026-10-02T14:18:00Z">
                  <w:rPr>
                    <w:ins w:id="6506" w:author="Danny" w:date="2026-10-02T14:15:00Z"/>
                    <w:color w:val="000000"/>
                    <w:sz w:val="18"/>
                    <w:szCs w:val="18"/>
                  </w:rPr>
                </w:rPrChange>
              </w:rPr>
              <w:pPrChange w:id="6507" w:author="Danny" w:date="2026-10-02T14:21:00Z">
                <w:pPr>
                  <w:jc w:val="center"/>
                </w:pPr>
              </w:pPrChange>
            </w:pPr>
            <w:ins w:id="6508" w:author="Danny" w:date="2026-10-02T14:15:00Z">
              <w:r w:rsidRPr="000D0736">
                <w:rPr>
                  <w:rFonts w:eastAsiaTheme="minorHAnsi" w:cstheme="minorBidi"/>
                  <w:kern w:val="2"/>
                  <w:sz w:val="14"/>
                  <w:szCs w:val="18"/>
                  <w14:ligatures w14:val="standardContextual"/>
                  <w:rPrChange w:id="6509" w:author="Danny" w:date="2026-10-02T14:18:00Z">
                    <w:rPr>
                      <w:color w:val="000000"/>
                      <w:sz w:val="18"/>
                      <w:szCs w:val="18"/>
                    </w:rPr>
                  </w:rPrChange>
                </w:rPr>
                <w:t>Short</w:t>
              </w:r>
            </w:ins>
          </w:p>
        </w:tc>
        <w:tc>
          <w:tcPr>
            <w:tcW w:w="0" w:type="auto"/>
            <w:tcBorders>
              <w:top w:val="nil"/>
              <w:left w:val="nil"/>
              <w:bottom w:val="nil"/>
            </w:tcBorders>
            <w:shd w:val="clear" w:color="auto" w:fill="auto"/>
            <w:vAlign w:val="center"/>
            <w:hideMark/>
          </w:tcPr>
          <w:p w14:paraId="27576827" w14:textId="77777777" w:rsidR="000D0736" w:rsidRPr="000D0736" w:rsidRDefault="000D0736">
            <w:pPr>
              <w:spacing w:line="276" w:lineRule="auto"/>
              <w:rPr>
                <w:ins w:id="6510" w:author="Danny" w:date="2026-10-02T14:15:00Z"/>
                <w:rFonts w:eastAsiaTheme="minorHAnsi" w:cstheme="minorBidi"/>
                <w:kern w:val="2"/>
                <w:sz w:val="14"/>
                <w:szCs w:val="18"/>
                <w14:ligatures w14:val="standardContextual"/>
                <w:rPrChange w:id="6511" w:author="Danny" w:date="2026-10-02T14:18:00Z">
                  <w:rPr>
                    <w:ins w:id="6512" w:author="Danny" w:date="2026-10-02T14:15:00Z"/>
                    <w:color w:val="000000"/>
                    <w:sz w:val="18"/>
                    <w:szCs w:val="18"/>
                  </w:rPr>
                </w:rPrChange>
              </w:rPr>
              <w:pPrChange w:id="6513" w:author="Danny" w:date="2026-10-02T14:16:00Z">
                <w:pPr>
                  <w:jc w:val="center"/>
                </w:pPr>
              </w:pPrChange>
            </w:pPr>
          </w:p>
        </w:tc>
        <w:tc>
          <w:tcPr>
            <w:tcW w:w="0" w:type="auto"/>
            <w:tcBorders>
              <w:top w:val="nil"/>
            </w:tcBorders>
            <w:shd w:val="clear" w:color="auto" w:fill="auto"/>
            <w:vAlign w:val="center"/>
            <w:hideMark/>
          </w:tcPr>
          <w:p w14:paraId="5F436387" w14:textId="77777777" w:rsidR="000D0736" w:rsidRPr="000D0736" w:rsidRDefault="000D0736">
            <w:pPr>
              <w:spacing w:line="276" w:lineRule="auto"/>
              <w:jc w:val="center"/>
              <w:rPr>
                <w:ins w:id="6514" w:author="Danny" w:date="2026-10-02T14:15:00Z"/>
                <w:rFonts w:ascii="Segoe UI Symbol" w:eastAsiaTheme="minorHAnsi" w:hAnsi="Segoe UI Symbol" w:cs="Calibri"/>
                <w:kern w:val="2"/>
                <w:sz w:val="14"/>
                <w:szCs w:val="18"/>
                <w14:ligatures w14:val="standardContextual"/>
                <w:rPrChange w:id="6515" w:author="Danny" w:date="2026-10-02T14:18:00Z">
                  <w:rPr>
                    <w:ins w:id="6516" w:author="Danny" w:date="2026-10-02T14:15:00Z"/>
                    <w:rFonts w:ascii="Segoe UI Symbol" w:hAnsi="Segoe UI Symbol" w:cs="Calibri"/>
                    <w:color w:val="000000"/>
                    <w:sz w:val="18"/>
                    <w:szCs w:val="18"/>
                  </w:rPr>
                </w:rPrChange>
              </w:rPr>
              <w:pPrChange w:id="6517" w:author="Danny" w:date="2026-10-02T14:23:00Z">
                <w:pPr>
                  <w:jc w:val="center"/>
                </w:pPr>
              </w:pPrChange>
            </w:pPr>
            <w:ins w:id="6518" w:author="Danny" w:date="2026-10-02T14:15:00Z">
              <w:r w:rsidRPr="000D0736">
                <w:rPr>
                  <w:rFonts w:ascii="Segoe UI Symbol" w:eastAsiaTheme="minorHAnsi" w:hAnsi="Segoe UI Symbol" w:cs="Calibri"/>
                  <w:kern w:val="2"/>
                  <w:sz w:val="14"/>
                  <w:szCs w:val="18"/>
                  <w14:ligatures w14:val="standardContextual"/>
                  <w:rPrChange w:id="651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74E1732" w14:textId="77777777" w:rsidR="000D0736" w:rsidRPr="000D0736" w:rsidRDefault="000D0736">
            <w:pPr>
              <w:spacing w:line="276" w:lineRule="auto"/>
              <w:jc w:val="center"/>
              <w:rPr>
                <w:ins w:id="6520" w:author="Danny" w:date="2026-10-02T14:15:00Z"/>
                <w:rFonts w:ascii="Segoe UI Symbol" w:eastAsiaTheme="minorHAnsi" w:hAnsi="Segoe UI Symbol" w:cs="Calibri"/>
                <w:kern w:val="2"/>
                <w:sz w:val="14"/>
                <w:szCs w:val="18"/>
                <w14:ligatures w14:val="standardContextual"/>
                <w:rPrChange w:id="6521" w:author="Danny" w:date="2026-10-02T14:18:00Z">
                  <w:rPr>
                    <w:ins w:id="6522" w:author="Danny" w:date="2026-10-02T14:15:00Z"/>
                    <w:rFonts w:ascii="Segoe UI Symbol" w:hAnsi="Segoe UI Symbol" w:cs="Calibri"/>
                    <w:color w:val="000000"/>
                    <w:sz w:val="18"/>
                    <w:szCs w:val="18"/>
                  </w:rPr>
                </w:rPrChange>
              </w:rPr>
              <w:pPrChange w:id="6523" w:author="Danny" w:date="2026-10-02T14:23:00Z">
                <w:pPr>
                  <w:jc w:val="center"/>
                </w:pPr>
              </w:pPrChange>
            </w:pPr>
            <w:ins w:id="6524" w:author="Danny" w:date="2026-10-02T14:15:00Z">
              <w:r w:rsidRPr="000D0736">
                <w:rPr>
                  <w:rFonts w:ascii="Segoe UI Symbol" w:eastAsiaTheme="minorHAnsi" w:hAnsi="Segoe UI Symbol" w:cs="Calibri"/>
                  <w:kern w:val="2"/>
                  <w:sz w:val="14"/>
                  <w:szCs w:val="18"/>
                  <w14:ligatures w14:val="standardContextual"/>
                  <w:rPrChange w:id="652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9DCBB3F" w14:textId="77777777" w:rsidR="000D0736" w:rsidRPr="000D0736" w:rsidRDefault="000D0736">
            <w:pPr>
              <w:spacing w:line="276" w:lineRule="auto"/>
              <w:jc w:val="center"/>
              <w:rPr>
                <w:ins w:id="6526" w:author="Danny" w:date="2026-10-02T14:15:00Z"/>
                <w:rFonts w:ascii="Segoe UI Symbol" w:eastAsiaTheme="minorHAnsi" w:hAnsi="Segoe UI Symbol" w:cs="Calibri"/>
                <w:kern w:val="2"/>
                <w:sz w:val="14"/>
                <w:szCs w:val="18"/>
                <w14:ligatures w14:val="standardContextual"/>
                <w:rPrChange w:id="6527" w:author="Danny" w:date="2026-10-02T14:18:00Z">
                  <w:rPr>
                    <w:ins w:id="6528" w:author="Danny" w:date="2026-10-02T14:15:00Z"/>
                    <w:rFonts w:ascii="Segoe UI Symbol" w:hAnsi="Segoe UI Symbol" w:cs="Calibri"/>
                    <w:color w:val="000000"/>
                    <w:sz w:val="18"/>
                    <w:szCs w:val="18"/>
                  </w:rPr>
                </w:rPrChange>
              </w:rPr>
              <w:pPrChange w:id="6529" w:author="Danny" w:date="2026-10-02T14:23:00Z">
                <w:pPr>
                  <w:jc w:val="center"/>
                </w:pPr>
              </w:pPrChange>
            </w:pPr>
            <w:ins w:id="6530" w:author="Danny" w:date="2026-10-02T14:15:00Z">
              <w:r w:rsidRPr="000D0736">
                <w:rPr>
                  <w:rFonts w:ascii="Segoe UI Symbol" w:eastAsiaTheme="minorHAnsi" w:hAnsi="Segoe UI Symbol" w:cs="Calibri"/>
                  <w:kern w:val="2"/>
                  <w:sz w:val="14"/>
                  <w:szCs w:val="18"/>
                  <w14:ligatures w14:val="standardContextual"/>
                  <w:rPrChange w:id="653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40830CF" w14:textId="77777777" w:rsidR="000D0736" w:rsidRPr="000D0736" w:rsidRDefault="000D0736">
            <w:pPr>
              <w:spacing w:line="276" w:lineRule="auto"/>
              <w:jc w:val="center"/>
              <w:rPr>
                <w:ins w:id="6532" w:author="Danny" w:date="2026-10-02T14:15:00Z"/>
                <w:rFonts w:ascii="Segoe UI Symbol" w:eastAsiaTheme="minorHAnsi" w:hAnsi="Segoe UI Symbol" w:cs="Calibri"/>
                <w:kern w:val="2"/>
                <w:sz w:val="14"/>
                <w:szCs w:val="18"/>
                <w14:ligatures w14:val="standardContextual"/>
                <w:rPrChange w:id="6533" w:author="Danny" w:date="2026-10-02T14:18:00Z">
                  <w:rPr>
                    <w:ins w:id="6534" w:author="Danny" w:date="2026-10-02T14:15:00Z"/>
                    <w:rFonts w:ascii="Segoe UI Symbol" w:hAnsi="Segoe UI Symbol" w:cs="Calibri"/>
                    <w:color w:val="000000"/>
                    <w:sz w:val="18"/>
                    <w:szCs w:val="18"/>
                  </w:rPr>
                </w:rPrChange>
              </w:rPr>
              <w:pPrChange w:id="6535" w:author="Danny" w:date="2026-10-02T14:23:00Z">
                <w:pPr>
                  <w:jc w:val="center"/>
                </w:pPr>
              </w:pPrChange>
            </w:pPr>
            <w:ins w:id="6536" w:author="Danny" w:date="2026-10-02T14:15:00Z">
              <w:r w:rsidRPr="000D0736">
                <w:rPr>
                  <w:rFonts w:ascii="Segoe UI Symbol" w:eastAsiaTheme="minorHAnsi" w:hAnsi="Segoe UI Symbol" w:cs="Calibri"/>
                  <w:kern w:val="2"/>
                  <w:sz w:val="14"/>
                  <w:szCs w:val="18"/>
                  <w14:ligatures w14:val="standardContextual"/>
                  <w:rPrChange w:id="653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94555A2" w14:textId="77777777" w:rsidR="000D0736" w:rsidRPr="000D0736" w:rsidRDefault="000D0736">
            <w:pPr>
              <w:spacing w:line="276" w:lineRule="auto"/>
              <w:jc w:val="center"/>
              <w:rPr>
                <w:ins w:id="6538" w:author="Danny" w:date="2026-10-02T14:15:00Z"/>
                <w:rFonts w:ascii="Segoe UI Symbol" w:eastAsiaTheme="minorHAnsi" w:hAnsi="Segoe UI Symbol" w:cs="Calibri"/>
                <w:kern w:val="2"/>
                <w:sz w:val="14"/>
                <w:szCs w:val="18"/>
                <w14:ligatures w14:val="standardContextual"/>
                <w:rPrChange w:id="6539" w:author="Danny" w:date="2026-10-02T14:18:00Z">
                  <w:rPr>
                    <w:ins w:id="6540" w:author="Danny" w:date="2026-10-02T14:15:00Z"/>
                    <w:rFonts w:ascii="Segoe UI Symbol" w:hAnsi="Segoe UI Symbol" w:cs="Calibri"/>
                    <w:color w:val="000000"/>
                    <w:sz w:val="18"/>
                    <w:szCs w:val="18"/>
                  </w:rPr>
                </w:rPrChange>
              </w:rPr>
              <w:pPrChange w:id="6541" w:author="Danny" w:date="2026-10-02T14:23:00Z">
                <w:pPr>
                  <w:jc w:val="center"/>
                </w:pPr>
              </w:pPrChange>
            </w:pPr>
          </w:p>
        </w:tc>
        <w:tc>
          <w:tcPr>
            <w:tcW w:w="0" w:type="auto"/>
            <w:tcBorders>
              <w:top w:val="nil"/>
            </w:tcBorders>
            <w:shd w:val="clear" w:color="auto" w:fill="auto"/>
            <w:vAlign w:val="center"/>
            <w:hideMark/>
          </w:tcPr>
          <w:p w14:paraId="33F2F8ED" w14:textId="77777777" w:rsidR="000D0736" w:rsidRPr="000D0736" w:rsidRDefault="000D0736">
            <w:pPr>
              <w:spacing w:line="276" w:lineRule="auto"/>
              <w:jc w:val="center"/>
              <w:rPr>
                <w:ins w:id="6542" w:author="Danny" w:date="2026-10-02T14:15:00Z"/>
                <w:rFonts w:ascii="Segoe UI Symbol" w:eastAsiaTheme="minorHAnsi" w:hAnsi="Segoe UI Symbol" w:cs="Calibri"/>
                <w:kern w:val="2"/>
                <w:sz w:val="14"/>
                <w:szCs w:val="18"/>
                <w14:ligatures w14:val="standardContextual"/>
                <w:rPrChange w:id="6543" w:author="Danny" w:date="2026-10-02T14:18:00Z">
                  <w:rPr>
                    <w:ins w:id="6544" w:author="Danny" w:date="2026-10-02T14:15:00Z"/>
                    <w:rFonts w:ascii="Segoe UI Symbol" w:hAnsi="Segoe UI Symbol" w:cs="Calibri"/>
                    <w:color w:val="000000"/>
                    <w:sz w:val="18"/>
                    <w:szCs w:val="18"/>
                  </w:rPr>
                </w:rPrChange>
              </w:rPr>
              <w:pPrChange w:id="6545" w:author="Danny" w:date="2026-10-02T14:23:00Z">
                <w:pPr>
                  <w:jc w:val="center"/>
                </w:pPr>
              </w:pPrChange>
            </w:pPr>
            <w:ins w:id="6546" w:author="Danny" w:date="2026-10-02T14:15:00Z">
              <w:r w:rsidRPr="000D0736">
                <w:rPr>
                  <w:rFonts w:ascii="Segoe UI Symbol" w:eastAsiaTheme="minorHAnsi" w:hAnsi="Segoe UI Symbol" w:cs="Calibri"/>
                  <w:kern w:val="2"/>
                  <w:sz w:val="14"/>
                  <w:szCs w:val="18"/>
                  <w14:ligatures w14:val="standardContextual"/>
                  <w:rPrChange w:id="654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B44641B" w14:textId="77777777" w:rsidR="000D0736" w:rsidRPr="000D0736" w:rsidRDefault="000D0736">
            <w:pPr>
              <w:spacing w:line="276" w:lineRule="auto"/>
              <w:jc w:val="center"/>
              <w:rPr>
                <w:ins w:id="6548" w:author="Danny" w:date="2026-10-02T14:15:00Z"/>
                <w:rFonts w:ascii="Segoe UI Symbol" w:eastAsiaTheme="minorHAnsi" w:hAnsi="Segoe UI Symbol" w:cs="Calibri"/>
                <w:kern w:val="2"/>
                <w:sz w:val="14"/>
                <w:szCs w:val="18"/>
                <w14:ligatures w14:val="standardContextual"/>
                <w:rPrChange w:id="6549" w:author="Danny" w:date="2026-10-02T14:18:00Z">
                  <w:rPr>
                    <w:ins w:id="6550" w:author="Danny" w:date="2026-10-02T14:15:00Z"/>
                    <w:rFonts w:ascii="Segoe UI Symbol" w:hAnsi="Segoe UI Symbol" w:cs="Calibri"/>
                    <w:color w:val="000000"/>
                    <w:sz w:val="18"/>
                    <w:szCs w:val="18"/>
                  </w:rPr>
                </w:rPrChange>
              </w:rPr>
              <w:pPrChange w:id="6551" w:author="Danny" w:date="2026-10-02T14:23:00Z">
                <w:pPr>
                  <w:jc w:val="center"/>
                </w:pPr>
              </w:pPrChange>
            </w:pPr>
            <w:ins w:id="6552" w:author="Danny" w:date="2026-10-02T14:15:00Z">
              <w:r w:rsidRPr="000D0736">
                <w:rPr>
                  <w:rFonts w:ascii="Segoe UI Symbol" w:eastAsiaTheme="minorHAnsi" w:hAnsi="Segoe UI Symbol" w:cs="Calibri"/>
                  <w:kern w:val="2"/>
                  <w:sz w:val="14"/>
                  <w:szCs w:val="18"/>
                  <w14:ligatures w14:val="standardContextual"/>
                  <w:rPrChange w:id="655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9C128A3" w14:textId="77777777" w:rsidR="000D0736" w:rsidRPr="000D0736" w:rsidRDefault="000D0736">
            <w:pPr>
              <w:spacing w:line="276" w:lineRule="auto"/>
              <w:jc w:val="center"/>
              <w:rPr>
                <w:ins w:id="6554" w:author="Danny" w:date="2026-10-02T14:15:00Z"/>
                <w:rFonts w:ascii="Segoe UI Symbol" w:eastAsiaTheme="minorHAnsi" w:hAnsi="Segoe UI Symbol" w:cs="Calibri"/>
                <w:kern w:val="2"/>
                <w:sz w:val="14"/>
                <w:szCs w:val="18"/>
                <w14:ligatures w14:val="standardContextual"/>
                <w:rPrChange w:id="6555" w:author="Danny" w:date="2026-10-02T14:18:00Z">
                  <w:rPr>
                    <w:ins w:id="6556" w:author="Danny" w:date="2026-10-02T14:15:00Z"/>
                    <w:rFonts w:ascii="Segoe UI Symbol" w:hAnsi="Segoe UI Symbol" w:cs="Calibri"/>
                    <w:color w:val="000000"/>
                    <w:sz w:val="18"/>
                    <w:szCs w:val="18"/>
                  </w:rPr>
                </w:rPrChange>
              </w:rPr>
              <w:pPrChange w:id="6557" w:author="Danny" w:date="2026-10-02T14:23:00Z">
                <w:pPr>
                  <w:jc w:val="center"/>
                </w:pPr>
              </w:pPrChange>
            </w:pPr>
            <w:ins w:id="6558" w:author="Danny" w:date="2026-10-02T14:15:00Z">
              <w:r w:rsidRPr="000D0736">
                <w:rPr>
                  <w:rFonts w:ascii="Segoe UI Symbol" w:eastAsiaTheme="minorHAnsi" w:hAnsi="Segoe UI Symbol" w:cs="Calibri"/>
                  <w:kern w:val="2"/>
                  <w:sz w:val="14"/>
                  <w:szCs w:val="18"/>
                  <w14:ligatures w14:val="standardContextual"/>
                  <w:rPrChange w:id="6559" w:author="Danny" w:date="2026-10-02T14:18:00Z">
                    <w:rPr>
                      <w:rFonts w:ascii="Segoe UI Symbol" w:hAnsi="Segoe UI Symbol" w:cs="Calibri"/>
                      <w:color w:val="000000"/>
                      <w:sz w:val="18"/>
                      <w:szCs w:val="18"/>
                    </w:rPr>
                  </w:rPrChange>
                </w:rPr>
                <w:t>✗</w:t>
              </w:r>
            </w:ins>
          </w:p>
        </w:tc>
      </w:tr>
      <w:tr w:rsidR="002A4041" w:rsidRPr="000D0736" w14:paraId="6703C68D" w14:textId="77777777" w:rsidTr="00107337">
        <w:trPr>
          <w:trHeight w:val="20"/>
          <w:ins w:id="6560" w:author="Danny" w:date="2026-10-02T14:15:00Z"/>
        </w:trPr>
        <w:tc>
          <w:tcPr>
            <w:tcW w:w="0" w:type="auto"/>
            <w:tcBorders>
              <w:top w:val="nil"/>
              <w:left w:val="nil"/>
              <w:bottom w:val="nil"/>
              <w:right w:val="nil"/>
            </w:tcBorders>
            <w:shd w:val="clear" w:color="auto" w:fill="auto"/>
            <w:vAlign w:val="center"/>
            <w:hideMark/>
          </w:tcPr>
          <w:p w14:paraId="6E847907" w14:textId="77777777" w:rsidR="000D0736" w:rsidRPr="000D0736" w:rsidRDefault="000D0736">
            <w:pPr>
              <w:spacing w:line="276" w:lineRule="auto"/>
              <w:jc w:val="center"/>
              <w:rPr>
                <w:ins w:id="6561" w:author="Danny" w:date="2026-10-02T14:15:00Z"/>
                <w:rFonts w:eastAsiaTheme="minorHAnsi" w:cstheme="minorBidi"/>
                <w:kern w:val="2"/>
                <w:sz w:val="14"/>
                <w:szCs w:val="18"/>
                <w14:ligatures w14:val="standardContextual"/>
                <w:rPrChange w:id="6562" w:author="Danny" w:date="2026-10-02T14:18:00Z">
                  <w:rPr>
                    <w:ins w:id="6563" w:author="Danny" w:date="2026-10-02T14:15:00Z"/>
                    <w:color w:val="000000"/>
                    <w:sz w:val="18"/>
                    <w:szCs w:val="18"/>
                  </w:rPr>
                </w:rPrChange>
              </w:rPr>
              <w:pPrChange w:id="6564" w:author="Danny" w:date="2026-10-02T14:16:00Z">
                <w:pPr>
                  <w:jc w:val="center"/>
                </w:pPr>
              </w:pPrChange>
            </w:pPr>
            <w:ins w:id="6565" w:author="Danny" w:date="2026-10-02T14:15:00Z">
              <w:r w:rsidRPr="000D0736">
                <w:rPr>
                  <w:rFonts w:eastAsiaTheme="minorHAnsi" w:cstheme="minorBidi"/>
                  <w:kern w:val="2"/>
                  <w:sz w:val="14"/>
                  <w:szCs w:val="18"/>
                  <w14:ligatures w14:val="standardContextual"/>
                  <w:rPrChange w:id="6566" w:author="Danny" w:date="2026-10-02T14:18:00Z">
                    <w:rPr>
                      <w:color w:val="000000"/>
                      <w:sz w:val="18"/>
                      <w:szCs w:val="18"/>
                    </w:rPr>
                  </w:rPrChange>
                </w:rPr>
                <w:t>76</w:t>
              </w:r>
            </w:ins>
          </w:p>
        </w:tc>
        <w:tc>
          <w:tcPr>
            <w:tcW w:w="0" w:type="auto"/>
            <w:tcBorders>
              <w:top w:val="nil"/>
              <w:left w:val="nil"/>
              <w:bottom w:val="nil"/>
              <w:right w:val="nil"/>
            </w:tcBorders>
            <w:shd w:val="clear" w:color="auto" w:fill="auto"/>
            <w:vAlign w:val="center"/>
            <w:hideMark/>
          </w:tcPr>
          <w:p w14:paraId="6B23EDD0" w14:textId="77777777" w:rsidR="000D0736" w:rsidRPr="000D0736" w:rsidRDefault="000D0736">
            <w:pPr>
              <w:spacing w:line="276" w:lineRule="auto"/>
              <w:rPr>
                <w:ins w:id="6567" w:author="Danny" w:date="2026-10-02T14:15:00Z"/>
                <w:rFonts w:eastAsiaTheme="minorHAnsi" w:cstheme="minorBidi"/>
                <w:kern w:val="2"/>
                <w:sz w:val="14"/>
                <w:szCs w:val="18"/>
                <w14:ligatures w14:val="standardContextual"/>
                <w:rPrChange w:id="6568" w:author="Danny" w:date="2026-10-02T14:18:00Z">
                  <w:rPr>
                    <w:ins w:id="6569" w:author="Danny" w:date="2026-10-02T14:15:00Z"/>
                    <w:color w:val="000000"/>
                    <w:sz w:val="18"/>
                    <w:szCs w:val="18"/>
                  </w:rPr>
                </w:rPrChange>
              </w:rPr>
              <w:pPrChange w:id="6570" w:author="Danny" w:date="2026-10-02T14:16:00Z">
                <w:pPr/>
              </w:pPrChange>
            </w:pPr>
            <w:ins w:id="6571" w:author="Danny" w:date="2026-10-02T14:15:00Z">
              <w:r w:rsidRPr="000D0736">
                <w:rPr>
                  <w:rFonts w:eastAsiaTheme="minorHAnsi" w:cstheme="minorBidi"/>
                  <w:kern w:val="2"/>
                  <w:sz w:val="14"/>
                  <w:szCs w:val="18"/>
                  <w14:ligatures w14:val="standardContextual"/>
                  <w:rPrChange w:id="6572" w:author="Danny" w:date="2026-10-02T14:18:00Z">
                    <w:rPr>
                      <w:color w:val="000000"/>
                      <w:sz w:val="18"/>
                      <w:szCs w:val="18"/>
                    </w:rPr>
                  </w:rPrChange>
                </w:rPr>
                <w:t>Pinczewski et al., 2007</w:t>
              </w:r>
            </w:ins>
          </w:p>
        </w:tc>
        <w:tc>
          <w:tcPr>
            <w:tcW w:w="0" w:type="auto"/>
            <w:tcBorders>
              <w:top w:val="nil"/>
              <w:left w:val="nil"/>
              <w:bottom w:val="nil"/>
              <w:right w:val="nil"/>
            </w:tcBorders>
            <w:shd w:val="clear" w:color="auto" w:fill="auto"/>
            <w:noWrap/>
            <w:vAlign w:val="bottom"/>
            <w:hideMark/>
          </w:tcPr>
          <w:p w14:paraId="5C673088" w14:textId="77777777" w:rsidR="000D0736" w:rsidRPr="000D0736" w:rsidRDefault="000D0736">
            <w:pPr>
              <w:spacing w:line="276" w:lineRule="auto"/>
              <w:rPr>
                <w:ins w:id="6573" w:author="Danny" w:date="2026-10-02T14:15:00Z"/>
                <w:rFonts w:eastAsiaTheme="minorHAnsi" w:cstheme="minorBidi"/>
                <w:kern w:val="2"/>
                <w:sz w:val="14"/>
                <w:szCs w:val="18"/>
                <w14:ligatures w14:val="standardContextual"/>
                <w:rPrChange w:id="6574" w:author="Danny" w:date="2026-10-02T14:18:00Z">
                  <w:rPr>
                    <w:ins w:id="6575" w:author="Danny" w:date="2026-10-02T14:15:00Z"/>
                    <w:color w:val="000000"/>
                    <w:sz w:val="18"/>
                    <w:szCs w:val="18"/>
                  </w:rPr>
                </w:rPrChange>
              </w:rPr>
              <w:pPrChange w:id="6576" w:author="Danny" w:date="2026-10-02T14:16:00Z">
                <w:pPr/>
              </w:pPrChange>
            </w:pPr>
          </w:p>
        </w:tc>
        <w:tc>
          <w:tcPr>
            <w:tcW w:w="0" w:type="auto"/>
            <w:tcBorders>
              <w:top w:val="nil"/>
              <w:left w:val="nil"/>
              <w:bottom w:val="nil"/>
              <w:right w:val="nil"/>
            </w:tcBorders>
            <w:shd w:val="clear" w:color="auto" w:fill="auto"/>
            <w:vAlign w:val="center"/>
            <w:hideMark/>
          </w:tcPr>
          <w:p w14:paraId="7DBDC7DD" w14:textId="77777777" w:rsidR="000D0736" w:rsidRPr="000D0736" w:rsidRDefault="000D0736">
            <w:pPr>
              <w:spacing w:line="276" w:lineRule="auto"/>
              <w:jc w:val="center"/>
              <w:rPr>
                <w:ins w:id="6577" w:author="Danny" w:date="2026-10-02T14:15:00Z"/>
                <w:rFonts w:eastAsiaTheme="minorHAnsi" w:cstheme="minorBidi"/>
                <w:kern w:val="2"/>
                <w:sz w:val="14"/>
                <w:szCs w:val="18"/>
                <w14:ligatures w14:val="standardContextual"/>
                <w:rPrChange w:id="6578" w:author="Danny" w:date="2026-10-02T14:18:00Z">
                  <w:rPr>
                    <w:ins w:id="6579" w:author="Danny" w:date="2026-10-02T14:15:00Z"/>
                    <w:color w:val="000000"/>
                    <w:sz w:val="18"/>
                    <w:szCs w:val="18"/>
                  </w:rPr>
                </w:rPrChange>
              </w:rPr>
              <w:pPrChange w:id="6580" w:author="Danny" w:date="2026-10-02T14:21:00Z">
                <w:pPr>
                  <w:jc w:val="center"/>
                </w:pPr>
              </w:pPrChange>
            </w:pPr>
            <w:ins w:id="6581" w:author="Danny" w:date="2026-10-02T14:15:00Z">
              <w:r w:rsidRPr="000D0736">
                <w:rPr>
                  <w:rFonts w:eastAsiaTheme="minorHAnsi" w:cstheme="minorBidi"/>
                  <w:kern w:val="2"/>
                  <w:sz w:val="14"/>
                  <w:szCs w:val="18"/>
                  <w14:ligatures w14:val="standardContextual"/>
                  <w:rPrChange w:id="6582"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74A97027" w14:textId="77777777" w:rsidR="000D0736" w:rsidRPr="000D0736" w:rsidRDefault="000D0736">
            <w:pPr>
              <w:spacing w:line="276" w:lineRule="auto"/>
              <w:jc w:val="center"/>
              <w:rPr>
                <w:ins w:id="6583" w:author="Danny" w:date="2026-10-02T14:15:00Z"/>
                <w:rFonts w:eastAsiaTheme="minorHAnsi" w:cstheme="minorBidi"/>
                <w:kern w:val="2"/>
                <w:sz w:val="14"/>
                <w:szCs w:val="18"/>
                <w14:ligatures w14:val="standardContextual"/>
                <w:rPrChange w:id="6584" w:author="Danny" w:date="2026-10-02T14:18:00Z">
                  <w:rPr>
                    <w:ins w:id="6585" w:author="Danny" w:date="2026-10-02T14:15:00Z"/>
                    <w:color w:val="000000"/>
                    <w:sz w:val="18"/>
                    <w:szCs w:val="18"/>
                  </w:rPr>
                </w:rPrChange>
              </w:rPr>
              <w:pPrChange w:id="6586" w:author="Danny" w:date="2026-10-02T14:21:00Z">
                <w:pPr>
                  <w:jc w:val="center"/>
                </w:pPr>
              </w:pPrChange>
            </w:pPr>
            <w:ins w:id="6587" w:author="Danny" w:date="2026-10-02T14:15:00Z">
              <w:r w:rsidRPr="000D0736">
                <w:rPr>
                  <w:rFonts w:eastAsiaTheme="minorHAnsi" w:cstheme="minorBidi"/>
                  <w:kern w:val="2"/>
                  <w:sz w:val="14"/>
                  <w:szCs w:val="18"/>
                  <w14:ligatures w14:val="standardContextual"/>
                  <w:rPrChange w:id="6588"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23408693" w14:textId="77777777" w:rsidR="000D0736" w:rsidRPr="000D0736" w:rsidRDefault="000D0736">
            <w:pPr>
              <w:spacing w:line="276" w:lineRule="auto"/>
              <w:jc w:val="center"/>
              <w:rPr>
                <w:ins w:id="6589" w:author="Danny" w:date="2026-10-02T14:15:00Z"/>
                <w:rFonts w:eastAsiaTheme="minorHAnsi" w:cstheme="minorBidi"/>
                <w:kern w:val="2"/>
                <w:sz w:val="14"/>
                <w:szCs w:val="18"/>
                <w14:ligatures w14:val="standardContextual"/>
                <w:rPrChange w:id="6590" w:author="Danny" w:date="2026-10-02T14:18:00Z">
                  <w:rPr>
                    <w:ins w:id="6591" w:author="Danny" w:date="2026-10-02T14:15:00Z"/>
                    <w:color w:val="000000"/>
                    <w:sz w:val="18"/>
                    <w:szCs w:val="18"/>
                  </w:rPr>
                </w:rPrChange>
              </w:rPr>
              <w:pPrChange w:id="6592" w:author="Danny" w:date="2026-10-02T14:21:00Z">
                <w:pPr>
                  <w:jc w:val="center"/>
                </w:pPr>
              </w:pPrChange>
            </w:pPr>
          </w:p>
        </w:tc>
        <w:tc>
          <w:tcPr>
            <w:tcW w:w="0" w:type="auto"/>
            <w:tcBorders>
              <w:top w:val="nil"/>
              <w:left w:val="nil"/>
              <w:bottom w:val="nil"/>
              <w:right w:val="nil"/>
            </w:tcBorders>
            <w:shd w:val="clear" w:color="auto" w:fill="auto"/>
            <w:vAlign w:val="center"/>
            <w:hideMark/>
          </w:tcPr>
          <w:p w14:paraId="7D77795C" w14:textId="77777777" w:rsidR="000D0736" w:rsidRPr="000D0736" w:rsidRDefault="000D0736">
            <w:pPr>
              <w:spacing w:line="276" w:lineRule="auto"/>
              <w:jc w:val="center"/>
              <w:rPr>
                <w:ins w:id="6593" w:author="Danny" w:date="2026-10-02T14:15:00Z"/>
                <w:rFonts w:eastAsiaTheme="minorHAnsi" w:cstheme="minorBidi"/>
                <w:kern w:val="2"/>
                <w:sz w:val="14"/>
                <w:szCs w:val="18"/>
                <w14:ligatures w14:val="standardContextual"/>
                <w:rPrChange w:id="6594" w:author="Danny" w:date="2026-10-02T14:18:00Z">
                  <w:rPr>
                    <w:ins w:id="6595" w:author="Danny" w:date="2026-10-02T14:15:00Z"/>
                    <w:color w:val="000000"/>
                    <w:sz w:val="18"/>
                    <w:szCs w:val="18"/>
                  </w:rPr>
                </w:rPrChange>
              </w:rPr>
              <w:pPrChange w:id="6596" w:author="Danny" w:date="2026-10-02T14:21:00Z">
                <w:pPr>
                  <w:jc w:val="center"/>
                </w:pPr>
              </w:pPrChange>
            </w:pPr>
            <w:ins w:id="6597" w:author="Danny" w:date="2026-10-02T14:15:00Z">
              <w:r w:rsidRPr="000D0736">
                <w:rPr>
                  <w:rFonts w:eastAsiaTheme="minorHAnsi" w:cstheme="minorBidi"/>
                  <w:kern w:val="2"/>
                  <w:sz w:val="14"/>
                  <w:szCs w:val="18"/>
                  <w14:ligatures w14:val="standardContextual"/>
                  <w:rPrChange w:id="6598" w:author="Danny" w:date="2026-10-02T14:18:00Z">
                    <w:rPr>
                      <w:color w:val="000000"/>
                      <w:sz w:val="18"/>
                      <w:szCs w:val="18"/>
                    </w:rPr>
                  </w:rPrChange>
                </w:rPr>
                <w:t>24.5 ± 7.9</w:t>
              </w:r>
            </w:ins>
          </w:p>
        </w:tc>
        <w:tc>
          <w:tcPr>
            <w:tcW w:w="0" w:type="auto"/>
            <w:tcBorders>
              <w:top w:val="nil"/>
              <w:left w:val="nil"/>
              <w:bottom w:val="nil"/>
              <w:right w:val="nil"/>
            </w:tcBorders>
            <w:shd w:val="clear" w:color="auto" w:fill="auto"/>
            <w:vAlign w:val="center"/>
            <w:hideMark/>
          </w:tcPr>
          <w:p w14:paraId="6B77B4F5" w14:textId="77777777" w:rsidR="000D0736" w:rsidRPr="000D0736" w:rsidRDefault="000D0736">
            <w:pPr>
              <w:spacing w:line="276" w:lineRule="auto"/>
              <w:jc w:val="center"/>
              <w:rPr>
                <w:ins w:id="6599" w:author="Danny" w:date="2026-10-02T14:15:00Z"/>
                <w:rFonts w:eastAsiaTheme="minorHAnsi" w:cstheme="minorBidi"/>
                <w:kern w:val="2"/>
                <w:sz w:val="14"/>
                <w:szCs w:val="18"/>
                <w14:ligatures w14:val="standardContextual"/>
                <w:rPrChange w:id="6600" w:author="Danny" w:date="2026-10-02T14:18:00Z">
                  <w:rPr>
                    <w:ins w:id="6601" w:author="Danny" w:date="2026-10-02T14:15:00Z"/>
                    <w:color w:val="000000"/>
                    <w:sz w:val="18"/>
                    <w:szCs w:val="18"/>
                  </w:rPr>
                </w:rPrChange>
              </w:rPr>
              <w:pPrChange w:id="6602" w:author="Danny" w:date="2026-10-02T14:21:00Z">
                <w:pPr>
                  <w:jc w:val="center"/>
                </w:pPr>
              </w:pPrChange>
            </w:pPr>
          </w:p>
        </w:tc>
        <w:tc>
          <w:tcPr>
            <w:tcW w:w="0" w:type="auto"/>
            <w:tcBorders>
              <w:top w:val="nil"/>
              <w:left w:val="nil"/>
              <w:bottom w:val="nil"/>
              <w:right w:val="nil"/>
            </w:tcBorders>
            <w:shd w:val="clear" w:color="auto" w:fill="auto"/>
            <w:vAlign w:val="center"/>
            <w:hideMark/>
          </w:tcPr>
          <w:p w14:paraId="6A6602A1" w14:textId="77777777" w:rsidR="000D0736" w:rsidRPr="000D0736" w:rsidRDefault="000D0736">
            <w:pPr>
              <w:spacing w:line="276" w:lineRule="auto"/>
              <w:jc w:val="center"/>
              <w:rPr>
                <w:ins w:id="6603" w:author="Danny" w:date="2026-10-02T14:15:00Z"/>
                <w:rFonts w:eastAsiaTheme="minorHAnsi" w:cstheme="minorBidi"/>
                <w:kern w:val="2"/>
                <w:sz w:val="14"/>
                <w:szCs w:val="18"/>
                <w14:ligatures w14:val="standardContextual"/>
                <w:rPrChange w:id="6604" w:author="Danny" w:date="2026-10-02T14:18:00Z">
                  <w:rPr>
                    <w:ins w:id="6605" w:author="Danny" w:date="2026-10-02T14:15:00Z"/>
                    <w:color w:val="000000"/>
                    <w:sz w:val="18"/>
                    <w:szCs w:val="18"/>
                  </w:rPr>
                </w:rPrChange>
              </w:rPr>
              <w:pPrChange w:id="6606" w:author="Danny" w:date="2026-10-02T14:21:00Z">
                <w:pPr>
                  <w:jc w:val="center"/>
                </w:pPr>
              </w:pPrChange>
            </w:pPr>
            <w:ins w:id="6607" w:author="Danny" w:date="2026-10-02T14:15:00Z">
              <w:r w:rsidRPr="000D0736">
                <w:rPr>
                  <w:rFonts w:eastAsiaTheme="minorHAnsi" w:cstheme="minorBidi"/>
                  <w:kern w:val="2"/>
                  <w:sz w:val="14"/>
                  <w:szCs w:val="18"/>
                  <w14:ligatures w14:val="standardContextual"/>
                  <w:rPrChange w:id="6608" w:author="Danny" w:date="2026-10-02T14:18:00Z">
                    <w:rPr>
                      <w:color w:val="000000"/>
                      <w:sz w:val="18"/>
                      <w:szCs w:val="18"/>
                    </w:rPr>
                  </w:rPrChange>
                </w:rPr>
                <w:t>180</w:t>
              </w:r>
            </w:ins>
          </w:p>
        </w:tc>
        <w:tc>
          <w:tcPr>
            <w:tcW w:w="0" w:type="auto"/>
            <w:tcBorders>
              <w:top w:val="nil"/>
              <w:left w:val="nil"/>
              <w:bottom w:val="nil"/>
              <w:right w:val="nil"/>
            </w:tcBorders>
            <w:shd w:val="clear" w:color="auto" w:fill="auto"/>
            <w:vAlign w:val="center"/>
            <w:hideMark/>
          </w:tcPr>
          <w:p w14:paraId="667FBC6B" w14:textId="77777777" w:rsidR="000D0736" w:rsidRPr="000D0736" w:rsidRDefault="000D0736">
            <w:pPr>
              <w:spacing w:line="276" w:lineRule="auto"/>
              <w:jc w:val="center"/>
              <w:rPr>
                <w:ins w:id="6609" w:author="Danny" w:date="2026-10-02T14:15:00Z"/>
                <w:rFonts w:eastAsiaTheme="minorHAnsi" w:cstheme="minorBidi"/>
                <w:kern w:val="2"/>
                <w:sz w:val="14"/>
                <w:szCs w:val="18"/>
                <w14:ligatures w14:val="standardContextual"/>
                <w:rPrChange w:id="6610" w:author="Danny" w:date="2026-10-02T14:18:00Z">
                  <w:rPr>
                    <w:ins w:id="6611" w:author="Danny" w:date="2026-10-02T14:15:00Z"/>
                    <w:color w:val="000000"/>
                    <w:sz w:val="18"/>
                    <w:szCs w:val="18"/>
                  </w:rPr>
                </w:rPrChange>
              </w:rPr>
              <w:pPrChange w:id="6612" w:author="Danny" w:date="2026-10-02T14:21:00Z">
                <w:pPr>
                  <w:jc w:val="center"/>
                </w:pPr>
              </w:pPrChange>
            </w:pPr>
            <w:ins w:id="6613" w:author="Danny" w:date="2026-10-02T14:15:00Z">
              <w:r w:rsidRPr="000D0736">
                <w:rPr>
                  <w:rFonts w:eastAsiaTheme="minorHAnsi" w:cstheme="minorBidi"/>
                  <w:kern w:val="2"/>
                  <w:sz w:val="14"/>
                  <w:szCs w:val="18"/>
                  <w14:ligatures w14:val="standardContextual"/>
                  <w:rPrChange w:id="6614" w:author="Danny" w:date="2026-10-02T14:18:00Z">
                    <w:rPr>
                      <w:color w:val="000000"/>
                      <w:sz w:val="18"/>
                      <w:szCs w:val="18"/>
                    </w:rPr>
                  </w:rPrChange>
                </w:rPr>
                <w:t>95</w:t>
              </w:r>
            </w:ins>
          </w:p>
        </w:tc>
        <w:tc>
          <w:tcPr>
            <w:tcW w:w="0" w:type="auto"/>
            <w:tcBorders>
              <w:top w:val="nil"/>
              <w:left w:val="nil"/>
              <w:bottom w:val="nil"/>
              <w:right w:val="nil"/>
            </w:tcBorders>
            <w:shd w:val="clear" w:color="auto" w:fill="auto"/>
            <w:vAlign w:val="center"/>
            <w:hideMark/>
          </w:tcPr>
          <w:p w14:paraId="4D6C3E38" w14:textId="77777777" w:rsidR="000D0736" w:rsidRPr="000D0736" w:rsidRDefault="000D0736">
            <w:pPr>
              <w:spacing w:line="276" w:lineRule="auto"/>
              <w:jc w:val="center"/>
              <w:rPr>
                <w:ins w:id="6615" w:author="Danny" w:date="2026-10-02T14:15:00Z"/>
                <w:rFonts w:eastAsiaTheme="minorHAnsi" w:cstheme="minorBidi"/>
                <w:kern w:val="2"/>
                <w:sz w:val="14"/>
                <w:szCs w:val="18"/>
                <w14:ligatures w14:val="standardContextual"/>
                <w:rPrChange w:id="6616" w:author="Danny" w:date="2026-10-02T14:18:00Z">
                  <w:rPr>
                    <w:ins w:id="6617" w:author="Danny" w:date="2026-10-02T14:15:00Z"/>
                    <w:color w:val="000000"/>
                    <w:sz w:val="18"/>
                    <w:szCs w:val="18"/>
                  </w:rPr>
                </w:rPrChange>
              </w:rPr>
              <w:pPrChange w:id="6618" w:author="Danny" w:date="2026-10-02T14:21:00Z">
                <w:pPr>
                  <w:jc w:val="center"/>
                </w:pPr>
              </w:pPrChange>
            </w:pPr>
            <w:ins w:id="6619" w:author="Danny" w:date="2026-10-02T14:15:00Z">
              <w:r w:rsidRPr="000D0736">
                <w:rPr>
                  <w:rFonts w:eastAsiaTheme="minorHAnsi" w:cstheme="minorBidi"/>
                  <w:kern w:val="2"/>
                  <w:sz w:val="14"/>
                  <w:szCs w:val="18"/>
                  <w14:ligatures w14:val="standardContextual"/>
                  <w:rPrChange w:id="6620" w:author="Danny" w:date="2026-10-02T14:18:00Z">
                    <w:rPr>
                      <w:color w:val="000000"/>
                      <w:sz w:val="18"/>
                      <w:szCs w:val="18"/>
                    </w:rPr>
                  </w:rPrChange>
                </w:rPr>
                <w:t>85</w:t>
              </w:r>
            </w:ins>
          </w:p>
        </w:tc>
        <w:tc>
          <w:tcPr>
            <w:tcW w:w="0" w:type="auto"/>
            <w:tcBorders>
              <w:top w:val="nil"/>
              <w:left w:val="nil"/>
              <w:bottom w:val="nil"/>
              <w:right w:val="nil"/>
            </w:tcBorders>
            <w:shd w:val="clear" w:color="auto" w:fill="auto"/>
            <w:noWrap/>
            <w:vAlign w:val="center"/>
            <w:hideMark/>
          </w:tcPr>
          <w:p w14:paraId="4C9BD305" w14:textId="77777777" w:rsidR="000D0736" w:rsidRPr="000D0736" w:rsidRDefault="000D0736">
            <w:pPr>
              <w:spacing w:line="276" w:lineRule="auto"/>
              <w:jc w:val="center"/>
              <w:rPr>
                <w:ins w:id="6621" w:author="Danny" w:date="2026-10-02T14:15:00Z"/>
                <w:rFonts w:eastAsiaTheme="minorHAnsi" w:cstheme="minorBidi"/>
                <w:kern w:val="2"/>
                <w:sz w:val="14"/>
                <w:szCs w:val="18"/>
                <w14:ligatures w14:val="standardContextual"/>
                <w:rPrChange w:id="6622" w:author="Danny" w:date="2026-10-02T14:18:00Z">
                  <w:rPr>
                    <w:ins w:id="6623" w:author="Danny" w:date="2026-10-02T14:15:00Z"/>
                    <w:color w:val="000000"/>
                    <w:sz w:val="18"/>
                    <w:szCs w:val="18"/>
                  </w:rPr>
                </w:rPrChange>
              </w:rPr>
              <w:pPrChange w:id="6624" w:author="Danny" w:date="2026-10-02T14:21:00Z">
                <w:pPr>
                  <w:jc w:val="center"/>
                </w:pPr>
              </w:pPrChange>
            </w:pPr>
          </w:p>
        </w:tc>
        <w:tc>
          <w:tcPr>
            <w:tcW w:w="0" w:type="auto"/>
            <w:tcBorders>
              <w:top w:val="nil"/>
              <w:left w:val="nil"/>
              <w:bottom w:val="nil"/>
              <w:right w:val="nil"/>
            </w:tcBorders>
            <w:shd w:val="clear" w:color="auto" w:fill="auto"/>
            <w:vAlign w:val="center"/>
            <w:hideMark/>
          </w:tcPr>
          <w:p w14:paraId="10FB3725" w14:textId="77777777" w:rsidR="000D0736" w:rsidRPr="000D0736" w:rsidRDefault="000D0736">
            <w:pPr>
              <w:spacing w:line="276" w:lineRule="auto"/>
              <w:jc w:val="center"/>
              <w:rPr>
                <w:ins w:id="6625" w:author="Danny" w:date="2026-10-02T14:15:00Z"/>
                <w:rFonts w:eastAsiaTheme="minorHAnsi" w:cstheme="minorBidi"/>
                <w:kern w:val="2"/>
                <w:sz w:val="14"/>
                <w:szCs w:val="18"/>
                <w14:ligatures w14:val="standardContextual"/>
                <w:rPrChange w:id="6626" w:author="Danny" w:date="2026-10-02T14:18:00Z">
                  <w:rPr>
                    <w:ins w:id="6627" w:author="Danny" w:date="2026-10-02T14:15:00Z"/>
                    <w:color w:val="000000"/>
                    <w:sz w:val="18"/>
                    <w:szCs w:val="18"/>
                  </w:rPr>
                </w:rPrChange>
              </w:rPr>
              <w:pPrChange w:id="6628" w:author="Danny" w:date="2026-10-02T14:21:00Z">
                <w:pPr>
                  <w:jc w:val="center"/>
                </w:pPr>
              </w:pPrChange>
            </w:pPr>
            <w:ins w:id="6629" w:author="Danny" w:date="2026-10-02T14:15:00Z">
              <w:r w:rsidRPr="000D0736">
                <w:rPr>
                  <w:rFonts w:eastAsiaTheme="minorHAnsi" w:cstheme="minorBidi"/>
                  <w:kern w:val="2"/>
                  <w:sz w:val="14"/>
                  <w:szCs w:val="18"/>
                  <w14:ligatures w14:val="standardContextual"/>
                  <w:rPrChange w:id="6630" w:author="Danny" w:date="2026-10-02T14:18:00Z">
                    <w:rPr>
                      <w:color w:val="000000"/>
                      <w:sz w:val="18"/>
                      <w:szCs w:val="18"/>
                    </w:rPr>
                  </w:rPrChange>
                </w:rPr>
                <w:t>120</w:t>
              </w:r>
            </w:ins>
          </w:p>
        </w:tc>
        <w:tc>
          <w:tcPr>
            <w:tcW w:w="0" w:type="auto"/>
            <w:tcBorders>
              <w:top w:val="nil"/>
              <w:left w:val="nil"/>
              <w:bottom w:val="nil"/>
              <w:right w:val="nil"/>
            </w:tcBorders>
            <w:shd w:val="clear" w:color="auto" w:fill="auto"/>
            <w:vAlign w:val="center"/>
            <w:hideMark/>
          </w:tcPr>
          <w:p w14:paraId="107F2F21" w14:textId="77777777" w:rsidR="000D0736" w:rsidRPr="000D0736" w:rsidRDefault="000D0736">
            <w:pPr>
              <w:spacing w:line="276" w:lineRule="auto"/>
              <w:jc w:val="center"/>
              <w:rPr>
                <w:ins w:id="6631" w:author="Danny" w:date="2026-10-02T14:15:00Z"/>
                <w:rFonts w:eastAsiaTheme="minorHAnsi" w:cstheme="minorBidi"/>
                <w:kern w:val="2"/>
                <w:sz w:val="14"/>
                <w:szCs w:val="18"/>
                <w14:ligatures w14:val="standardContextual"/>
                <w:rPrChange w:id="6632" w:author="Danny" w:date="2026-10-02T14:18:00Z">
                  <w:rPr>
                    <w:ins w:id="6633" w:author="Danny" w:date="2026-10-02T14:15:00Z"/>
                    <w:color w:val="000000"/>
                    <w:sz w:val="18"/>
                    <w:szCs w:val="18"/>
                  </w:rPr>
                </w:rPrChange>
              </w:rPr>
              <w:pPrChange w:id="6634" w:author="Danny" w:date="2026-10-02T14:21:00Z">
                <w:pPr>
                  <w:jc w:val="center"/>
                </w:pPr>
              </w:pPrChange>
            </w:pPr>
            <w:ins w:id="6635" w:author="Danny" w:date="2026-10-02T14:15:00Z">
              <w:r w:rsidRPr="000D0736">
                <w:rPr>
                  <w:rFonts w:eastAsiaTheme="minorHAnsi" w:cstheme="minorBidi"/>
                  <w:kern w:val="2"/>
                  <w:sz w:val="14"/>
                  <w:szCs w:val="18"/>
                  <w14:ligatures w14:val="standardContextual"/>
                  <w:rPrChange w:id="6636" w:author="Danny" w:date="2026-10-02T14:18:00Z">
                    <w:rPr>
                      <w:color w:val="000000"/>
                      <w:sz w:val="18"/>
                      <w:szCs w:val="18"/>
                    </w:rPr>
                  </w:rPrChange>
                </w:rPr>
                <w:t>10</w:t>
              </w:r>
            </w:ins>
          </w:p>
        </w:tc>
        <w:tc>
          <w:tcPr>
            <w:tcW w:w="0" w:type="auto"/>
            <w:tcBorders>
              <w:top w:val="nil"/>
              <w:left w:val="nil"/>
              <w:bottom w:val="nil"/>
              <w:right w:val="nil"/>
            </w:tcBorders>
            <w:shd w:val="clear" w:color="auto" w:fill="auto"/>
            <w:vAlign w:val="center"/>
            <w:hideMark/>
          </w:tcPr>
          <w:p w14:paraId="7A3FD0AA" w14:textId="77777777" w:rsidR="000D0736" w:rsidRPr="000D0736" w:rsidRDefault="000D0736">
            <w:pPr>
              <w:spacing w:line="276" w:lineRule="auto"/>
              <w:jc w:val="center"/>
              <w:rPr>
                <w:ins w:id="6637" w:author="Danny" w:date="2026-10-02T14:15:00Z"/>
                <w:rFonts w:eastAsiaTheme="minorHAnsi" w:cstheme="minorBidi"/>
                <w:kern w:val="2"/>
                <w:sz w:val="14"/>
                <w:szCs w:val="18"/>
                <w14:ligatures w14:val="standardContextual"/>
                <w:rPrChange w:id="6638" w:author="Danny" w:date="2026-10-02T14:18:00Z">
                  <w:rPr>
                    <w:ins w:id="6639" w:author="Danny" w:date="2026-10-02T14:15:00Z"/>
                    <w:color w:val="000000"/>
                    <w:sz w:val="18"/>
                    <w:szCs w:val="18"/>
                  </w:rPr>
                </w:rPrChange>
              </w:rPr>
              <w:pPrChange w:id="6640" w:author="Danny" w:date="2026-10-02T14:21:00Z">
                <w:pPr>
                  <w:jc w:val="center"/>
                </w:pPr>
              </w:pPrChange>
            </w:pPr>
            <w:ins w:id="6641" w:author="Danny" w:date="2026-10-02T14:15:00Z">
              <w:r w:rsidRPr="000D0736">
                <w:rPr>
                  <w:rFonts w:eastAsiaTheme="minorHAnsi" w:cstheme="minorBidi"/>
                  <w:kern w:val="2"/>
                  <w:sz w:val="14"/>
                  <w:szCs w:val="18"/>
                  <w14:ligatures w14:val="standardContextual"/>
                  <w:rPrChange w:id="6642"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7D34F520" w14:textId="77777777" w:rsidR="000D0736" w:rsidRPr="000D0736" w:rsidRDefault="000D0736">
            <w:pPr>
              <w:spacing w:line="276" w:lineRule="auto"/>
              <w:rPr>
                <w:ins w:id="6643" w:author="Danny" w:date="2026-10-02T14:15:00Z"/>
                <w:rFonts w:eastAsiaTheme="minorHAnsi" w:cstheme="minorBidi"/>
                <w:kern w:val="2"/>
                <w:sz w:val="14"/>
                <w:szCs w:val="18"/>
                <w14:ligatures w14:val="standardContextual"/>
                <w:rPrChange w:id="6644" w:author="Danny" w:date="2026-10-02T14:18:00Z">
                  <w:rPr>
                    <w:ins w:id="6645" w:author="Danny" w:date="2026-10-02T14:15:00Z"/>
                    <w:color w:val="000000"/>
                    <w:sz w:val="18"/>
                    <w:szCs w:val="18"/>
                  </w:rPr>
                </w:rPrChange>
              </w:rPr>
              <w:pPrChange w:id="6646" w:author="Danny" w:date="2026-10-02T14:16:00Z">
                <w:pPr>
                  <w:jc w:val="center"/>
                </w:pPr>
              </w:pPrChange>
            </w:pPr>
          </w:p>
        </w:tc>
        <w:tc>
          <w:tcPr>
            <w:tcW w:w="0" w:type="auto"/>
            <w:tcBorders>
              <w:top w:val="nil"/>
            </w:tcBorders>
            <w:shd w:val="clear" w:color="auto" w:fill="auto"/>
            <w:vAlign w:val="center"/>
            <w:hideMark/>
          </w:tcPr>
          <w:p w14:paraId="73ACD810" w14:textId="77777777" w:rsidR="000D0736" w:rsidRPr="000D0736" w:rsidRDefault="000D0736">
            <w:pPr>
              <w:spacing w:line="276" w:lineRule="auto"/>
              <w:jc w:val="center"/>
              <w:rPr>
                <w:ins w:id="6647" w:author="Danny" w:date="2026-10-02T14:15:00Z"/>
                <w:rFonts w:ascii="Segoe UI Symbol" w:eastAsiaTheme="minorHAnsi" w:hAnsi="Segoe UI Symbol" w:cs="Calibri"/>
                <w:kern w:val="2"/>
                <w:sz w:val="14"/>
                <w:szCs w:val="18"/>
                <w14:ligatures w14:val="standardContextual"/>
                <w:rPrChange w:id="6648" w:author="Danny" w:date="2026-10-02T14:18:00Z">
                  <w:rPr>
                    <w:ins w:id="6649" w:author="Danny" w:date="2026-10-02T14:15:00Z"/>
                    <w:rFonts w:ascii="Segoe UI Symbol" w:hAnsi="Segoe UI Symbol" w:cs="Calibri"/>
                    <w:color w:val="000000"/>
                    <w:sz w:val="18"/>
                    <w:szCs w:val="18"/>
                  </w:rPr>
                </w:rPrChange>
              </w:rPr>
              <w:pPrChange w:id="6650" w:author="Danny" w:date="2026-10-02T14:23:00Z">
                <w:pPr>
                  <w:jc w:val="center"/>
                </w:pPr>
              </w:pPrChange>
            </w:pPr>
            <w:ins w:id="6651" w:author="Danny" w:date="2026-10-02T14:15:00Z">
              <w:r w:rsidRPr="000D0736">
                <w:rPr>
                  <w:rFonts w:ascii="Segoe UI Symbol" w:eastAsiaTheme="minorHAnsi" w:hAnsi="Segoe UI Symbol" w:cs="Calibri"/>
                  <w:kern w:val="2"/>
                  <w:sz w:val="14"/>
                  <w:szCs w:val="18"/>
                  <w14:ligatures w14:val="standardContextual"/>
                  <w:rPrChange w:id="665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8E9DF5D" w14:textId="77777777" w:rsidR="000D0736" w:rsidRPr="000D0736" w:rsidRDefault="000D0736">
            <w:pPr>
              <w:spacing w:line="276" w:lineRule="auto"/>
              <w:jc w:val="center"/>
              <w:rPr>
                <w:ins w:id="6653" w:author="Danny" w:date="2026-10-02T14:15:00Z"/>
                <w:rFonts w:ascii="Segoe UI Symbol" w:eastAsiaTheme="minorHAnsi" w:hAnsi="Segoe UI Symbol" w:cs="Calibri"/>
                <w:kern w:val="2"/>
                <w:sz w:val="14"/>
                <w:szCs w:val="18"/>
                <w14:ligatures w14:val="standardContextual"/>
                <w:rPrChange w:id="6654" w:author="Danny" w:date="2026-10-02T14:18:00Z">
                  <w:rPr>
                    <w:ins w:id="6655" w:author="Danny" w:date="2026-10-02T14:15:00Z"/>
                    <w:rFonts w:ascii="Segoe UI Symbol" w:hAnsi="Segoe UI Symbol" w:cs="Calibri"/>
                    <w:color w:val="000000"/>
                    <w:sz w:val="18"/>
                    <w:szCs w:val="18"/>
                  </w:rPr>
                </w:rPrChange>
              </w:rPr>
              <w:pPrChange w:id="6656" w:author="Danny" w:date="2026-10-02T14:23:00Z">
                <w:pPr>
                  <w:jc w:val="center"/>
                </w:pPr>
              </w:pPrChange>
            </w:pPr>
            <w:ins w:id="6657" w:author="Danny" w:date="2026-10-02T14:15:00Z">
              <w:r w:rsidRPr="000D0736">
                <w:rPr>
                  <w:rFonts w:ascii="Segoe UI Symbol" w:eastAsiaTheme="minorHAnsi" w:hAnsi="Segoe UI Symbol" w:cs="Calibri"/>
                  <w:kern w:val="2"/>
                  <w:sz w:val="14"/>
                  <w:szCs w:val="18"/>
                  <w14:ligatures w14:val="standardContextual"/>
                  <w:rPrChange w:id="665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F2ACEDF" w14:textId="77777777" w:rsidR="000D0736" w:rsidRPr="000D0736" w:rsidRDefault="000D0736">
            <w:pPr>
              <w:spacing w:line="276" w:lineRule="auto"/>
              <w:jc w:val="center"/>
              <w:rPr>
                <w:ins w:id="6659" w:author="Danny" w:date="2026-10-02T14:15:00Z"/>
                <w:rFonts w:ascii="Segoe UI Symbol" w:eastAsiaTheme="minorHAnsi" w:hAnsi="Segoe UI Symbol" w:cs="Calibri"/>
                <w:kern w:val="2"/>
                <w:sz w:val="14"/>
                <w:szCs w:val="18"/>
                <w14:ligatures w14:val="standardContextual"/>
                <w:rPrChange w:id="6660" w:author="Danny" w:date="2026-10-02T14:18:00Z">
                  <w:rPr>
                    <w:ins w:id="6661" w:author="Danny" w:date="2026-10-02T14:15:00Z"/>
                    <w:rFonts w:ascii="Segoe UI Symbol" w:hAnsi="Segoe UI Symbol" w:cs="Calibri"/>
                    <w:color w:val="000000"/>
                    <w:sz w:val="18"/>
                    <w:szCs w:val="18"/>
                  </w:rPr>
                </w:rPrChange>
              </w:rPr>
              <w:pPrChange w:id="6662" w:author="Danny" w:date="2026-10-02T14:23:00Z">
                <w:pPr>
                  <w:jc w:val="center"/>
                </w:pPr>
              </w:pPrChange>
            </w:pPr>
            <w:ins w:id="6663" w:author="Danny" w:date="2026-10-02T14:15:00Z">
              <w:r w:rsidRPr="000D0736">
                <w:rPr>
                  <w:rFonts w:ascii="Segoe UI Symbol" w:eastAsiaTheme="minorHAnsi" w:hAnsi="Segoe UI Symbol" w:cs="Calibri"/>
                  <w:kern w:val="2"/>
                  <w:sz w:val="14"/>
                  <w:szCs w:val="18"/>
                  <w14:ligatures w14:val="standardContextual"/>
                  <w:rPrChange w:id="666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84F23EB" w14:textId="77777777" w:rsidR="000D0736" w:rsidRPr="000D0736" w:rsidRDefault="000D0736">
            <w:pPr>
              <w:spacing w:line="276" w:lineRule="auto"/>
              <w:jc w:val="center"/>
              <w:rPr>
                <w:ins w:id="6665" w:author="Danny" w:date="2026-10-02T14:15:00Z"/>
                <w:rFonts w:ascii="Segoe UI Symbol" w:eastAsiaTheme="minorHAnsi" w:hAnsi="Segoe UI Symbol" w:cs="Calibri"/>
                <w:kern w:val="2"/>
                <w:sz w:val="14"/>
                <w:szCs w:val="18"/>
                <w14:ligatures w14:val="standardContextual"/>
                <w:rPrChange w:id="6666" w:author="Danny" w:date="2026-10-02T14:18:00Z">
                  <w:rPr>
                    <w:ins w:id="6667" w:author="Danny" w:date="2026-10-02T14:15:00Z"/>
                    <w:rFonts w:ascii="Segoe UI Symbol" w:hAnsi="Segoe UI Symbol" w:cs="Calibri"/>
                    <w:color w:val="000000"/>
                    <w:sz w:val="18"/>
                    <w:szCs w:val="18"/>
                  </w:rPr>
                </w:rPrChange>
              </w:rPr>
              <w:pPrChange w:id="6668" w:author="Danny" w:date="2026-10-02T14:23:00Z">
                <w:pPr>
                  <w:jc w:val="center"/>
                </w:pPr>
              </w:pPrChange>
            </w:pPr>
            <w:ins w:id="6669" w:author="Danny" w:date="2026-10-02T14:15:00Z">
              <w:r w:rsidRPr="000D0736">
                <w:rPr>
                  <w:rFonts w:ascii="Segoe UI Symbol" w:eastAsiaTheme="minorHAnsi" w:hAnsi="Segoe UI Symbol" w:cs="Calibri"/>
                  <w:kern w:val="2"/>
                  <w:sz w:val="14"/>
                  <w:szCs w:val="18"/>
                  <w14:ligatures w14:val="standardContextual"/>
                  <w:rPrChange w:id="667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F21BF38" w14:textId="77777777" w:rsidR="000D0736" w:rsidRPr="000D0736" w:rsidRDefault="000D0736">
            <w:pPr>
              <w:spacing w:line="276" w:lineRule="auto"/>
              <w:jc w:val="center"/>
              <w:rPr>
                <w:ins w:id="6671" w:author="Danny" w:date="2026-10-02T14:15:00Z"/>
                <w:rFonts w:ascii="Segoe UI Symbol" w:eastAsiaTheme="minorHAnsi" w:hAnsi="Segoe UI Symbol" w:cs="Calibri"/>
                <w:kern w:val="2"/>
                <w:sz w:val="14"/>
                <w:szCs w:val="18"/>
                <w14:ligatures w14:val="standardContextual"/>
                <w:rPrChange w:id="6672" w:author="Danny" w:date="2026-10-02T14:18:00Z">
                  <w:rPr>
                    <w:ins w:id="6673" w:author="Danny" w:date="2026-10-02T14:15:00Z"/>
                    <w:rFonts w:ascii="Segoe UI Symbol" w:hAnsi="Segoe UI Symbol" w:cs="Calibri"/>
                    <w:color w:val="000000"/>
                    <w:sz w:val="18"/>
                    <w:szCs w:val="18"/>
                  </w:rPr>
                </w:rPrChange>
              </w:rPr>
              <w:pPrChange w:id="6674" w:author="Danny" w:date="2026-10-02T14:23:00Z">
                <w:pPr>
                  <w:jc w:val="center"/>
                </w:pPr>
              </w:pPrChange>
            </w:pPr>
          </w:p>
        </w:tc>
        <w:tc>
          <w:tcPr>
            <w:tcW w:w="0" w:type="auto"/>
            <w:tcBorders>
              <w:top w:val="nil"/>
            </w:tcBorders>
            <w:shd w:val="clear" w:color="auto" w:fill="auto"/>
            <w:vAlign w:val="center"/>
            <w:hideMark/>
          </w:tcPr>
          <w:p w14:paraId="5CB1A0CF" w14:textId="77777777" w:rsidR="000D0736" w:rsidRPr="000D0736" w:rsidRDefault="000D0736">
            <w:pPr>
              <w:spacing w:line="276" w:lineRule="auto"/>
              <w:jc w:val="center"/>
              <w:rPr>
                <w:ins w:id="6675" w:author="Danny" w:date="2026-10-02T14:15:00Z"/>
                <w:rFonts w:ascii="Segoe UI Symbol" w:eastAsiaTheme="minorHAnsi" w:hAnsi="Segoe UI Symbol" w:cs="Calibri"/>
                <w:kern w:val="2"/>
                <w:sz w:val="14"/>
                <w:szCs w:val="18"/>
                <w14:ligatures w14:val="standardContextual"/>
                <w:rPrChange w:id="6676" w:author="Danny" w:date="2026-10-02T14:18:00Z">
                  <w:rPr>
                    <w:ins w:id="6677" w:author="Danny" w:date="2026-10-02T14:15:00Z"/>
                    <w:rFonts w:ascii="Segoe UI Symbol" w:hAnsi="Segoe UI Symbol" w:cs="Calibri"/>
                    <w:color w:val="000000"/>
                    <w:sz w:val="18"/>
                    <w:szCs w:val="18"/>
                  </w:rPr>
                </w:rPrChange>
              </w:rPr>
              <w:pPrChange w:id="6678" w:author="Danny" w:date="2026-10-02T14:23:00Z">
                <w:pPr>
                  <w:jc w:val="center"/>
                </w:pPr>
              </w:pPrChange>
            </w:pPr>
            <w:ins w:id="6679" w:author="Danny" w:date="2026-10-02T14:15:00Z">
              <w:r w:rsidRPr="000D0736">
                <w:rPr>
                  <w:rFonts w:ascii="Segoe UI Symbol" w:eastAsiaTheme="minorHAnsi" w:hAnsi="Segoe UI Symbol" w:cs="Calibri"/>
                  <w:kern w:val="2"/>
                  <w:sz w:val="14"/>
                  <w:szCs w:val="18"/>
                  <w14:ligatures w14:val="standardContextual"/>
                  <w:rPrChange w:id="668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572FA65" w14:textId="77777777" w:rsidR="000D0736" w:rsidRPr="000D0736" w:rsidRDefault="000D0736">
            <w:pPr>
              <w:spacing w:line="276" w:lineRule="auto"/>
              <w:jc w:val="center"/>
              <w:rPr>
                <w:ins w:id="6681" w:author="Danny" w:date="2026-10-02T14:15:00Z"/>
                <w:rFonts w:ascii="Segoe UI Symbol" w:eastAsiaTheme="minorHAnsi" w:hAnsi="Segoe UI Symbol" w:cs="Calibri"/>
                <w:kern w:val="2"/>
                <w:sz w:val="14"/>
                <w:szCs w:val="18"/>
                <w14:ligatures w14:val="standardContextual"/>
                <w:rPrChange w:id="6682" w:author="Danny" w:date="2026-10-02T14:18:00Z">
                  <w:rPr>
                    <w:ins w:id="6683" w:author="Danny" w:date="2026-10-02T14:15:00Z"/>
                    <w:rFonts w:ascii="Segoe UI Symbol" w:hAnsi="Segoe UI Symbol" w:cs="Calibri"/>
                    <w:color w:val="000000"/>
                    <w:sz w:val="18"/>
                    <w:szCs w:val="18"/>
                  </w:rPr>
                </w:rPrChange>
              </w:rPr>
              <w:pPrChange w:id="6684" w:author="Danny" w:date="2026-10-02T14:23:00Z">
                <w:pPr>
                  <w:jc w:val="center"/>
                </w:pPr>
              </w:pPrChange>
            </w:pPr>
            <w:ins w:id="6685" w:author="Danny" w:date="2026-10-02T14:15:00Z">
              <w:r w:rsidRPr="000D0736">
                <w:rPr>
                  <w:rFonts w:ascii="Segoe UI Symbol" w:eastAsiaTheme="minorHAnsi" w:hAnsi="Segoe UI Symbol" w:cs="Calibri"/>
                  <w:kern w:val="2"/>
                  <w:sz w:val="14"/>
                  <w:szCs w:val="18"/>
                  <w14:ligatures w14:val="standardContextual"/>
                  <w:rPrChange w:id="668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6FCBC53" w14:textId="77777777" w:rsidR="000D0736" w:rsidRPr="000D0736" w:rsidRDefault="000D0736">
            <w:pPr>
              <w:spacing w:line="276" w:lineRule="auto"/>
              <w:jc w:val="center"/>
              <w:rPr>
                <w:ins w:id="6687" w:author="Danny" w:date="2026-10-02T14:15:00Z"/>
                <w:rFonts w:ascii="Segoe UI Symbol" w:eastAsiaTheme="minorHAnsi" w:hAnsi="Segoe UI Symbol" w:cs="Calibri"/>
                <w:kern w:val="2"/>
                <w:sz w:val="14"/>
                <w:szCs w:val="18"/>
                <w14:ligatures w14:val="standardContextual"/>
                <w:rPrChange w:id="6688" w:author="Danny" w:date="2026-10-02T14:18:00Z">
                  <w:rPr>
                    <w:ins w:id="6689" w:author="Danny" w:date="2026-10-02T14:15:00Z"/>
                    <w:rFonts w:ascii="Segoe UI Symbol" w:hAnsi="Segoe UI Symbol" w:cs="Calibri"/>
                    <w:color w:val="000000"/>
                    <w:sz w:val="18"/>
                    <w:szCs w:val="18"/>
                  </w:rPr>
                </w:rPrChange>
              </w:rPr>
              <w:pPrChange w:id="6690" w:author="Danny" w:date="2026-10-02T14:23:00Z">
                <w:pPr>
                  <w:jc w:val="center"/>
                </w:pPr>
              </w:pPrChange>
            </w:pPr>
            <w:ins w:id="6691" w:author="Danny" w:date="2026-10-02T14:15:00Z">
              <w:r w:rsidRPr="000D0736">
                <w:rPr>
                  <w:rFonts w:ascii="Segoe UI Symbol" w:eastAsiaTheme="minorHAnsi" w:hAnsi="Segoe UI Symbol" w:cs="Calibri"/>
                  <w:kern w:val="2"/>
                  <w:sz w:val="14"/>
                  <w:szCs w:val="18"/>
                  <w14:ligatures w14:val="standardContextual"/>
                  <w:rPrChange w:id="6692" w:author="Danny" w:date="2026-10-02T14:18:00Z">
                    <w:rPr>
                      <w:rFonts w:ascii="Segoe UI Symbol" w:hAnsi="Segoe UI Symbol" w:cs="Calibri"/>
                      <w:color w:val="000000"/>
                      <w:sz w:val="18"/>
                      <w:szCs w:val="18"/>
                    </w:rPr>
                  </w:rPrChange>
                </w:rPr>
                <w:t>✗</w:t>
              </w:r>
            </w:ins>
          </w:p>
        </w:tc>
      </w:tr>
      <w:tr w:rsidR="002A4041" w:rsidRPr="000D0736" w14:paraId="766F7406" w14:textId="77777777" w:rsidTr="00107337">
        <w:trPr>
          <w:trHeight w:val="20"/>
          <w:ins w:id="6693" w:author="Danny" w:date="2026-10-02T14:15:00Z"/>
        </w:trPr>
        <w:tc>
          <w:tcPr>
            <w:tcW w:w="0" w:type="auto"/>
            <w:tcBorders>
              <w:top w:val="nil"/>
              <w:left w:val="nil"/>
              <w:bottom w:val="nil"/>
              <w:right w:val="nil"/>
            </w:tcBorders>
            <w:shd w:val="clear" w:color="auto" w:fill="auto"/>
            <w:vAlign w:val="center"/>
            <w:hideMark/>
          </w:tcPr>
          <w:p w14:paraId="496E9A39" w14:textId="77777777" w:rsidR="000D0736" w:rsidRPr="000D0736" w:rsidRDefault="000D0736">
            <w:pPr>
              <w:spacing w:line="276" w:lineRule="auto"/>
              <w:jc w:val="center"/>
              <w:rPr>
                <w:ins w:id="6694" w:author="Danny" w:date="2026-10-02T14:15:00Z"/>
                <w:rFonts w:eastAsiaTheme="minorHAnsi" w:cstheme="minorBidi"/>
                <w:kern w:val="2"/>
                <w:sz w:val="14"/>
                <w:szCs w:val="18"/>
                <w14:ligatures w14:val="standardContextual"/>
                <w:rPrChange w:id="6695" w:author="Danny" w:date="2026-10-02T14:18:00Z">
                  <w:rPr>
                    <w:ins w:id="6696" w:author="Danny" w:date="2026-10-02T14:15:00Z"/>
                    <w:color w:val="000000"/>
                    <w:sz w:val="18"/>
                    <w:szCs w:val="18"/>
                  </w:rPr>
                </w:rPrChange>
              </w:rPr>
              <w:pPrChange w:id="6697" w:author="Danny" w:date="2026-10-02T14:16:00Z">
                <w:pPr>
                  <w:jc w:val="center"/>
                </w:pPr>
              </w:pPrChange>
            </w:pPr>
            <w:ins w:id="6698" w:author="Danny" w:date="2026-10-02T14:15:00Z">
              <w:r w:rsidRPr="000D0736">
                <w:rPr>
                  <w:rFonts w:eastAsiaTheme="minorHAnsi" w:cstheme="minorBidi"/>
                  <w:kern w:val="2"/>
                  <w:sz w:val="14"/>
                  <w:szCs w:val="18"/>
                  <w14:ligatures w14:val="standardContextual"/>
                  <w:rPrChange w:id="6699" w:author="Danny" w:date="2026-10-02T14:18:00Z">
                    <w:rPr>
                      <w:color w:val="000000"/>
                      <w:sz w:val="18"/>
                      <w:szCs w:val="18"/>
                    </w:rPr>
                  </w:rPrChange>
                </w:rPr>
                <w:t>77</w:t>
              </w:r>
            </w:ins>
          </w:p>
        </w:tc>
        <w:tc>
          <w:tcPr>
            <w:tcW w:w="0" w:type="auto"/>
            <w:tcBorders>
              <w:top w:val="nil"/>
              <w:left w:val="nil"/>
              <w:bottom w:val="nil"/>
              <w:right w:val="nil"/>
            </w:tcBorders>
            <w:shd w:val="clear" w:color="auto" w:fill="auto"/>
            <w:vAlign w:val="center"/>
            <w:hideMark/>
          </w:tcPr>
          <w:p w14:paraId="331F62FC" w14:textId="77777777" w:rsidR="000D0736" w:rsidRPr="000D0736" w:rsidRDefault="000D0736">
            <w:pPr>
              <w:spacing w:line="276" w:lineRule="auto"/>
              <w:rPr>
                <w:ins w:id="6700" w:author="Danny" w:date="2026-10-02T14:15:00Z"/>
                <w:rFonts w:eastAsiaTheme="minorHAnsi" w:cstheme="minorBidi"/>
                <w:kern w:val="2"/>
                <w:sz w:val="14"/>
                <w:szCs w:val="18"/>
                <w14:ligatures w14:val="standardContextual"/>
                <w:rPrChange w:id="6701" w:author="Danny" w:date="2026-10-02T14:18:00Z">
                  <w:rPr>
                    <w:ins w:id="6702" w:author="Danny" w:date="2026-10-02T14:15:00Z"/>
                    <w:color w:val="000000"/>
                    <w:sz w:val="18"/>
                    <w:szCs w:val="18"/>
                  </w:rPr>
                </w:rPrChange>
              </w:rPr>
              <w:pPrChange w:id="6703" w:author="Danny" w:date="2026-10-02T14:16:00Z">
                <w:pPr/>
              </w:pPrChange>
            </w:pPr>
            <w:ins w:id="6704" w:author="Danny" w:date="2026-10-02T14:15:00Z">
              <w:r w:rsidRPr="000D0736">
                <w:rPr>
                  <w:rFonts w:eastAsiaTheme="minorHAnsi" w:cstheme="minorBidi"/>
                  <w:kern w:val="2"/>
                  <w:sz w:val="14"/>
                  <w:szCs w:val="18"/>
                  <w14:ligatures w14:val="standardContextual"/>
                  <w:rPrChange w:id="6705" w:author="Danny" w:date="2026-10-02T14:18:00Z">
                    <w:rPr>
                      <w:color w:val="000000"/>
                      <w:sz w:val="18"/>
                      <w:szCs w:val="18"/>
                    </w:rPr>
                  </w:rPrChange>
                </w:rPr>
                <w:t>Popovic et al., 2024</w:t>
              </w:r>
            </w:ins>
          </w:p>
        </w:tc>
        <w:tc>
          <w:tcPr>
            <w:tcW w:w="0" w:type="auto"/>
            <w:tcBorders>
              <w:top w:val="nil"/>
              <w:left w:val="nil"/>
              <w:bottom w:val="nil"/>
              <w:right w:val="nil"/>
            </w:tcBorders>
            <w:shd w:val="clear" w:color="auto" w:fill="auto"/>
            <w:noWrap/>
            <w:vAlign w:val="bottom"/>
            <w:hideMark/>
          </w:tcPr>
          <w:p w14:paraId="56253510" w14:textId="77777777" w:rsidR="000D0736" w:rsidRPr="000D0736" w:rsidRDefault="000D0736">
            <w:pPr>
              <w:spacing w:line="276" w:lineRule="auto"/>
              <w:rPr>
                <w:ins w:id="6706" w:author="Danny" w:date="2026-10-02T14:15:00Z"/>
                <w:rFonts w:eastAsiaTheme="minorHAnsi" w:cstheme="minorBidi"/>
                <w:kern w:val="2"/>
                <w:sz w:val="14"/>
                <w:szCs w:val="18"/>
                <w14:ligatures w14:val="standardContextual"/>
                <w:rPrChange w:id="6707" w:author="Danny" w:date="2026-10-02T14:18:00Z">
                  <w:rPr>
                    <w:ins w:id="6708" w:author="Danny" w:date="2026-10-02T14:15:00Z"/>
                    <w:color w:val="000000"/>
                    <w:sz w:val="18"/>
                    <w:szCs w:val="18"/>
                  </w:rPr>
                </w:rPrChange>
              </w:rPr>
              <w:pPrChange w:id="6709" w:author="Danny" w:date="2026-10-02T14:16:00Z">
                <w:pPr/>
              </w:pPrChange>
            </w:pPr>
          </w:p>
        </w:tc>
        <w:tc>
          <w:tcPr>
            <w:tcW w:w="0" w:type="auto"/>
            <w:tcBorders>
              <w:top w:val="nil"/>
              <w:left w:val="nil"/>
              <w:bottom w:val="nil"/>
              <w:right w:val="nil"/>
            </w:tcBorders>
            <w:shd w:val="clear" w:color="auto" w:fill="auto"/>
            <w:vAlign w:val="center"/>
            <w:hideMark/>
          </w:tcPr>
          <w:p w14:paraId="6C7186A5" w14:textId="77777777" w:rsidR="000D0736" w:rsidRPr="000D0736" w:rsidRDefault="000D0736">
            <w:pPr>
              <w:spacing w:line="276" w:lineRule="auto"/>
              <w:jc w:val="center"/>
              <w:rPr>
                <w:ins w:id="6710" w:author="Danny" w:date="2026-10-02T14:15:00Z"/>
                <w:rFonts w:eastAsiaTheme="minorHAnsi" w:cstheme="minorBidi"/>
                <w:kern w:val="2"/>
                <w:sz w:val="14"/>
                <w:szCs w:val="18"/>
                <w14:ligatures w14:val="standardContextual"/>
                <w:rPrChange w:id="6711" w:author="Danny" w:date="2026-10-02T14:18:00Z">
                  <w:rPr>
                    <w:ins w:id="6712" w:author="Danny" w:date="2026-10-02T14:15:00Z"/>
                    <w:color w:val="000000"/>
                    <w:sz w:val="18"/>
                    <w:szCs w:val="18"/>
                  </w:rPr>
                </w:rPrChange>
              </w:rPr>
              <w:pPrChange w:id="6713" w:author="Danny" w:date="2026-10-02T14:21:00Z">
                <w:pPr>
                  <w:jc w:val="center"/>
                </w:pPr>
              </w:pPrChange>
            </w:pPr>
            <w:ins w:id="6714" w:author="Danny" w:date="2026-10-02T14:15:00Z">
              <w:r w:rsidRPr="000D0736">
                <w:rPr>
                  <w:rFonts w:eastAsiaTheme="minorHAnsi" w:cstheme="minorBidi"/>
                  <w:kern w:val="2"/>
                  <w:sz w:val="14"/>
                  <w:szCs w:val="18"/>
                  <w14:ligatures w14:val="standardContextual"/>
                  <w:rPrChange w:id="6715"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5A474DFE" w14:textId="77777777" w:rsidR="000D0736" w:rsidRPr="000D0736" w:rsidRDefault="000D0736">
            <w:pPr>
              <w:spacing w:line="276" w:lineRule="auto"/>
              <w:jc w:val="center"/>
              <w:rPr>
                <w:ins w:id="6716" w:author="Danny" w:date="2026-10-02T14:15:00Z"/>
                <w:rFonts w:eastAsiaTheme="minorHAnsi" w:cstheme="minorBidi"/>
                <w:kern w:val="2"/>
                <w:sz w:val="14"/>
                <w:szCs w:val="18"/>
                <w14:ligatures w14:val="standardContextual"/>
                <w:rPrChange w:id="6717" w:author="Danny" w:date="2026-10-02T14:18:00Z">
                  <w:rPr>
                    <w:ins w:id="6718" w:author="Danny" w:date="2026-10-02T14:15:00Z"/>
                    <w:color w:val="000000"/>
                    <w:sz w:val="18"/>
                    <w:szCs w:val="18"/>
                  </w:rPr>
                </w:rPrChange>
              </w:rPr>
              <w:pPrChange w:id="6719" w:author="Danny" w:date="2026-10-02T14:21:00Z">
                <w:pPr>
                  <w:jc w:val="center"/>
                </w:pPr>
              </w:pPrChange>
            </w:pPr>
            <w:ins w:id="6720" w:author="Danny" w:date="2026-10-02T14:15:00Z">
              <w:r w:rsidRPr="000D0736">
                <w:rPr>
                  <w:rFonts w:eastAsiaTheme="minorHAnsi" w:cstheme="minorBidi"/>
                  <w:kern w:val="2"/>
                  <w:sz w:val="14"/>
                  <w:szCs w:val="18"/>
                  <w14:ligatures w14:val="standardContextual"/>
                  <w:rPrChange w:id="6721"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7C87F265" w14:textId="77777777" w:rsidR="000D0736" w:rsidRPr="000D0736" w:rsidRDefault="000D0736">
            <w:pPr>
              <w:spacing w:line="276" w:lineRule="auto"/>
              <w:jc w:val="center"/>
              <w:rPr>
                <w:ins w:id="6722" w:author="Danny" w:date="2026-10-02T14:15:00Z"/>
                <w:rFonts w:eastAsiaTheme="minorHAnsi" w:cstheme="minorBidi"/>
                <w:kern w:val="2"/>
                <w:sz w:val="14"/>
                <w:szCs w:val="18"/>
                <w14:ligatures w14:val="standardContextual"/>
                <w:rPrChange w:id="6723" w:author="Danny" w:date="2026-10-02T14:18:00Z">
                  <w:rPr>
                    <w:ins w:id="6724" w:author="Danny" w:date="2026-10-02T14:15:00Z"/>
                    <w:color w:val="000000"/>
                    <w:sz w:val="18"/>
                    <w:szCs w:val="18"/>
                  </w:rPr>
                </w:rPrChange>
              </w:rPr>
              <w:pPrChange w:id="6725" w:author="Danny" w:date="2026-10-02T14:21:00Z">
                <w:pPr>
                  <w:jc w:val="center"/>
                </w:pPr>
              </w:pPrChange>
            </w:pPr>
          </w:p>
        </w:tc>
        <w:tc>
          <w:tcPr>
            <w:tcW w:w="0" w:type="auto"/>
            <w:tcBorders>
              <w:top w:val="nil"/>
              <w:left w:val="nil"/>
              <w:bottom w:val="nil"/>
              <w:right w:val="nil"/>
            </w:tcBorders>
            <w:shd w:val="clear" w:color="auto" w:fill="auto"/>
            <w:vAlign w:val="center"/>
            <w:hideMark/>
          </w:tcPr>
          <w:p w14:paraId="066B06D4" w14:textId="77777777" w:rsidR="000D0736" w:rsidRPr="000D0736" w:rsidRDefault="000D0736">
            <w:pPr>
              <w:spacing w:line="276" w:lineRule="auto"/>
              <w:jc w:val="center"/>
              <w:rPr>
                <w:ins w:id="6726" w:author="Danny" w:date="2026-10-02T14:15:00Z"/>
                <w:rFonts w:eastAsiaTheme="minorHAnsi" w:cstheme="minorBidi"/>
                <w:kern w:val="2"/>
                <w:sz w:val="14"/>
                <w:szCs w:val="18"/>
                <w14:ligatures w14:val="standardContextual"/>
                <w:rPrChange w:id="6727" w:author="Danny" w:date="2026-10-02T14:18:00Z">
                  <w:rPr>
                    <w:ins w:id="6728" w:author="Danny" w:date="2026-10-02T14:15:00Z"/>
                    <w:color w:val="000000"/>
                    <w:sz w:val="18"/>
                    <w:szCs w:val="18"/>
                  </w:rPr>
                </w:rPrChange>
              </w:rPr>
              <w:pPrChange w:id="6729" w:author="Danny" w:date="2026-10-02T14:21:00Z">
                <w:pPr>
                  <w:jc w:val="center"/>
                </w:pPr>
              </w:pPrChange>
            </w:pPr>
            <w:ins w:id="6730" w:author="Danny" w:date="2026-10-02T14:15:00Z">
              <w:r w:rsidRPr="000D0736">
                <w:rPr>
                  <w:rFonts w:eastAsiaTheme="minorHAnsi" w:cstheme="minorBidi"/>
                  <w:kern w:val="2"/>
                  <w:sz w:val="14"/>
                  <w:szCs w:val="18"/>
                  <w14:ligatures w14:val="standardContextual"/>
                  <w:rPrChange w:id="6731" w:author="Danny" w:date="2026-10-02T14:18:00Z">
                    <w:rPr>
                      <w:color w:val="000000"/>
                      <w:sz w:val="18"/>
                      <w:szCs w:val="18"/>
                    </w:rPr>
                  </w:rPrChange>
                </w:rPr>
                <w:t>27.0 ± .4</w:t>
              </w:r>
            </w:ins>
          </w:p>
        </w:tc>
        <w:tc>
          <w:tcPr>
            <w:tcW w:w="0" w:type="auto"/>
            <w:tcBorders>
              <w:top w:val="nil"/>
              <w:left w:val="nil"/>
              <w:bottom w:val="nil"/>
              <w:right w:val="nil"/>
            </w:tcBorders>
            <w:shd w:val="clear" w:color="auto" w:fill="auto"/>
            <w:vAlign w:val="center"/>
            <w:hideMark/>
          </w:tcPr>
          <w:p w14:paraId="52F1A97D" w14:textId="77777777" w:rsidR="000D0736" w:rsidRPr="000D0736" w:rsidRDefault="000D0736">
            <w:pPr>
              <w:spacing w:line="276" w:lineRule="auto"/>
              <w:jc w:val="center"/>
              <w:rPr>
                <w:ins w:id="6732" w:author="Danny" w:date="2026-10-02T14:15:00Z"/>
                <w:rFonts w:eastAsiaTheme="minorHAnsi" w:cstheme="minorBidi"/>
                <w:kern w:val="2"/>
                <w:sz w:val="14"/>
                <w:szCs w:val="18"/>
                <w14:ligatures w14:val="standardContextual"/>
                <w:rPrChange w:id="6733" w:author="Danny" w:date="2026-10-02T14:18:00Z">
                  <w:rPr>
                    <w:ins w:id="6734" w:author="Danny" w:date="2026-10-02T14:15:00Z"/>
                    <w:color w:val="000000"/>
                    <w:sz w:val="18"/>
                    <w:szCs w:val="18"/>
                  </w:rPr>
                </w:rPrChange>
              </w:rPr>
              <w:pPrChange w:id="6735" w:author="Danny" w:date="2026-10-02T14:21:00Z">
                <w:pPr>
                  <w:jc w:val="center"/>
                </w:pPr>
              </w:pPrChange>
            </w:pPr>
          </w:p>
        </w:tc>
        <w:tc>
          <w:tcPr>
            <w:tcW w:w="0" w:type="auto"/>
            <w:tcBorders>
              <w:top w:val="nil"/>
              <w:left w:val="nil"/>
              <w:bottom w:val="nil"/>
              <w:right w:val="nil"/>
            </w:tcBorders>
            <w:shd w:val="clear" w:color="auto" w:fill="auto"/>
            <w:vAlign w:val="center"/>
            <w:hideMark/>
          </w:tcPr>
          <w:p w14:paraId="1BFFFC46" w14:textId="77777777" w:rsidR="000D0736" w:rsidRPr="000D0736" w:rsidRDefault="000D0736">
            <w:pPr>
              <w:spacing w:line="276" w:lineRule="auto"/>
              <w:jc w:val="center"/>
              <w:rPr>
                <w:ins w:id="6736" w:author="Danny" w:date="2026-10-02T14:15:00Z"/>
                <w:rFonts w:eastAsiaTheme="minorHAnsi" w:cstheme="minorBidi"/>
                <w:kern w:val="2"/>
                <w:sz w:val="14"/>
                <w:szCs w:val="18"/>
                <w14:ligatures w14:val="standardContextual"/>
                <w:rPrChange w:id="6737" w:author="Danny" w:date="2026-10-02T14:18:00Z">
                  <w:rPr>
                    <w:ins w:id="6738" w:author="Danny" w:date="2026-10-02T14:15:00Z"/>
                    <w:color w:val="000000"/>
                    <w:sz w:val="18"/>
                    <w:szCs w:val="18"/>
                  </w:rPr>
                </w:rPrChange>
              </w:rPr>
              <w:pPrChange w:id="6739" w:author="Danny" w:date="2026-10-02T14:21:00Z">
                <w:pPr>
                  <w:jc w:val="center"/>
                </w:pPr>
              </w:pPrChange>
            </w:pPr>
            <w:ins w:id="6740" w:author="Danny" w:date="2026-10-02T14:15:00Z">
              <w:r w:rsidRPr="000D0736">
                <w:rPr>
                  <w:rFonts w:eastAsiaTheme="minorHAnsi" w:cstheme="minorBidi"/>
                  <w:kern w:val="2"/>
                  <w:sz w:val="14"/>
                  <w:szCs w:val="18"/>
                  <w14:ligatures w14:val="standardContextual"/>
                  <w:rPrChange w:id="6741" w:author="Danny" w:date="2026-10-02T14:18:00Z">
                    <w:rPr>
                      <w:color w:val="000000"/>
                      <w:sz w:val="18"/>
                      <w:szCs w:val="18"/>
                    </w:rPr>
                  </w:rPrChange>
                </w:rPr>
                <w:t>144</w:t>
              </w:r>
            </w:ins>
          </w:p>
        </w:tc>
        <w:tc>
          <w:tcPr>
            <w:tcW w:w="0" w:type="auto"/>
            <w:tcBorders>
              <w:top w:val="nil"/>
              <w:left w:val="nil"/>
              <w:bottom w:val="nil"/>
              <w:right w:val="nil"/>
            </w:tcBorders>
            <w:shd w:val="clear" w:color="auto" w:fill="auto"/>
            <w:vAlign w:val="center"/>
            <w:hideMark/>
          </w:tcPr>
          <w:p w14:paraId="467DD76E" w14:textId="77777777" w:rsidR="000D0736" w:rsidRPr="000D0736" w:rsidRDefault="000D0736">
            <w:pPr>
              <w:spacing w:line="276" w:lineRule="auto"/>
              <w:jc w:val="center"/>
              <w:rPr>
                <w:ins w:id="6742" w:author="Danny" w:date="2026-10-02T14:15:00Z"/>
                <w:rFonts w:eastAsiaTheme="minorHAnsi" w:cstheme="minorBidi"/>
                <w:kern w:val="2"/>
                <w:sz w:val="14"/>
                <w:szCs w:val="18"/>
                <w14:ligatures w14:val="standardContextual"/>
                <w:rPrChange w:id="6743" w:author="Danny" w:date="2026-10-02T14:18:00Z">
                  <w:rPr>
                    <w:ins w:id="6744" w:author="Danny" w:date="2026-10-02T14:15:00Z"/>
                    <w:color w:val="000000"/>
                    <w:sz w:val="18"/>
                    <w:szCs w:val="18"/>
                  </w:rPr>
                </w:rPrChange>
              </w:rPr>
              <w:pPrChange w:id="6745" w:author="Danny" w:date="2026-10-02T14:21:00Z">
                <w:pPr>
                  <w:jc w:val="center"/>
                </w:pPr>
              </w:pPrChange>
            </w:pPr>
          </w:p>
        </w:tc>
        <w:tc>
          <w:tcPr>
            <w:tcW w:w="0" w:type="auto"/>
            <w:tcBorders>
              <w:top w:val="nil"/>
              <w:left w:val="nil"/>
              <w:bottom w:val="nil"/>
              <w:right w:val="nil"/>
            </w:tcBorders>
            <w:shd w:val="clear" w:color="auto" w:fill="auto"/>
            <w:vAlign w:val="center"/>
            <w:hideMark/>
          </w:tcPr>
          <w:p w14:paraId="64BE742B" w14:textId="77777777" w:rsidR="000D0736" w:rsidRPr="000D0736" w:rsidRDefault="000D0736">
            <w:pPr>
              <w:spacing w:line="276" w:lineRule="auto"/>
              <w:jc w:val="center"/>
              <w:rPr>
                <w:ins w:id="6746" w:author="Danny" w:date="2026-10-02T14:15:00Z"/>
                <w:rFonts w:eastAsiaTheme="minorHAnsi" w:cstheme="minorBidi"/>
                <w:kern w:val="2"/>
                <w:sz w:val="14"/>
                <w:szCs w:val="18"/>
                <w14:ligatures w14:val="standardContextual"/>
                <w:rPrChange w:id="6747" w:author="Danny" w:date="2026-10-02T14:18:00Z">
                  <w:rPr>
                    <w:ins w:id="6748" w:author="Danny" w:date="2026-10-02T14:15:00Z"/>
                    <w:szCs w:val="20"/>
                  </w:rPr>
                </w:rPrChange>
              </w:rPr>
              <w:pPrChange w:id="6749" w:author="Danny" w:date="2026-10-02T14:21:00Z">
                <w:pPr>
                  <w:jc w:val="center"/>
                </w:pPr>
              </w:pPrChange>
            </w:pPr>
          </w:p>
        </w:tc>
        <w:tc>
          <w:tcPr>
            <w:tcW w:w="0" w:type="auto"/>
            <w:tcBorders>
              <w:top w:val="nil"/>
              <w:left w:val="nil"/>
              <w:bottom w:val="nil"/>
              <w:right w:val="nil"/>
            </w:tcBorders>
            <w:shd w:val="clear" w:color="auto" w:fill="auto"/>
            <w:noWrap/>
            <w:vAlign w:val="center"/>
            <w:hideMark/>
          </w:tcPr>
          <w:p w14:paraId="797B9452" w14:textId="77777777" w:rsidR="000D0736" w:rsidRPr="000D0736" w:rsidRDefault="000D0736">
            <w:pPr>
              <w:spacing w:line="276" w:lineRule="auto"/>
              <w:jc w:val="center"/>
              <w:rPr>
                <w:ins w:id="6750" w:author="Danny" w:date="2026-10-02T14:15:00Z"/>
                <w:rFonts w:eastAsiaTheme="minorHAnsi" w:cstheme="minorBidi"/>
                <w:kern w:val="2"/>
                <w:sz w:val="14"/>
                <w:szCs w:val="18"/>
                <w14:ligatures w14:val="standardContextual"/>
                <w:rPrChange w:id="6751" w:author="Danny" w:date="2026-10-02T14:18:00Z">
                  <w:rPr>
                    <w:ins w:id="6752" w:author="Danny" w:date="2026-10-02T14:15:00Z"/>
                    <w:szCs w:val="20"/>
                  </w:rPr>
                </w:rPrChange>
              </w:rPr>
              <w:pPrChange w:id="6753" w:author="Danny" w:date="2026-10-02T14:21:00Z">
                <w:pPr>
                  <w:jc w:val="center"/>
                </w:pPr>
              </w:pPrChange>
            </w:pPr>
          </w:p>
        </w:tc>
        <w:tc>
          <w:tcPr>
            <w:tcW w:w="0" w:type="auto"/>
            <w:tcBorders>
              <w:top w:val="nil"/>
              <w:left w:val="nil"/>
              <w:bottom w:val="nil"/>
              <w:right w:val="nil"/>
            </w:tcBorders>
            <w:shd w:val="clear" w:color="auto" w:fill="auto"/>
            <w:vAlign w:val="center"/>
            <w:hideMark/>
          </w:tcPr>
          <w:p w14:paraId="14F613EA" w14:textId="77777777" w:rsidR="000D0736" w:rsidRPr="000D0736" w:rsidRDefault="000D0736">
            <w:pPr>
              <w:spacing w:line="276" w:lineRule="auto"/>
              <w:jc w:val="center"/>
              <w:rPr>
                <w:ins w:id="6754" w:author="Danny" w:date="2026-10-02T14:15:00Z"/>
                <w:rFonts w:eastAsiaTheme="minorHAnsi" w:cstheme="minorBidi"/>
                <w:kern w:val="2"/>
                <w:sz w:val="14"/>
                <w:szCs w:val="18"/>
                <w14:ligatures w14:val="standardContextual"/>
                <w:rPrChange w:id="6755" w:author="Danny" w:date="2026-10-02T14:18:00Z">
                  <w:rPr>
                    <w:ins w:id="6756" w:author="Danny" w:date="2026-10-02T14:15:00Z"/>
                    <w:color w:val="000000"/>
                    <w:sz w:val="18"/>
                    <w:szCs w:val="18"/>
                  </w:rPr>
                </w:rPrChange>
              </w:rPr>
              <w:pPrChange w:id="6757" w:author="Danny" w:date="2026-10-02T14:21:00Z">
                <w:pPr>
                  <w:jc w:val="center"/>
                </w:pPr>
              </w:pPrChange>
            </w:pPr>
            <w:ins w:id="6758" w:author="Danny" w:date="2026-10-02T14:15:00Z">
              <w:r w:rsidRPr="000D0736">
                <w:rPr>
                  <w:rFonts w:eastAsiaTheme="minorHAnsi" w:cstheme="minorBidi"/>
                  <w:kern w:val="2"/>
                  <w:sz w:val="14"/>
                  <w:szCs w:val="18"/>
                  <w14:ligatures w14:val="standardContextual"/>
                  <w:rPrChange w:id="6759" w:author="Danny" w:date="2026-10-02T14:18:00Z">
                    <w:rPr>
                      <w:color w:val="000000"/>
                      <w:sz w:val="18"/>
                      <w:szCs w:val="18"/>
                    </w:rPr>
                  </w:rPrChange>
                </w:rPr>
                <w:t>228</w:t>
              </w:r>
            </w:ins>
          </w:p>
        </w:tc>
        <w:tc>
          <w:tcPr>
            <w:tcW w:w="0" w:type="auto"/>
            <w:tcBorders>
              <w:top w:val="nil"/>
              <w:left w:val="nil"/>
              <w:bottom w:val="nil"/>
              <w:right w:val="nil"/>
            </w:tcBorders>
            <w:shd w:val="clear" w:color="auto" w:fill="auto"/>
            <w:vAlign w:val="center"/>
            <w:hideMark/>
          </w:tcPr>
          <w:p w14:paraId="3F66B0E1" w14:textId="77777777" w:rsidR="000D0736" w:rsidRPr="000D0736" w:rsidRDefault="000D0736">
            <w:pPr>
              <w:spacing w:line="276" w:lineRule="auto"/>
              <w:jc w:val="center"/>
              <w:rPr>
                <w:ins w:id="6760" w:author="Danny" w:date="2026-10-02T14:15:00Z"/>
                <w:rFonts w:eastAsiaTheme="minorHAnsi" w:cstheme="minorBidi"/>
                <w:kern w:val="2"/>
                <w:sz w:val="14"/>
                <w:szCs w:val="18"/>
                <w14:ligatures w14:val="standardContextual"/>
                <w:rPrChange w:id="6761" w:author="Danny" w:date="2026-10-02T14:18:00Z">
                  <w:rPr>
                    <w:ins w:id="6762" w:author="Danny" w:date="2026-10-02T14:15:00Z"/>
                    <w:color w:val="000000"/>
                    <w:sz w:val="18"/>
                    <w:szCs w:val="18"/>
                  </w:rPr>
                </w:rPrChange>
              </w:rPr>
              <w:pPrChange w:id="6763" w:author="Danny" w:date="2026-10-02T14:21:00Z">
                <w:pPr>
                  <w:jc w:val="center"/>
                </w:pPr>
              </w:pPrChange>
            </w:pPr>
            <w:ins w:id="6764" w:author="Danny" w:date="2026-10-02T14:15:00Z">
              <w:r w:rsidRPr="000D0736">
                <w:rPr>
                  <w:rFonts w:eastAsiaTheme="minorHAnsi" w:cstheme="minorBidi"/>
                  <w:kern w:val="2"/>
                  <w:sz w:val="14"/>
                  <w:szCs w:val="18"/>
                  <w14:ligatures w14:val="standardContextual"/>
                  <w:rPrChange w:id="6765" w:author="Danny" w:date="2026-10-02T14:18:00Z">
                    <w:rPr>
                      <w:color w:val="000000"/>
                      <w:sz w:val="18"/>
                      <w:szCs w:val="18"/>
                    </w:rPr>
                  </w:rPrChange>
                </w:rPr>
                <w:t>19</w:t>
              </w:r>
            </w:ins>
          </w:p>
        </w:tc>
        <w:tc>
          <w:tcPr>
            <w:tcW w:w="0" w:type="auto"/>
            <w:tcBorders>
              <w:top w:val="nil"/>
              <w:left w:val="nil"/>
              <w:bottom w:val="nil"/>
              <w:right w:val="nil"/>
            </w:tcBorders>
            <w:shd w:val="clear" w:color="auto" w:fill="auto"/>
            <w:vAlign w:val="center"/>
            <w:hideMark/>
          </w:tcPr>
          <w:p w14:paraId="619C7C68" w14:textId="77777777" w:rsidR="000D0736" w:rsidRPr="000D0736" w:rsidRDefault="000D0736">
            <w:pPr>
              <w:spacing w:line="276" w:lineRule="auto"/>
              <w:jc w:val="center"/>
              <w:rPr>
                <w:ins w:id="6766" w:author="Danny" w:date="2026-10-02T14:15:00Z"/>
                <w:rFonts w:eastAsiaTheme="minorHAnsi" w:cstheme="minorBidi"/>
                <w:kern w:val="2"/>
                <w:sz w:val="14"/>
                <w:szCs w:val="18"/>
                <w14:ligatures w14:val="standardContextual"/>
                <w:rPrChange w:id="6767" w:author="Danny" w:date="2026-10-02T14:18:00Z">
                  <w:rPr>
                    <w:ins w:id="6768" w:author="Danny" w:date="2026-10-02T14:15:00Z"/>
                    <w:color w:val="000000"/>
                    <w:sz w:val="18"/>
                    <w:szCs w:val="18"/>
                  </w:rPr>
                </w:rPrChange>
              </w:rPr>
              <w:pPrChange w:id="6769" w:author="Danny" w:date="2026-10-02T14:21:00Z">
                <w:pPr>
                  <w:jc w:val="center"/>
                </w:pPr>
              </w:pPrChange>
            </w:pPr>
            <w:ins w:id="6770" w:author="Danny" w:date="2026-10-02T14:15:00Z">
              <w:r w:rsidRPr="000D0736">
                <w:rPr>
                  <w:rFonts w:eastAsiaTheme="minorHAnsi" w:cstheme="minorBidi"/>
                  <w:kern w:val="2"/>
                  <w:sz w:val="14"/>
                  <w:szCs w:val="18"/>
                  <w14:ligatures w14:val="standardContextual"/>
                  <w:rPrChange w:id="6771"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4B5D855C" w14:textId="77777777" w:rsidR="000D0736" w:rsidRPr="000D0736" w:rsidRDefault="000D0736">
            <w:pPr>
              <w:spacing w:line="276" w:lineRule="auto"/>
              <w:rPr>
                <w:ins w:id="6772" w:author="Danny" w:date="2026-10-02T14:15:00Z"/>
                <w:rFonts w:eastAsiaTheme="minorHAnsi" w:cstheme="minorBidi"/>
                <w:kern w:val="2"/>
                <w:sz w:val="14"/>
                <w:szCs w:val="18"/>
                <w14:ligatures w14:val="standardContextual"/>
                <w:rPrChange w:id="6773" w:author="Danny" w:date="2026-10-02T14:18:00Z">
                  <w:rPr>
                    <w:ins w:id="6774" w:author="Danny" w:date="2026-10-02T14:15:00Z"/>
                    <w:color w:val="000000"/>
                    <w:sz w:val="18"/>
                    <w:szCs w:val="18"/>
                  </w:rPr>
                </w:rPrChange>
              </w:rPr>
              <w:pPrChange w:id="6775" w:author="Danny" w:date="2026-10-02T14:16:00Z">
                <w:pPr>
                  <w:jc w:val="center"/>
                </w:pPr>
              </w:pPrChange>
            </w:pPr>
          </w:p>
        </w:tc>
        <w:tc>
          <w:tcPr>
            <w:tcW w:w="0" w:type="auto"/>
            <w:tcBorders>
              <w:top w:val="nil"/>
            </w:tcBorders>
            <w:shd w:val="clear" w:color="auto" w:fill="auto"/>
            <w:vAlign w:val="center"/>
            <w:hideMark/>
          </w:tcPr>
          <w:p w14:paraId="5DD2039F" w14:textId="77777777" w:rsidR="000D0736" w:rsidRPr="000D0736" w:rsidRDefault="000D0736">
            <w:pPr>
              <w:spacing w:line="276" w:lineRule="auto"/>
              <w:jc w:val="center"/>
              <w:rPr>
                <w:ins w:id="6776" w:author="Danny" w:date="2026-10-02T14:15:00Z"/>
                <w:rFonts w:ascii="Segoe UI Symbol" w:eastAsiaTheme="minorHAnsi" w:hAnsi="Segoe UI Symbol" w:cs="Calibri"/>
                <w:kern w:val="2"/>
                <w:sz w:val="14"/>
                <w:szCs w:val="18"/>
                <w14:ligatures w14:val="standardContextual"/>
                <w:rPrChange w:id="6777" w:author="Danny" w:date="2026-10-02T14:18:00Z">
                  <w:rPr>
                    <w:ins w:id="6778" w:author="Danny" w:date="2026-10-02T14:15:00Z"/>
                    <w:rFonts w:ascii="Segoe UI Symbol" w:hAnsi="Segoe UI Symbol" w:cs="Calibri"/>
                    <w:color w:val="000000"/>
                    <w:sz w:val="18"/>
                    <w:szCs w:val="18"/>
                  </w:rPr>
                </w:rPrChange>
              </w:rPr>
              <w:pPrChange w:id="6779" w:author="Danny" w:date="2026-10-02T14:23:00Z">
                <w:pPr>
                  <w:jc w:val="center"/>
                </w:pPr>
              </w:pPrChange>
            </w:pPr>
            <w:ins w:id="6780" w:author="Danny" w:date="2026-10-02T14:15:00Z">
              <w:r w:rsidRPr="000D0736">
                <w:rPr>
                  <w:rFonts w:ascii="Segoe UI Symbol" w:eastAsiaTheme="minorHAnsi" w:hAnsi="Segoe UI Symbol" w:cs="Calibri"/>
                  <w:kern w:val="2"/>
                  <w:sz w:val="14"/>
                  <w:szCs w:val="18"/>
                  <w14:ligatures w14:val="standardContextual"/>
                  <w:rPrChange w:id="678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CE1C580" w14:textId="77777777" w:rsidR="000D0736" w:rsidRPr="000D0736" w:rsidRDefault="000D0736">
            <w:pPr>
              <w:spacing w:line="276" w:lineRule="auto"/>
              <w:jc w:val="center"/>
              <w:rPr>
                <w:ins w:id="6782" w:author="Danny" w:date="2026-10-02T14:15:00Z"/>
                <w:rFonts w:ascii="Segoe UI Symbol" w:eastAsiaTheme="minorHAnsi" w:hAnsi="Segoe UI Symbol" w:cs="Calibri"/>
                <w:kern w:val="2"/>
                <w:sz w:val="14"/>
                <w:szCs w:val="18"/>
                <w14:ligatures w14:val="standardContextual"/>
                <w:rPrChange w:id="6783" w:author="Danny" w:date="2026-10-02T14:18:00Z">
                  <w:rPr>
                    <w:ins w:id="6784" w:author="Danny" w:date="2026-10-02T14:15:00Z"/>
                    <w:rFonts w:ascii="Segoe UI Symbol" w:hAnsi="Segoe UI Symbol" w:cs="Calibri"/>
                    <w:color w:val="000000"/>
                    <w:sz w:val="18"/>
                    <w:szCs w:val="18"/>
                  </w:rPr>
                </w:rPrChange>
              </w:rPr>
              <w:pPrChange w:id="6785" w:author="Danny" w:date="2026-10-02T14:23:00Z">
                <w:pPr>
                  <w:jc w:val="center"/>
                </w:pPr>
              </w:pPrChange>
            </w:pPr>
            <w:ins w:id="6786" w:author="Danny" w:date="2026-10-02T14:15:00Z">
              <w:r w:rsidRPr="000D0736">
                <w:rPr>
                  <w:rFonts w:ascii="Segoe UI Symbol" w:eastAsiaTheme="minorHAnsi" w:hAnsi="Segoe UI Symbol" w:cs="Calibri"/>
                  <w:kern w:val="2"/>
                  <w:sz w:val="14"/>
                  <w:szCs w:val="18"/>
                  <w14:ligatures w14:val="standardContextual"/>
                  <w:rPrChange w:id="678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C629810" w14:textId="77777777" w:rsidR="000D0736" w:rsidRPr="000D0736" w:rsidRDefault="000D0736">
            <w:pPr>
              <w:spacing w:line="276" w:lineRule="auto"/>
              <w:jc w:val="center"/>
              <w:rPr>
                <w:ins w:id="6788" w:author="Danny" w:date="2026-10-02T14:15:00Z"/>
                <w:rFonts w:ascii="Segoe UI Symbol" w:eastAsiaTheme="minorHAnsi" w:hAnsi="Segoe UI Symbol" w:cs="Calibri"/>
                <w:kern w:val="2"/>
                <w:sz w:val="14"/>
                <w:szCs w:val="18"/>
                <w14:ligatures w14:val="standardContextual"/>
                <w:rPrChange w:id="6789" w:author="Danny" w:date="2026-10-02T14:18:00Z">
                  <w:rPr>
                    <w:ins w:id="6790" w:author="Danny" w:date="2026-10-02T14:15:00Z"/>
                    <w:rFonts w:ascii="Segoe UI Symbol" w:hAnsi="Segoe UI Symbol" w:cs="Calibri"/>
                    <w:color w:val="000000"/>
                    <w:sz w:val="18"/>
                    <w:szCs w:val="18"/>
                  </w:rPr>
                </w:rPrChange>
              </w:rPr>
              <w:pPrChange w:id="6791" w:author="Danny" w:date="2026-10-02T14:23:00Z">
                <w:pPr>
                  <w:jc w:val="center"/>
                </w:pPr>
              </w:pPrChange>
            </w:pPr>
            <w:ins w:id="6792" w:author="Danny" w:date="2026-10-02T14:15:00Z">
              <w:r w:rsidRPr="000D0736">
                <w:rPr>
                  <w:rFonts w:ascii="Segoe UI Symbol" w:eastAsiaTheme="minorHAnsi" w:hAnsi="Segoe UI Symbol" w:cs="Calibri"/>
                  <w:kern w:val="2"/>
                  <w:sz w:val="14"/>
                  <w:szCs w:val="18"/>
                  <w14:ligatures w14:val="standardContextual"/>
                  <w:rPrChange w:id="679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D70927A" w14:textId="77777777" w:rsidR="000D0736" w:rsidRPr="000D0736" w:rsidRDefault="000D0736">
            <w:pPr>
              <w:spacing w:line="276" w:lineRule="auto"/>
              <w:jc w:val="center"/>
              <w:rPr>
                <w:ins w:id="6794" w:author="Danny" w:date="2026-10-02T14:15:00Z"/>
                <w:rFonts w:ascii="Segoe UI Symbol" w:eastAsiaTheme="minorHAnsi" w:hAnsi="Segoe UI Symbol" w:cs="Calibri"/>
                <w:kern w:val="2"/>
                <w:sz w:val="14"/>
                <w:szCs w:val="18"/>
                <w14:ligatures w14:val="standardContextual"/>
                <w:rPrChange w:id="6795" w:author="Danny" w:date="2026-10-02T14:18:00Z">
                  <w:rPr>
                    <w:ins w:id="6796" w:author="Danny" w:date="2026-10-02T14:15:00Z"/>
                    <w:rFonts w:ascii="Segoe UI Symbol" w:hAnsi="Segoe UI Symbol" w:cs="Calibri"/>
                    <w:color w:val="000000"/>
                    <w:sz w:val="18"/>
                    <w:szCs w:val="18"/>
                  </w:rPr>
                </w:rPrChange>
              </w:rPr>
              <w:pPrChange w:id="6797" w:author="Danny" w:date="2026-10-02T14:23:00Z">
                <w:pPr>
                  <w:jc w:val="center"/>
                </w:pPr>
              </w:pPrChange>
            </w:pPr>
            <w:ins w:id="6798" w:author="Danny" w:date="2026-10-02T14:15:00Z">
              <w:r w:rsidRPr="000D0736">
                <w:rPr>
                  <w:rFonts w:ascii="Segoe UI Symbol" w:eastAsiaTheme="minorHAnsi" w:hAnsi="Segoe UI Symbol" w:cs="Calibri"/>
                  <w:kern w:val="2"/>
                  <w:sz w:val="14"/>
                  <w:szCs w:val="18"/>
                  <w14:ligatures w14:val="standardContextual"/>
                  <w:rPrChange w:id="679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2B0250A" w14:textId="77777777" w:rsidR="000D0736" w:rsidRPr="000D0736" w:rsidRDefault="000D0736">
            <w:pPr>
              <w:spacing w:line="276" w:lineRule="auto"/>
              <w:jc w:val="center"/>
              <w:rPr>
                <w:ins w:id="6800" w:author="Danny" w:date="2026-10-02T14:15:00Z"/>
                <w:rFonts w:ascii="Segoe UI Symbol" w:eastAsiaTheme="minorHAnsi" w:hAnsi="Segoe UI Symbol" w:cs="Calibri"/>
                <w:kern w:val="2"/>
                <w:sz w:val="14"/>
                <w:szCs w:val="18"/>
                <w14:ligatures w14:val="standardContextual"/>
                <w:rPrChange w:id="6801" w:author="Danny" w:date="2026-10-02T14:18:00Z">
                  <w:rPr>
                    <w:ins w:id="6802" w:author="Danny" w:date="2026-10-02T14:15:00Z"/>
                    <w:rFonts w:ascii="Segoe UI Symbol" w:hAnsi="Segoe UI Symbol" w:cs="Calibri"/>
                    <w:color w:val="000000"/>
                    <w:sz w:val="18"/>
                    <w:szCs w:val="18"/>
                  </w:rPr>
                </w:rPrChange>
              </w:rPr>
              <w:pPrChange w:id="6803" w:author="Danny" w:date="2026-10-02T14:23:00Z">
                <w:pPr>
                  <w:jc w:val="center"/>
                </w:pPr>
              </w:pPrChange>
            </w:pPr>
          </w:p>
        </w:tc>
        <w:tc>
          <w:tcPr>
            <w:tcW w:w="0" w:type="auto"/>
            <w:tcBorders>
              <w:top w:val="nil"/>
            </w:tcBorders>
            <w:shd w:val="clear" w:color="auto" w:fill="auto"/>
            <w:vAlign w:val="center"/>
            <w:hideMark/>
          </w:tcPr>
          <w:p w14:paraId="6A89DEDA" w14:textId="77777777" w:rsidR="000D0736" w:rsidRPr="000D0736" w:rsidRDefault="000D0736">
            <w:pPr>
              <w:spacing w:line="276" w:lineRule="auto"/>
              <w:jc w:val="center"/>
              <w:rPr>
                <w:ins w:id="6804" w:author="Danny" w:date="2026-10-02T14:15:00Z"/>
                <w:rFonts w:ascii="Segoe UI Symbol" w:eastAsiaTheme="minorHAnsi" w:hAnsi="Segoe UI Symbol" w:cs="Calibri"/>
                <w:kern w:val="2"/>
                <w:sz w:val="14"/>
                <w:szCs w:val="18"/>
                <w14:ligatures w14:val="standardContextual"/>
                <w:rPrChange w:id="6805" w:author="Danny" w:date="2026-10-02T14:18:00Z">
                  <w:rPr>
                    <w:ins w:id="6806" w:author="Danny" w:date="2026-10-02T14:15:00Z"/>
                    <w:rFonts w:ascii="Segoe UI Symbol" w:hAnsi="Segoe UI Symbol" w:cs="Calibri"/>
                    <w:color w:val="000000"/>
                    <w:sz w:val="18"/>
                    <w:szCs w:val="18"/>
                  </w:rPr>
                </w:rPrChange>
              </w:rPr>
              <w:pPrChange w:id="6807" w:author="Danny" w:date="2026-10-02T14:23:00Z">
                <w:pPr>
                  <w:jc w:val="center"/>
                </w:pPr>
              </w:pPrChange>
            </w:pPr>
            <w:ins w:id="6808" w:author="Danny" w:date="2026-10-02T14:15:00Z">
              <w:r w:rsidRPr="000D0736">
                <w:rPr>
                  <w:rFonts w:ascii="Segoe UI Symbol" w:eastAsiaTheme="minorHAnsi" w:hAnsi="Segoe UI Symbol" w:cs="Calibri"/>
                  <w:kern w:val="2"/>
                  <w:sz w:val="14"/>
                  <w:szCs w:val="18"/>
                  <w14:ligatures w14:val="standardContextual"/>
                  <w:rPrChange w:id="680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6373287" w14:textId="77777777" w:rsidR="000D0736" w:rsidRPr="000D0736" w:rsidRDefault="000D0736">
            <w:pPr>
              <w:spacing w:line="276" w:lineRule="auto"/>
              <w:jc w:val="center"/>
              <w:rPr>
                <w:ins w:id="6810" w:author="Danny" w:date="2026-10-02T14:15:00Z"/>
                <w:rFonts w:ascii="Segoe UI Symbol" w:eastAsiaTheme="minorHAnsi" w:hAnsi="Segoe UI Symbol" w:cs="Calibri"/>
                <w:kern w:val="2"/>
                <w:sz w:val="14"/>
                <w:szCs w:val="18"/>
                <w14:ligatures w14:val="standardContextual"/>
                <w:rPrChange w:id="6811" w:author="Danny" w:date="2026-10-02T14:18:00Z">
                  <w:rPr>
                    <w:ins w:id="6812" w:author="Danny" w:date="2026-10-02T14:15:00Z"/>
                    <w:rFonts w:ascii="Segoe UI Symbol" w:hAnsi="Segoe UI Symbol" w:cs="Calibri"/>
                    <w:color w:val="000000"/>
                    <w:sz w:val="18"/>
                    <w:szCs w:val="18"/>
                  </w:rPr>
                </w:rPrChange>
              </w:rPr>
              <w:pPrChange w:id="6813" w:author="Danny" w:date="2026-10-02T14:23:00Z">
                <w:pPr>
                  <w:jc w:val="center"/>
                </w:pPr>
              </w:pPrChange>
            </w:pPr>
            <w:ins w:id="6814" w:author="Danny" w:date="2026-10-02T14:15:00Z">
              <w:r w:rsidRPr="000D0736">
                <w:rPr>
                  <w:rFonts w:ascii="Segoe UI Symbol" w:eastAsiaTheme="minorHAnsi" w:hAnsi="Segoe UI Symbol" w:cs="Calibri"/>
                  <w:kern w:val="2"/>
                  <w:sz w:val="14"/>
                  <w:szCs w:val="18"/>
                  <w14:ligatures w14:val="standardContextual"/>
                  <w:rPrChange w:id="681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E9A3D02" w14:textId="77777777" w:rsidR="000D0736" w:rsidRPr="000D0736" w:rsidRDefault="000D0736">
            <w:pPr>
              <w:spacing w:line="276" w:lineRule="auto"/>
              <w:jc w:val="center"/>
              <w:rPr>
                <w:ins w:id="6816" w:author="Danny" w:date="2026-10-02T14:15:00Z"/>
                <w:rFonts w:ascii="Segoe UI Symbol" w:eastAsiaTheme="minorHAnsi" w:hAnsi="Segoe UI Symbol" w:cs="Calibri"/>
                <w:kern w:val="2"/>
                <w:sz w:val="14"/>
                <w:szCs w:val="18"/>
                <w14:ligatures w14:val="standardContextual"/>
                <w:rPrChange w:id="6817" w:author="Danny" w:date="2026-10-02T14:18:00Z">
                  <w:rPr>
                    <w:ins w:id="6818" w:author="Danny" w:date="2026-10-02T14:15:00Z"/>
                    <w:rFonts w:ascii="Segoe UI Symbol" w:hAnsi="Segoe UI Symbol" w:cs="Calibri"/>
                    <w:color w:val="000000"/>
                    <w:sz w:val="18"/>
                    <w:szCs w:val="18"/>
                  </w:rPr>
                </w:rPrChange>
              </w:rPr>
              <w:pPrChange w:id="6819" w:author="Danny" w:date="2026-10-02T14:23:00Z">
                <w:pPr>
                  <w:jc w:val="center"/>
                </w:pPr>
              </w:pPrChange>
            </w:pPr>
            <w:ins w:id="6820" w:author="Danny" w:date="2026-10-02T14:15:00Z">
              <w:r w:rsidRPr="000D0736">
                <w:rPr>
                  <w:rFonts w:ascii="Segoe UI Symbol" w:eastAsiaTheme="minorHAnsi" w:hAnsi="Segoe UI Symbol" w:cs="Calibri"/>
                  <w:kern w:val="2"/>
                  <w:sz w:val="14"/>
                  <w:szCs w:val="18"/>
                  <w14:ligatures w14:val="standardContextual"/>
                  <w:rPrChange w:id="6821" w:author="Danny" w:date="2026-10-02T14:18:00Z">
                    <w:rPr>
                      <w:rFonts w:ascii="Segoe UI Symbol" w:hAnsi="Segoe UI Symbol" w:cs="Calibri"/>
                      <w:color w:val="000000"/>
                      <w:sz w:val="18"/>
                      <w:szCs w:val="18"/>
                    </w:rPr>
                  </w:rPrChange>
                </w:rPr>
                <w:t>✗</w:t>
              </w:r>
            </w:ins>
          </w:p>
        </w:tc>
      </w:tr>
      <w:tr w:rsidR="002A4041" w:rsidRPr="000D0736" w14:paraId="14FFEC75" w14:textId="77777777" w:rsidTr="00107337">
        <w:trPr>
          <w:trHeight w:val="20"/>
          <w:ins w:id="6822" w:author="Danny" w:date="2026-10-02T14:15:00Z"/>
        </w:trPr>
        <w:tc>
          <w:tcPr>
            <w:tcW w:w="0" w:type="auto"/>
            <w:tcBorders>
              <w:top w:val="nil"/>
              <w:left w:val="nil"/>
              <w:bottom w:val="nil"/>
              <w:right w:val="nil"/>
            </w:tcBorders>
            <w:shd w:val="clear" w:color="auto" w:fill="auto"/>
            <w:vAlign w:val="center"/>
            <w:hideMark/>
          </w:tcPr>
          <w:p w14:paraId="7D1A6F0D" w14:textId="77777777" w:rsidR="000D0736" w:rsidRPr="000D0736" w:rsidRDefault="000D0736">
            <w:pPr>
              <w:spacing w:line="276" w:lineRule="auto"/>
              <w:jc w:val="center"/>
              <w:rPr>
                <w:ins w:id="6823" w:author="Danny" w:date="2026-10-02T14:15:00Z"/>
                <w:rFonts w:eastAsiaTheme="minorHAnsi" w:cstheme="minorBidi"/>
                <w:kern w:val="2"/>
                <w:sz w:val="14"/>
                <w:szCs w:val="18"/>
                <w14:ligatures w14:val="standardContextual"/>
                <w:rPrChange w:id="6824" w:author="Danny" w:date="2026-10-02T14:18:00Z">
                  <w:rPr>
                    <w:ins w:id="6825" w:author="Danny" w:date="2026-10-02T14:15:00Z"/>
                    <w:color w:val="000000"/>
                    <w:sz w:val="18"/>
                    <w:szCs w:val="18"/>
                  </w:rPr>
                </w:rPrChange>
              </w:rPr>
              <w:pPrChange w:id="6826" w:author="Danny" w:date="2026-10-02T14:16:00Z">
                <w:pPr>
                  <w:jc w:val="center"/>
                </w:pPr>
              </w:pPrChange>
            </w:pPr>
            <w:ins w:id="6827" w:author="Danny" w:date="2026-10-02T14:15:00Z">
              <w:r w:rsidRPr="000D0736">
                <w:rPr>
                  <w:rFonts w:eastAsiaTheme="minorHAnsi" w:cstheme="minorBidi"/>
                  <w:kern w:val="2"/>
                  <w:sz w:val="14"/>
                  <w:szCs w:val="18"/>
                  <w14:ligatures w14:val="standardContextual"/>
                  <w:rPrChange w:id="6828" w:author="Danny" w:date="2026-10-02T14:18:00Z">
                    <w:rPr>
                      <w:color w:val="000000"/>
                      <w:sz w:val="18"/>
                      <w:szCs w:val="18"/>
                    </w:rPr>
                  </w:rPrChange>
                </w:rPr>
                <w:t>82</w:t>
              </w:r>
            </w:ins>
          </w:p>
        </w:tc>
        <w:tc>
          <w:tcPr>
            <w:tcW w:w="0" w:type="auto"/>
            <w:tcBorders>
              <w:top w:val="nil"/>
              <w:left w:val="nil"/>
              <w:bottom w:val="nil"/>
              <w:right w:val="nil"/>
            </w:tcBorders>
            <w:shd w:val="clear" w:color="auto" w:fill="auto"/>
            <w:vAlign w:val="center"/>
            <w:hideMark/>
          </w:tcPr>
          <w:p w14:paraId="7A2330F1" w14:textId="77777777" w:rsidR="000D0736" w:rsidRPr="000D0736" w:rsidRDefault="000D0736">
            <w:pPr>
              <w:spacing w:line="276" w:lineRule="auto"/>
              <w:rPr>
                <w:ins w:id="6829" w:author="Danny" w:date="2026-10-02T14:15:00Z"/>
                <w:rFonts w:eastAsiaTheme="minorHAnsi" w:cstheme="minorBidi"/>
                <w:kern w:val="2"/>
                <w:sz w:val="14"/>
                <w:szCs w:val="18"/>
                <w14:ligatures w14:val="standardContextual"/>
                <w:rPrChange w:id="6830" w:author="Danny" w:date="2026-10-02T14:18:00Z">
                  <w:rPr>
                    <w:ins w:id="6831" w:author="Danny" w:date="2026-10-02T14:15:00Z"/>
                    <w:color w:val="000000"/>
                    <w:sz w:val="18"/>
                    <w:szCs w:val="18"/>
                  </w:rPr>
                </w:rPrChange>
              </w:rPr>
              <w:pPrChange w:id="6832" w:author="Danny" w:date="2026-10-02T14:16:00Z">
                <w:pPr/>
              </w:pPrChange>
            </w:pPr>
            <w:ins w:id="6833" w:author="Danny" w:date="2026-10-02T14:15:00Z">
              <w:r w:rsidRPr="000D0736">
                <w:rPr>
                  <w:rFonts w:eastAsiaTheme="minorHAnsi" w:cstheme="minorBidi"/>
                  <w:kern w:val="2"/>
                  <w:sz w:val="14"/>
                  <w:szCs w:val="18"/>
                  <w14:ligatures w14:val="standardContextual"/>
                  <w:rPrChange w:id="6834" w:author="Danny" w:date="2026-10-02T14:18:00Z">
                    <w:rPr>
                      <w:color w:val="000000"/>
                      <w:sz w:val="18"/>
                      <w:szCs w:val="18"/>
                    </w:rPr>
                  </w:rPrChange>
                </w:rPr>
                <w:t>Sajovic et al., 2018</w:t>
              </w:r>
            </w:ins>
          </w:p>
        </w:tc>
        <w:tc>
          <w:tcPr>
            <w:tcW w:w="0" w:type="auto"/>
            <w:tcBorders>
              <w:top w:val="nil"/>
              <w:left w:val="nil"/>
              <w:bottom w:val="nil"/>
              <w:right w:val="nil"/>
            </w:tcBorders>
            <w:shd w:val="clear" w:color="auto" w:fill="auto"/>
            <w:noWrap/>
            <w:vAlign w:val="bottom"/>
            <w:hideMark/>
          </w:tcPr>
          <w:p w14:paraId="33198B0F" w14:textId="77777777" w:rsidR="000D0736" w:rsidRPr="000D0736" w:rsidRDefault="000D0736">
            <w:pPr>
              <w:spacing w:line="276" w:lineRule="auto"/>
              <w:rPr>
                <w:ins w:id="6835" w:author="Danny" w:date="2026-10-02T14:15:00Z"/>
                <w:rFonts w:eastAsiaTheme="minorHAnsi" w:cstheme="minorBidi"/>
                <w:kern w:val="2"/>
                <w:sz w:val="14"/>
                <w:szCs w:val="18"/>
                <w14:ligatures w14:val="standardContextual"/>
                <w:rPrChange w:id="6836" w:author="Danny" w:date="2026-10-02T14:18:00Z">
                  <w:rPr>
                    <w:ins w:id="6837" w:author="Danny" w:date="2026-10-02T14:15:00Z"/>
                    <w:color w:val="000000"/>
                    <w:sz w:val="18"/>
                    <w:szCs w:val="18"/>
                  </w:rPr>
                </w:rPrChange>
              </w:rPr>
              <w:pPrChange w:id="6838" w:author="Danny" w:date="2026-10-02T14:16:00Z">
                <w:pPr/>
              </w:pPrChange>
            </w:pPr>
          </w:p>
        </w:tc>
        <w:tc>
          <w:tcPr>
            <w:tcW w:w="0" w:type="auto"/>
            <w:tcBorders>
              <w:top w:val="nil"/>
              <w:left w:val="nil"/>
              <w:bottom w:val="nil"/>
              <w:right w:val="nil"/>
            </w:tcBorders>
            <w:shd w:val="clear" w:color="auto" w:fill="auto"/>
            <w:vAlign w:val="center"/>
            <w:hideMark/>
          </w:tcPr>
          <w:p w14:paraId="75F87B83" w14:textId="77777777" w:rsidR="000D0736" w:rsidRPr="000D0736" w:rsidRDefault="000D0736">
            <w:pPr>
              <w:spacing w:line="276" w:lineRule="auto"/>
              <w:jc w:val="center"/>
              <w:rPr>
                <w:ins w:id="6839" w:author="Danny" w:date="2026-10-02T14:15:00Z"/>
                <w:rFonts w:eastAsiaTheme="minorHAnsi" w:cstheme="minorBidi"/>
                <w:kern w:val="2"/>
                <w:sz w:val="14"/>
                <w:szCs w:val="18"/>
                <w14:ligatures w14:val="standardContextual"/>
                <w:rPrChange w:id="6840" w:author="Danny" w:date="2026-10-02T14:18:00Z">
                  <w:rPr>
                    <w:ins w:id="6841" w:author="Danny" w:date="2026-10-02T14:15:00Z"/>
                    <w:color w:val="000000"/>
                    <w:sz w:val="18"/>
                    <w:szCs w:val="18"/>
                  </w:rPr>
                </w:rPrChange>
              </w:rPr>
              <w:pPrChange w:id="6842" w:author="Danny" w:date="2026-10-02T14:21:00Z">
                <w:pPr>
                  <w:jc w:val="center"/>
                </w:pPr>
              </w:pPrChange>
            </w:pPr>
            <w:ins w:id="6843" w:author="Danny" w:date="2026-10-02T14:15:00Z">
              <w:r w:rsidRPr="000D0736">
                <w:rPr>
                  <w:rFonts w:eastAsiaTheme="minorHAnsi" w:cstheme="minorBidi"/>
                  <w:kern w:val="2"/>
                  <w:sz w:val="14"/>
                  <w:szCs w:val="18"/>
                  <w14:ligatures w14:val="standardContextual"/>
                  <w:rPrChange w:id="6844"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58A75237" w14:textId="77777777" w:rsidR="000D0736" w:rsidRPr="000D0736" w:rsidRDefault="000D0736">
            <w:pPr>
              <w:spacing w:line="276" w:lineRule="auto"/>
              <w:jc w:val="center"/>
              <w:rPr>
                <w:ins w:id="6845" w:author="Danny" w:date="2026-10-02T14:15:00Z"/>
                <w:rFonts w:eastAsiaTheme="minorHAnsi" w:cstheme="minorBidi"/>
                <w:kern w:val="2"/>
                <w:sz w:val="14"/>
                <w:szCs w:val="18"/>
                <w14:ligatures w14:val="standardContextual"/>
                <w:rPrChange w:id="6846" w:author="Danny" w:date="2026-10-02T14:18:00Z">
                  <w:rPr>
                    <w:ins w:id="6847" w:author="Danny" w:date="2026-10-02T14:15:00Z"/>
                    <w:color w:val="000000"/>
                    <w:sz w:val="18"/>
                    <w:szCs w:val="18"/>
                  </w:rPr>
                </w:rPrChange>
              </w:rPr>
              <w:pPrChange w:id="6848" w:author="Danny" w:date="2026-10-02T14:21:00Z">
                <w:pPr>
                  <w:jc w:val="center"/>
                </w:pPr>
              </w:pPrChange>
            </w:pPr>
            <w:ins w:id="6849" w:author="Danny" w:date="2026-10-02T14:15:00Z">
              <w:r w:rsidRPr="000D0736">
                <w:rPr>
                  <w:rFonts w:eastAsiaTheme="minorHAnsi" w:cstheme="minorBidi"/>
                  <w:kern w:val="2"/>
                  <w:sz w:val="14"/>
                  <w:szCs w:val="18"/>
                  <w14:ligatures w14:val="standardContextual"/>
                  <w:rPrChange w:id="6850"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2609EB1D" w14:textId="77777777" w:rsidR="000D0736" w:rsidRPr="000D0736" w:rsidRDefault="000D0736">
            <w:pPr>
              <w:spacing w:line="276" w:lineRule="auto"/>
              <w:jc w:val="center"/>
              <w:rPr>
                <w:ins w:id="6851" w:author="Danny" w:date="2026-10-02T14:15:00Z"/>
                <w:rFonts w:eastAsiaTheme="minorHAnsi" w:cstheme="minorBidi"/>
                <w:kern w:val="2"/>
                <w:sz w:val="14"/>
                <w:szCs w:val="18"/>
                <w14:ligatures w14:val="standardContextual"/>
                <w:rPrChange w:id="6852" w:author="Danny" w:date="2026-10-02T14:18:00Z">
                  <w:rPr>
                    <w:ins w:id="6853" w:author="Danny" w:date="2026-10-02T14:15:00Z"/>
                    <w:color w:val="000000"/>
                    <w:sz w:val="18"/>
                    <w:szCs w:val="18"/>
                  </w:rPr>
                </w:rPrChange>
              </w:rPr>
              <w:pPrChange w:id="6854" w:author="Danny" w:date="2026-10-02T14:21:00Z">
                <w:pPr>
                  <w:jc w:val="center"/>
                </w:pPr>
              </w:pPrChange>
            </w:pPr>
          </w:p>
        </w:tc>
        <w:tc>
          <w:tcPr>
            <w:tcW w:w="0" w:type="auto"/>
            <w:tcBorders>
              <w:top w:val="nil"/>
              <w:left w:val="nil"/>
              <w:bottom w:val="nil"/>
              <w:right w:val="nil"/>
            </w:tcBorders>
            <w:shd w:val="clear" w:color="auto" w:fill="auto"/>
            <w:vAlign w:val="center"/>
            <w:hideMark/>
          </w:tcPr>
          <w:p w14:paraId="658D76EC" w14:textId="77777777" w:rsidR="000D0736" w:rsidRPr="000D0736" w:rsidRDefault="000D0736">
            <w:pPr>
              <w:spacing w:line="276" w:lineRule="auto"/>
              <w:jc w:val="center"/>
              <w:rPr>
                <w:ins w:id="6855" w:author="Danny" w:date="2026-10-02T14:15:00Z"/>
                <w:rFonts w:eastAsiaTheme="minorHAnsi" w:cstheme="minorBidi"/>
                <w:kern w:val="2"/>
                <w:sz w:val="14"/>
                <w:szCs w:val="18"/>
                <w14:ligatures w14:val="standardContextual"/>
                <w:rPrChange w:id="6856" w:author="Danny" w:date="2026-10-02T14:18:00Z">
                  <w:rPr>
                    <w:ins w:id="6857" w:author="Danny" w:date="2026-10-02T14:15:00Z"/>
                    <w:color w:val="000000"/>
                    <w:sz w:val="18"/>
                    <w:szCs w:val="18"/>
                  </w:rPr>
                </w:rPrChange>
              </w:rPr>
              <w:pPrChange w:id="6858" w:author="Danny" w:date="2026-10-02T14:21:00Z">
                <w:pPr>
                  <w:jc w:val="center"/>
                </w:pPr>
              </w:pPrChange>
            </w:pPr>
            <w:ins w:id="6859" w:author="Danny" w:date="2026-10-02T14:15:00Z">
              <w:r w:rsidRPr="000D0736">
                <w:rPr>
                  <w:rFonts w:eastAsiaTheme="minorHAnsi" w:cstheme="minorBidi"/>
                  <w:kern w:val="2"/>
                  <w:sz w:val="14"/>
                  <w:szCs w:val="18"/>
                  <w14:ligatures w14:val="standardContextual"/>
                  <w:rPrChange w:id="6860" w:author="Danny" w:date="2026-10-02T14:18:00Z">
                    <w:rPr>
                      <w:color w:val="000000"/>
                      <w:sz w:val="18"/>
                      <w:szCs w:val="18"/>
                    </w:rPr>
                  </w:rPrChange>
                </w:rPr>
                <w:t>44.0 ± 6.8</w:t>
              </w:r>
            </w:ins>
          </w:p>
        </w:tc>
        <w:tc>
          <w:tcPr>
            <w:tcW w:w="0" w:type="auto"/>
            <w:tcBorders>
              <w:top w:val="nil"/>
              <w:left w:val="nil"/>
              <w:bottom w:val="nil"/>
              <w:right w:val="nil"/>
            </w:tcBorders>
            <w:shd w:val="clear" w:color="auto" w:fill="auto"/>
            <w:vAlign w:val="center"/>
            <w:hideMark/>
          </w:tcPr>
          <w:p w14:paraId="7F182F32" w14:textId="77777777" w:rsidR="000D0736" w:rsidRPr="000D0736" w:rsidRDefault="000D0736">
            <w:pPr>
              <w:spacing w:line="276" w:lineRule="auto"/>
              <w:jc w:val="center"/>
              <w:rPr>
                <w:ins w:id="6861" w:author="Danny" w:date="2026-10-02T14:15:00Z"/>
                <w:rFonts w:eastAsiaTheme="minorHAnsi" w:cstheme="minorBidi"/>
                <w:kern w:val="2"/>
                <w:sz w:val="14"/>
                <w:szCs w:val="18"/>
                <w14:ligatures w14:val="standardContextual"/>
                <w:rPrChange w:id="6862" w:author="Danny" w:date="2026-10-02T14:18:00Z">
                  <w:rPr>
                    <w:ins w:id="6863" w:author="Danny" w:date="2026-10-02T14:15:00Z"/>
                    <w:color w:val="000000"/>
                    <w:sz w:val="18"/>
                    <w:szCs w:val="18"/>
                  </w:rPr>
                </w:rPrChange>
              </w:rPr>
              <w:pPrChange w:id="6864" w:author="Danny" w:date="2026-10-02T14:21:00Z">
                <w:pPr>
                  <w:jc w:val="center"/>
                </w:pPr>
              </w:pPrChange>
            </w:pPr>
          </w:p>
        </w:tc>
        <w:tc>
          <w:tcPr>
            <w:tcW w:w="0" w:type="auto"/>
            <w:tcBorders>
              <w:top w:val="nil"/>
              <w:left w:val="nil"/>
              <w:bottom w:val="nil"/>
              <w:right w:val="nil"/>
            </w:tcBorders>
            <w:shd w:val="clear" w:color="auto" w:fill="auto"/>
            <w:vAlign w:val="center"/>
            <w:hideMark/>
          </w:tcPr>
          <w:p w14:paraId="5DD78DD8" w14:textId="77777777" w:rsidR="000D0736" w:rsidRPr="000D0736" w:rsidRDefault="000D0736">
            <w:pPr>
              <w:spacing w:line="276" w:lineRule="auto"/>
              <w:jc w:val="center"/>
              <w:rPr>
                <w:ins w:id="6865" w:author="Danny" w:date="2026-10-02T14:15:00Z"/>
                <w:rFonts w:eastAsiaTheme="minorHAnsi" w:cstheme="minorBidi"/>
                <w:kern w:val="2"/>
                <w:sz w:val="14"/>
                <w:szCs w:val="18"/>
                <w14:ligatures w14:val="standardContextual"/>
                <w:rPrChange w:id="6866" w:author="Danny" w:date="2026-10-02T14:18:00Z">
                  <w:rPr>
                    <w:ins w:id="6867" w:author="Danny" w:date="2026-10-02T14:15:00Z"/>
                    <w:color w:val="000000"/>
                    <w:sz w:val="18"/>
                    <w:szCs w:val="18"/>
                  </w:rPr>
                </w:rPrChange>
              </w:rPr>
              <w:pPrChange w:id="6868" w:author="Danny" w:date="2026-10-02T14:21:00Z">
                <w:pPr>
                  <w:jc w:val="center"/>
                </w:pPr>
              </w:pPrChange>
            </w:pPr>
            <w:ins w:id="6869" w:author="Danny" w:date="2026-10-02T14:15:00Z">
              <w:r w:rsidRPr="000D0736">
                <w:rPr>
                  <w:rFonts w:eastAsiaTheme="minorHAnsi" w:cstheme="minorBidi"/>
                  <w:kern w:val="2"/>
                  <w:sz w:val="14"/>
                  <w:szCs w:val="18"/>
                  <w14:ligatures w14:val="standardContextual"/>
                  <w:rPrChange w:id="6870" w:author="Danny" w:date="2026-10-02T14:18:00Z">
                    <w:rPr>
                      <w:color w:val="000000"/>
                      <w:sz w:val="18"/>
                      <w:szCs w:val="18"/>
                    </w:rPr>
                  </w:rPrChange>
                </w:rPr>
                <w:t>48</w:t>
              </w:r>
            </w:ins>
          </w:p>
        </w:tc>
        <w:tc>
          <w:tcPr>
            <w:tcW w:w="0" w:type="auto"/>
            <w:tcBorders>
              <w:top w:val="nil"/>
              <w:left w:val="nil"/>
              <w:bottom w:val="nil"/>
              <w:right w:val="nil"/>
            </w:tcBorders>
            <w:shd w:val="clear" w:color="auto" w:fill="auto"/>
            <w:vAlign w:val="center"/>
            <w:hideMark/>
          </w:tcPr>
          <w:p w14:paraId="31697AE6" w14:textId="77777777" w:rsidR="000D0736" w:rsidRPr="000D0736" w:rsidRDefault="000D0736">
            <w:pPr>
              <w:spacing w:line="276" w:lineRule="auto"/>
              <w:jc w:val="center"/>
              <w:rPr>
                <w:ins w:id="6871" w:author="Danny" w:date="2026-10-02T14:15:00Z"/>
                <w:rFonts w:eastAsiaTheme="minorHAnsi" w:cstheme="minorBidi"/>
                <w:kern w:val="2"/>
                <w:sz w:val="14"/>
                <w:szCs w:val="18"/>
                <w14:ligatures w14:val="standardContextual"/>
                <w:rPrChange w:id="6872" w:author="Danny" w:date="2026-10-02T14:18:00Z">
                  <w:rPr>
                    <w:ins w:id="6873" w:author="Danny" w:date="2026-10-02T14:15:00Z"/>
                    <w:color w:val="000000"/>
                    <w:sz w:val="18"/>
                    <w:szCs w:val="18"/>
                  </w:rPr>
                </w:rPrChange>
              </w:rPr>
              <w:pPrChange w:id="6874" w:author="Danny" w:date="2026-10-02T14:21:00Z">
                <w:pPr>
                  <w:jc w:val="center"/>
                </w:pPr>
              </w:pPrChange>
            </w:pPr>
            <w:ins w:id="6875" w:author="Danny" w:date="2026-10-02T14:15:00Z">
              <w:r w:rsidRPr="000D0736">
                <w:rPr>
                  <w:rFonts w:eastAsiaTheme="minorHAnsi" w:cstheme="minorBidi"/>
                  <w:kern w:val="2"/>
                  <w:sz w:val="14"/>
                  <w:szCs w:val="18"/>
                  <w14:ligatures w14:val="standardContextual"/>
                  <w:rPrChange w:id="6876" w:author="Danny" w:date="2026-10-02T14:18:00Z">
                    <w:rPr>
                      <w:color w:val="000000"/>
                      <w:sz w:val="18"/>
                      <w:szCs w:val="18"/>
                    </w:rPr>
                  </w:rPrChange>
                </w:rPr>
                <w:t>28</w:t>
              </w:r>
            </w:ins>
          </w:p>
        </w:tc>
        <w:tc>
          <w:tcPr>
            <w:tcW w:w="0" w:type="auto"/>
            <w:tcBorders>
              <w:top w:val="nil"/>
              <w:left w:val="nil"/>
              <w:bottom w:val="nil"/>
              <w:right w:val="nil"/>
            </w:tcBorders>
            <w:shd w:val="clear" w:color="auto" w:fill="auto"/>
            <w:vAlign w:val="center"/>
            <w:hideMark/>
          </w:tcPr>
          <w:p w14:paraId="369CA4D1" w14:textId="77777777" w:rsidR="000D0736" w:rsidRPr="000D0736" w:rsidRDefault="000D0736">
            <w:pPr>
              <w:spacing w:line="276" w:lineRule="auto"/>
              <w:jc w:val="center"/>
              <w:rPr>
                <w:ins w:id="6877" w:author="Danny" w:date="2026-10-02T14:15:00Z"/>
                <w:rFonts w:eastAsiaTheme="minorHAnsi" w:cstheme="minorBidi"/>
                <w:kern w:val="2"/>
                <w:sz w:val="14"/>
                <w:szCs w:val="18"/>
                <w14:ligatures w14:val="standardContextual"/>
                <w:rPrChange w:id="6878" w:author="Danny" w:date="2026-10-02T14:18:00Z">
                  <w:rPr>
                    <w:ins w:id="6879" w:author="Danny" w:date="2026-10-02T14:15:00Z"/>
                    <w:color w:val="000000"/>
                    <w:sz w:val="18"/>
                    <w:szCs w:val="18"/>
                  </w:rPr>
                </w:rPrChange>
              </w:rPr>
              <w:pPrChange w:id="6880" w:author="Danny" w:date="2026-10-02T14:21:00Z">
                <w:pPr>
                  <w:jc w:val="center"/>
                </w:pPr>
              </w:pPrChange>
            </w:pPr>
            <w:ins w:id="6881" w:author="Danny" w:date="2026-10-02T14:15:00Z">
              <w:r w:rsidRPr="000D0736">
                <w:rPr>
                  <w:rFonts w:eastAsiaTheme="minorHAnsi" w:cstheme="minorBidi"/>
                  <w:kern w:val="2"/>
                  <w:sz w:val="14"/>
                  <w:szCs w:val="18"/>
                  <w14:ligatures w14:val="standardContextual"/>
                  <w:rPrChange w:id="6882" w:author="Danny" w:date="2026-10-02T14:18:00Z">
                    <w:rPr>
                      <w:color w:val="000000"/>
                      <w:sz w:val="18"/>
                      <w:szCs w:val="18"/>
                    </w:rPr>
                  </w:rPrChange>
                </w:rPr>
                <w:t>20</w:t>
              </w:r>
            </w:ins>
          </w:p>
        </w:tc>
        <w:tc>
          <w:tcPr>
            <w:tcW w:w="0" w:type="auto"/>
            <w:tcBorders>
              <w:top w:val="nil"/>
              <w:left w:val="nil"/>
              <w:bottom w:val="nil"/>
              <w:right w:val="nil"/>
            </w:tcBorders>
            <w:shd w:val="clear" w:color="auto" w:fill="auto"/>
            <w:noWrap/>
            <w:vAlign w:val="center"/>
            <w:hideMark/>
          </w:tcPr>
          <w:p w14:paraId="326BC8E8" w14:textId="77777777" w:rsidR="000D0736" w:rsidRPr="000D0736" w:rsidRDefault="000D0736">
            <w:pPr>
              <w:spacing w:line="276" w:lineRule="auto"/>
              <w:jc w:val="center"/>
              <w:rPr>
                <w:ins w:id="6883" w:author="Danny" w:date="2026-10-02T14:15:00Z"/>
                <w:rFonts w:eastAsiaTheme="minorHAnsi" w:cstheme="minorBidi"/>
                <w:kern w:val="2"/>
                <w:sz w:val="14"/>
                <w:szCs w:val="18"/>
                <w14:ligatures w14:val="standardContextual"/>
                <w:rPrChange w:id="6884" w:author="Danny" w:date="2026-10-02T14:18:00Z">
                  <w:rPr>
                    <w:ins w:id="6885" w:author="Danny" w:date="2026-10-02T14:15:00Z"/>
                    <w:color w:val="000000"/>
                    <w:sz w:val="18"/>
                    <w:szCs w:val="18"/>
                  </w:rPr>
                </w:rPrChange>
              </w:rPr>
              <w:pPrChange w:id="6886" w:author="Danny" w:date="2026-10-02T14:21:00Z">
                <w:pPr>
                  <w:jc w:val="center"/>
                </w:pPr>
              </w:pPrChange>
            </w:pPr>
          </w:p>
        </w:tc>
        <w:tc>
          <w:tcPr>
            <w:tcW w:w="0" w:type="auto"/>
            <w:tcBorders>
              <w:top w:val="nil"/>
              <w:left w:val="nil"/>
              <w:bottom w:val="nil"/>
              <w:right w:val="nil"/>
            </w:tcBorders>
            <w:shd w:val="clear" w:color="auto" w:fill="auto"/>
            <w:vAlign w:val="center"/>
            <w:hideMark/>
          </w:tcPr>
          <w:p w14:paraId="6C074418" w14:textId="77777777" w:rsidR="000D0736" w:rsidRPr="000D0736" w:rsidRDefault="000D0736">
            <w:pPr>
              <w:spacing w:line="276" w:lineRule="auto"/>
              <w:jc w:val="center"/>
              <w:rPr>
                <w:ins w:id="6887" w:author="Danny" w:date="2026-10-02T14:15:00Z"/>
                <w:rFonts w:eastAsiaTheme="minorHAnsi" w:cstheme="minorBidi"/>
                <w:kern w:val="2"/>
                <w:sz w:val="14"/>
                <w:szCs w:val="18"/>
                <w14:ligatures w14:val="standardContextual"/>
                <w:rPrChange w:id="6888" w:author="Danny" w:date="2026-10-02T14:18:00Z">
                  <w:rPr>
                    <w:ins w:id="6889" w:author="Danny" w:date="2026-10-02T14:15:00Z"/>
                    <w:color w:val="000000"/>
                    <w:sz w:val="18"/>
                    <w:szCs w:val="18"/>
                  </w:rPr>
                </w:rPrChange>
              </w:rPr>
              <w:pPrChange w:id="6890" w:author="Danny" w:date="2026-10-02T14:21:00Z">
                <w:pPr>
                  <w:jc w:val="center"/>
                </w:pPr>
              </w:pPrChange>
            </w:pPr>
            <w:ins w:id="6891" w:author="Danny" w:date="2026-10-02T14:15:00Z">
              <w:r w:rsidRPr="000D0736">
                <w:rPr>
                  <w:rFonts w:eastAsiaTheme="minorHAnsi" w:cstheme="minorBidi"/>
                  <w:kern w:val="2"/>
                  <w:sz w:val="14"/>
                  <w:szCs w:val="18"/>
                  <w14:ligatures w14:val="standardContextual"/>
                  <w:rPrChange w:id="6892" w:author="Danny" w:date="2026-10-02T14:18:00Z">
                    <w:rPr>
                      <w:color w:val="000000"/>
                      <w:sz w:val="18"/>
                      <w:szCs w:val="18"/>
                    </w:rPr>
                  </w:rPrChange>
                </w:rPr>
                <w:t>204</w:t>
              </w:r>
            </w:ins>
          </w:p>
        </w:tc>
        <w:tc>
          <w:tcPr>
            <w:tcW w:w="0" w:type="auto"/>
            <w:tcBorders>
              <w:top w:val="nil"/>
              <w:left w:val="nil"/>
              <w:bottom w:val="nil"/>
              <w:right w:val="nil"/>
            </w:tcBorders>
            <w:shd w:val="clear" w:color="auto" w:fill="auto"/>
            <w:vAlign w:val="center"/>
            <w:hideMark/>
          </w:tcPr>
          <w:p w14:paraId="6DCC486C" w14:textId="77777777" w:rsidR="000D0736" w:rsidRPr="000D0736" w:rsidRDefault="000D0736">
            <w:pPr>
              <w:spacing w:line="276" w:lineRule="auto"/>
              <w:jc w:val="center"/>
              <w:rPr>
                <w:ins w:id="6893" w:author="Danny" w:date="2026-10-02T14:15:00Z"/>
                <w:rFonts w:eastAsiaTheme="minorHAnsi" w:cstheme="minorBidi"/>
                <w:kern w:val="2"/>
                <w:sz w:val="14"/>
                <w:szCs w:val="18"/>
                <w14:ligatures w14:val="standardContextual"/>
                <w:rPrChange w:id="6894" w:author="Danny" w:date="2026-10-02T14:18:00Z">
                  <w:rPr>
                    <w:ins w:id="6895" w:author="Danny" w:date="2026-10-02T14:15:00Z"/>
                    <w:color w:val="000000"/>
                    <w:sz w:val="18"/>
                    <w:szCs w:val="18"/>
                  </w:rPr>
                </w:rPrChange>
              </w:rPr>
              <w:pPrChange w:id="6896" w:author="Danny" w:date="2026-10-02T14:21:00Z">
                <w:pPr>
                  <w:jc w:val="center"/>
                </w:pPr>
              </w:pPrChange>
            </w:pPr>
            <w:ins w:id="6897" w:author="Danny" w:date="2026-10-02T14:15:00Z">
              <w:r w:rsidRPr="000D0736">
                <w:rPr>
                  <w:rFonts w:eastAsiaTheme="minorHAnsi" w:cstheme="minorBidi"/>
                  <w:kern w:val="2"/>
                  <w:sz w:val="14"/>
                  <w:szCs w:val="18"/>
                  <w14:ligatures w14:val="standardContextual"/>
                  <w:rPrChange w:id="6898" w:author="Danny" w:date="2026-10-02T14:18:00Z">
                    <w:rPr>
                      <w:color w:val="000000"/>
                      <w:sz w:val="18"/>
                      <w:szCs w:val="18"/>
                    </w:rPr>
                  </w:rPrChange>
                </w:rPr>
                <w:t>17</w:t>
              </w:r>
            </w:ins>
          </w:p>
        </w:tc>
        <w:tc>
          <w:tcPr>
            <w:tcW w:w="0" w:type="auto"/>
            <w:tcBorders>
              <w:top w:val="nil"/>
              <w:left w:val="nil"/>
              <w:bottom w:val="nil"/>
              <w:right w:val="nil"/>
            </w:tcBorders>
            <w:shd w:val="clear" w:color="auto" w:fill="auto"/>
            <w:vAlign w:val="center"/>
            <w:hideMark/>
          </w:tcPr>
          <w:p w14:paraId="5103533D" w14:textId="77777777" w:rsidR="000D0736" w:rsidRPr="000D0736" w:rsidRDefault="000D0736">
            <w:pPr>
              <w:spacing w:line="276" w:lineRule="auto"/>
              <w:jc w:val="center"/>
              <w:rPr>
                <w:ins w:id="6899" w:author="Danny" w:date="2026-10-02T14:15:00Z"/>
                <w:rFonts w:eastAsiaTheme="minorHAnsi" w:cstheme="minorBidi"/>
                <w:kern w:val="2"/>
                <w:sz w:val="14"/>
                <w:szCs w:val="18"/>
                <w14:ligatures w14:val="standardContextual"/>
                <w:rPrChange w:id="6900" w:author="Danny" w:date="2026-10-02T14:18:00Z">
                  <w:rPr>
                    <w:ins w:id="6901" w:author="Danny" w:date="2026-10-02T14:15:00Z"/>
                    <w:color w:val="000000"/>
                    <w:sz w:val="18"/>
                    <w:szCs w:val="18"/>
                  </w:rPr>
                </w:rPrChange>
              </w:rPr>
              <w:pPrChange w:id="6902" w:author="Danny" w:date="2026-10-02T14:21:00Z">
                <w:pPr>
                  <w:jc w:val="center"/>
                </w:pPr>
              </w:pPrChange>
            </w:pPr>
            <w:ins w:id="6903" w:author="Danny" w:date="2026-10-02T14:15:00Z">
              <w:r w:rsidRPr="000D0736">
                <w:rPr>
                  <w:rFonts w:eastAsiaTheme="minorHAnsi" w:cstheme="minorBidi"/>
                  <w:kern w:val="2"/>
                  <w:sz w:val="14"/>
                  <w:szCs w:val="18"/>
                  <w14:ligatures w14:val="standardContextual"/>
                  <w:rPrChange w:id="6904"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079D3CAE" w14:textId="77777777" w:rsidR="000D0736" w:rsidRPr="000D0736" w:rsidRDefault="000D0736">
            <w:pPr>
              <w:spacing w:line="276" w:lineRule="auto"/>
              <w:rPr>
                <w:ins w:id="6905" w:author="Danny" w:date="2026-10-02T14:15:00Z"/>
                <w:rFonts w:eastAsiaTheme="minorHAnsi" w:cstheme="minorBidi"/>
                <w:kern w:val="2"/>
                <w:sz w:val="14"/>
                <w:szCs w:val="18"/>
                <w14:ligatures w14:val="standardContextual"/>
                <w:rPrChange w:id="6906" w:author="Danny" w:date="2026-10-02T14:18:00Z">
                  <w:rPr>
                    <w:ins w:id="6907" w:author="Danny" w:date="2026-10-02T14:15:00Z"/>
                    <w:color w:val="000000"/>
                    <w:sz w:val="18"/>
                    <w:szCs w:val="18"/>
                  </w:rPr>
                </w:rPrChange>
              </w:rPr>
              <w:pPrChange w:id="6908" w:author="Danny" w:date="2026-10-02T14:16:00Z">
                <w:pPr>
                  <w:jc w:val="center"/>
                </w:pPr>
              </w:pPrChange>
            </w:pPr>
          </w:p>
        </w:tc>
        <w:tc>
          <w:tcPr>
            <w:tcW w:w="0" w:type="auto"/>
            <w:tcBorders>
              <w:top w:val="nil"/>
            </w:tcBorders>
            <w:shd w:val="clear" w:color="auto" w:fill="auto"/>
            <w:vAlign w:val="center"/>
            <w:hideMark/>
          </w:tcPr>
          <w:p w14:paraId="362D99CE" w14:textId="77777777" w:rsidR="000D0736" w:rsidRPr="000D0736" w:rsidRDefault="000D0736">
            <w:pPr>
              <w:spacing w:line="276" w:lineRule="auto"/>
              <w:jc w:val="center"/>
              <w:rPr>
                <w:ins w:id="6909" w:author="Danny" w:date="2026-10-02T14:15:00Z"/>
                <w:rFonts w:ascii="Segoe UI Symbol" w:eastAsiaTheme="minorHAnsi" w:hAnsi="Segoe UI Symbol" w:cs="Calibri"/>
                <w:kern w:val="2"/>
                <w:sz w:val="14"/>
                <w:szCs w:val="18"/>
                <w14:ligatures w14:val="standardContextual"/>
                <w:rPrChange w:id="6910" w:author="Danny" w:date="2026-10-02T14:18:00Z">
                  <w:rPr>
                    <w:ins w:id="6911" w:author="Danny" w:date="2026-10-02T14:15:00Z"/>
                    <w:rFonts w:ascii="Segoe UI Symbol" w:hAnsi="Segoe UI Symbol" w:cs="Calibri"/>
                    <w:color w:val="000000"/>
                    <w:sz w:val="18"/>
                    <w:szCs w:val="18"/>
                  </w:rPr>
                </w:rPrChange>
              </w:rPr>
              <w:pPrChange w:id="6912" w:author="Danny" w:date="2026-10-02T14:23:00Z">
                <w:pPr>
                  <w:jc w:val="center"/>
                </w:pPr>
              </w:pPrChange>
            </w:pPr>
            <w:ins w:id="6913" w:author="Danny" w:date="2026-10-02T14:15:00Z">
              <w:r w:rsidRPr="000D0736">
                <w:rPr>
                  <w:rFonts w:ascii="Segoe UI Symbol" w:eastAsiaTheme="minorHAnsi" w:hAnsi="Segoe UI Symbol" w:cs="Calibri"/>
                  <w:kern w:val="2"/>
                  <w:sz w:val="14"/>
                  <w:szCs w:val="18"/>
                  <w14:ligatures w14:val="standardContextual"/>
                  <w:rPrChange w:id="691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E724F54" w14:textId="77777777" w:rsidR="000D0736" w:rsidRPr="000D0736" w:rsidRDefault="000D0736">
            <w:pPr>
              <w:spacing w:line="276" w:lineRule="auto"/>
              <w:jc w:val="center"/>
              <w:rPr>
                <w:ins w:id="6915" w:author="Danny" w:date="2026-10-02T14:15:00Z"/>
                <w:rFonts w:ascii="Segoe UI Symbol" w:eastAsiaTheme="minorHAnsi" w:hAnsi="Segoe UI Symbol" w:cs="Calibri"/>
                <w:kern w:val="2"/>
                <w:sz w:val="14"/>
                <w:szCs w:val="18"/>
                <w14:ligatures w14:val="standardContextual"/>
                <w:rPrChange w:id="6916" w:author="Danny" w:date="2026-10-02T14:18:00Z">
                  <w:rPr>
                    <w:ins w:id="6917" w:author="Danny" w:date="2026-10-02T14:15:00Z"/>
                    <w:rFonts w:ascii="Segoe UI Symbol" w:hAnsi="Segoe UI Symbol" w:cs="Calibri"/>
                    <w:color w:val="000000"/>
                    <w:sz w:val="18"/>
                    <w:szCs w:val="18"/>
                  </w:rPr>
                </w:rPrChange>
              </w:rPr>
              <w:pPrChange w:id="6918" w:author="Danny" w:date="2026-10-02T14:23:00Z">
                <w:pPr>
                  <w:jc w:val="center"/>
                </w:pPr>
              </w:pPrChange>
            </w:pPr>
            <w:ins w:id="6919" w:author="Danny" w:date="2026-10-02T14:15:00Z">
              <w:r w:rsidRPr="000D0736">
                <w:rPr>
                  <w:rFonts w:ascii="Segoe UI Symbol" w:eastAsiaTheme="minorHAnsi" w:hAnsi="Segoe UI Symbol" w:cs="Calibri"/>
                  <w:kern w:val="2"/>
                  <w:sz w:val="14"/>
                  <w:szCs w:val="18"/>
                  <w14:ligatures w14:val="standardContextual"/>
                  <w:rPrChange w:id="692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259F4AC" w14:textId="77777777" w:rsidR="000D0736" w:rsidRPr="000D0736" w:rsidRDefault="000D0736">
            <w:pPr>
              <w:spacing w:line="276" w:lineRule="auto"/>
              <w:jc w:val="center"/>
              <w:rPr>
                <w:ins w:id="6921" w:author="Danny" w:date="2026-10-02T14:15:00Z"/>
                <w:rFonts w:ascii="Segoe UI Symbol" w:eastAsiaTheme="minorHAnsi" w:hAnsi="Segoe UI Symbol" w:cs="Calibri"/>
                <w:kern w:val="2"/>
                <w:sz w:val="14"/>
                <w:szCs w:val="18"/>
                <w14:ligatures w14:val="standardContextual"/>
                <w:rPrChange w:id="6922" w:author="Danny" w:date="2026-10-02T14:18:00Z">
                  <w:rPr>
                    <w:ins w:id="6923" w:author="Danny" w:date="2026-10-02T14:15:00Z"/>
                    <w:rFonts w:ascii="Segoe UI Symbol" w:hAnsi="Segoe UI Symbol" w:cs="Calibri"/>
                    <w:color w:val="000000"/>
                    <w:sz w:val="18"/>
                    <w:szCs w:val="18"/>
                  </w:rPr>
                </w:rPrChange>
              </w:rPr>
              <w:pPrChange w:id="6924" w:author="Danny" w:date="2026-10-02T14:23:00Z">
                <w:pPr>
                  <w:jc w:val="center"/>
                </w:pPr>
              </w:pPrChange>
            </w:pPr>
            <w:ins w:id="6925" w:author="Danny" w:date="2026-10-02T14:15:00Z">
              <w:r w:rsidRPr="000D0736">
                <w:rPr>
                  <w:rFonts w:ascii="Segoe UI Symbol" w:eastAsiaTheme="minorHAnsi" w:hAnsi="Segoe UI Symbol" w:cs="Calibri"/>
                  <w:kern w:val="2"/>
                  <w:sz w:val="14"/>
                  <w:szCs w:val="18"/>
                  <w14:ligatures w14:val="standardContextual"/>
                  <w:rPrChange w:id="692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00C5C4C" w14:textId="77777777" w:rsidR="000D0736" w:rsidRPr="000D0736" w:rsidRDefault="000D0736">
            <w:pPr>
              <w:spacing w:line="276" w:lineRule="auto"/>
              <w:jc w:val="center"/>
              <w:rPr>
                <w:ins w:id="6927" w:author="Danny" w:date="2026-10-02T14:15:00Z"/>
                <w:rFonts w:ascii="Segoe UI Symbol" w:eastAsiaTheme="minorHAnsi" w:hAnsi="Segoe UI Symbol" w:cs="Calibri"/>
                <w:kern w:val="2"/>
                <w:sz w:val="14"/>
                <w:szCs w:val="18"/>
                <w14:ligatures w14:val="standardContextual"/>
                <w:rPrChange w:id="6928" w:author="Danny" w:date="2026-10-02T14:18:00Z">
                  <w:rPr>
                    <w:ins w:id="6929" w:author="Danny" w:date="2026-10-02T14:15:00Z"/>
                    <w:rFonts w:ascii="Segoe UI Symbol" w:hAnsi="Segoe UI Symbol" w:cs="Calibri"/>
                    <w:color w:val="000000"/>
                    <w:sz w:val="18"/>
                    <w:szCs w:val="18"/>
                  </w:rPr>
                </w:rPrChange>
              </w:rPr>
              <w:pPrChange w:id="6930" w:author="Danny" w:date="2026-10-02T14:23:00Z">
                <w:pPr>
                  <w:jc w:val="center"/>
                </w:pPr>
              </w:pPrChange>
            </w:pPr>
            <w:ins w:id="6931" w:author="Danny" w:date="2026-10-02T14:15:00Z">
              <w:r w:rsidRPr="000D0736">
                <w:rPr>
                  <w:rFonts w:ascii="Segoe UI Symbol" w:eastAsiaTheme="minorHAnsi" w:hAnsi="Segoe UI Symbol" w:cs="Calibri"/>
                  <w:kern w:val="2"/>
                  <w:sz w:val="14"/>
                  <w:szCs w:val="18"/>
                  <w14:ligatures w14:val="standardContextual"/>
                  <w:rPrChange w:id="693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53DCC70" w14:textId="77777777" w:rsidR="000D0736" w:rsidRPr="000D0736" w:rsidRDefault="000D0736">
            <w:pPr>
              <w:spacing w:line="276" w:lineRule="auto"/>
              <w:jc w:val="center"/>
              <w:rPr>
                <w:ins w:id="6933" w:author="Danny" w:date="2026-10-02T14:15:00Z"/>
                <w:rFonts w:ascii="Segoe UI Symbol" w:eastAsiaTheme="minorHAnsi" w:hAnsi="Segoe UI Symbol" w:cs="Calibri"/>
                <w:kern w:val="2"/>
                <w:sz w:val="14"/>
                <w:szCs w:val="18"/>
                <w14:ligatures w14:val="standardContextual"/>
                <w:rPrChange w:id="6934" w:author="Danny" w:date="2026-10-02T14:18:00Z">
                  <w:rPr>
                    <w:ins w:id="6935" w:author="Danny" w:date="2026-10-02T14:15:00Z"/>
                    <w:rFonts w:ascii="Segoe UI Symbol" w:hAnsi="Segoe UI Symbol" w:cs="Calibri"/>
                    <w:color w:val="000000"/>
                    <w:sz w:val="18"/>
                    <w:szCs w:val="18"/>
                  </w:rPr>
                </w:rPrChange>
              </w:rPr>
              <w:pPrChange w:id="6936" w:author="Danny" w:date="2026-10-02T14:23:00Z">
                <w:pPr>
                  <w:jc w:val="center"/>
                </w:pPr>
              </w:pPrChange>
            </w:pPr>
          </w:p>
        </w:tc>
        <w:tc>
          <w:tcPr>
            <w:tcW w:w="0" w:type="auto"/>
            <w:tcBorders>
              <w:top w:val="nil"/>
            </w:tcBorders>
            <w:shd w:val="clear" w:color="auto" w:fill="auto"/>
            <w:vAlign w:val="center"/>
            <w:hideMark/>
          </w:tcPr>
          <w:p w14:paraId="3ED8D60E" w14:textId="77777777" w:rsidR="000D0736" w:rsidRPr="000D0736" w:rsidRDefault="000D0736">
            <w:pPr>
              <w:spacing w:line="276" w:lineRule="auto"/>
              <w:jc w:val="center"/>
              <w:rPr>
                <w:ins w:id="6937" w:author="Danny" w:date="2026-10-02T14:15:00Z"/>
                <w:rFonts w:ascii="Segoe UI Symbol" w:eastAsiaTheme="minorHAnsi" w:hAnsi="Segoe UI Symbol" w:cs="Calibri"/>
                <w:kern w:val="2"/>
                <w:sz w:val="14"/>
                <w:szCs w:val="18"/>
                <w14:ligatures w14:val="standardContextual"/>
                <w:rPrChange w:id="6938" w:author="Danny" w:date="2026-10-02T14:18:00Z">
                  <w:rPr>
                    <w:ins w:id="6939" w:author="Danny" w:date="2026-10-02T14:15:00Z"/>
                    <w:rFonts w:ascii="Segoe UI Symbol" w:hAnsi="Segoe UI Symbol" w:cs="Calibri"/>
                    <w:color w:val="000000"/>
                    <w:sz w:val="18"/>
                    <w:szCs w:val="18"/>
                  </w:rPr>
                </w:rPrChange>
              </w:rPr>
              <w:pPrChange w:id="6940" w:author="Danny" w:date="2026-10-02T14:23:00Z">
                <w:pPr>
                  <w:jc w:val="center"/>
                </w:pPr>
              </w:pPrChange>
            </w:pPr>
            <w:ins w:id="6941" w:author="Danny" w:date="2026-10-02T14:15:00Z">
              <w:r w:rsidRPr="000D0736">
                <w:rPr>
                  <w:rFonts w:ascii="Segoe UI Symbol" w:eastAsiaTheme="minorHAnsi" w:hAnsi="Segoe UI Symbol" w:cs="Calibri"/>
                  <w:kern w:val="2"/>
                  <w:sz w:val="14"/>
                  <w:szCs w:val="18"/>
                  <w14:ligatures w14:val="standardContextual"/>
                  <w:rPrChange w:id="694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F98AA1C" w14:textId="77777777" w:rsidR="000D0736" w:rsidRPr="000D0736" w:rsidRDefault="000D0736">
            <w:pPr>
              <w:spacing w:line="276" w:lineRule="auto"/>
              <w:jc w:val="center"/>
              <w:rPr>
                <w:ins w:id="6943" w:author="Danny" w:date="2026-10-02T14:15:00Z"/>
                <w:rFonts w:ascii="Segoe UI Symbol" w:eastAsiaTheme="minorHAnsi" w:hAnsi="Segoe UI Symbol" w:cs="Calibri"/>
                <w:kern w:val="2"/>
                <w:sz w:val="14"/>
                <w:szCs w:val="18"/>
                <w14:ligatures w14:val="standardContextual"/>
                <w:rPrChange w:id="6944" w:author="Danny" w:date="2026-10-02T14:18:00Z">
                  <w:rPr>
                    <w:ins w:id="6945" w:author="Danny" w:date="2026-10-02T14:15:00Z"/>
                    <w:rFonts w:ascii="Segoe UI Symbol" w:hAnsi="Segoe UI Symbol" w:cs="Calibri"/>
                    <w:color w:val="000000"/>
                    <w:sz w:val="18"/>
                    <w:szCs w:val="18"/>
                  </w:rPr>
                </w:rPrChange>
              </w:rPr>
              <w:pPrChange w:id="6946" w:author="Danny" w:date="2026-10-02T14:23:00Z">
                <w:pPr>
                  <w:jc w:val="center"/>
                </w:pPr>
              </w:pPrChange>
            </w:pPr>
            <w:ins w:id="6947" w:author="Danny" w:date="2026-10-02T14:15:00Z">
              <w:r w:rsidRPr="000D0736">
                <w:rPr>
                  <w:rFonts w:ascii="Segoe UI Symbol" w:eastAsiaTheme="minorHAnsi" w:hAnsi="Segoe UI Symbol" w:cs="Calibri"/>
                  <w:kern w:val="2"/>
                  <w:sz w:val="14"/>
                  <w:szCs w:val="18"/>
                  <w14:ligatures w14:val="standardContextual"/>
                  <w:rPrChange w:id="694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EC2B18A" w14:textId="77777777" w:rsidR="000D0736" w:rsidRPr="000D0736" w:rsidRDefault="000D0736">
            <w:pPr>
              <w:spacing w:line="276" w:lineRule="auto"/>
              <w:jc w:val="center"/>
              <w:rPr>
                <w:ins w:id="6949" w:author="Danny" w:date="2026-10-02T14:15:00Z"/>
                <w:rFonts w:ascii="Segoe UI Symbol" w:eastAsiaTheme="minorHAnsi" w:hAnsi="Segoe UI Symbol" w:cs="Calibri"/>
                <w:kern w:val="2"/>
                <w:sz w:val="14"/>
                <w:szCs w:val="18"/>
                <w14:ligatures w14:val="standardContextual"/>
                <w:rPrChange w:id="6950" w:author="Danny" w:date="2026-10-02T14:18:00Z">
                  <w:rPr>
                    <w:ins w:id="6951" w:author="Danny" w:date="2026-10-02T14:15:00Z"/>
                    <w:rFonts w:ascii="Segoe UI Symbol" w:hAnsi="Segoe UI Symbol" w:cs="Calibri"/>
                    <w:color w:val="000000"/>
                    <w:sz w:val="18"/>
                    <w:szCs w:val="18"/>
                  </w:rPr>
                </w:rPrChange>
              </w:rPr>
              <w:pPrChange w:id="6952" w:author="Danny" w:date="2026-10-02T14:23:00Z">
                <w:pPr>
                  <w:jc w:val="center"/>
                </w:pPr>
              </w:pPrChange>
            </w:pPr>
            <w:ins w:id="6953" w:author="Danny" w:date="2026-10-02T14:15:00Z">
              <w:r w:rsidRPr="000D0736">
                <w:rPr>
                  <w:rFonts w:ascii="Segoe UI Symbol" w:eastAsiaTheme="minorHAnsi" w:hAnsi="Segoe UI Symbol" w:cs="Calibri"/>
                  <w:kern w:val="2"/>
                  <w:sz w:val="14"/>
                  <w:szCs w:val="18"/>
                  <w14:ligatures w14:val="standardContextual"/>
                  <w:rPrChange w:id="6954" w:author="Danny" w:date="2026-10-02T14:18:00Z">
                    <w:rPr>
                      <w:rFonts w:ascii="Segoe UI Symbol" w:hAnsi="Segoe UI Symbol" w:cs="Calibri"/>
                      <w:color w:val="000000"/>
                      <w:sz w:val="18"/>
                      <w:szCs w:val="18"/>
                    </w:rPr>
                  </w:rPrChange>
                </w:rPr>
                <w:t>✗</w:t>
              </w:r>
            </w:ins>
          </w:p>
        </w:tc>
      </w:tr>
      <w:tr w:rsidR="002A4041" w:rsidRPr="000D0736" w14:paraId="0B34BF74" w14:textId="77777777" w:rsidTr="00107337">
        <w:trPr>
          <w:trHeight w:val="20"/>
          <w:ins w:id="6955" w:author="Danny" w:date="2026-10-02T14:15:00Z"/>
        </w:trPr>
        <w:tc>
          <w:tcPr>
            <w:tcW w:w="0" w:type="auto"/>
            <w:tcBorders>
              <w:top w:val="nil"/>
              <w:left w:val="nil"/>
              <w:bottom w:val="nil"/>
              <w:right w:val="nil"/>
            </w:tcBorders>
            <w:shd w:val="clear" w:color="auto" w:fill="auto"/>
            <w:vAlign w:val="center"/>
            <w:hideMark/>
          </w:tcPr>
          <w:p w14:paraId="019855C8" w14:textId="77777777" w:rsidR="000D0736" w:rsidRPr="000D0736" w:rsidRDefault="000D0736">
            <w:pPr>
              <w:spacing w:line="276" w:lineRule="auto"/>
              <w:jc w:val="center"/>
              <w:rPr>
                <w:ins w:id="6956" w:author="Danny" w:date="2026-10-02T14:15:00Z"/>
                <w:rFonts w:eastAsiaTheme="minorHAnsi" w:cstheme="minorBidi"/>
                <w:kern w:val="2"/>
                <w:sz w:val="14"/>
                <w:szCs w:val="18"/>
                <w14:ligatures w14:val="standardContextual"/>
                <w:rPrChange w:id="6957" w:author="Danny" w:date="2026-10-02T14:18:00Z">
                  <w:rPr>
                    <w:ins w:id="6958" w:author="Danny" w:date="2026-10-02T14:15:00Z"/>
                    <w:color w:val="000000"/>
                    <w:sz w:val="18"/>
                    <w:szCs w:val="18"/>
                  </w:rPr>
                </w:rPrChange>
              </w:rPr>
              <w:pPrChange w:id="6959" w:author="Danny" w:date="2026-10-02T14:16:00Z">
                <w:pPr>
                  <w:jc w:val="center"/>
                </w:pPr>
              </w:pPrChange>
            </w:pPr>
            <w:ins w:id="6960" w:author="Danny" w:date="2026-10-02T14:15:00Z">
              <w:r w:rsidRPr="000D0736">
                <w:rPr>
                  <w:rFonts w:eastAsiaTheme="minorHAnsi" w:cstheme="minorBidi"/>
                  <w:kern w:val="2"/>
                  <w:sz w:val="14"/>
                  <w:szCs w:val="18"/>
                  <w14:ligatures w14:val="standardContextual"/>
                  <w:rPrChange w:id="6961" w:author="Danny" w:date="2026-10-02T14:18:00Z">
                    <w:rPr>
                      <w:color w:val="000000"/>
                      <w:sz w:val="18"/>
                      <w:szCs w:val="18"/>
                    </w:rPr>
                  </w:rPrChange>
                </w:rPr>
                <w:t>84</w:t>
              </w:r>
            </w:ins>
          </w:p>
        </w:tc>
        <w:tc>
          <w:tcPr>
            <w:tcW w:w="0" w:type="auto"/>
            <w:tcBorders>
              <w:top w:val="nil"/>
              <w:left w:val="nil"/>
              <w:bottom w:val="nil"/>
              <w:right w:val="nil"/>
            </w:tcBorders>
            <w:shd w:val="clear" w:color="auto" w:fill="auto"/>
            <w:vAlign w:val="center"/>
            <w:hideMark/>
          </w:tcPr>
          <w:p w14:paraId="4C1F8C9B" w14:textId="77777777" w:rsidR="000D0736" w:rsidRPr="000D0736" w:rsidRDefault="000D0736">
            <w:pPr>
              <w:spacing w:line="276" w:lineRule="auto"/>
              <w:rPr>
                <w:ins w:id="6962" w:author="Danny" w:date="2026-10-02T14:15:00Z"/>
                <w:rFonts w:eastAsiaTheme="minorHAnsi" w:cstheme="minorBidi"/>
                <w:kern w:val="2"/>
                <w:sz w:val="14"/>
                <w:szCs w:val="18"/>
                <w14:ligatures w14:val="standardContextual"/>
                <w:rPrChange w:id="6963" w:author="Danny" w:date="2026-10-02T14:18:00Z">
                  <w:rPr>
                    <w:ins w:id="6964" w:author="Danny" w:date="2026-10-02T14:15:00Z"/>
                    <w:color w:val="000000"/>
                    <w:sz w:val="18"/>
                    <w:szCs w:val="18"/>
                  </w:rPr>
                </w:rPrChange>
              </w:rPr>
              <w:pPrChange w:id="6965" w:author="Danny" w:date="2026-10-02T14:16:00Z">
                <w:pPr/>
              </w:pPrChange>
            </w:pPr>
            <w:ins w:id="6966" w:author="Danny" w:date="2026-10-02T14:15:00Z">
              <w:r w:rsidRPr="000D0736">
                <w:rPr>
                  <w:rFonts w:eastAsiaTheme="minorHAnsi" w:cstheme="minorBidi"/>
                  <w:kern w:val="2"/>
                  <w:sz w:val="14"/>
                  <w:szCs w:val="18"/>
                  <w14:ligatures w14:val="standardContextual"/>
                  <w:rPrChange w:id="6967" w:author="Danny" w:date="2026-10-02T14:18:00Z">
                    <w:rPr>
                      <w:color w:val="000000"/>
                      <w:sz w:val="18"/>
                      <w:szCs w:val="18"/>
                    </w:rPr>
                  </w:rPrChange>
                </w:rPr>
                <w:t>Sinding et al., 2020</w:t>
              </w:r>
            </w:ins>
          </w:p>
        </w:tc>
        <w:tc>
          <w:tcPr>
            <w:tcW w:w="0" w:type="auto"/>
            <w:tcBorders>
              <w:top w:val="nil"/>
              <w:left w:val="nil"/>
              <w:bottom w:val="nil"/>
              <w:right w:val="nil"/>
            </w:tcBorders>
            <w:shd w:val="clear" w:color="auto" w:fill="auto"/>
            <w:noWrap/>
            <w:vAlign w:val="bottom"/>
            <w:hideMark/>
          </w:tcPr>
          <w:p w14:paraId="716203ED" w14:textId="77777777" w:rsidR="000D0736" w:rsidRPr="000D0736" w:rsidRDefault="000D0736">
            <w:pPr>
              <w:spacing w:line="276" w:lineRule="auto"/>
              <w:rPr>
                <w:ins w:id="6968" w:author="Danny" w:date="2026-10-02T14:15:00Z"/>
                <w:rFonts w:eastAsiaTheme="minorHAnsi" w:cstheme="minorBidi"/>
                <w:kern w:val="2"/>
                <w:sz w:val="14"/>
                <w:szCs w:val="18"/>
                <w14:ligatures w14:val="standardContextual"/>
                <w:rPrChange w:id="6969" w:author="Danny" w:date="2026-10-02T14:18:00Z">
                  <w:rPr>
                    <w:ins w:id="6970" w:author="Danny" w:date="2026-10-02T14:15:00Z"/>
                    <w:color w:val="000000"/>
                    <w:sz w:val="18"/>
                    <w:szCs w:val="18"/>
                  </w:rPr>
                </w:rPrChange>
              </w:rPr>
              <w:pPrChange w:id="6971" w:author="Danny" w:date="2026-10-02T14:16:00Z">
                <w:pPr/>
              </w:pPrChange>
            </w:pPr>
          </w:p>
        </w:tc>
        <w:tc>
          <w:tcPr>
            <w:tcW w:w="0" w:type="auto"/>
            <w:tcBorders>
              <w:top w:val="nil"/>
              <w:left w:val="nil"/>
              <w:bottom w:val="nil"/>
              <w:right w:val="nil"/>
            </w:tcBorders>
            <w:shd w:val="clear" w:color="auto" w:fill="auto"/>
            <w:vAlign w:val="center"/>
            <w:hideMark/>
          </w:tcPr>
          <w:p w14:paraId="583D9CCC" w14:textId="77777777" w:rsidR="000D0736" w:rsidRPr="000D0736" w:rsidRDefault="000D0736">
            <w:pPr>
              <w:spacing w:line="276" w:lineRule="auto"/>
              <w:jc w:val="center"/>
              <w:rPr>
                <w:ins w:id="6972" w:author="Danny" w:date="2026-10-02T14:15:00Z"/>
                <w:rFonts w:eastAsiaTheme="minorHAnsi" w:cstheme="minorBidi"/>
                <w:kern w:val="2"/>
                <w:sz w:val="14"/>
                <w:szCs w:val="18"/>
                <w14:ligatures w14:val="standardContextual"/>
                <w:rPrChange w:id="6973" w:author="Danny" w:date="2026-10-02T14:18:00Z">
                  <w:rPr>
                    <w:ins w:id="6974" w:author="Danny" w:date="2026-10-02T14:15:00Z"/>
                    <w:color w:val="000000"/>
                    <w:sz w:val="18"/>
                    <w:szCs w:val="18"/>
                  </w:rPr>
                </w:rPrChange>
              </w:rPr>
              <w:pPrChange w:id="6975" w:author="Danny" w:date="2026-10-02T14:21:00Z">
                <w:pPr>
                  <w:jc w:val="center"/>
                </w:pPr>
              </w:pPrChange>
            </w:pPr>
            <w:ins w:id="6976" w:author="Danny" w:date="2026-10-02T14:15:00Z">
              <w:r w:rsidRPr="000D0736">
                <w:rPr>
                  <w:rFonts w:eastAsiaTheme="minorHAnsi" w:cstheme="minorBidi"/>
                  <w:kern w:val="2"/>
                  <w:sz w:val="14"/>
                  <w:szCs w:val="18"/>
                  <w14:ligatures w14:val="standardContextual"/>
                  <w:rPrChange w:id="6977"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4EB52822" w14:textId="77777777" w:rsidR="000D0736" w:rsidRPr="000D0736" w:rsidRDefault="000D0736">
            <w:pPr>
              <w:spacing w:line="276" w:lineRule="auto"/>
              <w:jc w:val="center"/>
              <w:rPr>
                <w:ins w:id="6978" w:author="Danny" w:date="2026-10-02T14:15:00Z"/>
                <w:rFonts w:eastAsiaTheme="minorHAnsi" w:cstheme="minorBidi"/>
                <w:kern w:val="2"/>
                <w:sz w:val="14"/>
                <w:szCs w:val="18"/>
                <w14:ligatures w14:val="standardContextual"/>
                <w:rPrChange w:id="6979" w:author="Danny" w:date="2026-10-02T14:18:00Z">
                  <w:rPr>
                    <w:ins w:id="6980" w:author="Danny" w:date="2026-10-02T14:15:00Z"/>
                    <w:color w:val="000000"/>
                    <w:sz w:val="18"/>
                    <w:szCs w:val="18"/>
                  </w:rPr>
                </w:rPrChange>
              </w:rPr>
              <w:pPrChange w:id="6981" w:author="Danny" w:date="2026-10-02T14:21:00Z">
                <w:pPr>
                  <w:jc w:val="center"/>
                </w:pPr>
              </w:pPrChange>
            </w:pPr>
            <w:ins w:id="6982" w:author="Danny" w:date="2026-10-02T14:15:00Z">
              <w:r w:rsidRPr="000D0736">
                <w:rPr>
                  <w:rFonts w:eastAsiaTheme="minorHAnsi" w:cstheme="minorBidi"/>
                  <w:kern w:val="2"/>
                  <w:sz w:val="14"/>
                  <w:szCs w:val="18"/>
                  <w14:ligatures w14:val="standardContextual"/>
                  <w:rPrChange w:id="6983"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16D17B05" w14:textId="77777777" w:rsidR="000D0736" w:rsidRPr="000D0736" w:rsidRDefault="000D0736">
            <w:pPr>
              <w:spacing w:line="276" w:lineRule="auto"/>
              <w:jc w:val="center"/>
              <w:rPr>
                <w:ins w:id="6984" w:author="Danny" w:date="2026-10-02T14:15:00Z"/>
                <w:rFonts w:eastAsiaTheme="minorHAnsi" w:cstheme="minorBidi"/>
                <w:kern w:val="2"/>
                <w:sz w:val="14"/>
                <w:szCs w:val="18"/>
                <w14:ligatures w14:val="standardContextual"/>
                <w:rPrChange w:id="6985" w:author="Danny" w:date="2026-10-02T14:18:00Z">
                  <w:rPr>
                    <w:ins w:id="6986" w:author="Danny" w:date="2026-10-02T14:15:00Z"/>
                    <w:color w:val="000000"/>
                    <w:sz w:val="18"/>
                    <w:szCs w:val="18"/>
                  </w:rPr>
                </w:rPrChange>
              </w:rPr>
              <w:pPrChange w:id="6987" w:author="Danny" w:date="2026-10-02T14:21:00Z">
                <w:pPr>
                  <w:jc w:val="center"/>
                </w:pPr>
              </w:pPrChange>
            </w:pPr>
          </w:p>
        </w:tc>
        <w:tc>
          <w:tcPr>
            <w:tcW w:w="0" w:type="auto"/>
            <w:tcBorders>
              <w:top w:val="nil"/>
              <w:left w:val="nil"/>
              <w:bottom w:val="nil"/>
              <w:right w:val="nil"/>
            </w:tcBorders>
            <w:shd w:val="clear" w:color="auto" w:fill="auto"/>
            <w:vAlign w:val="center"/>
            <w:hideMark/>
          </w:tcPr>
          <w:p w14:paraId="7D691A0C" w14:textId="77777777" w:rsidR="000D0736" w:rsidRPr="000D0736" w:rsidRDefault="000D0736">
            <w:pPr>
              <w:spacing w:line="276" w:lineRule="auto"/>
              <w:jc w:val="center"/>
              <w:rPr>
                <w:ins w:id="6988" w:author="Danny" w:date="2026-10-02T14:15:00Z"/>
                <w:rFonts w:eastAsiaTheme="minorHAnsi" w:cstheme="minorBidi"/>
                <w:kern w:val="2"/>
                <w:sz w:val="14"/>
                <w:szCs w:val="18"/>
                <w14:ligatures w14:val="standardContextual"/>
                <w:rPrChange w:id="6989" w:author="Danny" w:date="2026-10-02T14:18:00Z">
                  <w:rPr>
                    <w:ins w:id="6990" w:author="Danny" w:date="2026-10-02T14:15:00Z"/>
                    <w:color w:val="000000"/>
                    <w:sz w:val="18"/>
                    <w:szCs w:val="18"/>
                  </w:rPr>
                </w:rPrChange>
              </w:rPr>
              <w:pPrChange w:id="6991" w:author="Danny" w:date="2026-10-02T14:21:00Z">
                <w:pPr>
                  <w:jc w:val="center"/>
                </w:pPr>
              </w:pPrChange>
            </w:pPr>
            <w:ins w:id="6992" w:author="Danny" w:date="2026-10-02T14:15:00Z">
              <w:r w:rsidRPr="000D0736">
                <w:rPr>
                  <w:rFonts w:eastAsiaTheme="minorHAnsi" w:cstheme="minorBidi"/>
                  <w:kern w:val="2"/>
                  <w:sz w:val="14"/>
                  <w:szCs w:val="18"/>
                  <w14:ligatures w14:val="standardContextual"/>
                  <w:rPrChange w:id="6993" w:author="Danny" w:date="2026-10-02T14:18:00Z">
                    <w:rPr>
                      <w:color w:val="000000"/>
                      <w:sz w:val="18"/>
                      <w:szCs w:val="18"/>
                    </w:rPr>
                  </w:rPrChange>
                </w:rPr>
                <w:t>28.5 ± 6.5</w:t>
              </w:r>
            </w:ins>
          </w:p>
        </w:tc>
        <w:tc>
          <w:tcPr>
            <w:tcW w:w="0" w:type="auto"/>
            <w:tcBorders>
              <w:top w:val="nil"/>
              <w:left w:val="nil"/>
              <w:bottom w:val="nil"/>
              <w:right w:val="nil"/>
            </w:tcBorders>
            <w:shd w:val="clear" w:color="auto" w:fill="auto"/>
            <w:vAlign w:val="center"/>
            <w:hideMark/>
          </w:tcPr>
          <w:p w14:paraId="44193725" w14:textId="77777777" w:rsidR="000D0736" w:rsidRPr="000D0736" w:rsidRDefault="000D0736">
            <w:pPr>
              <w:spacing w:line="276" w:lineRule="auto"/>
              <w:jc w:val="center"/>
              <w:rPr>
                <w:ins w:id="6994" w:author="Danny" w:date="2026-10-02T14:15:00Z"/>
                <w:rFonts w:eastAsiaTheme="minorHAnsi" w:cstheme="minorBidi"/>
                <w:kern w:val="2"/>
                <w:sz w:val="14"/>
                <w:szCs w:val="18"/>
                <w14:ligatures w14:val="standardContextual"/>
                <w:rPrChange w:id="6995" w:author="Danny" w:date="2026-10-02T14:18:00Z">
                  <w:rPr>
                    <w:ins w:id="6996" w:author="Danny" w:date="2026-10-02T14:15:00Z"/>
                    <w:color w:val="000000"/>
                    <w:sz w:val="18"/>
                    <w:szCs w:val="18"/>
                  </w:rPr>
                </w:rPrChange>
              </w:rPr>
              <w:pPrChange w:id="6997" w:author="Danny" w:date="2026-10-02T14:21:00Z">
                <w:pPr>
                  <w:jc w:val="center"/>
                </w:pPr>
              </w:pPrChange>
            </w:pPr>
          </w:p>
        </w:tc>
        <w:tc>
          <w:tcPr>
            <w:tcW w:w="0" w:type="auto"/>
            <w:tcBorders>
              <w:top w:val="nil"/>
              <w:left w:val="nil"/>
              <w:bottom w:val="nil"/>
              <w:right w:val="nil"/>
            </w:tcBorders>
            <w:shd w:val="clear" w:color="auto" w:fill="auto"/>
            <w:vAlign w:val="center"/>
            <w:hideMark/>
          </w:tcPr>
          <w:p w14:paraId="166558CA" w14:textId="77777777" w:rsidR="000D0736" w:rsidRPr="000D0736" w:rsidRDefault="000D0736">
            <w:pPr>
              <w:spacing w:line="276" w:lineRule="auto"/>
              <w:jc w:val="center"/>
              <w:rPr>
                <w:ins w:id="6998" w:author="Danny" w:date="2026-10-02T14:15:00Z"/>
                <w:rFonts w:eastAsiaTheme="minorHAnsi" w:cstheme="minorBidi"/>
                <w:kern w:val="2"/>
                <w:sz w:val="14"/>
                <w:szCs w:val="18"/>
                <w14:ligatures w14:val="standardContextual"/>
                <w:rPrChange w:id="6999" w:author="Danny" w:date="2026-10-02T14:18:00Z">
                  <w:rPr>
                    <w:ins w:id="7000" w:author="Danny" w:date="2026-10-02T14:15:00Z"/>
                    <w:color w:val="000000"/>
                    <w:sz w:val="18"/>
                    <w:szCs w:val="18"/>
                  </w:rPr>
                </w:rPrChange>
              </w:rPr>
              <w:pPrChange w:id="7001" w:author="Danny" w:date="2026-10-02T14:21:00Z">
                <w:pPr>
                  <w:jc w:val="center"/>
                </w:pPr>
              </w:pPrChange>
            </w:pPr>
            <w:ins w:id="7002" w:author="Danny" w:date="2026-10-02T14:15:00Z">
              <w:r w:rsidRPr="000D0736">
                <w:rPr>
                  <w:rFonts w:eastAsiaTheme="minorHAnsi" w:cstheme="minorBidi"/>
                  <w:kern w:val="2"/>
                  <w:sz w:val="14"/>
                  <w:szCs w:val="18"/>
                  <w14:ligatures w14:val="standardContextual"/>
                  <w:rPrChange w:id="7003" w:author="Danny" w:date="2026-10-02T14:18:00Z">
                    <w:rPr>
                      <w:color w:val="000000"/>
                      <w:sz w:val="18"/>
                      <w:szCs w:val="18"/>
                    </w:rPr>
                  </w:rPrChange>
                </w:rPr>
                <w:t>85</w:t>
              </w:r>
            </w:ins>
          </w:p>
        </w:tc>
        <w:tc>
          <w:tcPr>
            <w:tcW w:w="0" w:type="auto"/>
            <w:tcBorders>
              <w:top w:val="nil"/>
              <w:left w:val="nil"/>
              <w:bottom w:val="nil"/>
              <w:right w:val="nil"/>
            </w:tcBorders>
            <w:shd w:val="clear" w:color="auto" w:fill="auto"/>
            <w:vAlign w:val="center"/>
            <w:hideMark/>
          </w:tcPr>
          <w:p w14:paraId="490C08C3" w14:textId="77777777" w:rsidR="000D0736" w:rsidRPr="000D0736" w:rsidRDefault="000D0736">
            <w:pPr>
              <w:spacing w:line="276" w:lineRule="auto"/>
              <w:jc w:val="center"/>
              <w:rPr>
                <w:ins w:id="7004" w:author="Danny" w:date="2026-10-02T14:15:00Z"/>
                <w:rFonts w:eastAsiaTheme="minorHAnsi" w:cstheme="minorBidi"/>
                <w:kern w:val="2"/>
                <w:sz w:val="14"/>
                <w:szCs w:val="18"/>
                <w14:ligatures w14:val="standardContextual"/>
                <w:rPrChange w:id="7005" w:author="Danny" w:date="2026-10-02T14:18:00Z">
                  <w:rPr>
                    <w:ins w:id="7006" w:author="Danny" w:date="2026-10-02T14:15:00Z"/>
                    <w:color w:val="000000"/>
                    <w:sz w:val="18"/>
                    <w:szCs w:val="18"/>
                  </w:rPr>
                </w:rPrChange>
              </w:rPr>
              <w:pPrChange w:id="7007" w:author="Danny" w:date="2026-10-02T14:21:00Z">
                <w:pPr>
                  <w:jc w:val="center"/>
                </w:pPr>
              </w:pPrChange>
            </w:pPr>
            <w:ins w:id="7008" w:author="Danny" w:date="2026-10-02T14:15:00Z">
              <w:r w:rsidRPr="000D0736">
                <w:rPr>
                  <w:rFonts w:eastAsiaTheme="minorHAnsi" w:cstheme="minorBidi"/>
                  <w:kern w:val="2"/>
                  <w:sz w:val="14"/>
                  <w:szCs w:val="18"/>
                  <w14:ligatures w14:val="standardContextual"/>
                  <w:rPrChange w:id="7009" w:author="Danny" w:date="2026-10-02T14:18:00Z">
                    <w:rPr>
                      <w:color w:val="000000"/>
                      <w:sz w:val="18"/>
                      <w:szCs w:val="18"/>
                    </w:rPr>
                  </w:rPrChange>
                </w:rPr>
                <w:t>48</w:t>
              </w:r>
            </w:ins>
          </w:p>
        </w:tc>
        <w:tc>
          <w:tcPr>
            <w:tcW w:w="0" w:type="auto"/>
            <w:tcBorders>
              <w:top w:val="nil"/>
              <w:left w:val="nil"/>
              <w:bottom w:val="nil"/>
              <w:right w:val="nil"/>
            </w:tcBorders>
            <w:shd w:val="clear" w:color="auto" w:fill="auto"/>
            <w:vAlign w:val="center"/>
            <w:hideMark/>
          </w:tcPr>
          <w:p w14:paraId="6DB8F056" w14:textId="77777777" w:rsidR="000D0736" w:rsidRPr="000D0736" w:rsidRDefault="000D0736">
            <w:pPr>
              <w:spacing w:line="276" w:lineRule="auto"/>
              <w:jc w:val="center"/>
              <w:rPr>
                <w:ins w:id="7010" w:author="Danny" w:date="2026-10-02T14:15:00Z"/>
                <w:rFonts w:eastAsiaTheme="minorHAnsi" w:cstheme="minorBidi"/>
                <w:kern w:val="2"/>
                <w:sz w:val="14"/>
                <w:szCs w:val="18"/>
                <w14:ligatures w14:val="standardContextual"/>
                <w:rPrChange w:id="7011" w:author="Danny" w:date="2026-10-02T14:18:00Z">
                  <w:rPr>
                    <w:ins w:id="7012" w:author="Danny" w:date="2026-10-02T14:15:00Z"/>
                    <w:color w:val="000000"/>
                    <w:sz w:val="18"/>
                    <w:szCs w:val="18"/>
                  </w:rPr>
                </w:rPrChange>
              </w:rPr>
              <w:pPrChange w:id="7013" w:author="Danny" w:date="2026-10-02T14:21:00Z">
                <w:pPr>
                  <w:jc w:val="center"/>
                </w:pPr>
              </w:pPrChange>
            </w:pPr>
            <w:ins w:id="7014" w:author="Danny" w:date="2026-10-02T14:15:00Z">
              <w:r w:rsidRPr="000D0736">
                <w:rPr>
                  <w:rFonts w:eastAsiaTheme="minorHAnsi" w:cstheme="minorBidi"/>
                  <w:kern w:val="2"/>
                  <w:sz w:val="14"/>
                  <w:szCs w:val="18"/>
                  <w14:ligatures w14:val="standardContextual"/>
                  <w:rPrChange w:id="7015" w:author="Danny" w:date="2026-10-02T14:18:00Z">
                    <w:rPr>
                      <w:color w:val="000000"/>
                      <w:sz w:val="18"/>
                      <w:szCs w:val="18"/>
                    </w:rPr>
                  </w:rPrChange>
                </w:rPr>
                <w:t>37</w:t>
              </w:r>
            </w:ins>
          </w:p>
        </w:tc>
        <w:tc>
          <w:tcPr>
            <w:tcW w:w="0" w:type="auto"/>
            <w:tcBorders>
              <w:top w:val="nil"/>
              <w:left w:val="nil"/>
              <w:bottom w:val="nil"/>
              <w:right w:val="nil"/>
            </w:tcBorders>
            <w:shd w:val="clear" w:color="auto" w:fill="auto"/>
            <w:noWrap/>
            <w:vAlign w:val="center"/>
            <w:hideMark/>
          </w:tcPr>
          <w:p w14:paraId="6AE908BA" w14:textId="77777777" w:rsidR="000D0736" w:rsidRPr="000D0736" w:rsidRDefault="000D0736">
            <w:pPr>
              <w:spacing w:line="276" w:lineRule="auto"/>
              <w:jc w:val="center"/>
              <w:rPr>
                <w:ins w:id="7016" w:author="Danny" w:date="2026-10-02T14:15:00Z"/>
                <w:rFonts w:eastAsiaTheme="minorHAnsi" w:cstheme="minorBidi"/>
                <w:kern w:val="2"/>
                <w:sz w:val="14"/>
                <w:szCs w:val="18"/>
                <w14:ligatures w14:val="standardContextual"/>
                <w:rPrChange w:id="7017" w:author="Danny" w:date="2026-10-02T14:18:00Z">
                  <w:rPr>
                    <w:ins w:id="7018" w:author="Danny" w:date="2026-10-02T14:15:00Z"/>
                    <w:color w:val="000000"/>
                    <w:sz w:val="18"/>
                    <w:szCs w:val="18"/>
                  </w:rPr>
                </w:rPrChange>
              </w:rPr>
              <w:pPrChange w:id="7019" w:author="Danny" w:date="2026-10-02T14:21:00Z">
                <w:pPr>
                  <w:jc w:val="center"/>
                </w:pPr>
              </w:pPrChange>
            </w:pPr>
          </w:p>
        </w:tc>
        <w:tc>
          <w:tcPr>
            <w:tcW w:w="0" w:type="auto"/>
            <w:tcBorders>
              <w:top w:val="nil"/>
              <w:left w:val="nil"/>
              <w:bottom w:val="nil"/>
              <w:right w:val="nil"/>
            </w:tcBorders>
            <w:shd w:val="clear" w:color="auto" w:fill="auto"/>
            <w:vAlign w:val="center"/>
            <w:hideMark/>
          </w:tcPr>
          <w:p w14:paraId="0900C095" w14:textId="77777777" w:rsidR="000D0736" w:rsidRPr="000D0736" w:rsidRDefault="000D0736">
            <w:pPr>
              <w:spacing w:line="276" w:lineRule="auto"/>
              <w:jc w:val="center"/>
              <w:rPr>
                <w:ins w:id="7020" w:author="Danny" w:date="2026-10-02T14:15:00Z"/>
                <w:rFonts w:eastAsiaTheme="minorHAnsi" w:cstheme="minorBidi"/>
                <w:kern w:val="2"/>
                <w:sz w:val="14"/>
                <w:szCs w:val="18"/>
                <w14:ligatures w14:val="standardContextual"/>
                <w:rPrChange w:id="7021" w:author="Danny" w:date="2026-10-02T14:18:00Z">
                  <w:rPr>
                    <w:ins w:id="7022" w:author="Danny" w:date="2026-10-02T14:15:00Z"/>
                    <w:color w:val="000000"/>
                    <w:sz w:val="18"/>
                    <w:szCs w:val="18"/>
                  </w:rPr>
                </w:rPrChange>
              </w:rPr>
              <w:pPrChange w:id="7023" w:author="Danny" w:date="2026-10-02T14:21:00Z">
                <w:pPr>
                  <w:jc w:val="center"/>
                </w:pPr>
              </w:pPrChange>
            </w:pPr>
            <w:ins w:id="7024" w:author="Danny" w:date="2026-10-02T14:15:00Z">
              <w:r w:rsidRPr="000D0736">
                <w:rPr>
                  <w:rFonts w:eastAsiaTheme="minorHAnsi" w:cstheme="minorBidi"/>
                  <w:kern w:val="2"/>
                  <w:sz w:val="14"/>
                  <w:szCs w:val="18"/>
                  <w14:ligatures w14:val="standardContextual"/>
                  <w:rPrChange w:id="7025" w:author="Danny" w:date="2026-10-02T14:18:00Z">
                    <w:rPr>
                      <w:color w:val="000000"/>
                      <w:sz w:val="18"/>
                      <w:szCs w:val="18"/>
                    </w:rPr>
                  </w:rPrChange>
                </w:rPr>
                <w:t>12.5</w:t>
              </w:r>
            </w:ins>
          </w:p>
        </w:tc>
        <w:tc>
          <w:tcPr>
            <w:tcW w:w="0" w:type="auto"/>
            <w:tcBorders>
              <w:top w:val="nil"/>
              <w:left w:val="nil"/>
              <w:bottom w:val="nil"/>
              <w:right w:val="nil"/>
            </w:tcBorders>
            <w:shd w:val="clear" w:color="auto" w:fill="auto"/>
            <w:vAlign w:val="center"/>
            <w:hideMark/>
          </w:tcPr>
          <w:p w14:paraId="7CE8D517" w14:textId="77777777" w:rsidR="000D0736" w:rsidRPr="000D0736" w:rsidRDefault="000D0736">
            <w:pPr>
              <w:spacing w:line="276" w:lineRule="auto"/>
              <w:jc w:val="center"/>
              <w:rPr>
                <w:ins w:id="7026" w:author="Danny" w:date="2026-10-02T14:15:00Z"/>
                <w:rFonts w:eastAsiaTheme="minorHAnsi" w:cstheme="minorBidi"/>
                <w:kern w:val="2"/>
                <w:sz w:val="14"/>
                <w:szCs w:val="18"/>
                <w14:ligatures w14:val="standardContextual"/>
                <w:rPrChange w:id="7027" w:author="Danny" w:date="2026-10-02T14:18:00Z">
                  <w:rPr>
                    <w:ins w:id="7028" w:author="Danny" w:date="2026-10-02T14:15:00Z"/>
                    <w:color w:val="000000"/>
                    <w:sz w:val="18"/>
                    <w:szCs w:val="18"/>
                  </w:rPr>
                </w:rPrChange>
              </w:rPr>
              <w:pPrChange w:id="7029" w:author="Danny" w:date="2026-10-02T14:21:00Z">
                <w:pPr>
                  <w:jc w:val="center"/>
                </w:pPr>
              </w:pPrChange>
            </w:pPr>
            <w:ins w:id="7030" w:author="Danny" w:date="2026-10-02T14:15:00Z">
              <w:r w:rsidRPr="000D0736">
                <w:rPr>
                  <w:rFonts w:eastAsiaTheme="minorHAnsi" w:cstheme="minorBidi"/>
                  <w:kern w:val="2"/>
                  <w:sz w:val="14"/>
                  <w:szCs w:val="18"/>
                  <w14:ligatures w14:val="standardContextual"/>
                  <w:rPrChange w:id="7031" w:author="Danny" w:date="2026-10-02T14:18:00Z">
                    <w:rPr>
                      <w:color w:val="000000"/>
                      <w:sz w:val="18"/>
                      <w:szCs w:val="18"/>
                    </w:rPr>
                  </w:rPrChange>
                </w:rPr>
                <w:t>1</w:t>
              </w:r>
            </w:ins>
          </w:p>
        </w:tc>
        <w:tc>
          <w:tcPr>
            <w:tcW w:w="0" w:type="auto"/>
            <w:tcBorders>
              <w:top w:val="nil"/>
              <w:left w:val="nil"/>
              <w:bottom w:val="nil"/>
              <w:right w:val="nil"/>
            </w:tcBorders>
            <w:shd w:val="clear" w:color="auto" w:fill="auto"/>
            <w:vAlign w:val="center"/>
            <w:hideMark/>
          </w:tcPr>
          <w:p w14:paraId="0B43BFB5" w14:textId="77777777" w:rsidR="000D0736" w:rsidRPr="000D0736" w:rsidRDefault="000D0736">
            <w:pPr>
              <w:spacing w:line="276" w:lineRule="auto"/>
              <w:jc w:val="center"/>
              <w:rPr>
                <w:ins w:id="7032" w:author="Danny" w:date="2026-10-02T14:15:00Z"/>
                <w:rFonts w:eastAsiaTheme="minorHAnsi" w:cstheme="minorBidi"/>
                <w:kern w:val="2"/>
                <w:sz w:val="14"/>
                <w:szCs w:val="18"/>
                <w14:ligatures w14:val="standardContextual"/>
                <w:rPrChange w:id="7033" w:author="Danny" w:date="2026-10-02T14:18:00Z">
                  <w:rPr>
                    <w:ins w:id="7034" w:author="Danny" w:date="2026-10-02T14:15:00Z"/>
                    <w:color w:val="000000"/>
                    <w:sz w:val="18"/>
                    <w:szCs w:val="18"/>
                  </w:rPr>
                </w:rPrChange>
              </w:rPr>
              <w:pPrChange w:id="7035" w:author="Danny" w:date="2026-10-02T14:21:00Z">
                <w:pPr>
                  <w:jc w:val="center"/>
                </w:pPr>
              </w:pPrChange>
            </w:pPr>
            <w:ins w:id="7036" w:author="Danny" w:date="2026-10-02T14:15:00Z">
              <w:r w:rsidRPr="000D0736">
                <w:rPr>
                  <w:rFonts w:eastAsiaTheme="minorHAnsi" w:cstheme="minorBidi"/>
                  <w:kern w:val="2"/>
                  <w:sz w:val="14"/>
                  <w:szCs w:val="18"/>
                  <w14:ligatures w14:val="standardContextual"/>
                  <w:rPrChange w:id="7037"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411E290B" w14:textId="77777777" w:rsidR="000D0736" w:rsidRPr="000D0736" w:rsidRDefault="000D0736">
            <w:pPr>
              <w:spacing w:line="276" w:lineRule="auto"/>
              <w:rPr>
                <w:ins w:id="7038" w:author="Danny" w:date="2026-10-02T14:15:00Z"/>
                <w:rFonts w:eastAsiaTheme="minorHAnsi" w:cstheme="minorBidi"/>
                <w:kern w:val="2"/>
                <w:sz w:val="14"/>
                <w:szCs w:val="18"/>
                <w14:ligatures w14:val="standardContextual"/>
                <w:rPrChange w:id="7039" w:author="Danny" w:date="2026-10-02T14:18:00Z">
                  <w:rPr>
                    <w:ins w:id="7040" w:author="Danny" w:date="2026-10-02T14:15:00Z"/>
                    <w:color w:val="000000"/>
                    <w:sz w:val="18"/>
                    <w:szCs w:val="18"/>
                  </w:rPr>
                </w:rPrChange>
              </w:rPr>
              <w:pPrChange w:id="7041" w:author="Danny" w:date="2026-10-02T14:16:00Z">
                <w:pPr>
                  <w:jc w:val="center"/>
                </w:pPr>
              </w:pPrChange>
            </w:pPr>
          </w:p>
        </w:tc>
        <w:tc>
          <w:tcPr>
            <w:tcW w:w="0" w:type="auto"/>
            <w:tcBorders>
              <w:top w:val="nil"/>
            </w:tcBorders>
            <w:shd w:val="clear" w:color="auto" w:fill="auto"/>
            <w:vAlign w:val="center"/>
            <w:hideMark/>
          </w:tcPr>
          <w:p w14:paraId="3D195DDE" w14:textId="77777777" w:rsidR="000D0736" w:rsidRPr="000D0736" w:rsidRDefault="000D0736">
            <w:pPr>
              <w:spacing w:line="276" w:lineRule="auto"/>
              <w:jc w:val="center"/>
              <w:rPr>
                <w:ins w:id="7042" w:author="Danny" w:date="2026-10-02T14:15:00Z"/>
                <w:rFonts w:ascii="Segoe UI Symbol" w:eastAsiaTheme="minorHAnsi" w:hAnsi="Segoe UI Symbol" w:cs="Calibri"/>
                <w:kern w:val="2"/>
                <w:sz w:val="14"/>
                <w:szCs w:val="18"/>
                <w14:ligatures w14:val="standardContextual"/>
                <w:rPrChange w:id="7043" w:author="Danny" w:date="2026-10-02T14:18:00Z">
                  <w:rPr>
                    <w:ins w:id="7044" w:author="Danny" w:date="2026-10-02T14:15:00Z"/>
                    <w:rFonts w:ascii="Segoe UI Symbol" w:hAnsi="Segoe UI Symbol" w:cs="Calibri"/>
                    <w:color w:val="000000"/>
                    <w:sz w:val="18"/>
                    <w:szCs w:val="18"/>
                  </w:rPr>
                </w:rPrChange>
              </w:rPr>
              <w:pPrChange w:id="7045" w:author="Danny" w:date="2026-10-02T14:23:00Z">
                <w:pPr>
                  <w:jc w:val="center"/>
                </w:pPr>
              </w:pPrChange>
            </w:pPr>
            <w:ins w:id="7046" w:author="Danny" w:date="2026-10-02T14:15:00Z">
              <w:r w:rsidRPr="000D0736">
                <w:rPr>
                  <w:rFonts w:ascii="Segoe UI Symbol" w:eastAsiaTheme="minorHAnsi" w:hAnsi="Segoe UI Symbol" w:cs="Calibri"/>
                  <w:kern w:val="2"/>
                  <w:sz w:val="14"/>
                  <w:szCs w:val="18"/>
                  <w14:ligatures w14:val="standardContextual"/>
                  <w:rPrChange w:id="704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132E372" w14:textId="77777777" w:rsidR="000D0736" w:rsidRPr="000D0736" w:rsidRDefault="000D0736">
            <w:pPr>
              <w:spacing w:line="276" w:lineRule="auto"/>
              <w:jc w:val="center"/>
              <w:rPr>
                <w:ins w:id="7048" w:author="Danny" w:date="2026-10-02T14:15:00Z"/>
                <w:rFonts w:ascii="Segoe UI Symbol" w:eastAsiaTheme="minorHAnsi" w:hAnsi="Segoe UI Symbol" w:cs="Calibri"/>
                <w:kern w:val="2"/>
                <w:sz w:val="14"/>
                <w:szCs w:val="18"/>
                <w14:ligatures w14:val="standardContextual"/>
                <w:rPrChange w:id="7049" w:author="Danny" w:date="2026-10-02T14:18:00Z">
                  <w:rPr>
                    <w:ins w:id="7050" w:author="Danny" w:date="2026-10-02T14:15:00Z"/>
                    <w:rFonts w:ascii="Segoe UI Symbol" w:hAnsi="Segoe UI Symbol" w:cs="Calibri"/>
                    <w:color w:val="000000"/>
                    <w:sz w:val="18"/>
                    <w:szCs w:val="18"/>
                  </w:rPr>
                </w:rPrChange>
              </w:rPr>
              <w:pPrChange w:id="7051" w:author="Danny" w:date="2026-10-02T14:23:00Z">
                <w:pPr>
                  <w:jc w:val="center"/>
                </w:pPr>
              </w:pPrChange>
            </w:pPr>
            <w:ins w:id="7052" w:author="Danny" w:date="2026-10-02T14:15:00Z">
              <w:r w:rsidRPr="000D0736">
                <w:rPr>
                  <w:rFonts w:ascii="Segoe UI Symbol" w:eastAsiaTheme="minorHAnsi" w:hAnsi="Segoe UI Symbol" w:cs="Calibri"/>
                  <w:kern w:val="2"/>
                  <w:sz w:val="14"/>
                  <w:szCs w:val="18"/>
                  <w14:ligatures w14:val="standardContextual"/>
                  <w:rPrChange w:id="705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84C3F10" w14:textId="77777777" w:rsidR="000D0736" w:rsidRPr="000D0736" w:rsidRDefault="000D0736">
            <w:pPr>
              <w:spacing w:line="276" w:lineRule="auto"/>
              <w:jc w:val="center"/>
              <w:rPr>
                <w:ins w:id="7054" w:author="Danny" w:date="2026-10-02T14:15:00Z"/>
                <w:rFonts w:ascii="Segoe UI Symbol" w:eastAsiaTheme="minorHAnsi" w:hAnsi="Segoe UI Symbol" w:cs="Calibri"/>
                <w:kern w:val="2"/>
                <w:sz w:val="14"/>
                <w:szCs w:val="18"/>
                <w14:ligatures w14:val="standardContextual"/>
                <w:rPrChange w:id="7055" w:author="Danny" w:date="2026-10-02T14:18:00Z">
                  <w:rPr>
                    <w:ins w:id="7056" w:author="Danny" w:date="2026-10-02T14:15:00Z"/>
                    <w:rFonts w:ascii="Segoe UI Symbol" w:hAnsi="Segoe UI Symbol" w:cs="Calibri"/>
                    <w:color w:val="000000"/>
                    <w:sz w:val="18"/>
                    <w:szCs w:val="18"/>
                  </w:rPr>
                </w:rPrChange>
              </w:rPr>
              <w:pPrChange w:id="7057" w:author="Danny" w:date="2026-10-02T14:23:00Z">
                <w:pPr>
                  <w:jc w:val="center"/>
                </w:pPr>
              </w:pPrChange>
            </w:pPr>
            <w:ins w:id="7058" w:author="Danny" w:date="2026-10-02T14:15:00Z">
              <w:r w:rsidRPr="000D0736">
                <w:rPr>
                  <w:rFonts w:ascii="Segoe UI Symbol" w:eastAsiaTheme="minorHAnsi" w:hAnsi="Segoe UI Symbol" w:cs="Calibri"/>
                  <w:kern w:val="2"/>
                  <w:sz w:val="14"/>
                  <w:szCs w:val="18"/>
                  <w14:ligatures w14:val="standardContextual"/>
                  <w:rPrChange w:id="705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01C40EC" w14:textId="77777777" w:rsidR="000D0736" w:rsidRPr="000D0736" w:rsidRDefault="000D0736">
            <w:pPr>
              <w:spacing w:line="276" w:lineRule="auto"/>
              <w:jc w:val="center"/>
              <w:rPr>
                <w:ins w:id="7060" w:author="Danny" w:date="2026-10-02T14:15:00Z"/>
                <w:rFonts w:ascii="Segoe UI Symbol" w:eastAsiaTheme="minorHAnsi" w:hAnsi="Segoe UI Symbol" w:cs="Calibri"/>
                <w:kern w:val="2"/>
                <w:sz w:val="14"/>
                <w:szCs w:val="18"/>
                <w14:ligatures w14:val="standardContextual"/>
                <w:rPrChange w:id="7061" w:author="Danny" w:date="2026-10-02T14:18:00Z">
                  <w:rPr>
                    <w:ins w:id="7062" w:author="Danny" w:date="2026-10-02T14:15:00Z"/>
                    <w:rFonts w:ascii="Segoe UI Symbol" w:hAnsi="Segoe UI Symbol" w:cs="Calibri"/>
                    <w:color w:val="000000"/>
                    <w:sz w:val="18"/>
                    <w:szCs w:val="18"/>
                  </w:rPr>
                </w:rPrChange>
              </w:rPr>
              <w:pPrChange w:id="7063" w:author="Danny" w:date="2026-10-02T14:23:00Z">
                <w:pPr>
                  <w:jc w:val="center"/>
                </w:pPr>
              </w:pPrChange>
            </w:pPr>
            <w:ins w:id="7064" w:author="Danny" w:date="2026-10-02T14:15:00Z">
              <w:r w:rsidRPr="000D0736">
                <w:rPr>
                  <w:rFonts w:ascii="Segoe UI Symbol" w:eastAsiaTheme="minorHAnsi" w:hAnsi="Segoe UI Symbol" w:cs="Calibri"/>
                  <w:kern w:val="2"/>
                  <w:sz w:val="14"/>
                  <w:szCs w:val="18"/>
                  <w14:ligatures w14:val="standardContextual"/>
                  <w:rPrChange w:id="706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6F37E17" w14:textId="77777777" w:rsidR="000D0736" w:rsidRPr="000D0736" w:rsidRDefault="000D0736">
            <w:pPr>
              <w:spacing w:line="276" w:lineRule="auto"/>
              <w:jc w:val="center"/>
              <w:rPr>
                <w:ins w:id="7066" w:author="Danny" w:date="2026-10-02T14:15:00Z"/>
                <w:rFonts w:ascii="Segoe UI Symbol" w:eastAsiaTheme="minorHAnsi" w:hAnsi="Segoe UI Symbol" w:cs="Calibri"/>
                <w:kern w:val="2"/>
                <w:sz w:val="14"/>
                <w:szCs w:val="18"/>
                <w14:ligatures w14:val="standardContextual"/>
                <w:rPrChange w:id="7067" w:author="Danny" w:date="2026-10-02T14:18:00Z">
                  <w:rPr>
                    <w:ins w:id="7068" w:author="Danny" w:date="2026-10-02T14:15:00Z"/>
                    <w:rFonts w:ascii="Segoe UI Symbol" w:hAnsi="Segoe UI Symbol" w:cs="Calibri"/>
                    <w:color w:val="000000"/>
                    <w:sz w:val="18"/>
                    <w:szCs w:val="18"/>
                  </w:rPr>
                </w:rPrChange>
              </w:rPr>
              <w:pPrChange w:id="7069" w:author="Danny" w:date="2026-10-02T14:23:00Z">
                <w:pPr>
                  <w:jc w:val="center"/>
                </w:pPr>
              </w:pPrChange>
            </w:pPr>
          </w:p>
        </w:tc>
        <w:tc>
          <w:tcPr>
            <w:tcW w:w="0" w:type="auto"/>
            <w:tcBorders>
              <w:top w:val="nil"/>
            </w:tcBorders>
            <w:shd w:val="clear" w:color="auto" w:fill="auto"/>
            <w:vAlign w:val="center"/>
            <w:hideMark/>
          </w:tcPr>
          <w:p w14:paraId="263928D3" w14:textId="77777777" w:rsidR="000D0736" w:rsidRPr="000D0736" w:rsidRDefault="000D0736">
            <w:pPr>
              <w:spacing w:line="276" w:lineRule="auto"/>
              <w:jc w:val="center"/>
              <w:rPr>
                <w:ins w:id="7070" w:author="Danny" w:date="2026-10-02T14:15:00Z"/>
                <w:rFonts w:ascii="Segoe UI Symbol" w:eastAsiaTheme="minorHAnsi" w:hAnsi="Segoe UI Symbol" w:cs="Calibri"/>
                <w:kern w:val="2"/>
                <w:sz w:val="14"/>
                <w:szCs w:val="18"/>
                <w14:ligatures w14:val="standardContextual"/>
                <w:rPrChange w:id="7071" w:author="Danny" w:date="2026-10-02T14:18:00Z">
                  <w:rPr>
                    <w:ins w:id="7072" w:author="Danny" w:date="2026-10-02T14:15:00Z"/>
                    <w:rFonts w:ascii="Segoe UI Symbol" w:hAnsi="Segoe UI Symbol" w:cs="Calibri"/>
                    <w:color w:val="000000"/>
                    <w:sz w:val="18"/>
                    <w:szCs w:val="18"/>
                  </w:rPr>
                </w:rPrChange>
              </w:rPr>
              <w:pPrChange w:id="7073" w:author="Danny" w:date="2026-10-02T14:23:00Z">
                <w:pPr>
                  <w:jc w:val="center"/>
                </w:pPr>
              </w:pPrChange>
            </w:pPr>
            <w:ins w:id="7074" w:author="Danny" w:date="2026-10-02T14:15:00Z">
              <w:r w:rsidRPr="000D0736">
                <w:rPr>
                  <w:rFonts w:ascii="Segoe UI Symbol" w:eastAsiaTheme="minorHAnsi" w:hAnsi="Segoe UI Symbol" w:cs="Calibri"/>
                  <w:kern w:val="2"/>
                  <w:sz w:val="14"/>
                  <w:szCs w:val="18"/>
                  <w14:ligatures w14:val="standardContextual"/>
                  <w:rPrChange w:id="707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9DFF2C7" w14:textId="77777777" w:rsidR="000D0736" w:rsidRPr="000D0736" w:rsidRDefault="000D0736">
            <w:pPr>
              <w:spacing w:line="276" w:lineRule="auto"/>
              <w:jc w:val="center"/>
              <w:rPr>
                <w:ins w:id="7076" w:author="Danny" w:date="2026-10-02T14:15:00Z"/>
                <w:rFonts w:ascii="Segoe UI Symbol" w:eastAsiaTheme="minorHAnsi" w:hAnsi="Segoe UI Symbol" w:cs="Calibri"/>
                <w:kern w:val="2"/>
                <w:sz w:val="14"/>
                <w:szCs w:val="18"/>
                <w14:ligatures w14:val="standardContextual"/>
                <w:rPrChange w:id="7077" w:author="Danny" w:date="2026-10-02T14:18:00Z">
                  <w:rPr>
                    <w:ins w:id="7078" w:author="Danny" w:date="2026-10-02T14:15:00Z"/>
                    <w:rFonts w:ascii="Segoe UI Symbol" w:hAnsi="Segoe UI Symbol" w:cs="Calibri"/>
                    <w:color w:val="000000"/>
                    <w:sz w:val="18"/>
                    <w:szCs w:val="18"/>
                  </w:rPr>
                </w:rPrChange>
              </w:rPr>
              <w:pPrChange w:id="7079" w:author="Danny" w:date="2026-10-02T14:23:00Z">
                <w:pPr>
                  <w:jc w:val="center"/>
                </w:pPr>
              </w:pPrChange>
            </w:pPr>
            <w:ins w:id="7080" w:author="Danny" w:date="2026-10-02T14:15:00Z">
              <w:r w:rsidRPr="000D0736">
                <w:rPr>
                  <w:rFonts w:ascii="Segoe UI Symbol" w:eastAsiaTheme="minorHAnsi" w:hAnsi="Segoe UI Symbol" w:cs="Calibri"/>
                  <w:kern w:val="2"/>
                  <w:sz w:val="14"/>
                  <w:szCs w:val="18"/>
                  <w14:ligatures w14:val="standardContextual"/>
                  <w:rPrChange w:id="708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F71AB1D" w14:textId="77777777" w:rsidR="000D0736" w:rsidRPr="000D0736" w:rsidRDefault="000D0736">
            <w:pPr>
              <w:spacing w:line="276" w:lineRule="auto"/>
              <w:jc w:val="center"/>
              <w:rPr>
                <w:ins w:id="7082" w:author="Danny" w:date="2026-10-02T14:15:00Z"/>
                <w:rFonts w:ascii="Segoe UI Symbol" w:eastAsiaTheme="minorHAnsi" w:hAnsi="Segoe UI Symbol" w:cs="Calibri"/>
                <w:kern w:val="2"/>
                <w:sz w:val="14"/>
                <w:szCs w:val="18"/>
                <w14:ligatures w14:val="standardContextual"/>
                <w:rPrChange w:id="7083" w:author="Danny" w:date="2026-10-02T14:18:00Z">
                  <w:rPr>
                    <w:ins w:id="7084" w:author="Danny" w:date="2026-10-02T14:15:00Z"/>
                    <w:rFonts w:ascii="Segoe UI Symbol" w:hAnsi="Segoe UI Symbol" w:cs="Calibri"/>
                    <w:color w:val="000000"/>
                    <w:sz w:val="18"/>
                    <w:szCs w:val="18"/>
                  </w:rPr>
                </w:rPrChange>
              </w:rPr>
              <w:pPrChange w:id="7085" w:author="Danny" w:date="2026-10-02T14:23:00Z">
                <w:pPr>
                  <w:jc w:val="center"/>
                </w:pPr>
              </w:pPrChange>
            </w:pPr>
            <w:ins w:id="7086" w:author="Danny" w:date="2026-10-02T14:15:00Z">
              <w:r w:rsidRPr="000D0736">
                <w:rPr>
                  <w:rFonts w:ascii="Segoe UI Symbol" w:eastAsiaTheme="minorHAnsi" w:hAnsi="Segoe UI Symbol" w:cs="Calibri"/>
                  <w:kern w:val="2"/>
                  <w:sz w:val="14"/>
                  <w:szCs w:val="18"/>
                  <w14:ligatures w14:val="standardContextual"/>
                  <w:rPrChange w:id="7087" w:author="Danny" w:date="2026-10-02T14:18:00Z">
                    <w:rPr>
                      <w:rFonts w:ascii="Segoe UI Symbol" w:hAnsi="Segoe UI Symbol" w:cs="Calibri"/>
                      <w:color w:val="000000"/>
                      <w:sz w:val="18"/>
                      <w:szCs w:val="18"/>
                    </w:rPr>
                  </w:rPrChange>
                </w:rPr>
                <w:t>✗</w:t>
              </w:r>
            </w:ins>
          </w:p>
        </w:tc>
      </w:tr>
      <w:tr w:rsidR="002A4041" w:rsidRPr="000D0736" w14:paraId="3C76347D" w14:textId="77777777" w:rsidTr="00107337">
        <w:trPr>
          <w:trHeight w:val="20"/>
          <w:ins w:id="7088" w:author="Danny" w:date="2026-10-02T14:15:00Z"/>
        </w:trPr>
        <w:tc>
          <w:tcPr>
            <w:tcW w:w="0" w:type="auto"/>
            <w:tcBorders>
              <w:top w:val="nil"/>
              <w:left w:val="nil"/>
              <w:bottom w:val="nil"/>
              <w:right w:val="nil"/>
            </w:tcBorders>
            <w:shd w:val="clear" w:color="auto" w:fill="auto"/>
            <w:vAlign w:val="center"/>
            <w:hideMark/>
          </w:tcPr>
          <w:p w14:paraId="2C3F38D4" w14:textId="77777777" w:rsidR="000D0736" w:rsidRPr="000D0736" w:rsidRDefault="000D0736">
            <w:pPr>
              <w:spacing w:line="276" w:lineRule="auto"/>
              <w:jc w:val="center"/>
              <w:rPr>
                <w:ins w:id="7089" w:author="Danny" w:date="2026-10-02T14:15:00Z"/>
                <w:rFonts w:eastAsiaTheme="minorHAnsi" w:cstheme="minorBidi"/>
                <w:kern w:val="2"/>
                <w:sz w:val="14"/>
                <w:szCs w:val="18"/>
                <w14:ligatures w14:val="standardContextual"/>
                <w:rPrChange w:id="7090" w:author="Danny" w:date="2026-10-02T14:18:00Z">
                  <w:rPr>
                    <w:ins w:id="7091" w:author="Danny" w:date="2026-10-02T14:15:00Z"/>
                    <w:color w:val="000000"/>
                    <w:sz w:val="18"/>
                    <w:szCs w:val="18"/>
                  </w:rPr>
                </w:rPrChange>
              </w:rPr>
              <w:pPrChange w:id="7092" w:author="Danny" w:date="2026-10-02T14:16:00Z">
                <w:pPr>
                  <w:jc w:val="center"/>
                </w:pPr>
              </w:pPrChange>
            </w:pPr>
            <w:ins w:id="7093" w:author="Danny" w:date="2026-10-02T14:15:00Z">
              <w:r w:rsidRPr="000D0736">
                <w:rPr>
                  <w:rFonts w:eastAsiaTheme="minorHAnsi" w:cstheme="minorBidi"/>
                  <w:kern w:val="2"/>
                  <w:sz w:val="14"/>
                  <w:szCs w:val="18"/>
                  <w14:ligatures w14:val="standardContextual"/>
                  <w:rPrChange w:id="7094" w:author="Danny" w:date="2026-10-02T14:18:00Z">
                    <w:rPr>
                      <w:color w:val="000000"/>
                      <w:sz w:val="18"/>
                      <w:szCs w:val="18"/>
                    </w:rPr>
                  </w:rPrChange>
                </w:rPr>
                <w:t>85</w:t>
              </w:r>
            </w:ins>
          </w:p>
        </w:tc>
        <w:tc>
          <w:tcPr>
            <w:tcW w:w="0" w:type="auto"/>
            <w:tcBorders>
              <w:top w:val="nil"/>
              <w:left w:val="nil"/>
              <w:bottom w:val="nil"/>
              <w:right w:val="nil"/>
            </w:tcBorders>
            <w:shd w:val="clear" w:color="auto" w:fill="auto"/>
            <w:vAlign w:val="center"/>
            <w:hideMark/>
          </w:tcPr>
          <w:p w14:paraId="1073DCEF" w14:textId="77777777" w:rsidR="000D0736" w:rsidRPr="000D0736" w:rsidRDefault="000D0736">
            <w:pPr>
              <w:spacing w:line="276" w:lineRule="auto"/>
              <w:rPr>
                <w:ins w:id="7095" w:author="Danny" w:date="2026-10-02T14:15:00Z"/>
                <w:rFonts w:eastAsiaTheme="minorHAnsi" w:cstheme="minorBidi"/>
                <w:kern w:val="2"/>
                <w:sz w:val="14"/>
                <w:szCs w:val="18"/>
                <w14:ligatures w14:val="standardContextual"/>
                <w:rPrChange w:id="7096" w:author="Danny" w:date="2026-10-02T14:18:00Z">
                  <w:rPr>
                    <w:ins w:id="7097" w:author="Danny" w:date="2026-10-02T14:15:00Z"/>
                    <w:color w:val="000000"/>
                    <w:sz w:val="18"/>
                    <w:szCs w:val="18"/>
                  </w:rPr>
                </w:rPrChange>
              </w:rPr>
              <w:pPrChange w:id="7098" w:author="Danny" w:date="2026-10-02T14:16:00Z">
                <w:pPr/>
              </w:pPrChange>
            </w:pPr>
            <w:ins w:id="7099" w:author="Danny" w:date="2026-10-02T14:15:00Z">
              <w:r w:rsidRPr="000D0736">
                <w:rPr>
                  <w:rFonts w:eastAsiaTheme="minorHAnsi" w:cstheme="minorBidi"/>
                  <w:kern w:val="2"/>
                  <w:sz w:val="14"/>
                  <w:szCs w:val="18"/>
                  <w14:ligatures w14:val="standardContextual"/>
                  <w:rPrChange w:id="7100" w:author="Danny" w:date="2026-10-02T14:18:00Z">
                    <w:rPr>
                      <w:color w:val="000000"/>
                      <w:sz w:val="18"/>
                      <w:szCs w:val="18"/>
                    </w:rPr>
                  </w:rPrChange>
                </w:rPr>
                <w:t>Smith et al., 2020</w:t>
              </w:r>
            </w:ins>
          </w:p>
        </w:tc>
        <w:tc>
          <w:tcPr>
            <w:tcW w:w="0" w:type="auto"/>
            <w:tcBorders>
              <w:top w:val="nil"/>
              <w:left w:val="nil"/>
              <w:bottom w:val="nil"/>
              <w:right w:val="nil"/>
            </w:tcBorders>
            <w:shd w:val="clear" w:color="auto" w:fill="auto"/>
            <w:noWrap/>
            <w:vAlign w:val="bottom"/>
            <w:hideMark/>
          </w:tcPr>
          <w:p w14:paraId="47EF6DFA" w14:textId="77777777" w:rsidR="000D0736" w:rsidRPr="000D0736" w:rsidRDefault="000D0736">
            <w:pPr>
              <w:spacing w:line="276" w:lineRule="auto"/>
              <w:rPr>
                <w:ins w:id="7101" w:author="Danny" w:date="2026-10-02T14:15:00Z"/>
                <w:rFonts w:eastAsiaTheme="minorHAnsi" w:cstheme="minorBidi"/>
                <w:kern w:val="2"/>
                <w:sz w:val="14"/>
                <w:szCs w:val="18"/>
                <w14:ligatures w14:val="standardContextual"/>
                <w:rPrChange w:id="7102" w:author="Danny" w:date="2026-10-02T14:18:00Z">
                  <w:rPr>
                    <w:ins w:id="7103" w:author="Danny" w:date="2026-10-02T14:15:00Z"/>
                    <w:color w:val="000000"/>
                    <w:sz w:val="18"/>
                    <w:szCs w:val="18"/>
                  </w:rPr>
                </w:rPrChange>
              </w:rPr>
              <w:pPrChange w:id="7104" w:author="Danny" w:date="2026-10-02T14:16:00Z">
                <w:pPr/>
              </w:pPrChange>
            </w:pPr>
          </w:p>
        </w:tc>
        <w:tc>
          <w:tcPr>
            <w:tcW w:w="0" w:type="auto"/>
            <w:tcBorders>
              <w:top w:val="nil"/>
              <w:left w:val="nil"/>
              <w:bottom w:val="nil"/>
              <w:right w:val="nil"/>
            </w:tcBorders>
            <w:shd w:val="clear" w:color="auto" w:fill="auto"/>
            <w:vAlign w:val="center"/>
            <w:hideMark/>
          </w:tcPr>
          <w:p w14:paraId="475AEFA7" w14:textId="77777777" w:rsidR="000D0736" w:rsidRPr="000D0736" w:rsidRDefault="000D0736">
            <w:pPr>
              <w:spacing w:line="276" w:lineRule="auto"/>
              <w:jc w:val="center"/>
              <w:rPr>
                <w:ins w:id="7105" w:author="Danny" w:date="2026-10-02T14:15:00Z"/>
                <w:rFonts w:eastAsiaTheme="minorHAnsi" w:cstheme="minorBidi"/>
                <w:kern w:val="2"/>
                <w:sz w:val="14"/>
                <w:szCs w:val="18"/>
                <w14:ligatures w14:val="standardContextual"/>
                <w:rPrChange w:id="7106" w:author="Danny" w:date="2026-10-02T14:18:00Z">
                  <w:rPr>
                    <w:ins w:id="7107" w:author="Danny" w:date="2026-10-02T14:15:00Z"/>
                    <w:color w:val="000000"/>
                    <w:sz w:val="18"/>
                    <w:szCs w:val="18"/>
                  </w:rPr>
                </w:rPrChange>
              </w:rPr>
              <w:pPrChange w:id="7108" w:author="Danny" w:date="2026-10-02T14:21:00Z">
                <w:pPr>
                  <w:jc w:val="center"/>
                </w:pPr>
              </w:pPrChange>
            </w:pPr>
            <w:ins w:id="7109" w:author="Danny" w:date="2026-10-02T14:15:00Z">
              <w:r w:rsidRPr="000D0736">
                <w:rPr>
                  <w:rFonts w:eastAsiaTheme="minorHAnsi" w:cstheme="minorBidi"/>
                  <w:kern w:val="2"/>
                  <w:sz w:val="14"/>
                  <w:szCs w:val="18"/>
                  <w14:ligatures w14:val="standardContextual"/>
                  <w:rPrChange w:id="7110"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06A8BFB9" w14:textId="77777777" w:rsidR="000D0736" w:rsidRPr="000D0736" w:rsidRDefault="000D0736">
            <w:pPr>
              <w:spacing w:line="276" w:lineRule="auto"/>
              <w:jc w:val="center"/>
              <w:rPr>
                <w:ins w:id="7111" w:author="Danny" w:date="2026-10-02T14:15:00Z"/>
                <w:rFonts w:eastAsiaTheme="minorHAnsi" w:cstheme="minorBidi"/>
                <w:kern w:val="2"/>
                <w:sz w:val="14"/>
                <w:szCs w:val="18"/>
                <w14:ligatures w14:val="standardContextual"/>
                <w:rPrChange w:id="7112" w:author="Danny" w:date="2026-10-02T14:18:00Z">
                  <w:rPr>
                    <w:ins w:id="7113" w:author="Danny" w:date="2026-10-02T14:15:00Z"/>
                    <w:color w:val="000000"/>
                    <w:sz w:val="18"/>
                    <w:szCs w:val="18"/>
                  </w:rPr>
                </w:rPrChange>
              </w:rPr>
              <w:pPrChange w:id="7114" w:author="Danny" w:date="2026-10-02T14:21:00Z">
                <w:pPr>
                  <w:jc w:val="center"/>
                </w:pPr>
              </w:pPrChange>
            </w:pPr>
            <w:ins w:id="7115" w:author="Danny" w:date="2026-10-02T14:15:00Z">
              <w:r w:rsidRPr="000D0736">
                <w:rPr>
                  <w:rFonts w:eastAsiaTheme="minorHAnsi" w:cstheme="minorBidi"/>
                  <w:kern w:val="2"/>
                  <w:sz w:val="14"/>
                  <w:szCs w:val="18"/>
                  <w14:ligatures w14:val="standardContextual"/>
                  <w:rPrChange w:id="7116"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12CFDED2" w14:textId="77777777" w:rsidR="000D0736" w:rsidRPr="000D0736" w:rsidRDefault="000D0736">
            <w:pPr>
              <w:spacing w:line="276" w:lineRule="auto"/>
              <w:jc w:val="center"/>
              <w:rPr>
                <w:ins w:id="7117" w:author="Danny" w:date="2026-10-02T14:15:00Z"/>
                <w:rFonts w:eastAsiaTheme="minorHAnsi" w:cstheme="minorBidi"/>
                <w:kern w:val="2"/>
                <w:sz w:val="14"/>
                <w:szCs w:val="18"/>
                <w14:ligatures w14:val="standardContextual"/>
                <w:rPrChange w:id="7118" w:author="Danny" w:date="2026-10-02T14:18:00Z">
                  <w:rPr>
                    <w:ins w:id="7119" w:author="Danny" w:date="2026-10-02T14:15:00Z"/>
                    <w:color w:val="000000"/>
                    <w:sz w:val="18"/>
                    <w:szCs w:val="18"/>
                  </w:rPr>
                </w:rPrChange>
              </w:rPr>
              <w:pPrChange w:id="7120" w:author="Danny" w:date="2026-10-02T14:21:00Z">
                <w:pPr>
                  <w:jc w:val="center"/>
                </w:pPr>
              </w:pPrChange>
            </w:pPr>
          </w:p>
        </w:tc>
        <w:tc>
          <w:tcPr>
            <w:tcW w:w="0" w:type="auto"/>
            <w:tcBorders>
              <w:top w:val="nil"/>
              <w:left w:val="nil"/>
              <w:bottom w:val="nil"/>
              <w:right w:val="nil"/>
            </w:tcBorders>
            <w:shd w:val="clear" w:color="auto" w:fill="auto"/>
            <w:vAlign w:val="center"/>
            <w:hideMark/>
          </w:tcPr>
          <w:p w14:paraId="4BA3E41F" w14:textId="77777777" w:rsidR="000D0736" w:rsidRPr="000D0736" w:rsidRDefault="000D0736">
            <w:pPr>
              <w:spacing w:line="276" w:lineRule="auto"/>
              <w:jc w:val="center"/>
              <w:rPr>
                <w:ins w:id="7121" w:author="Danny" w:date="2026-10-02T14:15:00Z"/>
                <w:rFonts w:eastAsiaTheme="minorHAnsi" w:cstheme="minorBidi"/>
                <w:kern w:val="2"/>
                <w:sz w:val="14"/>
                <w:szCs w:val="18"/>
                <w14:ligatures w14:val="standardContextual"/>
                <w:rPrChange w:id="7122" w:author="Danny" w:date="2026-10-02T14:18:00Z">
                  <w:rPr>
                    <w:ins w:id="7123" w:author="Danny" w:date="2026-10-02T14:15:00Z"/>
                    <w:color w:val="000000"/>
                    <w:sz w:val="18"/>
                    <w:szCs w:val="18"/>
                  </w:rPr>
                </w:rPrChange>
              </w:rPr>
              <w:pPrChange w:id="7124" w:author="Danny" w:date="2026-10-02T14:21:00Z">
                <w:pPr>
                  <w:jc w:val="center"/>
                </w:pPr>
              </w:pPrChange>
            </w:pPr>
            <w:ins w:id="7125" w:author="Danny" w:date="2026-10-02T14:15:00Z">
              <w:r w:rsidRPr="000D0736">
                <w:rPr>
                  <w:rFonts w:eastAsiaTheme="minorHAnsi" w:cstheme="minorBidi"/>
                  <w:kern w:val="2"/>
                  <w:sz w:val="14"/>
                  <w:szCs w:val="18"/>
                  <w14:ligatures w14:val="standardContextual"/>
                  <w:rPrChange w:id="7126" w:author="Danny" w:date="2026-10-02T14:18:00Z">
                    <w:rPr>
                      <w:color w:val="000000"/>
                      <w:sz w:val="18"/>
                      <w:szCs w:val="18"/>
                    </w:rPr>
                  </w:rPrChange>
                </w:rPr>
                <w:t>17.7 ± 8.2</w:t>
              </w:r>
            </w:ins>
          </w:p>
        </w:tc>
        <w:tc>
          <w:tcPr>
            <w:tcW w:w="0" w:type="auto"/>
            <w:tcBorders>
              <w:top w:val="nil"/>
              <w:left w:val="nil"/>
              <w:bottom w:val="nil"/>
              <w:right w:val="nil"/>
            </w:tcBorders>
            <w:shd w:val="clear" w:color="auto" w:fill="auto"/>
            <w:vAlign w:val="center"/>
            <w:hideMark/>
          </w:tcPr>
          <w:p w14:paraId="69735E30" w14:textId="77777777" w:rsidR="000D0736" w:rsidRPr="000D0736" w:rsidRDefault="000D0736">
            <w:pPr>
              <w:spacing w:line="276" w:lineRule="auto"/>
              <w:jc w:val="center"/>
              <w:rPr>
                <w:ins w:id="7127" w:author="Danny" w:date="2026-10-02T14:15:00Z"/>
                <w:rFonts w:eastAsiaTheme="minorHAnsi" w:cstheme="minorBidi"/>
                <w:kern w:val="2"/>
                <w:sz w:val="14"/>
                <w:szCs w:val="18"/>
                <w14:ligatures w14:val="standardContextual"/>
                <w:rPrChange w:id="7128" w:author="Danny" w:date="2026-10-02T14:18:00Z">
                  <w:rPr>
                    <w:ins w:id="7129" w:author="Danny" w:date="2026-10-02T14:15:00Z"/>
                    <w:color w:val="000000"/>
                    <w:sz w:val="18"/>
                    <w:szCs w:val="18"/>
                  </w:rPr>
                </w:rPrChange>
              </w:rPr>
              <w:pPrChange w:id="7130" w:author="Danny" w:date="2026-10-02T14:21:00Z">
                <w:pPr>
                  <w:jc w:val="center"/>
                </w:pPr>
              </w:pPrChange>
            </w:pPr>
          </w:p>
        </w:tc>
        <w:tc>
          <w:tcPr>
            <w:tcW w:w="0" w:type="auto"/>
            <w:tcBorders>
              <w:top w:val="nil"/>
              <w:left w:val="nil"/>
              <w:bottom w:val="nil"/>
              <w:right w:val="nil"/>
            </w:tcBorders>
            <w:shd w:val="clear" w:color="auto" w:fill="auto"/>
            <w:vAlign w:val="center"/>
            <w:hideMark/>
          </w:tcPr>
          <w:p w14:paraId="09F14AFB" w14:textId="77777777" w:rsidR="000D0736" w:rsidRPr="000D0736" w:rsidRDefault="000D0736">
            <w:pPr>
              <w:spacing w:line="276" w:lineRule="auto"/>
              <w:jc w:val="center"/>
              <w:rPr>
                <w:ins w:id="7131" w:author="Danny" w:date="2026-10-02T14:15:00Z"/>
                <w:rFonts w:eastAsiaTheme="minorHAnsi" w:cstheme="minorBidi"/>
                <w:kern w:val="2"/>
                <w:sz w:val="14"/>
                <w:szCs w:val="18"/>
                <w14:ligatures w14:val="standardContextual"/>
                <w:rPrChange w:id="7132" w:author="Danny" w:date="2026-10-02T14:18:00Z">
                  <w:rPr>
                    <w:ins w:id="7133" w:author="Danny" w:date="2026-10-02T14:15:00Z"/>
                    <w:color w:val="000000"/>
                    <w:sz w:val="18"/>
                    <w:szCs w:val="18"/>
                  </w:rPr>
                </w:rPrChange>
              </w:rPr>
              <w:pPrChange w:id="7134" w:author="Danny" w:date="2026-10-02T14:21:00Z">
                <w:pPr>
                  <w:jc w:val="center"/>
                </w:pPr>
              </w:pPrChange>
            </w:pPr>
            <w:ins w:id="7135" w:author="Danny" w:date="2026-10-02T14:15:00Z">
              <w:r w:rsidRPr="000D0736">
                <w:rPr>
                  <w:rFonts w:eastAsiaTheme="minorHAnsi" w:cstheme="minorBidi"/>
                  <w:kern w:val="2"/>
                  <w:sz w:val="14"/>
                  <w:szCs w:val="18"/>
                  <w14:ligatures w14:val="standardContextual"/>
                  <w:rPrChange w:id="7136" w:author="Danny" w:date="2026-10-02T14:18:00Z">
                    <w:rPr>
                      <w:color w:val="000000"/>
                      <w:sz w:val="18"/>
                      <w:szCs w:val="18"/>
                    </w:rPr>
                  </w:rPrChange>
                </w:rPr>
                <w:t>64</w:t>
              </w:r>
            </w:ins>
          </w:p>
        </w:tc>
        <w:tc>
          <w:tcPr>
            <w:tcW w:w="0" w:type="auto"/>
            <w:tcBorders>
              <w:top w:val="nil"/>
              <w:left w:val="nil"/>
              <w:bottom w:val="nil"/>
              <w:right w:val="nil"/>
            </w:tcBorders>
            <w:shd w:val="clear" w:color="auto" w:fill="auto"/>
            <w:vAlign w:val="center"/>
            <w:hideMark/>
          </w:tcPr>
          <w:p w14:paraId="08D6361C" w14:textId="77777777" w:rsidR="000D0736" w:rsidRPr="000D0736" w:rsidRDefault="000D0736">
            <w:pPr>
              <w:spacing w:line="276" w:lineRule="auto"/>
              <w:jc w:val="center"/>
              <w:rPr>
                <w:ins w:id="7137" w:author="Danny" w:date="2026-10-02T14:15:00Z"/>
                <w:rFonts w:eastAsiaTheme="minorHAnsi" w:cstheme="minorBidi"/>
                <w:kern w:val="2"/>
                <w:sz w:val="14"/>
                <w:szCs w:val="18"/>
                <w14:ligatures w14:val="standardContextual"/>
                <w:rPrChange w:id="7138" w:author="Danny" w:date="2026-10-02T14:18:00Z">
                  <w:rPr>
                    <w:ins w:id="7139" w:author="Danny" w:date="2026-10-02T14:15:00Z"/>
                    <w:color w:val="000000"/>
                    <w:sz w:val="18"/>
                    <w:szCs w:val="18"/>
                  </w:rPr>
                </w:rPrChange>
              </w:rPr>
              <w:pPrChange w:id="7140" w:author="Danny" w:date="2026-10-02T14:21:00Z">
                <w:pPr>
                  <w:jc w:val="center"/>
                </w:pPr>
              </w:pPrChange>
            </w:pPr>
            <w:ins w:id="7141" w:author="Danny" w:date="2026-10-02T14:15:00Z">
              <w:r w:rsidRPr="000D0736">
                <w:rPr>
                  <w:rFonts w:eastAsiaTheme="minorHAnsi" w:cstheme="minorBidi"/>
                  <w:kern w:val="2"/>
                  <w:sz w:val="14"/>
                  <w:szCs w:val="18"/>
                  <w14:ligatures w14:val="standardContextual"/>
                  <w:rPrChange w:id="7142" w:author="Danny" w:date="2026-10-02T14:18:00Z">
                    <w:rPr>
                      <w:color w:val="000000"/>
                      <w:sz w:val="18"/>
                      <w:szCs w:val="18"/>
                    </w:rPr>
                  </w:rPrChange>
                </w:rPr>
                <w:t>28</w:t>
              </w:r>
            </w:ins>
          </w:p>
        </w:tc>
        <w:tc>
          <w:tcPr>
            <w:tcW w:w="0" w:type="auto"/>
            <w:tcBorders>
              <w:top w:val="nil"/>
              <w:left w:val="nil"/>
              <w:bottom w:val="nil"/>
              <w:right w:val="nil"/>
            </w:tcBorders>
            <w:shd w:val="clear" w:color="auto" w:fill="auto"/>
            <w:vAlign w:val="center"/>
            <w:hideMark/>
          </w:tcPr>
          <w:p w14:paraId="1CE6891F" w14:textId="77777777" w:rsidR="000D0736" w:rsidRPr="000D0736" w:rsidRDefault="000D0736">
            <w:pPr>
              <w:spacing w:line="276" w:lineRule="auto"/>
              <w:jc w:val="center"/>
              <w:rPr>
                <w:ins w:id="7143" w:author="Danny" w:date="2026-10-02T14:15:00Z"/>
                <w:rFonts w:eastAsiaTheme="minorHAnsi" w:cstheme="minorBidi"/>
                <w:kern w:val="2"/>
                <w:sz w:val="14"/>
                <w:szCs w:val="18"/>
                <w14:ligatures w14:val="standardContextual"/>
                <w:rPrChange w:id="7144" w:author="Danny" w:date="2026-10-02T14:18:00Z">
                  <w:rPr>
                    <w:ins w:id="7145" w:author="Danny" w:date="2026-10-02T14:15:00Z"/>
                    <w:color w:val="000000"/>
                    <w:sz w:val="18"/>
                    <w:szCs w:val="18"/>
                  </w:rPr>
                </w:rPrChange>
              </w:rPr>
              <w:pPrChange w:id="7146" w:author="Danny" w:date="2026-10-02T14:21:00Z">
                <w:pPr>
                  <w:jc w:val="center"/>
                </w:pPr>
              </w:pPrChange>
            </w:pPr>
            <w:ins w:id="7147" w:author="Danny" w:date="2026-10-02T14:15:00Z">
              <w:r w:rsidRPr="000D0736">
                <w:rPr>
                  <w:rFonts w:eastAsiaTheme="minorHAnsi" w:cstheme="minorBidi"/>
                  <w:kern w:val="2"/>
                  <w:sz w:val="14"/>
                  <w:szCs w:val="18"/>
                  <w14:ligatures w14:val="standardContextual"/>
                  <w:rPrChange w:id="7148" w:author="Danny" w:date="2026-10-02T14:18:00Z">
                    <w:rPr>
                      <w:color w:val="000000"/>
                      <w:sz w:val="18"/>
                      <w:szCs w:val="18"/>
                    </w:rPr>
                  </w:rPrChange>
                </w:rPr>
                <w:t>36</w:t>
              </w:r>
            </w:ins>
          </w:p>
        </w:tc>
        <w:tc>
          <w:tcPr>
            <w:tcW w:w="0" w:type="auto"/>
            <w:tcBorders>
              <w:top w:val="nil"/>
              <w:left w:val="nil"/>
              <w:bottom w:val="nil"/>
              <w:right w:val="nil"/>
            </w:tcBorders>
            <w:shd w:val="clear" w:color="auto" w:fill="auto"/>
            <w:noWrap/>
            <w:vAlign w:val="center"/>
            <w:hideMark/>
          </w:tcPr>
          <w:p w14:paraId="53271F89" w14:textId="77777777" w:rsidR="000D0736" w:rsidRPr="000D0736" w:rsidRDefault="000D0736">
            <w:pPr>
              <w:spacing w:line="276" w:lineRule="auto"/>
              <w:jc w:val="center"/>
              <w:rPr>
                <w:ins w:id="7149" w:author="Danny" w:date="2026-10-02T14:15:00Z"/>
                <w:rFonts w:eastAsiaTheme="minorHAnsi" w:cstheme="minorBidi"/>
                <w:kern w:val="2"/>
                <w:sz w:val="14"/>
                <w:szCs w:val="18"/>
                <w14:ligatures w14:val="standardContextual"/>
                <w:rPrChange w:id="7150" w:author="Danny" w:date="2026-10-02T14:18:00Z">
                  <w:rPr>
                    <w:ins w:id="7151" w:author="Danny" w:date="2026-10-02T14:15:00Z"/>
                    <w:color w:val="000000"/>
                    <w:sz w:val="18"/>
                    <w:szCs w:val="18"/>
                  </w:rPr>
                </w:rPrChange>
              </w:rPr>
              <w:pPrChange w:id="7152" w:author="Danny" w:date="2026-10-02T14:21:00Z">
                <w:pPr>
                  <w:jc w:val="center"/>
                </w:pPr>
              </w:pPrChange>
            </w:pPr>
          </w:p>
        </w:tc>
        <w:tc>
          <w:tcPr>
            <w:tcW w:w="0" w:type="auto"/>
            <w:tcBorders>
              <w:top w:val="nil"/>
              <w:left w:val="nil"/>
              <w:bottom w:val="nil"/>
              <w:right w:val="nil"/>
            </w:tcBorders>
            <w:shd w:val="clear" w:color="auto" w:fill="auto"/>
            <w:vAlign w:val="center"/>
            <w:hideMark/>
          </w:tcPr>
          <w:p w14:paraId="1EF1AA3B" w14:textId="77777777" w:rsidR="000D0736" w:rsidRPr="000D0736" w:rsidRDefault="000D0736">
            <w:pPr>
              <w:spacing w:line="276" w:lineRule="auto"/>
              <w:jc w:val="center"/>
              <w:rPr>
                <w:ins w:id="7153" w:author="Danny" w:date="2026-10-02T14:15:00Z"/>
                <w:rFonts w:eastAsiaTheme="minorHAnsi" w:cstheme="minorBidi"/>
                <w:kern w:val="2"/>
                <w:sz w:val="14"/>
                <w:szCs w:val="18"/>
                <w14:ligatures w14:val="standardContextual"/>
                <w:rPrChange w:id="7154" w:author="Danny" w:date="2026-10-02T14:18:00Z">
                  <w:rPr>
                    <w:ins w:id="7155" w:author="Danny" w:date="2026-10-02T14:15:00Z"/>
                    <w:color w:val="000000"/>
                    <w:sz w:val="18"/>
                    <w:szCs w:val="18"/>
                  </w:rPr>
                </w:rPrChange>
              </w:rPr>
              <w:pPrChange w:id="7156" w:author="Danny" w:date="2026-10-02T14:21:00Z">
                <w:pPr>
                  <w:jc w:val="center"/>
                </w:pPr>
              </w:pPrChange>
            </w:pPr>
            <w:ins w:id="7157" w:author="Danny" w:date="2026-10-02T14:15:00Z">
              <w:r w:rsidRPr="000D0736">
                <w:rPr>
                  <w:rFonts w:eastAsiaTheme="minorHAnsi" w:cstheme="minorBidi"/>
                  <w:kern w:val="2"/>
                  <w:sz w:val="14"/>
                  <w:szCs w:val="18"/>
                  <w14:ligatures w14:val="standardContextual"/>
                  <w:rPrChange w:id="7158"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381C5CA5" w14:textId="77777777" w:rsidR="000D0736" w:rsidRPr="000D0736" w:rsidRDefault="000D0736">
            <w:pPr>
              <w:spacing w:line="276" w:lineRule="auto"/>
              <w:jc w:val="center"/>
              <w:rPr>
                <w:ins w:id="7159" w:author="Danny" w:date="2026-10-02T14:15:00Z"/>
                <w:rFonts w:eastAsiaTheme="minorHAnsi" w:cstheme="minorBidi"/>
                <w:kern w:val="2"/>
                <w:sz w:val="14"/>
                <w:szCs w:val="18"/>
                <w14:ligatures w14:val="standardContextual"/>
                <w:rPrChange w:id="7160" w:author="Danny" w:date="2026-10-02T14:18:00Z">
                  <w:rPr>
                    <w:ins w:id="7161" w:author="Danny" w:date="2026-10-02T14:15:00Z"/>
                    <w:color w:val="000000"/>
                    <w:sz w:val="18"/>
                    <w:szCs w:val="18"/>
                  </w:rPr>
                </w:rPrChange>
              </w:rPr>
              <w:pPrChange w:id="7162" w:author="Danny" w:date="2026-10-02T14:21:00Z">
                <w:pPr>
                  <w:jc w:val="center"/>
                </w:pPr>
              </w:pPrChange>
            </w:pPr>
            <w:ins w:id="7163" w:author="Danny" w:date="2026-10-02T14:15:00Z">
              <w:r w:rsidRPr="000D0736">
                <w:rPr>
                  <w:rFonts w:eastAsiaTheme="minorHAnsi" w:cstheme="minorBidi"/>
                  <w:kern w:val="2"/>
                  <w:sz w:val="14"/>
                  <w:szCs w:val="18"/>
                  <w14:ligatures w14:val="standardContextual"/>
                  <w:rPrChange w:id="7164"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331AFD29" w14:textId="77777777" w:rsidR="000D0736" w:rsidRPr="000D0736" w:rsidRDefault="000D0736">
            <w:pPr>
              <w:spacing w:line="276" w:lineRule="auto"/>
              <w:jc w:val="center"/>
              <w:rPr>
                <w:ins w:id="7165" w:author="Danny" w:date="2026-10-02T14:15:00Z"/>
                <w:rFonts w:eastAsiaTheme="minorHAnsi" w:cstheme="minorBidi"/>
                <w:kern w:val="2"/>
                <w:sz w:val="14"/>
                <w:szCs w:val="18"/>
                <w14:ligatures w14:val="standardContextual"/>
                <w:rPrChange w:id="7166" w:author="Danny" w:date="2026-10-02T14:18:00Z">
                  <w:rPr>
                    <w:ins w:id="7167" w:author="Danny" w:date="2026-10-02T14:15:00Z"/>
                    <w:color w:val="000000"/>
                    <w:sz w:val="18"/>
                    <w:szCs w:val="18"/>
                  </w:rPr>
                </w:rPrChange>
              </w:rPr>
              <w:pPrChange w:id="7168" w:author="Danny" w:date="2026-10-02T14:21:00Z">
                <w:pPr>
                  <w:jc w:val="center"/>
                </w:pPr>
              </w:pPrChange>
            </w:pPr>
            <w:ins w:id="7169" w:author="Danny" w:date="2026-10-02T14:15:00Z">
              <w:r w:rsidRPr="000D0736">
                <w:rPr>
                  <w:rFonts w:eastAsiaTheme="minorHAnsi" w:cstheme="minorBidi"/>
                  <w:kern w:val="2"/>
                  <w:sz w:val="14"/>
                  <w:szCs w:val="18"/>
                  <w14:ligatures w14:val="standardContextual"/>
                  <w:rPrChange w:id="7170"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2D6ED1DB" w14:textId="77777777" w:rsidR="000D0736" w:rsidRPr="000D0736" w:rsidRDefault="000D0736">
            <w:pPr>
              <w:spacing w:line="276" w:lineRule="auto"/>
              <w:rPr>
                <w:ins w:id="7171" w:author="Danny" w:date="2026-10-02T14:15:00Z"/>
                <w:rFonts w:eastAsiaTheme="minorHAnsi" w:cstheme="minorBidi"/>
                <w:kern w:val="2"/>
                <w:sz w:val="14"/>
                <w:szCs w:val="18"/>
                <w14:ligatures w14:val="standardContextual"/>
                <w:rPrChange w:id="7172" w:author="Danny" w:date="2026-10-02T14:18:00Z">
                  <w:rPr>
                    <w:ins w:id="7173" w:author="Danny" w:date="2026-10-02T14:15:00Z"/>
                    <w:color w:val="000000"/>
                    <w:sz w:val="18"/>
                    <w:szCs w:val="18"/>
                  </w:rPr>
                </w:rPrChange>
              </w:rPr>
              <w:pPrChange w:id="7174" w:author="Danny" w:date="2026-10-02T14:16:00Z">
                <w:pPr>
                  <w:jc w:val="center"/>
                </w:pPr>
              </w:pPrChange>
            </w:pPr>
          </w:p>
        </w:tc>
        <w:tc>
          <w:tcPr>
            <w:tcW w:w="0" w:type="auto"/>
            <w:tcBorders>
              <w:top w:val="nil"/>
            </w:tcBorders>
            <w:shd w:val="clear" w:color="auto" w:fill="auto"/>
            <w:vAlign w:val="center"/>
            <w:hideMark/>
          </w:tcPr>
          <w:p w14:paraId="0F758EBC" w14:textId="77777777" w:rsidR="000D0736" w:rsidRPr="000D0736" w:rsidRDefault="000D0736">
            <w:pPr>
              <w:spacing w:line="276" w:lineRule="auto"/>
              <w:jc w:val="center"/>
              <w:rPr>
                <w:ins w:id="7175" w:author="Danny" w:date="2026-10-02T14:15:00Z"/>
                <w:rFonts w:ascii="Segoe UI Symbol" w:eastAsiaTheme="minorHAnsi" w:hAnsi="Segoe UI Symbol" w:cs="Calibri"/>
                <w:kern w:val="2"/>
                <w:sz w:val="14"/>
                <w:szCs w:val="18"/>
                <w14:ligatures w14:val="standardContextual"/>
                <w:rPrChange w:id="7176" w:author="Danny" w:date="2026-10-02T14:18:00Z">
                  <w:rPr>
                    <w:ins w:id="7177" w:author="Danny" w:date="2026-10-02T14:15:00Z"/>
                    <w:rFonts w:ascii="Segoe UI Symbol" w:hAnsi="Segoe UI Symbol" w:cs="Calibri"/>
                    <w:color w:val="000000"/>
                    <w:sz w:val="18"/>
                    <w:szCs w:val="18"/>
                  </w:rPr>
                </w:rPrChange>
              </w:rPr>
              <w:pPrChange w:id="7178" w:author="Danny" w:date="2026-10-02T14:23:00Z">
                <w:pPr>
                  <w:jc w:val="center"/>
                </w:pPr>
              </w:pPrChange>
            </w:pPr>
            <w:ins w:id="7179" w:author="Danny" w:date="2026-10-02T14:15:00Z">
              <w:r w:rsidRPr="000D0736">
                <w:rPr>
                  <w:rFonts w:ascii="Segoe UI Symbol" w:eastAsiaTheme="minorHAnsi" w:hAnsi="Segoe UI Symbol" w:cs="Calibri"/>
                  <w:kern w:val="2"/>
                  <w:sz w:val="14"/>
                  <w:szCs w:val="18"/>
                  <w14:ligatures w14:val="standardContextual"/>
                  <w:rPrChange w:id="718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BF18369" w14:textId="77777777" w:rsidR="000D0736" w:rsidRPr="000D0736" w:rsidRDefault="000D0736">
            <w:pPr>
              <w:spacing w:line="276" w:lineRule="auto"/>
              <w:jc w:val="center"/>
              <w:rPr>
                <w:ins w:id="7181" w:author="Danny" w:date="2026-10-02T14:15:00Z"/>
                <w:rFonts w:ascii="Segoe UI Symbol" w:eastAsiaTheme="minorHAnsi" w:hAnsi="Segoe UI Symbol" w:cs="Calibri"/>
                <w:kern w:val="2"/>
                <w:sz w:val="14"/>
                <w:szCs w:val="18"/>
                <w14:ligatures w14:val="standardContextual"/>
                <w:rPrChange w:id="7182" w:author="Danny" w:date="2026-10-02T14:18:00Z">
                  <w:rPr>
                    <w:ins w:id="7183" w:author="Danny" w:date="2026-10-02T14:15:00Z"/>
                    <w:rFonts w:ascii="Segoe UI Symbol" w:hAnsi="Segoe UI Symbol" w:cs="Calibri"/>
                    <w:color w:val="000000"/>
                    <w:sz w:val="18"/>
                    <w:szCs w:val="18"/>
                  </w:rPr>
                </w:rPrChange>
              </w:rPr>
              <w:pPrChange w:id="7184" w:author="Danny" w:date="2026-10-02T14:23:00Z">
                <w:pPr>
                  <w:jc w:val="center"/>
                </w:pPr>
              </w:pPrChange>
            </w:pPr>
            <w:ins w:id="7185" w:author="Danny" w:date="2026-10-02T14:15:00Z">
              <w:r w:rsidRPr="000D0736">
                <w:rPr>
                  <w:rFonts w:ascii="Segoe UI Symbol" w:eastAsiaTheme="minorHAnsi" w:hAnsi="Segoe UI Symbol" w:cs="Calibri"/>
                  <w:kern w:val="2"/>
                  <w:sz w:val="14"/>
                  <w:szCs w:val="18"/>
                  <w14:ligatures w14:val="standardContextual"/>
                  <w:rPrChange w:id="718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B4B2710" w14:textId="77777777" w:rsidR="000D0736" w:rsidRPr="000D0736" w:rsidRDefault="000D0736">
            <w:pPr>
              <w:spacing w:line="276" w:lineRule="auto"/>
              <w:jc w:val="center"/>
              <w:rPr>
                <w:ins w:id="7187" w:author="Danny" w:date="2026-10-02T14:15:00Z"/>
                <w:rFonts w:ascii="Segoe UI Symbol" w:eastAsiaTheme="minorHAnsi" w:hAnsi="Segoe UI Symbol" w:cs="Calibri"/>
                <w:kern w:val="2"/>
                <w:sz w:val="14"/>
                <w:szCs w:val="18"/>
                <w14:ligatures w14:val="standardContextual"/>
                <w:rPrChange w:id="7188" w:author="Danny" w:date="2026-10-02T14:18:00Z">
                  <w:rPr>
                    <w:ins w:id="7189" w:author="Danny" w:date="2026-10-02T14:15:00Z"/>
                    <w:rFonts w:ascii="Segoe UI Symbol" w:hAnsi="Segoe UI Symbol" w:cs="Calibri"/>
                    <w:color w:val="000000"/>
                    <w:sz w:val="18"/>
                    <w:szCs w:val="18"/>
                  </w:rPr>
                </w:rPrChange>
              </w:rPr>
              <w:pPrChange w:id="7190" w:author="Danny" w:date="2026-10-02T14:23:00Z">
                <w:pPr>
                  <w:jc w:val="center"/>
                </w:pPr>
              </w:pPrChange>
            </w:pPr>
            <w:ins w:id="7191" w:author="Danny" w:date="2026-10-02T14:15:00Z">
              <w:r w:rsidRPr="000D0736">
                <w:rPr>
                  <w:rFonts w:ascii="Segoe UI Symbol" w:eastAsiaTheme="minorHAnsi" w:hAnsi="Segoe UI Symbol" w:cs="Calibri"/>
                  <w:kern w:val="2"/>
                  <w:sz w:val="14"/>
                  <w:szCs w:val="18"/>
                  <w14:ligatures w14:val="standardContextual"/>
                  <w:rPrChange w:id="719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D267B70" w14:textId="77777777" w:rsidR="000D0736" w:rsidRPr="000D0736" w:rsidRDefault="000D0736">
            <w:pPr>
              <w:spacing w:line="276" w:lineRule="auto"/>
              <w:jc w:val="center"/>
              <w:rPr>
                <w:ins w:id="7193" w:author="Danny" w:date="2026-10-02T14:15:00Z"/>
                <w:rFonts w:ascii="Segoe UI Symbol" w:eastAsiaTheme="minorHAnsi" w:hAnsi="Segoe UI Symbol" w:cs="Calibri"/>
                <w:kern w:val="2"/>
                <w:sz w:val="14"/>
                <w:szCs w:val="18"/>
                <w14:ligatures w14:val="standardContextual"/>
                <w:rPrChange w:id="7194" w:author="Danny" w:date="2026-10-02T14:18:00Z">
                  <w:rPr>
                    <w:ins w:id="7195" w:author="Danny" w:date="2026-10-02T14:15:00Z"/>
                    <w:rFonts w:ascii="Segoe UI Symbol" w:hAnsi="Segoe UI Symbol" w:cs="Calibri"/>
                    <w:color w:val="000000"/>
                    <w:sz w:val="18"/>
                    <w:szCs w:val="18"/>
                  </w:rPr>
                </w:rPrChange>
              </w:rPr>
              <w:pPrChange w:id="7196" w:author="Danny" w:date="2026-10-02T14:23:00Z">
                <w:pPr>
                  <w:jc w:val="center"/>
                </w:pPr>
              </w:pPrChange>
            </w:pPr>
            <w:ins w:id="7197" w:author="Danny" w:date="2026-10-02T14:15:00Z">
              <w:r w:rsidRPr="000D0736">
                <w:rPr>
                  <w:rFonts w:ascii="Segoe UI Symbol" w:eastAsiaTheme="minorHAnsi" w:hAnsi="Segoe UI Symbol" w:cs="Calibri"/>
                  <w:kern w:val="2"/>
                  <w:sz w:val="14"/>
                  <w:szCs w:val="18"/>
                  <w14:ligatures w14:val="standardContextual"/>
                  <w:rPrChange w:id="719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85A3D73" w14:textId="77777777" w:rsidR="000D0736" w:rsidRPr="000D0736" w:rsidRDefault="000D0736">
            <w:pPr>
              <w:spacing w:line="276" w:lineRule="auto"/>
              <w:jc w:val="center"/>
              <w:rPr>
                <w:ins w:id="7199" w:author="Danny" w:date="2026-10-02T14:15:00Z"/>
                <w:rFonts w:ascii="Segoe UI Symbol" w:eastAsiaTheme="minorHAnsi" w:hAnsi="Segoe UI Symbol" w:cs="Calibri"/>
                <w:kern w:val="2"/>
                <w:sz w:val="14"/>
                <w:szCs w:val="18"/>
                <w14:ligatures w14:val="standardContextual"/>
                <w:rPrChange w:id="7200" w:author="Danny" w:date="2026-10-02T14:18:00Z">
                  <w:rPr>
                    <w:ins w:id="7201" w:author="Danny" w:date="2026-10-02T14:15:00Z"/>
                    <w:rFonts w:ascii="Segoe UI Symbol" w:hAnsi="Segoe UI Symbol" w:cs="Calibri"/>
                    <w:color w:val="000000"/>
                    <w:sz w:val="18"/>
                    <w:szCs w:val="18"/>
                  </w:rPr>
                </w:rPrChange>
              </w:rPr>
              <w:pPrChange w:id="7202" w:author="Danny" w:date="2026-10-02T14:23:00Z">
                <w:pPr>
                  <w:jc w:val="center"/>
                </w:pPr>
              </w:pPrChange>
            </w:pPr>
          </w:p>
        </w:tc>
        <w:tc>
          <w:tcPr>
            <w:tcW w:w="0" w:type="auto"/>
            <w:tcBorders>
              <w:top w:val="nil"/>
            </w:tcBorders>
            <w:shd w:val="clear" w:color="auto" w:fill="auto"/>
            <w:vAlign w:val="center"/>
            <w:hideMark/>
          </w:tcPr>
          <w:p w14:paraId="08F41C61" w14:textId="77777777" w:rsidR="000D0736" w:rsidRPr="000D0736" w:rsidRDefault="000D0736">
            <w:pPr>
              <w:spacing w:line="276" w:lineRule="auto"/>
              <w:jc w:val="center"/>
              <w:rPr>
                <w:ins w:id="7203" w:author="Danny" w:date="2026-10-02T14:15:00Z"/>
                <w:rFonts w:ascii="Segoe UI Symbol" w:eastAsiaTheme="minorHAnsi" w:hAnsi="Segoe UI Symbol" w:cs="Calibri"/>
                <w:kern w:val="2"/>
                <w:sz w:val="14"/>
                <w:szCs w:val="18"/>
                <w14:ligatures w14:val="standardContextual"/>
                <w:rPrChange w:id="7204" w:author="Danny" w:date="2026-10-02T14:18:00Z">
                  <w:rPr>
                    <w:ins w:id="7205" w:author="Danny" w:date="2026-10-02T14:15:00Z"/>
                    <w:rFonts w:ascii="Segoe UI Symbol" w:hAnsi="Segoe UI Symbol" w:cs="Calibri"/>
                    <w:color w:val="000000"/>
                    <w:sz w:val="18"/>
                    <w:szCs w:val="18"/>
                  </w:rPr>
                </w:rPrChange>
              </w:rPr>
              <w:pPrChange w:id="7206" w:author="Danny" w:date="2026-10-02T14:23:00Z">
                <w:pPr>
                  <w:jc w:val="center"/>
                </w:pPr>
              </w:pPrChange>
            </w:pPr>
            <w:ins w:id="7207" w:author="Danny" w:date="2026-10-02T14:15:00Z">
              <w:r w:rsidRPr="000D0736">
                <w:rPr>
                  <w:rFonts w:ascii="Segoe UI Symbol" w:eastAsiaTheme="minorHAnsi" w:hAnsi="Segoe UI Symbol" w:cs="Calibri"/>
                  <w:kern w:val="2"/>
                  <w:sz w:val="14"/>
                  <w:szCs w:val="18"/>
                  <w14:ligatures w14:val="standardContextual"/>
                  <w:rPrChange w:id="720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7F1602D" w14:textId="77777777" w:rsidR="000D0736" w:rsidRPr="000D0736" w:rsidRDefault="000D0736">
            <w:pPr>
              <w:spacing w:line="276" w:lineRule="auto"/>
              <w:jc w:val="center"/>
              <w:rPr>
                <w:ins w:id="7209" w:author="Danny" w:date="2026-10-02T14:15:00Z"/>
                <w:rFonts w:ascii="Segoe UI Symbol" w:eastAsiaTheme="minorHAnsi" w:hAnsi="Segoe UI Symbol" w:cs="Calibri"/>
                <w:kern w:val="2"/>
                <w:sz w:val="14"/>
                <w:szCs w:val="18"/>
                <w14:ligatures w14:val="standardContextual"/>
                <w:rPrChange w:id="7210" w:author="Danny" w:date="2026-10-02T14:18:00Z">
                  <w:rPr>
                    <w:ins w:id="7211" w:author="Danny" w:date="2026-10-02T14:15:00Z"/>
                    <w:rFonts w:ascii="Segoe UI Symbol" w:hAnsi="Segoe UI Symbol" w:cs="Calibri"/>
                    <w:color w:val="000000"/>
                    <w:sz w:val="18"/>
                    <w:szCs w:val="18"/>
                  </w:rPr>
                </w:rPrChange>
              </w:rPr>
              <w:pPrChange w:id="7212" w:author="Danny" w:date="2026-10-02T14:23:00Z">
                <w:pPr>
                  <w:jc w:val="center"/>
                </w:pPr>
              </w:pPrChange>
            </w:pPr>
            <w:ins w:id="7213" w:author="Danny" w:date="2026-10-02T14:15:00Z">
              <w:r w:rsidRPr="000D0736">
                <w:rPr>
                  <w:rFonts w:ascii="Segoe UI Symbol" w:eastAsiaTheme="minorHAnsi" w:hAnsi="Segoe UI Symbol" w:cs="Calibri"/>
                  <w:kern w:val="2"/>
                  <w:sz w:val="14"/>
                  <w:szCs w:val="18"/>
                  <w14:ligatures w14:val="standardContextual"/>
                  <w:rPrChange w:id="721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20354E6" w14:textId="77777777" w:rsidR="000D0736" w:rsidRPr="000D0736" w:rsidRDefault="000D0736">
            <w:pPr>
              <w:spacing w:line="276" w:lineRule="auto"/>
              <w:jc w:val="center"/>
              <w:rPr>
                <w:ins w:id="7215" w:author="Danny" w:date="2026-10-02T14:15:00Z"/>
                <w:rFonts w:ascii="Segoe UI Symbol" w:eastAsiaTheme="minorHAnsi" w:hAnsi="Segoe UI Symbol" w:cs="Calibri"/>
                <w:kern w:val="2"/>
                <w:sz w:val="14"/>
                <w:szCs w:val="18"/>
                <w14:ligatures w14:val="standardContextual"/>
                <w:rPrChange w:id="7216" w:author="Danny" w:date="2026-10-02T14:18:00Z">
                  <w:rPr>
                    <w:ins w:id="7217" w:author="Danny" w:date="2026-10-02T14:15:00Z"/>
                    <w:rFonts w:ascii="Segoe UI Symbol" w:hAnsi="Segoe UI Symbol" w:cs="Calibri"/>
                    <w:color w:val="000000"/>
                    <w:sz w:val="18"/>
                    <w:szCs w:val="18"/>
                  </w:rPr>
                </w:rPrChange>
              </w:rPr>
              <w:pPrChange w:id="7218" w:author="Danny" w:date="2026-10-02T14:23:00Z">
                <w:pPr>
                  <w:jc w:val="center"/>
                </w:pPr>
              </w:pPrChange>
            </w:pPr>
            <w:ins w:id="7219" w:author="Danny" w:date="2026-10-02T14:15:00Z">
              <w:r w:rsidRPr="000D0736">
                <w:rPr>
                  <w:rFonts w:ascii="Segoe UI Symbol" w:eastAsiaTheme="minorHAnsi" w:hAnsi="Segoe UI Symbol" w:cs="Calibri"/>
                  <w:kern w:val="2"/>
                  <w:sz w:val="14"/>
                  <w:szCs w:val="18"/>
                  <w14:ligatures w14:val="standardContextual"/>
                  <w:rPrChange w:id="7220" w:author="Danny" w:date="2026-10-02T14:18:00Z">
                    <w:rPr>
                      <w:rFonts w:ascii="Segoe UI Symbol" w:hAnsi="Segoe UI Symbol" w:cs="Calibri"/>
                      <w:color w:val="000000"/>
                      <w:sz w:val="18"/>
                      <w:szCs w:val="18"/>
                    </w:rPr>
                  </w:rPrChange>
                </w:rPr>
                <w:t>✓</w:t>
              </w:r>
            </w:ins>
          </w:p>
        </w:tc>
      </w:tr>
      <w:tr w:rsidR="002A4041" w:rsidRPr="000D0736" w14:paraId="1ADFFA90" w14:textId="77777777" w:rsidTr="00107337">
        <w:trPr>
          <w:trHeight w:val="20"/>
          <w:ins w:id="7221" w:author="Danny" w:date="2026-10-02T14:15:00Z"/>
        </w:trPr>
        <w:tc>
          <w:tcPr>
            <w:tcW w:w="0" w:type="auto"/>
            <w:tcBorders>
              <w:top w:val="nil"/>
              <w:left w:val="nil"/>
              <w:bottom w:val="nil"/>
              <w:right w:val="nil"/>
            </w:tcBorders>
            <w:shd w:val="clear" w:color="auto" w:fill="auto"/>
            <w:vAlign w:val="center"/>
            <w:hideMark/>
          </w:tcPr>
          <w:p w14:paraId="528C880F" w14:textId="77777777" w:rsidR="000D0736" w:rsidRPr="000D0736" w:rsidRDefault="000D0736">
            <w:pPr>
              <w:spacing w:line="276" w:lineRule="auto"/>
              <w:jc w:val="center"/>
              <w:rPr>
                <w:ins w:id="7222" w:author="Danny" w:date="2026-10-02T14:15:00Z"/>
                <w:rFonts w:eastAsiaTheme="minorHAnsi" w:cstheme="minorBidi"/>
                <w:kern w:val="2"/>
                <w:sz w:val="14"/>
                <w:szCs w:val="18"/>
                <w14:ligatures w14:val="standardContextual"/>
                <w:rPrChange w:id="7223" w:author="Danny" w:date="2026-10-02T14:18:00Z">
                  <w:rPr>
                    <w:ins w:id="7224" w:author="Danny" w:date="2026-10-02T14:15:00Z"/>
                    <w:color w:val="000000"/>
                    <w:sz w:val="18"/>
                    <w:szCs w:val="18"/>
                  </w:rPr>
                </w:rPrChange>
              </w:rPr>
              <w:pPrChange w:id="7225" w:author="Danny" w:date="2026-10-02T14:16:00Z">
                <w:pPr>
                  <w:jc w:val="center"/>
                </w:pPr>
              </w:pPrChange>
            </w:pPr>
            <w:ins w:id="7226" w:author="Danny" w:date="2026-10-02T14:15:00Z">
              <w:r w:rsidRPr="000D0736">
                <w:rPr>
                  <w:rFonts w:eastAsiaTheme="minorHAnsi" w:cstheme="minorBidi"/>
                  <w:kern w:val="2"/>
                  <w:sz w:val="14"/>
                  <w:szCs w:val="18"/>
                  <w14:ligatures w14:val="standardContextual"/>
                  <w:rPrChange w:id="7227" w:author="Danny" w:date="2026-10-02T14:18:00Z">
                    <w:rPr>
                      <w:color w:val="000000"/>
                      <w:sz w:val="18"/>
                      <w:szCs w:val="18"/>
                    </w:rPr>
                  </w:rPrChange>
                </w:rPr>
                <w:t>87</w:t>
              </w:r>
            </w:ins>
          </w:p>
        </w:tc>
        <w:tc>
          <w:tcPr>
            <w:tcW w:w="0" w:type="auto"/>
            <w:tcBorders>
              <w:top w:val="nil"/>
              <w:left w:val="nil"/>
              <w:bottom w:val="nil"/>
              <w:right w:val="nil"/>
            </w:tcBorders>
            <w:shd w:val="clear" w:color="auto" w:fill="auto"/>
            <w:vAlign w:val="center"/>
            <w:hideMark/>
          </w:tcPr>
          <w:p w14:paraId="744C852F" w14:textId="77777777" w:rsidR="000D0736" w:rsidRPr="000D0736" w:rsidRDefault="000D0736">
            <w:pPr>
              <w:spacing w:line="276" w:lineRule="auto"/>
              <w:rPr>
                <w:ins w:id="7228" w:author="Danny" w:date="2026-10-02T14:15:00Z"/>
                <w:rFonts w:eastAsiaTheme="minorHAnsi" w:cstheme="minorBidi"/>
                <w:kern w:val="2"/>
                <w:sz w:val="14"/>
                <w:szCs w:val="18"/>
                <w14:ligatures w14:val="standardContextual"/>
                <w:rPrChange w:id="7229" w:author="Danny" w:date="2026-10-02T14:18:00Z">
                  <w:rPr>
                    <w:ins w:id="7230" w:author="Danny" w:date="2026-10-02T14:15:00Z"/>
                    <w:color w:val="000000"/>
                    <w:sz w:val="18"/>
                    <w:szCs w:val="18"/>
                  </w:rPr>
                </w:rPrChange>
              </w:rPr>
              <w:pPrChange w:id="7231" w:author="Danny" w:date="2026-10-02T14:16:00Z">
                <w:pPr/>
              </w:pPrChange>
            </w:pPr>
            <w:ins w:id="7232" w:author="Danny" w:date="2026-10-02T14:15:00Z">
              <w:r w:rsidRPr="000D0736">
                <w:rPr>
                  <w:rFonts w:eastAsiaTheme="minorHAnsi" w:cstheme="minorBidi"/>
                  <w:kern w:val="2"/>
                  <w:sz w:val="14"/>
                  <w:szCs w:val="18"/>
                  <w14:ligatures w14:val="standardContextual"/>
                  <w:rPrChange w:id="7233" w:author="Danny" w:date="2026-10-02T14:18:00Z">
                    <w:rPr>
                      <w:color w:val="000000"/>
                      <w:sz w:val="18"/>
                      <w:szCs w:val="18"/>
                    </w:rPr>
                  </w:rPrChange>
                </w:rPr>
                <w:t>Sonnery-Cottet et al., 2026</w:t>
              </w:r>
            </w:ins>
          </w:p>
        </w:tc>
        <w:tc>
          <w:tcPr>
            <w:tcW w:w="0" w:type="auto"/>
            <w:tcBorders>
              <w:top w:val="nil"/>
              <w:left w:val="nil"/>
              <w:bottom w:val="nil"/>
              <w:right w:val="nil"/>
            </w:tcBorders>
            <w:shd w:val="clear" w:color="auto" w:fill="auto"/>
            <w:noWrap/>
            <w:vAlign w:val="bottom"/>
            <w:hideMark/>
          </w:tcPr>
          <w:p w14:paraId="369E3ED5" w14:textId="77777777" w:rsidR="000D0736" w:rsidRPr="000D0736" w:rsidRDefault="000D0736">
            <w:pPr>
              <w:spacing w:line="276" w:lineRule="auto"/>
              <w:rPr>
                <w:ins w:id="7234" w:author="Danny" w:date="2026-10-02T14:15:00Z"/>
                <w:rFonts w:eastAsiaTheme="minorHAnsi" w:cstheme="minorBidi"/>
                <w:kern w:val="2"/>
                <w:sz w:val="14"/>
                <w:szCs w:val="18"/>
                <w14:ligatures w14:val="standardContextual"/>
                <w:rPrChange w:id="7235" w:author="Danny" w:date="2026-10-02T14:18:00Z">
                  <w:rPr>
                    <w:ins w:id="7236" w:author="Danny" w:date="2026-10-02T14:15:00Z"/>
                    <w:color w:val="000000"/>
                    <w:sz w:val="18"/>
                    <w:szCs w:val="18"/>
                  </w:rPr>
                </w:rPrChange>
              </w:rPr>
              <w:pPrChange w:id="7237" w:author="Danny" w:date="2026-10-02T14:16:00Z">
                <w:pPr/>
              </w:pPrChange>
            </w:pPr>
          </w:p>
        </w:tc>
        <w:tc>
          <w:tcPr>
            <w:tcW w:w="0" w:type="auto"/>
            <w:tcBorders>
              <w:top w:val="nil"/>
              <w:left w:val="nil"/>
              <w:bottom w:val="nil"/>
              <w:right w:val="nil"/>
            </w:tcBorders>
            <w:shd w:val="clear" w:color="auto" w:fill="auto"/>
            <w:vAlign w:val="center"/>
            <w:hideMark/>
          </w:tcPr>
          <w:p w14:paraId="6FDD3470" w14:textId="77777777" w:rsidR="000D0736" w:rsidRPr="000D0736" w:rsidRDefault="000D0736">
            <w:pPr>
              <w:spacing w:line="276" w:lineRule="auto"/>
              <w:jc w:val="center"/>
              <w:rPr>
                <w:ins w:id="7238" w:author="Danny" w:date="2026-10-02T14:15:00Z"/>
                <w:rFonts w:eastAsiaTheme="minorHAnsi" w:cstheme="minorBidi"/>
                <w:kern w:val="2"/>
                <w:sz w:val="14"/>
                <w:szCs w:val="18"/>
                <w14:ligatures w14:val="standardContextual"/>
                <w:rPrChange w:id="7239" w:author="Danny" w:date="2026-10-02T14:18:00Z">
                  <w:rPr>
                    <w:ins w:id="7240" w:author="Danny" w:date="2026-10-02T14:15:00Z"/>
                    <w:color w:val="000000"/>
                    <w:sz w:val="18"/>
                    <w:szCs w:val="18"/>
                  </w:rPr>
                </w:rPrChange>
              </w:rPr>
              <w:pPrChange w:id="7241" w:author="Danny" w:date="2026-10-02T14:21:00Z">
                <w:pPr>
                  <w:jc w:val="center"/>
                </w:pPr>
              </w:pPrChange>
            </w:pPr>
            <w:ins w:id="7242" w:author="Danny" w:date="2026-10-02T14:15:00Z">
              <w:r w:rsidRPr="000D0736">
                <w:rPr>
                  <w:rFonts w:eastAsiaTheme="minorHAnsi" w:cstheme="minorBidi"/>
                  <w:kern w:val="2"/>
                  <w:sz w:val="14"/>
                  <w:szCs w:val="18"/>
                  <w14:ligatures w14:val="standardContextual"/>
                  <w:rPrChange w:id="7243"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14319C55" w14:textId="77777777" w:rsidR="000D0736" w:rsidRPr="000D0736" w:rsidRDefault="000D0736">
            <w:pPr>
              <w:spacing w:line="276" w:lineRule="auto"/>
              <w:jc w:val="center"/>
              <w:rPr>
                <w:ins w:id="7244" w:author="Danny" w:date="2026-10-02T14:15:00Z"/>
                <w:rFonts w:eastAsiaTheme="minorHAnsi" w:cstheme="minorBidi"/>
                <w:kern w:val="2"/>
                <w:sz w:val="14"/>
                <w:szCs w:val="18"/>
                <w14:ligatures w14:val="standardContextual"/>
                <w:rPrChange w:id="7245" w:author="Danny" w:date="2026-10-02T14:18:00Z">
                  <w:rPr>
                    <w:ins w:id="7246" w:author="Danny" w:date="2026-10-02T14:15:00Z"/>
                    <w:color w:val="000000"/>
                    <w:sz w:val="18"/>
                    <w:szCs w:val="18"/>
                  </w:rPr>
                </w:rPrChange>
              </w:rPr>
              <w:pPrChange w:id="7247" w:author="Danny" w:date="2026-10-02T14:21:00Z">
                <w:pPr>
                  <w:jc w:val="center"/>
                </w:pPr>
              </w:pPrChange>
            </w:pPr>
            <w:ins w:id="7248" w:author="Danny" w:date="2026-10-02T14:15:00Z">
              <w:r w:rsidRPr="000D0736">
                <w:rPr>
                  <w:rFonts w:eastAsiaTheme="minorHAnsi" w:cstheme="minorBidi"/>
                  <w:kern w:val="2"/>
                  <w:sz w:val="14"/>
                  <w:szCs w:val="18"/>
                  <w14:ligatures w14:val="standardContextual"/>
                  <w:rPrChange w:id="7249"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4E47353B" w14:textId="77777777" w:rsidR="000D0736" w:rsidRPr="000D0736" w:rsidRDefault="000D0736">
            <w:pPr>
              <w:spacing w:line="276" w:lineRule="auto"/>
              <w:jc w:val="center"/>
              <w:rPr>
                <w:ins w:id="7250" w:author="Danny" w:date="2026-10-02T14:15:00Z"/>
                <w:rFonts w:eastAsiaTheme="minorHAnsi" w:cstheme="minorBidi"/>
                <w:kern w:val="2"/>
                <w:sz w:val="14"/>
                <w:szCs w:val="18"/>
                <w14:ligatures w14:val="standardContextual"/>
                <w:rPrChange w:id="7251" w:author="Danny" w:date="2026-10-02T14:18:00Z">
                  <w:rPr>
                    <w:ins w:id="7252" w:author="Danny" w:date="2026-10-02T14:15:00Z"/>
                    <w:color w:val="000000"/>
                    <w:sz w:val="18"/>
                    <w:szCs w:val="18"/>
                  </w:rPr>
                </w:rPrChange>
              </w:rPr>
              <w:pPrChange w:id="7253" w:author="Danny" w:date="2026-10-02T14:21:00Z">
                <w:pPr>
                  <w:jc w:val="center"/>
                </w:pPr>
              </w:pPrChange>
            </w:pPr>
          </w:p>
        </w:tc>
        <w:tc>
          <w:tcPr>
            <w:tcW w:w="0" w:type="auto"/>
            <w:tcBorders>
              <w:top w:val="nil"/>
              <w:left w:val="nil"/>
              <w:bottom w:val="nil"/>
              <w:right w:val="nil"/>
            </w:tcBorders>
            <w:shd w:val="clear" w:color="auto" w:fill="auto"/>
            <w:vAlign w:val="center"/>
            <w:hideMark/>
          </w:tcPr>
          <w:p w14:paraId="1CD1F5CC" w14:textId="77777777" w:rsidR="000D0736" w:rsidRPr="000D0736" w:rsidRDefault="000D0736">
            <w:pPr>
              <w:spacing w:line="276" w:lineRule="auto"/>
              <w:jc w:val="center"/>
              <w:rPr>
                <w:ins w:id="7254" w:author="Danny" w:date="2026-10-02T14:15:00Z"/>
                <w:rFonts w:eastAsiaTheme="minorHAnsi" w:cstheme="minorBidi"/>
                <w:kern w:val="2"/>
                <w:sz w:val="14"/>
                <w:szCs w:val="18"/>
                <w14:ligatures w14:val="standardContextual"/>
                <w:rPrChange w:id="7255" w:author="Danny" w:date="2026-10-02T14:18:00Z">
                  <w:rPr>
                    <w:ins w:id="7256" w:author="Danny" w:date="2026-10-02T14:15:00Z"/>
                    <w:color w:val="000000"/>
                    <w:sz w:val="18"/>
                    <w:szCs w:val="18"/>
                  </w:rPr>
                </w:rPrChange>
              </w:rPr>
              <w:pPrChange w:id="7257" w:author="Danny" w:date="2026-10-02T14:21:00Z">
                <w:pPr>
                  <w:jc w:val="center"/>
                </w:pPr>
              </w:pPrChange>
            </w:pPr>
            <w:ins w:id="7258" w:author="Danny" w:date="2026-10-02T14:15:00Z">
              <w:r w:rsidRPr="000D0736">
                <w:rPr>
                  <w:rFonts w:eastAsiaTheme="minorHAnsi" w:cstheme="minorBidi"/>
                  <w:kern w:val="2"/>
                  <w:sz w:val="14"/>
                  <w:szCs w:val="18"/>
                  <w14:ligatures w14:val="standardContextual"/>
                  <w:rPrChange w:id="7259" w:author="Danny" w:date="2026-10-02T14:18:00Z">
                    <w:rPr>
                      <w:color w:val="000000"/>
                      <w:sz w:val="18"/>
                      <w:szCs w:val="18"/>
                    </w:rPr>
                  </w:rPrChange>
                </w:rPr>
                <w:t>25.0 ± 6.3</w:t>
              </w:r>
            </w:ins>
          </w:p>
        </w:tc>
        <w:tc>
          <w:tcPr>
            <w:tcW w:w="0" w:type="auto"/>
            <w:tcBorders>
              <w:top w:val="nil"/>
              <w:left w:val="nil"/>
              <w:bottom w:val="nil"/>
              <w:right w:val="nil"/>
            </w:tcBorders>
            <w:shd w:val="clear" w:color="auto" w:fill="auto"/>
            <w:vAlign w:val="center"/>
            <w:hideMark/>
          </w:tcPr>
          <w:p w14:paraId="3DCF5306" w14:textId="77777777" w:rsidR="000D0736" w:rsidRPr="000D0736" w:rsidRDefault="000D0736">
            <w:pPr>
              <w:spacing w:line="276" w:lineRule="auto"/>
              <w:jc w:val="center"/>
              <w:rPr>
                <w:ins w:id="7260" w:author="Danny" w:date="2026-10-02T14:15:00Z"/>
                <w:rFonts w:eastAsiaTheme="minorHAnsi" w:cstheme="minorBidi"/>
                <w:kern w:val="2"/>
                <w:sz w:val="14"/>
                <w:szCs w:val="18"/>
                <w14:ligatures w14:val="standardContextual"/>
                <w:rPrChange w:id="7261" w:author="Danny" w:date="2026-10-02T14:18:00Z">
                  <w:rPr>
                    <w:ins w:id="7262" w:author="Danny" w:date="2026-10-02T14:15:00Z"/>
                    <w:color w:val="000000"/>
                    <w:sz w:val="18"/>
                    <w:szCs w:val="18"/>
                  </w:rPr>
                </w:rPrChange>
              </w:rPr>
              <w:pPrChange w:id="7263" w:author="Danny" w:date="2026-10-02T14:21:00Z">
                <w:pPr>
                  <w:jc w:val="center"/>
                </w:pPr>
              </w:pPrChange>
            </w:pPr>
          </w:p>
        </w:tc>
        <w:tc>
          <w:tcPr>
            <w:tcW w:w="0" w:type="auto"/>
            <w:tcBorders>
              <w:top w:val="nil"/>
              <w:left w:val="nil"/>
              <w:bottom w:val="nil"/>
              <w:right w:val="nil"/>
            </w:tcBorders>
            <w:shd w:val="clear" w:color="auto" w:fill="auto"/>
            <w:vAlign w:val="center"/>
            <w:hideMark/>
          </w:tcPr>
          <w:p w14:paraId="55B0E4B2" w14:textId="77777777" w:rsidR="000D0736" w:rsidRPr="000D0736" w:rsidRDefault="000D0736">
            <w:pPr>
              <w:spacing w:line="276" w:lineRule="auto"/>
              <w:jc w:val="center"/>
              <w:rPr>
                <w:ins w:id="7264" w:author="Danny" w:date="2026-10-02T14:15:00Z"/>
                <w:rFonts w:eastAsiaTheme="minorHAnsi" w:cstheme="minorBidi"/>
                <w:kern w:val="2"/>
                <w:sz w:val="14"/>
                <w:szCs w:val="18"/>
                <w14:ligatures w14:val="standardContextual"/>
                <w:rPrChange w:id="7265" w:author="Danny" w:date="2026-10-02T14:18:00Z">
                  <w:rPr>
                    <w:ins w:id="7266" w:author="Danny" w:date="2026-10-02T14:15:00Z"/>
                    <w:color w:val="000000"/>
                    <w:sz w:val="18"/>
                    <w:szCs w:val="18"/>
                  </w:rPr>
                </w:rPrChange>
              </w:rPr>
              <w:pPrChange w:id="7267" w:author="Danny" w:date="2026-10-02T14:21:00Z">
                <w:pPr>
                  <w:jc w:val="center"/>
                </w:pPr>
              </w:pPrChange>
            </w:pPr>
            <w:ins w:id="7268" w:author="Danny" w:date="2026-10-02T14:15:00Z">
              <w:r w:rsidRPr="000D0736">
                <w:rPr>
                  <w:rFonts w:eastAsiaTheme="minorHAnsi" w:cstheme="minorBidi"/>
                  <w:kern w:val="2"/>
                  <w:sz w:val="14"/>
                  <w:szCs w:val="18"/>
                  <w14:ligatures w14:val="standardContextual"/>
                  <w:rPrChange w:id="7269" w:author="Danny" w:date="2026-10-02T14:18:00Z">
                    <w:rPr>
                      <w:color w:val="000000"/>
                      <w:sz w:val="18"/>
                      <w:szCs w:val="18"/>
                    </w:rPr>
                  </w:rPrChange>
                </w:rPr>
                <w:t>556</w:t>
              </w:r>
            </w:ins>
          </w:p>
        </w:tc>
        <w:tc>
          <w:tcPr>
            <w:tcW w:w="0" w:type="auto"/>
            <w:tcBorders>
              <w:top w:val="nil"/>
              <w:left w:val="nil"/>
              <w:bottom w:val="nil"/>
              <w:right w:val="nil"/>
            </w:tcBorders>
            <w:shd w:val="clear" w:color="auto" w:fill="auto"/>
            <w:vAlign w:val="center"/>
            <w:hideMark/>
          </w:tcPr>
          <w:p w14:paraId="7E42607E" w14:textId="77777777" w:rsidR="000D0736" w:rsidRPr="000D0736" w:rsidRDefault="000D0736">
            <w:pPr>
              <w:spacing w:line="276" w:lineRule="auto"/>
              <w:jc w:val="center"/>
              <w:rPr>
                <w:ins w:id="7270" w:author="Danny" w:date="2026-10-02T14:15:00Z"/>
                <w:rFonts w:eastAsiaTheme="minorHAnsi" w:cstheme="minorBidi"/>
                <w:kern w:val="2"/>
                <w:sz w:val="14"/>
                <w:szCs w:val="18"/>
                <w14:ligatures w14:val="standardContextual"/>
                <w:rPrChange w:id="7271" w:author="Danny" w:date="2026-10-02T14:18:00Z">
                  <w:rPr>
                    <w:ins w:id="7272" w:author="Danny" w:date="2026-10-02T14:15:00Z"/>
                    <w:color w:val="000000"/>
                    <w:sz w:val="18"/>
                    <w:szCs w:val="18"/>
                  </w:rPr>
                </w:rPrChange>
              </w:rPr>
              <w:pPrChange w:id="7273" w:author="Danny" w:date="2026-10-02T14:21:00Z">
                <w:pPr>
                  <w:jc w:val="center"/>
                </w:pPr>
              </w:pPrChange>
            </w:pPr>
            <w:ins w:id="7274" w:author="Danny" w:date="2026-10-02T14:15:00Z">
              <w:r w:rsidRPr="000D0736">
                <w:rPr>
                  <w:rFonts w:eastAsiaTheme="minorHAnsi" w:cstheme="minorBidi"/>
                  <w:kern w:val="2"/>
                  <w:sz w:val="14"/>
                  <w:szCs w:val="18"/>
                  <w14:ligatures w14:val="standardContextual"/>
                  <w:rPrChange w:id="7275" w:author="Danny" w:date="2026-10-02T14:18:00Z">
                    <w:rPr>
                      <w:color w:val="000000"/>
                      <w:sz w:val="18"/>
                      <w:szCs w:val="18"/>
                    </w:rPr>
                  </w:rPrChange>
                </w:rPr>
                <w:t>447</w:t>
              </w:r>
            </w:ins>
          </w:p>
        </w:tc>
        <w:tc>
          <w:tcPr>
            <w:tcW w:w="0" w:type="auto"/>
            <w:tcBorders>
              <w:top w:val="nil"/>
              <w:left w:val="nil"/>
              <w:bottom w:val="nil"/>
              <w:right w:val="nil"/>
            </w:tcBorders>
            <w:shd w:val="clear" w:color="auto" w:fill="auto"/>
            <w:vAlign w:val="center"/>
            <w:hideMark/>
          </w:tcPr>
          <w:p w14:paraId="537CCE30" w14:textId="77777777" w:rsidR="000D0736" w:rsidRPr="000D0736" w:rsidRDefault="000D0736">
            <w:pPr>
              <w:spacing w:line="276" w:lineRule="auto"/>
              <w:jc w:val="center"/>
              <w:rPr>
                <w:ins w:id="7276" w:author="Danny" w:date="2026-10-02T14:15:00Z"/>
                <w:rFonts w:eastAsiaTheme="minorHAnsi" w:cstheme="minorBidi"/>
                <w:kern w:val="2"/>
                <w:sz w:val="14"/>
                <w:szCs w:val="18"/>
                <w14:ligatures w14:val="standardContextual"/>
                <w:rPrChange w:id="7277" w:author="Danny" w:date="2026-10-02T14:18:00Z">
                  <w:rPr>
                    <w:ins w:id="7278" w:author="Danny" w:date="2026-10-02T14:15:00Z"/>
                    <w:color w:val="000000"/>
                    <w:sz w:val="18"/>
                    <w:szCs w:val="18"/>
                  </w:rPr>
                </w:rPrChange>
              </w:rPr>
              <w:pPrChange w:id="7279" w:author="Danny" w:date="2026-10-02T14:21:00Z">
                <w:pPr>
                  <w:jc w:val="center"/>
                </w:pPr>
              </w:pPrChange>
            </w:pPr>
            <w:ins w:id="7280" w:author="Danny" w:date="2026-10-02T14:15:00Z">
              <w:r w:rsidRPr="000D0736">
                <w:rPr>
                  <w:rFonts w:eastAsiaTheme="minorHAnsi" w:cstheme="minorBidi"/>
                  <w:kern w:val="2"/>
                  <w:sz w:val="14"/>
                  <w:szCs w:val="18"/>
                  <w14:ligatures w14:val="standardContextual"/>
                  <w:rPrChange w:id="7281" w:author="Danny" w:date="2026-10-02T14:18:00Z">
                    <w:rPr>
                      <w:color w:val="000000"/>
                      <w:sz w:val="18"/>
                      <w:szCs w:val="18"/>
                    </w:rPr>
                  </w:rPrChange>
                </w:rPr>
                <w:t>109</w:t>
              </w:r>
            </w:ins>
          </w:p>
        </w:tc>
        <w:tc>
          <w:tcPr>
            <w:tcW w:w="0" w:type="auto"/>
            <w:tcBorders>
              <w:top w:val="nil"/>
              <w:left w:val="nil"/>
              <w:bottom w:val="nil"/>
              <w:right w:val="nil"/>
            </w:tcBorders>
            <w:shd w:val="clear" w:color="auto" w:fill="auto"/>
            <w:noWrap/>
            <w:vAlign w:val="center"/>
            <w:hideMark/>
          </w:tcPr>
          <w:p w14:paraId="75FEF08F" w14:textId="77777777" w:rsidR="000D0736" w:rsidRPr="000D0736" w:rsidRDefault="000D0736">
            <w:pPr>
              <w:spacing w:line="276" w:lineRule="auto"/>
              <w:jc w:val="center"/>
              <w:rPr>
                <w:ins w:id="7282" w:author="Danny" w:date="2026-10-02T14:15:00Z"/>
                <w:rFonts w:eastAsiaTheme="minorHAnsi" w:cstheme="minorBidi"/>
                <w:kern w:val="2"/>
                <w:sz w:val="14"/>
                <w:szCs w:val="18"/>
                <w14:ligatures w14:val="standardContextual"/>
                <w:rPrChange w:id="7283" w:author="Danny" w:date="2026-10-02T14:18:00Z">
                  <w:rPr>
                    <w:ins w:id="7284" w:author="Danny" w:date="2026-10-02T14:15:00Z"/>
                    <w:color w:val="000000"/>
                    <w:sz w:val="18"/>
                    <w:szCs w:val="18"/>
                  </w:rPr>
                </w:rPrChange>
              </w:rPr>
              <w:pPrChange w:id="7285" w:author="Danny" w:date="2026-10-02T14:21:00Z">
                <w:pPr>
                  <w:jc w:val="center"/>
                </w:pPr>
              </w:pPrChange>
            </w:pPr>
          </w:p>
        </w:tc>
        <w:tc>
          <w:tcPr>
            <w:tcW w:w="0" w:type="auto"/>
            <w:tcBorders>
              <w:top w:val="nil"/>
              <w:left w:val="nil"/>
              <w:bottom w:val="nil"/>
              <w:right w:val="nil"/>
            </w:tcBorders>
            <w:shd w:val="clear" w:color="auto" w:fill="auto"/>
            <w:vAlign w:val="center"/>
            <w:hideMark/>
          </w:tcPr>
          <w:p w14:paraId="505F9815" w14:textId="77777777" w:rsidR="000D0736" w:rsidRPr="000D0736" w:rsidRDefault="000D0736">
            <w:pPr>
              <w:spacing w:line="276" w:lineRule="auto"/>
              <w:jc w:val="center"/>
              <w:rPr>
                <w:ins w:id="7286" w:author="Danny" w:date="2026-10-02T14:15:00Z"/>
                <w:rFonts w:eastAsiaTheme="minorHAnsi" w:cstheme="minorBidi"/>
                <w:kern w:val="2"/>
                <w:sz w:val="14"/>
                <w:szCs w:val="18"/>
                <w14:ligatures w14:val="standardContextual"/>
                <w:rPrChange w:id="7287" w:author="Danny" w:date="2026-10-02T14:18:00Z">
                  <w:rPr>
                    <w:ins w:id="7288" w:author="Danny" w:date="2026-10-02T14:15:00Z"/>
                    <w:color w:val="000000"/>
                    <w:sz w:val="18"/>
                    <w:szCs w:val="18"/>
                  </w:rPr>
                </w:rPrChange>
              </w:rPr>
              <w:pPrChange w:id="7289" w:author="Danny" w:date="2026-10-02T14:21:00Z">
                <w:pPr>
                  <w:jc w:val="center"/>
                </w:pPr>
              </w:pPrChange>
            </w:pPr>
            <w:ins w:id="7290" w:author="Danny" w:date="2026-10-02T14:15:00Z">
              <w:r w:rsidRPr="000D0736">
                <w:rPr>
                  <w:rFonts w:eastAsiaTheme="minorHAnsi" w:cstheme="minorBidi"/>
                  <w:kern w:val="2"/>
                  <w:sz w:val="14"/>
                  <w:szCs w:val="18"/>
                  <w14:ligatures w14:val="standardContextual"/>
                  <w:rPrChange w:id="7291" w:author="Danny" w:date="2026-10-02T14:18:00Z">
                    <w:rPr>
                      <w:color w:val="000000"/>
                      <w:sz w:val="18"/>
                      <w:szCs w:val="18"/>
                    </w:rPr>
                  </w:rPrChange>
                </w:rPr>
                <w:t>62.7</w:t>
              </w:r>
            </w:ins>
          </w:p>
        </w:tc>
        <w:tc>
          <w:tcPr>
            <w:tcW w:w="0" w:type="auto"/>
            <w:tcBorders>
              <w:top w:val="nil"/>
              <w:left w:val="nil"/>
              <w:bottom w:val="nil"/>
              <w:right w:val="nil"/>
            </w:tcBorders>
            <w:shd w:val="clear" w:color="auto" w:fill="auto"/>
            <w:vAlign w:val="center"/>
            <w:hideMark/>
          </w:tcPr>
          <w:p w14:paraId="7E5A3A76" w14:textId="77777777" w:rsidR="000D0736" w:rsidRPr="000D0736" w:rsidRDefault="000D0736">
            <w:pPr>
              <w:spacing w:line="276" w:lineRule="auto"/>
              <w:jc w:val="center"/>
              <w:rPr>
                <w:ins w:id="7292" w:author="Danny" w:date="2026-10-02T14:15:00Z"/>
                <w:rFonts w:eastAsiaTheme="minorHAnsi" w:cstheme="minorBidi"/>
                <w:kern w:val="2"/>
                <w:sz w:val="14"/>
                <w:szCs w:val="18"/>
                <w14:ligatures w14:val="standardContextual"/>
                <w:rPrChange w:id="7293" w:author="Danny" w:date="2026-10-02T14:18:00Z">
                  <w:rPr>
                    <w:ins w:id="7294" w:author="Danny" w:date="2026-10-02T14:15:00Z"/>
                    <w:color w:val="000000"/>
                    <w:sz w:val="18"/>
                    <w:szCs w:val="18"/>
                  </w:rPr>
                </w:rPrChange>
              </w:rPr>
              <w:pPrChange w:id="7295" w:author="Danny" w:date="2026-10-02T14:21:00Z">
                <w:pPr>
                  <w:jc w:val="center"/>
                </w:pPr>
              </w:pPrChange>
            </w:pPr>
            <w:ins w:id="7296" w:author="Danny" w:date="2026-10-02T14:15:00Z">
              <w:r w:rsidRPr="000D0736">
                <w:rPr>
                  <w:rFonts w:eastAsiaTheme="minorHAnsi" w:cstheme="minorBidi"/>
                  <w:kern w:val="2"/>
                  <w:sz w:val="14"/>
                  <w:szCs w:val="18"/>
                  <w14:ligatures w14:val="standardContextual"/>
                  <w:rPrChange w:id="7297" w:author="Danny" w:date="2026-10-02T14:18:00Z">
                    <w:rPr>
                      <w:color w:val="000000"/>
                      <w:sz w:val="18"/>
                      <w:szCs w:val="18"/>
                    </w:rPr>
                  </w:rPrChange>
                </w:rPr>
                <w:t>5.2</w:t>
              </w:r>
            </w:ins>
          </w:p>
        </w:tc>
        <w:tc>
          <w:tcPr>
            <w:tcW w:w="0" w:type="auto"/>
            <w:tcBorders>
              <w:top w:val="nil"/>
              <w:left w:val="nil"/>
              <w:bottom w:val="nil"/>
              <w:right w:val="nil"/>
            </w:tcBorders>
            <w:shd w:val="clear" w:color="auto" w:fill="auto"/>
            <w:vAlign w:val="center"/>
            <w:hideMark/>
          </w:tcPr>
          <w:p w14:paraId="6681C317" w14:textId="77777777" w:rsidR="000D0736" w:rsidRPr="000D0736" w:rsidRDefault="000D0736">
            <w:pPr>
              <w:spacing w:line="276" w:lineRule="auto"/>
              <w:jc w:val="center"/>
              <w:rPr>
                <w:ins w:id="7298" w:author="Danny" w:date="2026-10-02T14:15:00Z"/>
                <w:rFonts w:eastAsiaTheme="minorHAnsi" w:cstheme="minorBidi"/>
                <w:kern w:val="2"/>
                <w:sz w:val="14"/>
                <w:szCs w:val="18"/>
                <w14:ligatures w14:val="standardContextual"/>
                <w:rPrChange w:id="7299" w:author="Danny" w:date="2026-10-02T14:18:00Z">
                  <w:rPr>
                    <w:ins w:id="7300" w:author="Danny" w:date="2026-10-02T14:15:00Z"/>
                    <w:color w:val="000000"/>
                    <w:sz w:val="18"/>
                    <w:szCs w:val="18"/>
                  </w:rPr>
                </w:rPrChange>
              </w:rPr>
              <w:pPrChange w:id="7301" w:author="Danny" w:date="2026-10-02T14:21:00Z">
                <w:pPr>
                  <w:jc w:val="center"/>
                </w:pPr>
              </w:pPrChange>
            </w:pPr>
            <w:ins w:id="7302" w:author="Danny" w:date="2026-10-02T14:15:00Z">
              <w:r w:rsidRPr="000D0736">
                <w:rPr>
                  <w:rFonts w:eastAsiaTheme="minorHAnsi" w:cstheme="minorBidi"/>
                  <w:kern w:val="2"/>
                  <w:sz w:val="14"/>
                  <w:szCs w:val="18"/>
                  <w14:ligatures w14:val="standardContextual"/>
                  <w:rPrChange w:id="7303"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1B263DDF" w14:textId="77777777" w:rsidR="000D0736" w:rsidRPr="000D0736" w:rsidRDefault="000D0736">
            <w:pPr>
              <w:spacing w:line="276" w:lineRule="auto"/>
              <w:rPr>
                <w:ins w:id="7304" w:author="Danny" w:date="2026-10-02T14:15:00Z"/>
                <w:rFonts w:eastAsiaTheme="minorHAnsi" w:cstheme="minorBidi"/>
                <w:kern w:val="2"/>
                <w:sz w:val="14"/>
                <w:szCs w:val="18"/>
                <w14:ligatures w14:val="standardContextual"/>
                <w:rPrChange w:id="7305" w:author="Danny" w:date="2026-10-02T14:18:00Z">
                  <w:rPr>
                    <w:ins w:id="7306" w:author="Danny" w:date="2026-10-02T14:15:00Z"/>
                    <w:color w:val="000000"/>
                    <w:sz w:val="18"/>
                    <w:szCs w:val="18"/>
                  </w:rPr>
                </w:rPrChange>
              </w:rPr>
              <w:pPrChange w:id="7307" w:author="Danny" w:date="2026-10-02T14:16:00Z">
                <w:pPr>
                  <w:jc w:val="center"/>
                </w:pPr>
              </w:pPrChange>
            </w:pPr>
          </w:p>
        </w:tc>
        <w:tc>
          <w:tcPr>
            <w:tcW w:w="0" w:type="auto"/>
            <w:tcBorders>
              <w:top w:val="nil"/>
            </w:tcBorders>
            <w:shd w:val="clear" w:color="auto" w:fill="auto"/>
            <w:vAlign w:val="center"/>
            <w:hideMark/>
          </w:tcPr>
          <w:p w14:paraId="252058CC" w14:textId="77777777" w:rsidR="000D0736" w:rsidRPr="000D0736" w:rsidRDefault="000D0736">
            <w:pPr>
              <w:spacing w:line="276" w:lineRule="auto"/>
              <w:jc w:val="center"/>
              <w:rPr>
                <w:ins w:id="7308" w:author="Danny" w:date="2026-10-02T14:15:00Z"/>
                <w:rFonts w:ascii="Segoe UI Symbol" w:eastAsiaTheme="minorHAnsi" w:hAnsi="Segoe UI Symbol" w:cs="Calibri"/>
                <w:kern w:val="2"/>
                <w:sz w:val="14"/>
                <w:szCs w:val="18"/>
                <w14:ligatures w14:val="standardContextual"/>
                <w:rPrChange w:id="7309" w:author="Danny" w:date="2026-10-02T14:18:00Z">
                  <w:rPr>
                    <w:ins w:id="7310" w:author="Danny" w:date="2026-10-02T14:15:00Z"/>
                    <w:rFonts w:ascii="Segoe UI Symbol" w:hAnsi="Segoe UI Symbol" w:cs="Calibri"/>
                    <w:color w:val="000000"/>
                    <w:sz w:val="18"/>
                    <w:szCs w:val="18"/>
                  </w:rPr>
                </w:rPrChange>
              </w:rPr>
              <w:pPrChange w:id="7311" w:author="Danny" w:date="2026-10-02T14:23:00Z">
                <w:pPr>
                  <w:jc w:val="center"/>
                </w:pPr>
              </w:pPrChange>
            </w:pPr>
            <w:ins w:id="7312" w:author="Danny" w:date="2026-10-02T14:15:00Z">
              <w:r w:rsidRPr="000D0736">
                <w:rPr>
                  <w:rFonts w:ascii="Segoe UI Symbol" w:eastAsiaTheme="minorHAnsi" w:hAnsi="Segoe UI Symbol" w:cs="Calibri"/>
                  <w:kern w:val="2"/>
                  <w:sz w:val="14"/>
                  <w:szCs w:val="18"/>
                  <w14:ligatures w14:val="standardContextual"/>
                  <w:rPrChange w:id="731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4FB5A35" w14:textId="77777777" w:rsidR="000D0736" w:rsidRPr="000D0736" w:rsidRDefault="000D0736">
            <w:pPr>
              <w:spacing w:line="276" w:lineRule="auto"/>
              <w:jc w:val="center"/>
              <w:rPr>
                <w:ins w:id="7314" w:author="Danny" w:date="2026-10-02T14:15:00Z"/>
                <w:rFonts w:ascii="Segoe UI Symbol" w:eastAsiaTheme="minorHAnsi" w:hAnsi="Segoe UI Symbol" w:cs="Calibri"/>
                <w:kern w:val="2"/>
                <w:sz w:val="14"/>
                <w:szCs w:val="18"/>
                <w14:ligatures w14:val="standardContextual"/>
                <w:rPrChange w:id="7315" w:author="Danny" w:date="2026-10-02T14:18:00Z">
                  <w:rPr>
                    <w:ins w:id="7316" w:author="Danny" w:date="2026-10-02T14:15:00Z"/>
                    <w:rFonts w:ascii="Segoe UI Symbol" w:hAnsi="Segoe UI Symbol" w:cs="Calibri"/>
                    <w:color w:val="000000"/>
                    <w:sz w:val="18"/>
                    <w:szCs w:val="18"/>
                  </w:rPr>
                </w:rPrChange>
              </w:rPr>
              <w:pPrChange w:id="7317" w:author="Danny" w:date="2026-10-02T14:23:00Z">
                <w:pPr>
                  <w:jc w:val="center"/>
                </w:pPr>
              </w:pPrChange>
            </w:pPr>
            <w:ins w:id="7318" w:author="Danny" w:date="2026-10-02T14:15:00Z">
              <w:r w:rsidRPr="000D0736">
                <w:rPr>
                  <w:rFonts w:ascii="Segoe UI Symbol" w:eastAsiaTheme="minorHAnsi" w:hAnsi="Segoe UI Symbol" w:cs="Calibri"/>
                  <w:kern w:val="2"/>
                  <w:sz w:val="14"/>
                  <w:szCs w:val="18"/>
                  <w14:ligatures w14:val="standardContextual"/>
                  <w:rPrChange w:id="731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9C083C4" w14:textId="77777777" w:rsidR="000D0736" w:rsidRPr="000D0736" w:rsidRDefault="000D0736">
            <w:pPr>
              <w:spacing w:line="276" w:lineRule="auto"/>
              <w:jc w:val="center"/>
              <w:rPr>
                <w:ins w:id="7320" w:author="Danny" w:date="2026-10-02T14:15:00Z"/>
                <w:rFonts w:ascii="Segoe UI Symbol" w:eastAsiaTheme="minorHAnsi" w:hAnsi="Segoe UI Symbol" w:cs="Calibri"/>
                <w:kern w:val="2"/>
                <w:sz w:val="14"/>
                <w:szCs w:val="18"/>
                <w14:ligatures w14:val="standardContextual"/>
                <w:rPrChange w:id="7321" w:author="Danny" w:date="2026-10-02T14:18:00Z">
                  <w:rPr>
                    <w:ins w:id="7322" w:author="Danny" w:date="2026-10-02T14:15:00Z"/>
                    <w:rFonts w:ascii="Segoe UI Symbol" w:hAnsi="Segoe UI Symbol" w:cs="Calibri"/>
                    <w:color w:val="000000"/>
                    <w:sz w:val="18"/>
                    <w:szCs w:val="18"/>
                  </w:rPr>
                </w:rPrChange>
              </w:rPr>
              <w:pPrChange w:id="7323" w:author="Danny" w:date="2026-10-02T14:23:00Z">
                <w:pPr>
                  <w:jc w:val="center"/>
                </w:pPr>
              </w:pPrChange>
            </w:pPr>
            <w:ins w:id="7324" w:author="Danny" w:date="2026-10-02T14:15:00Z">
              <w:r w:rsidRPr="000D0736">
                <w:rPr>
                  <w:rFonts w:ascii="Segoe UI Symbol" w:eastAsiaTheme="minorHAnsi" w:hAnsi="Segoe UI Symbol" w:cs="Calibri"/>
                  <w:kern w:val="2"/>
                  <w:sz w:val="14"/>
                  <w:szCs w:val="18"/>
                  <w14:ligatures w14:val="standardContextual"/>
                  <w:rPrChange w:id="732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98BA7E2" w14:textId="77777777" w:rsidR="000D0736" w:rsidRPr="000D0736" w:rsidRDefault="000D0736">
            <w:pPr>
              <w:spacing w:line="276" w:lineRule="auto"/>
              <w:jc w:val="center"/>
              <w:rPr>
                <w:ins w:id="7326" w:author="Danny" w:date="2026-10-02T14:15:00Z"/>
                <w:rFonts w:ascii="Segoe UI Symbol" w:eastAsiaTheme="minorHAnsi" w:hAnsi="Segoe UI Symbol" w:cs="Calibri"/>
                <w:kern w:val="2"/>
                <w:sz w:val="14"/>
                <w:szCs w:val="18"/>
                <w14:ligatures w14:val="standardContextual"/>
                <w:rPrChange w:id="7327" w:author="Danny" w:date="2026-10-02T14:18:00Z">
                  <w:rPr>
                    <w:ins w:id="7328" w:author="Danny" w:date="2026-10-02T14:15:00Z"/>
                    <w:rFonts w:ascii="Segoe UI Symbol" w:hAnsi="Segoe UI Symbol" w:cs="Calibri"/>
                    <w:color w:val="000000"/>
                    <w:sz w:val="18"/>
                    <w:szCs w:val="18"/>
                  </w:rPr>
                </w:rPrChange>
              </w:rPr>
              <w:pPrChange w:id="7329" w:author="Danny" w:date="2026-10-02T14:23:00Z">
                <w:pPr>
                  <w:jc w:val="center"/>
                </w:pPr>
              </w:pPrChange>
            </w:pPr>
            <w:ins w:id="7330" w:author="Danny" w:date="2026-10-02T14:15:00Z">
              <w:r w:rsidRPr="000D0736">
                <w:rPr>
                  <w:rFonts w:ascii="Segoe UI Symbol" w:eastAsiaTheme="minorHAnsi" w:hAnsi="Segoe UI Symbol" w:cs="Calibri"/>
                  <w:kern w:val="2"/>
                  <w:sz w:val="14"/>
                  <w:szCs w:val="18"/>
                  <w14:ligatures w14:val="standardContextual"/>
                  <w:rPrChange w:id="733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DB44CFC" w14:textId="77777777" w:rsidR="000D0736" w:rsidRPr="000D0736" w:rsidRDefault="000D0736">
            <w:pPr>
              <w:spacing w:line="276" w:lineRule="auto"/>
              <w:jc w:val="center"/>
              <w:rPr>
                <w:ins w:id="7332" w:author="Danny" w:date="2026-10-02T14:15:00Z"/>
                <w:rFonts w:ascii="Segoe UI Symbol" w:eastAsiaTheme="minorHAnsi" w:hAnsi="Segoe UI Symbol" w:cs="Calibri"/>
                <w:kern w:val="2"/>
                <w:sz w:val="14"/>
                <w:szCs w:val="18"/>
                <w14:ligatures w14:val="standardContextual"/>
                <w:rPrChange w:id="7333" w:author="Danny" w:date="2026-10-02T14:18:00Z">
                  <w:rPr>
                    <w:ins w:id="7334" w:author="Danny" w:date="2026-10-02T14:15:00Z"/>
                    <w:rFonts w:ascii="Segoe UI Symbol" w:hAnsi="Segoe UI Symbol" w:cs="Calibri"/>
                    <w:color w:val="000000"/>
                    <w:sz w:val="18"/>
                    <w:szCs w:val="18"/>
                  </w:rPr>
                </w:rPrChange>
              </w:rPr>
              <w:pPrChange w:id="7335" w:author="Danny" w:date="2026-10-02T14:23:00Z">
                <w:pPr>
                  <w:jc w:val="center"/>
                </w:pPr>
              </w:pPrChange>
            </w:pPr>
          </w:p>
        </w:tc>
        <w:tc>
          <w:tcPr>
            <w:tcW w:w="0" w:type="auto"/>
            <w:tcBorders>
              <w:top w:val="nil"/>
            </w:tcBorders>
            <w:shd w:val="clear" w:color="auto" w:fill="auto"/>
            <w:vAlign w:val="center"/>
            <w:hideMark/>
          </w:tcPr>
          <w:p w14:paraId="18FA4F1E" w14:textId="77777777" w:rsidR="000D0736" w:rsidRPr="000D0736" w:rsidRDefault="000D0736">
            <w:pPr>
              <w:spacing w:line="276" w:lineRule="auto"/>
              <w:jc w:val="center"/>
              <w:rPr>
                <w:ins w:id="7336" w:author="Danny" w:date="2026-10-02T14:15:00Z"/>
                <w:rFonts w:ascii="Segoe UI Symbol" w:eastAsiaTheme="minorHAnsi" w:hAnsi="Segoe UI Symbol" w:cs="Calibri"/>
                <w:kern w:val="2"/>
                <w:sz w:val="14"/>
                <w:szCs w:val="18"/>
                <w14:ligatures w14:val="standardContextual"/>
                <w:rPrChange w:id="7337" w:author="Danny" w:date="2026-10-02T14:18:00Z">
                  <w:rPr>
                    <w:ins w:id="7338" w:author="Danny" w:date="2026-10-02T14:15:00Z"/>
                    <w:rFonts w:ascii="Segoe UI Symbol" w:hAnsi="Segoe UI Symbol" w:cs="Calibri"/>
                    <w:color w:val="000000"/>
                    <w:sz w:val="18"/>
                    <w:szCs w:val="18"/>
                  </w:rPr>
                </w:rPrChange>
              </w:rPr>
              <w:pPrChange w:id="7339" w:author="Danny" w:date="2026-10-02T14:23:00Z">
                <w:pPr>
                  <w:jc w:val="center"/>
                </w:pPr>
              </w:pPrChange>
            </w:pPr>
            <w:ins w:id="7340" w:author="Danny" w:date="2026-10-02T14:15:00Z">
              <w:r w:rsidRPr="000D0736">
                <w:rPr>
                  <w:rFonts w:ascii="Segoe UI Symbol" w:eastAsiaTheme="minorHAnsi" w:hAnsi="Segoe UI Symbol" w:cs="Calibri"/>
                  <w:kern w:val="2"/>
                  <w:sz w:val="14"/>
                  <w:szCs w:val="18"/>
                  <w14:ligatures w14:val="standardContextual"/>
                  <w:rPrChange w:id="734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5B9F722" w14:textId="77777777" w:rsidR="000D0736" w:rsidRPr="000D0736" w:rsidRDefault="000D0736">
            <w:pPr>
              <w:spacing w:line="276" w:lineRule="auto"/>
              <w:jc w:val="center"/>
              <w:rPr>
                <w:ins w:id="7342" w:author="Danny" w:date="2026-10-02T14:15:00Z"/>
                <w:rFonts w:ascii="Segoe UI Symbol" w:eastAsiaTheme="minorHAnsi" w:hAnsi="Segoe UI Symbol" w:cs="Calibri"/>
                <w:kern w:val="2"/>
                <w:sz w:val="14"/>
                <w:szCs w:val="18"/>
                <w14:ligatures w14:val="standardContextual"/>
                <w:rPrChange w:id="7343" w:author="Danny" w:date="2026-10-02T14:18:00Z">
                  <w:rPr>
                    <w:ins w:id="7344" w:author="Danny" w:date="2026-10-02T14:15:00Z"/>
                    <w:rFonts w:ascii="Segoe UI Symbol" w:hAnsi="Segoe UI Symbol" w:cs="Calibri"/>
                    <w:color w:val="000000"/>
                    <w:sz w:val="18"/>
                    <w:szCs w:val="18"/>
                  </w:rPr>
                </w:rPrChange>
              </w:rPr>
              <w:pPrChange w:id="7345" w:author="Danny" w:date="2026-10-02T14:23:00Z">
                <w:pPr>
                  <w:jc w:val="center"/>
                </w:pPr>
              </w:pPrChange>
            </w:pPr>
            <w:ins w:id="7346" w:author="Danny" w:date="2026-10-02T14:15:00Z">
              <w:r w:rsidRPr="000D0736">
                <w:rPr>
                  <w:rFonts w:ascii="Segoe UI Symbol" w:eastAsiaTheme="minorHAnsi" w:hAnsi="Segoe UI Symbol" w:cs="Calibri"/>
                  <w:kern w:val="2"/>
                  <w:sz w:val="14"/>
                  <w:szCs w:val="18"/>
                  <w14:ligatures w14:val="standardContextual"/>
                  <w:rPrChange w:id="734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A4AA6E5" w14:textId="77777777" w:rsidR="000D0736" w:rsidRPr="000D0736" w:rsidRDefault="000D0736">
            <w:pPr>
              <w:spacing w:line="276" w:lineRule="auto"/>
              <w:jc w:val="center"/>
              <w:rPr>
                <w:ins w:id="7348" w:author="Danny" w:date="2026-10-02T14:15:00Z"/>
                <w:rFonts w:ascii="Segoe UI Symbol" w:eastAsiaTheme="minorHAnsi" w:hAnsi="Segoe UI Symbol" w:cs="Calibri"/>
                <w:kern w:val="2"/>
                <w:sz w:val="14"/>
                <w:szCs w:val="18"/>
                <w14:ligatures w14:val="standardContextual"/>
                <w:rPrChange w:id="7349" w:author="Danny" w:date="2026-10-02T14:18:00Z">
                  <w:rPr>
                    <w:ins w:id="7350" w:author="Danny" w:date="2026-10-02T14:15:00Z"/>
                    <w:rFonts w:ascii="Segoe UI Symbol" w:hAnsi="Segoe UI Symbol" w:cs="Calibri"/>
                    <w:color w:val="000000"/>
                    <w:sz w:val="18"/>
                    <w:szCs w:val="18"/>
                  </w:rPr>
                </w:rPrChange>
              </w:rPr>
              <w:pPrChange w:id="7351" w:author="Danny" w:date="2026-10-02T14:23:00Z">
                <w:pPr>
                  <w:jc w:val="center"/>
                </w:pPr>
              </w:pPrChange>
            </w:pPr>
            <w:ins w:id="7352" w:author="Danny" w:date="2026-10-02T14:15:00Z">
              <w:r w:rsidRPr="000D0736">
                <w:rPr>
                  <w:rFonts w:ascii="Segoe UI Symbol" w:eastAsiaTheme="minorHAnsi" w:hAnsi="Segoe UI Symbol" w:cs="Calibri"/>
                  <w:kern w:val="2"/>
                  <w:sz w:val="14"/>
                  <w:szCs w:val="18"/>
                  <w14:ligatures w14:val="standardContextual"/>
                  <w:rPrChange w:id="7353" w:author="Danny" w:date="2026-10-02T14:18:00Z">
                    <w:rPr>
                      <w:rFonts w:ascii="Segoe UI Symbol" w:hAnsi="Segoe UI Symbol" w:cs="Calibri"/>
                      <w:color w:val="000000"/>
                      <w:sz w:val="18"/>
                      <w:szCs w:val="18"/>
                    </w:rPr>
                  </w:rPrChange>
                </w:rPr>
                <w:t>✓</w:t>
              </w:r>
            </w:ins>
          </w:p>
        </w:tc>
      </w:tr>
      <w:tr w:rsidR="002A4041" w:rsidRPr="000D0736" w14:paraId="10AB992D" w14:textId="77777777" w:rsidTr="00107337">
        <w:trPr>
          <w:trHeight w:val="20"/>
          <w:ins w:id="7354" w:author="Danny" w:date="2026-10-02T14:15:00Z"/>
        </w:trPr>
        <w:tc>
          <w:tcPr>
            <w:tcW w:w="0" w:type="auto"/>
            <w:tcBorders>
              <w:top w:val="nil"/>
              <w:left w:val="nil"/>
              <w:bottom w:val="nil"/>
              <w:right w:val="nil"/>
            </w:tcBorders>
            <w:shd w:val="clear" w:color="auto" w:fill="auto"/>
            <w:vAlign w:val="center"/>
            <w:hideMark/>
          </w:tcPr>
          <w:p w14:paraId="59C7F688" w14:textId="77777777" w:rsidR="000D0736" w:rsidRPr="000D0736" w:rsidRDefault="000D0736">
            <w:pPr>
              <w:spacing w:line="276" w:lineRule="auto"/>
              <w:jc w:val="center"/>
              <w:rPr>
                <w:ins w:id="7355" w:author="Danny" w:date="2026-10-02T14:15:00Z"/>
                <w:rFonts w:eastAsiaTheme="minorHAnsi" w:cstheme="minorBidi"/>
                <w:kern w:val="2"/>
                <w:sz w:val="14"/>
                <w:szCs w:val="18"/>
                <w14:ligatures w14:val="standardContextual"/>
                <w:rPrChange w:id="7356" w:author="Danny" w:date="2026-10-02T14:18:00Z">
                  <w:rPr>
                    <w:ins w:id="7357" w:author="Danny" w:date="2026-10-02T14:15:00Z"/>
                    <w:color w:val="000000"/>
                    <w:sz w:val="18"/>
                    <w:szCs w:val="18"/>
                  </w:rPr>
                </w:rPrChange>
              </w:rPr>
              <w:pPrChange w:id="7358" w:author="Danny" w:date="2026-10-02T14:16:00Z">
                <w:pPr>
                  <w:jc w:val="center"/>
                </w:pPr>
              </w:pPrChange>
            </w:pPr>
            <w:ins w:id="7359" w:author="Danny" w:date="2026-10-02T14:15:00Z">
              <w:r w:rsidRPr="000D0736">
                <w:rPr>
                  <w:rFonts w:eastAsiaTheme="minorHAnsi" w:cstheme="minorBidi"/>
                  <w:kern w:val="2"/>
                  <w:sz w:val="14"/>
                  <w:szCs w:val="18"/>
                  <w14:ligatures w14:val="standardContextual"/>
                  <w:rPrChange w:id="7360" w:author="Danny" w:date="2026-10-02T14:18:00Z">
                    <w:rPr>
                      <w:color w:val="000000"/>
                      <w:sz w:val="18"/>
                      <w:szCs w:val="18"/>
                    </w:rPr>
                  </w:rPrChange>
                </w:rPr>
                <w:t>89</w:t>
              </w:r>
            </w:ins>
          </w:p>
        </w:tc>
        <w:tc>
          <w:tcPr>
            <w:tcW w:w="0" w:type="auto"/>
            <w:tcBorders>
              <w:top w:val="nil"/>
              <w:left w:val="nil"/>
              <w:bottom w:val="nil"/>
              <w:right w:val="nil"/>
            </w:tcBorders>
            <w:shd w:val="clear" w:color="auto" w:fill="auto"/>
            <w:vAlign w:val="center"/>
            <w:hideMark/>
          </w:tcPr>
          <w:p w14:paraId="67499499" w14:textId="77777777" w:rsidR="000D0736" w:rsidRPr="000D0736" w:rsidRDefault="000D0736">
            <w:pPr>
              <w:spacing w:line="276" w:lineRule="auto"/>
              <w:rPr>
                <w:ins w:id="7361" w:author="Danny" w:date="2026-10-02T14:15:00Z"/>
                <w:rFonts w:eastAsiaTheme="minorHAnsi" w:cstheme="minorBidi"/>
                <w:kern w:val="2"/>
                <w:sz w:val="14"/>
                <w:szCs w:val="18"/>
                <w14:ligatures w14:val="standardContextual"/>
                <w:rPrChange w:id="7362" w:author="Danny" w:date="2026-10-02T14:18:00Z">
                  <w:rPr>
                    <w:ins w:id="7363" w:author="Danny" w:date="2026-10-02T14:15:00Z"/>
                    <w:color w:val="000000"/>
                    <w:sz w:val="18"/>
                    <w:szCs w:val="18"/>
                  </w:rPr>
                </w:rPrChange>
              </w:rPr>
              <w:pPrChange w:id="7364" w:author="Danny" w:date="2026-10-02T14:16:00Z">
                <w:pPr/>
              </w:pPrChange>
            </w:pPr>
            <w:ins w:id="7365" w:author="Danny" w:date="2026-10-02T14:15:00Z">
              <w:r w:rsidRPr="000D0736">
                <w:rPr>
                  <w:rFonts w:eastAsiaTheme="minorHAnsi" w:cstheme="minorBidi"/>
                  <w:kern w:val="2"/>
                  <w:sz w:val="14"/>
                  <w:szCs w:val="18"/>
                  <w14:ligatures w14:val="standardContextual"/>
                  <w:rPrChange w:id="7366" w:author="Danny" w:date="2026-10-02T14:18:00Z">
                    <w:rPr>
                      <w:color w:val="000000"/>
                      <w:sz w:val="18"/>
                      <w:szCs w:val="18"/>
                    </w:rPr>
                  </w:rPrChange>
                </w:rPr>
                <w:t>Tang et al., 2023</w:t>
              </w:r>
            </w:ins>
          </w:p>
        </w:tc>
        <w:tc>
          <w:tcPr>
            <w:tcW w:w="0" w:type="auto"/>
            <w:tcBorders>
              <w:top w:val="nil"/>
              <w:left w:val="nil"/>
              <w:bottom w:val="nil"/>
              <w:right w:val="nil"/>
            </w:tcBorders>
            <w:shd w:val="clear" w:color="auto" w:fill="auto"/>
            <w:noWrap/>
            <w:vAlign w:val="bottom"/>
            <w:hideMark/>
          </w:tcPr>
          <w:p w14:paraId="0CD69F95" w14:textId="77777777" w:rsidR="000D0736" w:rsidRPr="000D0736" w:rsidRDefault="000D0736">
            <w:pPr>
              <w:spacing w:line="276" w:lineRule="auto"/>
              <w:rPr>
                <w:ins w:id="7367" w:author="Danny" w:date="2026-10-02T14:15:00Z"/>
                <w:rFonts w:eastAsiaTheme="minorHAnsi" w:cstheme="minorBidi"/>
                <w:kern w:val="2"/>
                <w:sz w:val="14"/>
                <w:szCs w:val="18"/>
                <w14:ligatures w14:val="standardContextual"/>
                <w:rPrChange w:id="7368" w:author="Danny" w:date="2026-10-02T14:18:00Z">
                  <w:rPr>
                    <w:ins w:id="7369" w:author="Danny" w:date="2026-10-02T14:15:00Z"/>
                    <w:color w:val="000000"/>
                    <w:sz w:val="18"/>
                    <w:szCs w:val="18"/>
                  </w:rPr>
                </w:rPrChange>
              </w:rPr>
              <w:pPrChange w:id="7370" w:author="Danny" w:date="2026-10-02T14:16:00Z">
                <w:pPr/>
              </w:pPrChange>
            </w:pPr>
          </w:p>
        </w:tc>
        <w:tc>
          <w:tcPr>
            <w:tcW w:w="0" w:type="auto"/>
            <w:tcBorders>
              <w:top w:val="nil"/>
              <w:left w:val="nil"/>
              <w:bottom w:val="nil"/>
              <w:right w:val="nil"/>
            </w:tcBorders>
            <w:shd w:val="clear" w:color="auto" w:fill="auto"/>
            <w:vAlign w:val="center"/>
            <w:hideMark/>
          </w:tcPr>
          <w:p w14:paraId="20B4BD1F" w14:textId="77777777" w:rsidR="000D0736" w:rsidRPr="000D0736" w:rsidRDefault="000D0736">
            <w:pPr>
              <w:spacing w:line="276" w:lineRule="auto"/>
              <w:jc w:val="center"/>
              <w:rPr>
                <w:ins w:id="7371" w:author="Danny" w:date="2026-10-02T14:15:00Z"/>
                <w:rFonts w:eastAsiaTheme="minorHAnsi" w:cstheme="minorBidi"/>
                <w:kern w:val="2"/>
                <w:sz w:val="14"/>
                <w:szCs w:val="18"/>
                <w14:ligatures w14:val="standardContextual"/>
                <w:rPrChange w:id="7372" w:author="Danny" w:date="2026-10-02T14:18:00Z">
                  <w:rPr>
                    <w:ins w:id="7373" w:author="Danny" w:date="2026-10-02T14:15:00Z"/>
                    <w:color w:val="000000"/>
                    <w:sz w:val="18"/>
                    <w:szCs w:val="18"/>
                  </w:rPr>
                </w:rPrChange>
              </w:rPr>
              <w:pPrChange w:id="7374" w:author="Danny" w:date="2026-10-02T14:21:00Z">
                <w:pPr>
                  <w:jc w:val="center"/>
                </w:pPr>
              </w:pPrChange>
            </w:pPr>
            <w:ins w:id="7375" w:author="Danny" w:date="2026-10-02T14:15:00Z">
              <w:r w:rsidRPr="000D0736">
                <w:rPr>
                  <w:rFonts w:eastAsiaTheme="minorHAnsi" w:cstheme="minorBidi"/>
                  <w:kern w:val="2"/>
                  <w:sz w:val="14"/>
                  <w:szCs w:val="18"/>
                  <w14:ligatures w14:val="standardContextual"/>
                  <w:rPrChange w:id="7376"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50C80542" w14:textId="77777777" w:rsidR="000D0736" w:rsidRPr="000D0736" w:rsidRDefault="000D0736">
            <w:pPr>
              <w:spacing w:line="276" w:lineRule="auto"/>
              <w:jc w:val="center"/>
              <w:rPr>
                <w:ins w:id="7377" w:author="Danny" w:date="2026-10-02T14:15:00Z"/>
                <w:rFonts w:eastAsiaTheme="minorHAnsi" w:cstheme="minorBidi"/>
                <w:kern w:val="2"/>
                <w:sz w:val="14"/>
                <w:szCs w:val="18"/>
                <w14:ligatures w14:val="standardContextual"/>
                <w:rPrChange w:id="7378" w:author="Danny" w:date="2026-10-02T14:18:00Z">
                  <w:rPr>
                    <w:ins w:id="7379" w:author="Danny" w:date="2026-10-02T14:15:00Z"/>
                    <w:color w:val="000000"/>
                    <w:sz w:val="18"/>
                    <w:szCs w:val="18"/>
                  </w:rPr>
                </w:rPrChange>
              </w:rPr>
              <w:pPrChange w:id="7380" w:author="Danny" w:date="2026-10-02T14:21:00Z">
                <w:pPr>
                  <w:jc w:val="center"/>
                </w:pPr>
              </w:pPrChange>
            </w:pPr>
            <w:ins w:id="7381" w:author="Danny" w:date="2026-10-02T14:15:00Z">
              <w:r w:rsidRPr="000D0736">
                <w:rPr>
                  <w:rFonts w:eastAsiaTheme="minorHAnsi" w:cstheme="minorBidi"/>
                  <w:kern w:val="2"/>
                  <w:sz w:val="14"/>
                  <w:szCs w:val="18"/>
                  <w14:ligatures w14:val="standardContextual"/>
                  <w:rPrChange w:id="7382"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247E9B41" w14:textId="77777777" w:rsidR="000D0736" w:rsidRPr="000D0736" w:rsidRDefault="000D0736">
            <w:pPr>
              <w:spacing w:line="276" w:lineRule="auto"/>
              <w:jc w:val="center"/>
              <w:rPr>
                <w:ins w:id="7383" w:author="Danny" w:date="2026-10-02T14:15:00Z"/>
                <w:rFonts w:eastAsiaTheme="minorHAnsi" w:cstheme="minorBidi"/>
                <w:kern w:val="2"/>
                <w:sz w:val="14"/>
                <w:szCs w:val="18"/>
                <w14:ligatures w14:val="standardContextual"/>
                <w:rPrChange w:id="7384" w:author="Danny" w:date="2026-10-02T14:18:00Z">
                  <w:rPr>
                    <w:ins w:id="7385" w:author="Danny" w:date="2026-10-02T14:15:00Z"/>
                    <w:color w:val="000000"/>
                    <w:sz w:val="18"/>
                    <w:szCs w:val="18"/>
                  </w:rPr>
                </w:rPrChange>
              </w:rPr>
              <w:pPrChange w:id="7386" w:author="Danny" w:date="2026-10-02T14:21:00Z">
                <w:pPr>
                  <w:jc w:val="center"/>
                </w:pPr>
              </w:pPrChange>
            </w:pPr>
          </w:p>
        </w:tc>
        <w:tc>
          <w:tcPr>
            <w:tcW w:w="0" w:type="auto"/>
            <w:tcBorders>
              <w:top w:val="nil"/>
              <w:left w:val="nil"/>
              <w:bottom w:val="nil"/>
              <w:right w:val="nil"/>
            </w:tcBorders>
            <w:shd w:val="clear" w:color="auto" w:fill="auto"/>
            <w:vAlign w:val="center"/>
            <w:hideMark/>
          </w:tcPr>
          <w:p w14:paraId="2816E422" w14:textId="77777777" w:rsidR="000D0736" w:rsidRPr="000D0736" w:rsidRDefault="000D0736">
            <w:pPr>
              <w:spacing w:line="276" w:lineRule="auto"/>
              <w:jc w:val="center"/>
              <w:rPr>
                <w:ins w:id="7387" w:author="Danny" w:date="2026-10-02T14:15:00Z"/>
                <w:rFonts w:eastAsiaTheme="minorHAnsi" w:cstheme="minorBidi"/>
                <w:kern w:val="2"/>
                <w:sz w:val="14"/>
                <w:szCs w:val="18"/>
                <w14:ligatures w14:val="standardContextual"/>
                <w:rPrChange w:id="7388" w:author="Danny" w:date="2026-10-02T14:18:00Z">
                  <w:rPr>
                    <w:ins w:id="7389" w:author="Danny" w:date="2026-10-02T14:15:00Z"/>
                    <w:color w:val="000000"/>
                    <w:sz w:val="18"/>
                    <w:szCs w:val="18"/>
                  </w:rPr>
                </w:rPrChange>
              </w:rPr>
              <w:pPrChange w:id="7390" w:author="Danny" w:date="2026-10-02T14:21:00Z">
                <w:pPr>
                  <w:jc w:val="center"/>
                </w:pPr>
              </w:pPrChange>
            </w:pPr>
            <w:ins w:id="7391" w:author="Danny" w:date="2026-10-02T14:15:00Z">
              <w:r w:rsidRPr="000D0736">
                <w:rPr>
                  <w:rFonts w:eastAsiaTheme="minorHAnsi" w:cstheme="minorBidi"/>
                  <w:kern w:val="2"/>
                  <w:sz w:val="14"/>
                  <w:szCs w:val="18"/>
                  <w14:ligatures w14:val="standardContextual"/>
                  <w:rPrChange w:id="7392" w:author="Danny" w:date="2026-10-02T14:18:00Z">
                    <w:rPr>
                      <w:color w:val="000000"/>
                      <w:sz w:val="18"/>
                      <w:szCs w:val="18"/>
                    </w:rPr>
                  </w:rPrChange>
                </w:rPr>
                <w:t>28.2 ± 2.4</w:t>
              </w:r>
            </w:ins>
          </w:p>
        </w:tc>
        <w:tc>
          <w:tcPr>
            <w:tcW w:w="0" w:type="auto"/>
            <w:tcBorders>
              <w:top w:val="nil"/>
              <w:left w:val="nil"/>
              <w:bottom w:val="nil"/>
              <w:right w:val="nil"/>
            </w:tcBorders>
            <w:shd w:val="clear" w:color="auto" w:fill="auto"/>
            <w:vAlign w:val="center"/>
            <w:hideMark/>
          </w:tcPr>
          <w:p w14:paraId="113AA5D3" w14:textId="77777777" w:rsidR="000D0736" w:rsidRPr="000D0736" w:rsidRDefault="000D0736">
            <w:pPr>
              <w:spacing w:line="276" w:lineRule="auto"/>
              <w:jc w:val="center"/>
              <w:rPr>
                <w:ins w:id="7393" w:author="Danny" w:date="2026-10-02T14:15:00Z"/>
                <w:rFonts w:eastAsiaTheme="minorHAnsi" w:cstheme="minorBidi"/>
                <w:kern w:val="2"/>
                <w:sz w:val="14"/>
                <w:szCs w:val="18"/>
                <w14:ligatures w14:val="standardContextual"/>
                <w:rPrChange w:id="7394" w:author="Danny" w:date="2026-10-02T14:18:00Z">
                  <w:rPr>
                    <w:ins w:id="7395" w:author="Danny" w:date="2026-10-02T14:15:00Z"/>
                    <w:color w:val="000000"/>
                    <w:sz w:val="18"/>
                    <w:szCs w:val="18"/>
                  </w:rPr>
                </w:rPrChange>
              </w:rPr>
              <w:pPrChange w:id="7396" w:author="Danny" w:date="2026-10-02T14:21:00Z">
                <w:pPr>
                  <w:jc w:val="center"/>
                </w:pPr>
              </w:pPrChange>
            </w:pPr>
          </w:p>
        </w:tc>
        <w:tc>
          <w:tcPr>
            <w:tcW w:w="0" w:type="auto"/>
            <w:tcBorders>
              <w:top w:val="nil"/>
              <w:left w:val="nil"/>
              <w:bottom w:val="nil"/>
              <w:right w:val="nil"/>
            </w:tcBorders>
            <w:shd w:val="clear" w:color="auto" w:fill="auto"/>
            <w:vAlign w:val="center"/>
            <w:hideMark/>
          </w:tcPr>
          <w:p w14:paraId="11F84F58" w14:textId="77777777" w:rsidR="000D0736" w:rsidRPr="000D0736" w:rsidRDefault="000D0736">
            <w:pPr>
              <w:spacing w:line="276" w:lineRule="auto"/>
              <w:jc w:val="center"/>
              <w:rPr>
                <w:ins w:id="7397" w:author="Danny" w:date="2026-10-02T14:15:00Z"/>
                <w:rFonts w:eastAsiaTheme="minorHAnsi" w:cstheme="minorBidi"/>
                <w:kern w:val="2"/>
                <w:sz w:val="14"/>
                <w:szCs w:val="18"/>
                <w14:ligatures w14:val="standardContextual"/>
                <w:rPrChange w:id="7398" w:author="Danny" w:date="2026-10-02T14:18:00Z">
                  <w:rPr>
                    <w:ins w:id="7399" w:author="Danny" w:date="2026-10-02T14:15:00Z"/>
                    <w:color w:val="000000"/>
                    <w:sz w:val="18"/>
                    <w:szCs w:val="18"/>
                  </w:rPr>
                </w:rPrChange>
              </w:rPr>
              <w:pPrChange w:id="7400" w:author="Danny" w:date="2026-10-02T14:21:00Z">
                <w:pPr>
                  <w:jc w:val="center"/>
                </w:pPr>
              </w:pPrChange>
            </w:pPr>
            <w:ins w:id="7401" w:author="Danny" w:date="2026-10-02T14:15:00Z">
              <w:r w:rsidRPr="000D0736">
                <w:rPr>
                  <w:rFonts w:eastAsiaTheme="minorHAnsi" w:cstheme="minorBidi"/>
                  <w:kern w:val="2"/>
                  <w:sz w:val="14"/>
                  <w:szCs w:val="18"/>
                  <w14:ligatures w14:val="standardContextual"/>
                  <w:rPrChange w:id="7402" w:author="Danny" w:date="2026-10-02T14:18:00Z">
                    <w:rPr>
                      <w:color w:val="000000"/>
                      <w:sz w:val="18"/>
                      <w:szCs w:val="18"/>
                    </w:rPr>
                  </w:rPrChange>
                </w:rPr>
                <w:t>33</w:t>
              </w:r>
            </w:ins>
          </w:p>
        </w:tc>
        <w:tc>
          <w:tcPr>
            <w:tcW w:w="0" w:type="auto"/>
            <w:tcBorders>
              <w:top w:val="nil"/>
              <w:left w:val="nil"/>
              <w:bottom w:val="nil"/>
              <w:right w:val="nil"/>
            </w:tcBorders>
            <w:shd w:val="clear" w:color="auto" w:fill="auto"/>
            <w:vAlign w:val="center"/>
            <w:hideMark/>
          </w:tcPr>
          <w:p w14:paraId="7E08A594" w14:textId="77777777" w:rsidR="000D0736" w:rsidRPr="000D0736" w:rsidRDefault="000D0736">
            <w:pPr>
              <w:spacing w:line="276" w:lineRule="auto"/>
              <w:jc w:val="center"/>
              <w:rPr>
                <w:ins w:id="7403" w:author="Danny" w:date="2026-10-02T14:15:00Z"/>
                <w:rFonts w:eastAsiaTheme="minorHAnsi" w:cstheme="minorBidi"/>
                <w:kern w:val="2"/>
                <w:sz w:val="14"/>
                <w:szCs w:val="18"/>
                <w14:ligatures w14:val="standardContextual"/>
                <w:rPrChange w:id="7404" w:author="Danny" w:date="2026-10-02T14:18:00Z">
                  <w:rPr>
                    <w:ins w:id="7405" w:author="Danny" w:date="2026-10-02T14:15:00Z"/>
                    <w:color w:val="000000"/>
                    <w:sz w:val="18"/>
                    <w:szCs w:val="18"/>
                  </w:rPr>
                </w:rPrChange>
              </w:rPr>
              <w:pPrChange w:id="7406" w:author="Danny" w:date="2026-10-02T14:21:00Z">
                <w:pPr>
                  <w:jc w:val="center"/>
                </w:pPr>
              </w:pPrChange>
            </w:pPr>
            <w:ins w:id="7407" w:author="Danny" w:date="2026-10-02T14:15:00Z">
              <w:r w:rsidRPr="000D0736">
                <w:rPr>
                  <w:rFonts w:eastAsiaTheme="minorHAnsi" w:cstheme="minorBidi"/>
                  <w:kern w:val="2"/>
                  <w:sz w:val="14"/>
                  <w:szCs w:val="18"/>
                  <w14:ligatures w14:val="standardContextual"/>
                  <w:rPrChange w:id="7408" w:author="Danny" w:date="2026-10-02T14:18:00Z">
                    <w:rPr>
                      <w:color w:val="000000"/>
                      <w:sz w:val="18"/>
                      <w:szCs w:val="18"/>
                    </w:rPr>
                  </w:rPrChange>
                </w:rPr>
                <w:t>30</w:t>
              </w:r>
            </w:ins>
          </w:p>
        </w:tc>
        <w:tc>
          <w:tcPr>
            <w:tcW w:w="0" w:type="auto"/>
            <w:tcBorders>
              <w:top w:val="nil"/>
              <w:left w:val="nil"/>
              <w:bottom w:val="nil"/>
              <w:right w:val="nil"/>
            </w:tcBorders>
            <w:shd w:val="clear" w:color="auto" w:fill="auto"/>
            <w:vAlign w:val="center"/>
            <w:hideMark/>
          </w:tcPr>
          <w:p w14:paraId="2CC50AF7" w14:textId="77777777" w:rsidR="000D0736" w:rsidRPr="000D0736" w:rsidRDefault="000D0736">
            <w:pPr>
              <w:spacing w:line="276" w:lineRule="auto"/>
              <w:jc w:val="center"/>
              <w:rPr>
                <w:ins w:id="7409" w:author="Danny" w:date="2026-10-02T14:15:00Z"/>
                <w:rFonts w:eastAsiaTheme="minorHAnsi" w:cstheme="minorBidi"/>
                <w:kern w:val="2"/>
                <w:sz w:val="14"/>
                <w:szCs w:val="18"/>
                <w14:ligatures w14:val="standardContextual"/>
                <w:rPrChange w:id="7410" w:author="Danny" w:date="2026-10-02T14:18:00Z">
                  <w:rPr>
                    <w:ins w:id="7411" w:author="Danny" w:date="2026-10-02T14:15:00Z"/>
                    <w:color w:val="000000"/>
                    <w:sz w:val="18"/>
                    <w:szCs w:val="18"/>
                  </w:rPr>
                </w:rPrChange>
              </w:rPr>
              <w:pPrChange w:id="7412" w:author="Danny" w:date="2026-10-02T14:21:00Z">
                <w:pPr>
                  <w:jc w:val="center"/>
                </w:pPr>
              </w:pPrChange>
            </w:pPr>
            <w:ins w:id="7413" w:author="Danny" w:date="2026-10-02T14:15:00Z">
              <w:r w:rsidRPr="000D0736">
                <w:rPr>
                  <w:rFonts w:eastAsiaTheme="minorHAnsi" w:cstheme="minorBidi"/>
                  <w:kern w:val="2"/>
                  <w:sz w:val="14"/>
                  <w:szCs w:val="18"/>
                  <w14:ligatures w14:val="standardContextual"/>
                  <w:rPrChange w:id="7414" w:author="Danny" w:date="2026-10-02T14:18:00Z">
                    <w:rPr>
                      <w:color w:val="000000"/>
                      <w:sz w:val="18"/>
                      <w:szCs w:val="18"/>
                    </w:rPr>
                  </w:rPrChange>
                </w:rPr>
                <w:t>3</w:t>
              </w:r>
            </w:ins>
          </w:p>
        </w:tc>
        <w:tc>
          <w:tcPr>
            <w:tcW w:w="0" w:type="auto"/>
            <w:tcBorders>
              <w:top w:val="nil"/>
              <w:left w:val="nil"/>
              <w:bottom w:val="nil"/>
              <w:right w:val="nil"/>
            </w:tcBorders>
            <w:shd w:val="clear" w:color="auto" w:fill="auto"/>
            <w:noWrap/>
            <w:vAlign w:val="center"/>
            <w:hideMark/>
          </w:tcPr>
          <w:p w14:paraId="1E42644C" w14:textId="77777777" w:rsidR="000D0736" w:rsidRPr="000D0736" w:rsidRDefault="000D0736">
            <w:pPr>
              <w:spacing w:line="276" w:lineRule="auto"/>
              <w:jc w:val="center"/>
              <w:rPr>
                <w:ins w:id="7415" w:author="Danny" w:date="2026-10-02T14:15:00Z"/>
                <w:rFonts w:eastAsiaTheme="minorHAnsi" w:cstheme="minorBidi"/>
                <w:kern w:val="2"/>
                <w:sz w:val="14"/>
                <w:szCs w:val="18"/>
                <w14:ligatures w14:val="standardContextual"/>
                <w:rPrChange w:id="7416" w:author="Danny" w:date="2026-10-02T14:18:00Z">
                  <w:rPr>
                    <w:ins w:id="7417" w:author="Danny" w:date="2026-10-02T14:15:00Z"/>
                    <w:color w:val="000000"/>
                    <w:sz w:val="18"/>
                    <w:szCs w:val="18"/>
                  </w:rPr>
                </w:rPrChange>
              </w:rPr>
              <w:pPrChange w:id="7418" w:author="Danny" w:date="2026-10-02T14:21:00Z">
                <w:pPr>
                  <w:jc w:val="center"/>
                </w:pPr>
              </w:pPrChange>
            </w:pPr>
          </w:p>
        </w:tc>
        <w:tc>
          <w:tcPr>
            <w:tcW w:w="0" w:type="auto"/>
            <w:tcBorders>
              <w:top w:val="nil"/>
              <w:left w:val="nil"/>
              <w:bottom w:val="nil"/>
              <w:right w:val="nil"/>
            </w:tcBorders>
            <w:shd w:val="clear" w:color="auto" w:fill="auto"/>
            <w:vAlign w:val="center"/>
            <w:hideMark/>
          </w:tcPr>
          <w:p w14:paraId="740E84C8" w14:textId="77777777" w:rsidR="000D0736" w:rsidRPr="000D0736" w:rsidRDefault="000D0736">
            <w:pPr>
              <w:spacing w:line="276" w:lineRule="auto"/>
              <w:jc w:val="center"/>
              <w:rPr>
                <w:ins w:id="7419" w:author="Danny" w:date="2026-10-02T14:15:00Z"/>
                <w:rFonts w:eastAsiaTheme="minorHAnsi" w:cstheme="minorBidi"/>
                <w:kern w:val="2"/>
                <w:sz w:val="14"/>
                <w:szCs w:val="18"/>
                <w14:ligatures w14:val="standardContextual"/>
                <w:rPrChange w:id="7420" w:author="Danny" w:date="2026-10-02T14:18:00Z">
                  <w:rPr>
                    <w:ins w:id="7421" w:author="Danny" w:date="2026-10-02T14:15:00Z"/>
                    <w:color w:val="000000"/>
                    <w:sz w:val="18"/>
                    <w:szCs w:val="18"/>
                  </w:rPr>
                </w:rPrChange>
              </w:rPr>
              <w:pPrChange w:id="7422" w:author="Danny" w:date="2026-10-02T14:21:00Z">
                <w:pPr>
                  <w:jc w:val="center"/>
                </w:pPr>
              </w:pPrChange>
            </w:pPr>
            <w:ins w:id="7423" w:author="Danny" w:date="2026-10-02T14:15:00Z">
              <w:r w:rsidRPr="000D0736">
                <w:rPr>
                  <w:rFonts w:eastAsiaTheme="minorHAnsi" w:cstheme="minorBidi"/>
                  <w:kern w:val="2"/>
                  <w:sz w:val="14"/>
                  <w:szCs w:val="18"/>
                  <w14:ligatures w14:val="standardContextual"/>
                  <w:rPrChange w:id="7424"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6C08F04E" w14:textId="77777777" w:rsidR="000D0736" w:rsidRPr="000D0736" w:rsidRDefault="000D0736">
            <w:pPr>
              <w:spacing w:line="276" w:lineRule="auto"/>
              <w:jc w:val="center"/>
              <w:rPr>
                <w:ins w:id="7425" w:author="Danny" w:date="2026-10-02T14:15:00Z"/>
                <w:rFonts w:eastAsiaTheme="minorHAnsi" w:cstheme="minorBidi"/>
                <w:kern w:val="2"/>
                <w:sz w:val="14"/>
                <w:szCs w:val="18"/>
                <w14:ligatures w14:val="standardContextual"/>
                <w:rPrChange w:id="7426" w:author="Danny" w:date="2026-10-02T14:18:00Z">
                  <w:rPr>
                    <w:ins w:id="7427" w:author="Danny" w:date="2026-10-02T14:15:00Z"/>
                    <w:color w:val="000000"/>
                    <w:sz w:val="18"/>
                    <w:szCs w:val="18"/>
                  </w:rPr>
                </w:rPrChange>
              </w:rPr>
              <w:pPrChange w:id="7428" w:author="Danny" w:date="2026-10-02T14:21:00Z">
                <w:pPr>
                  <w:jc w:val="center"/>
                </w:pPr>
              </w:pPrChange>
            </w:pPr>
            <w:ins w:id="7429" w:author="Danny" w:date="2026-10-02T14:15:00Z">
              <w:r w:rsidRPr="000D0736">
                <w:rPr>
                  <w:rFonts w:eastAsiaTheme="minorHAnsi" w:cstheme="minorBidi"/>
                  <w:kern w:val="2"/>
                  <w:sz w:val="14"/>
                  <w:szCs w:val="18"/>
                  <w14:ligatures w14:val="standardContextual"/>
                  <w:rPrChange w:id="7430"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2DF7BFB9" w14:textId="77777777" w:rsidR="000D0736" w:rsidRPr="000D0736" w:rsidRDefault="000D0736">
            <w:pPr>
              <w:spacing w:line="276" w:lineRule="auto"/>
              <w:jc w:val="center"/>
              <w:rPr>
                <w:ins w:id="7431" w:author="Danny" w:date="2026-10-02T14:15:00Z"/>
                <w:rFonts w:eastAsiaTheme="minorHAnsi" w:cstheme="minorBidi"/>
                <w:kern w:val="2"/>
                <w:sz w:val="14"/>
                <w:szCs w:val="18"/>
                <w14:ligatures w14:val="standardContextual"/>
                <w:rPrChange w:id="7432" w:author="Danny" w:date="2026-10-02T14:18:00Z">
                  <w:rPr>
                    <w:ins w:id="7433" w:author="Danny" w:date="2026-10-02T14:15:00Z"/>
                    <w:color w:val="000000"/>
                    <w:sz w:val="18"/>
                    <w:szCs w:val="18"/>
                  </w:rPr>
                </w:rPrChange>
              </w:rPr>
              <w:pPrChange w:id="7434" w:author="Danny" w:date="2026-10-02T14:21:00Z">
                <w:pPr>
                  <w:jc w:val="center"/>
                </w:pPr>
              </w:pPrChange>
            </w:pPr>
            <w:ins w:id="7435" w:author="Danny" w:date="2026-10-02T14:15:00Z">
              <w:r w:rsidRPr="000D0736">
                <w:rPr>
                  <w:rFonts w:eastAsiaTheme="minorHAnsi" w:cstheme="minorBidi"/>
                  <w:kern w:val="2"/>
                  <w:sz w:val="14"/>
                  <w:szCs w:val="18"/>
                  <w14:ligatures w14:val="standardContextual"/>
                  <w:rPrChange w:id="7436"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1482D887" w14:textId="77777777" w:rsidR="000D0736" w:rsidRPr="000D0736" w:rsidRDefault="000D0736">
            <w:pPr>
              <w:spacing w:line="276" w:lineRule="auto"/>
              <w:rPr>
                <w:ins w:id="7437" w:author="Danny" w:date="2026-10-02T14:15:00Z"/>
                <w:rFonts w:eastAsiaTheme="minorHAnsi" w:cstheme="minorBidi"/>
                <w:kern w:val="2"/>
                <w:sz w:val="14"/>
                <w:szCs w:val="18"/>
                <w14:ligatures w14:val="standardContextual"/>
                <w:rPrChange w:id="7438" w:author="Danny" w:date="2026-10-02T14:18:00Z">
                  <w:rPr>
                    <w:ins w:id="7439" w:author="Danny" w:date="2026-10-02T14:15:00Z"/>
                    <w:color w:val="000000"/>
                    <w:sz w:val="18"/>
                    <w:szCs w:val="18"/>
                  </w:rPr>
                </w:rPrChange>
              </w:rPr>
              <w:pPrChange w:id="7440" w:author="Danny" w:date="2026-10-02T14:16:00Z">
                <w:pPr>
                  <w:jc w:val="center"/>
                </w:pPr>
              </w:pPrChange>
            </w:pPr>
          </w:p>
        </w:tc>
        <w:tc>
          <w:tcPr>
            <w:tcW w:w="0" w:type="auto"/>
            <w:tcBorders>
              <w:top w:val="nil"/>
            </w:tcBorders>
            <w:shd w:val="clear" w:color="auto" w:fill="auto"/>
            <w:vAlign w:val="center"/>
            <w:hideMark/>
          </w:tcPr>
          <w:p w14:paraId="7AB96EFB" w14:textId="77777777" w:rsidR="000D0736" w:rsidRPr="000D0736" w:rsidRDefault="000D0736">
            <w:pPr>
              <w:spacing w:line="276" w:lineRule="auto"/>
              <w:jc w:val="center"/>
              <w:rPr>
                <w:ins w:id="7441" w:author="Danny" w:date="2026-10-02T14:15:00Z"/>
                <w:rFonts w:ascii="Segoe UI Symbol" w:eastAsiaTheme="minorHAnsi" w:hAnsi="Segoe UI Symbol" w:cs="Calibri"/>
                <w:kern w:val="2"/>
                <w:sz w:val="14"/>
                <w:szCs w:val="18"/>
                <w14:ligatures w14:val="standardContextual"/>
                <w:rPrChange w:id="7442" w:author="Danny" w:date="2026-10-02T14:18:00Z">
                  <w:rPr>
                    <w:ins w:id="7443" w:author="Danny" w:date="2026-10-02T14:15:00Z"/>
                    <w:rFonts w:ascii="Segoe UI Symbol" w:hAnsi="Segoe UI Symbol" w:cs="Calibri"/>
                    <w:color w:val="000000"/>
                    <w:sz w:val="18"/>
                    <w:szCs w:val="18"/>
                  </w:rPr>
                </w:rPrChange>
              </w:rPr>
              <w:pPrChange w:id="7444" w:author="Danny" w:date="2026-10-02T14:23:00Z">
                <w:pPr>
                  <w:jc w:val="center"/>
                </w:pPr>
              </w:pPrChange>
            </w:pPr>
            <w:ins w:id="7445" w:author="Danny" w:date="2026-10-02T14:15:00Z">
              <w:r w:rsidRPr="000D0736">
                <w:rPr>
                  <w:rFonts w:ascii="Segoe UI Symbol" w:eastAsiaTheme="minorHAnsi" w:hAnsi="Segoe UI Symbol" w:cs="Calibri"/>
                  <w:kern w:val="2"/>
                  <w:sz w:val="14"/>
                  <w:szCs w:val="18"/>
                  <w14:ligatures w14:val="standardContextual"/>
                  <w:rPrChange w:id="744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6E39F60" w14:textId="77777777" w:rsidR="000D0736" w:rsidRPr="000D0736" w:rsidRDefault="000D0736">
            <w:pPr>
              <w:spacing w:line="276" w:lineRule="auto"/>
              <w:jc w:val="center"/>
              <w:rPr>
                <w:ins w:id="7447" w:author="Danny" w:date="2026-10-02T14:15:00Z"/>
                <w:rFonts w:ascii="Segoe UI Symbol" w:eastAsiaTheme="minorHAnsi" w:hAnsi="Segoe UI Symbol" w:cs="Calibri"/>
                <w:kern w:val="2"/>
                <w:sz w:val="14"/>
                <w:szCs w:val="18"/>
                <w14:ligatures w14:val="standardContextual"/>
                <w:rPrChange w:id="7448" w:author="Danny" w:date="2026-10-02T14:18:00Z">
                  <w:rPr>
                    <w:ins w:id="7449" w:author="Danny" w:date="2026-10-02T14:15:00Z"/>
                    <w:rFonts w:ascii="Segoe UI Symbol" w:hAnsi="Segoe UI Symbol" w:cs="Calibri"/>
                    <w:color w:val="000000"/>
                    <w:sz w:val="18"/>
                    <w:szCs w:val="18"/>
                  </w:rPr>
                </w:rPrChange>
              </w:rPr>
              <w:pPrChange w:id="7450" w:author="Danny" w:date="2026-10-02T14:23:00Z">
                <w:pPr>
                  <w:jc w:val="center"/>
                </w:pPr>
              </w:pPrChange>
            </w:pPr>
            <w:ins w:id="7451" w:author="Danny" w:date="2026-10-02T14:15:00Z">
              <w:r w:rsidRPr="000D0736">
                <w:rPr>
                  <w:rFonts w:ascii="Segoe UI Symbol" w:eastAsiaTheme="minorHAnsi" w:hAnsi="Segoe UI Symbol" w:cs="Calibri"/>
                  <w:kern w:val="2"/>
                  <w:sz w:val="14"/>
                  <w:szCs w:val="18"/>
                  <w14:ligatures w14:val="standardContextual"/>
                  <w:rPrChange w:id="745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565FA05" w14:textId="77777777" w:rsidR="000D0736" w:rsidRPr="000D0736" w:rsidRDefault="000D0736">
            <w:pPr>
              <w:spacing w:line="276" w:lineRule="auto"/>
              <w:jc w:val="center"/>
              <w:rPr>
                <w:ins w:id="7453" w:author="Danny" w:date="2026-10-02T14:15:00Z"/>
                <w:rFonts w:ascii="Segoe UI Symbol" w:eastAsiaTheme="minorHAnsi" w:hAnsi="Segoe UI Symbol" w:cs="Calibri"/>
                <w:kern w:val="2"/>
                <w:sz w:val="14"/>
                <w:szCs w:val="18"/>
                <w14:ligatures w14:val="standardContextual"/>
                <w:rPrChange w:id="7454" w:author="Danny" w:date="2026-10-02T14:18:00Z">
                  <w:rPr>
                    <w:ins w:id="7455" w:author="Danny" w:date="2026-10-02T14:15:00Z"/>
                    <w:rFonts w:ascii="Segoe UI Symbol" w:hAnsi="Segoe UI Symbol" w:cs="Calibri"/>
                    <w:color w:val="000000"/>
                    <w:sz w:val="18"/>
                    <w:szCs w:val="18"/>
                  </w:rPr>
                </w:rPrChange>
              </w:rPr>
              <w:pPrChange w:id="7456" w:author="Danny" w:date="2026-10-02T14:23:00Z">
                <w:pPr>
                  <w:jc w:val="center"/>
                </w:pPr>
              </w:pPrChange>
            </w:pPr>
            <w:ins w:id="7457" w:author="Danny" w:date="2026-10-02T14:15:00Z">
              <w:r w:rsidRPr="000D0736">
                <w:rPr>
                  <w:rFonts w:ascii="Segoe UI Symbol" w:eastAsiaTheme="minorHAnsi" w:hAnsi="Segoe UI Symbol" w:cs="Calibri"/>
                  <w:kern w:val="2"/>
                  <w:sz w:val="14"/>
                  <w:szCs w:val="18"/>
                  <w14:ligatures w14:val="standardContextual"/>
                  <w:rPrChange w:id="745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4356AFB" w14:textId="77777777" w:rsidR="000D0736" w:rsidRPr="000D0736" w:rsidRDefault="000D0736">
            <w:pPr>
              <w:spacing w:line="276" w:lineRule="auto"/>
              <w:jc w:val="center"/>
              <w:rPr>
                <w:ins w:id="7459" w:author="Danny" w:date="2026-10-02T14:15:00Z"/>
                <w:rFonts w:ascii="Segoe UI Symbol" w:eastAsiaTheme="minorHAnsi" w:hAnsi="Segoe UI Symbol" w:cs="Calibri"/>
                <w:kern w:val="2"/>
                <w:sz w:val="14"/>
                <w:szCs w:val="18"/>
                <w14:ligatures w14:val="standardContextual"/>
                <w:rPrChange w:id="7460" w:author="Danny" w:date="2026-10-02T14:18:00Z">
                  <w:rPr>
                    <w:ins w:id="7461" w:author="Danny" w:date="2026-10-02T14:15:00Z"/>
                    <w:rFonts w:ascii="Segoe UI Symbol" w:hAnsi="Segoe UI Symbol" w:cs="Calibri"/>
                    <w:color w:val="000000"/>
                    <w:sz w:val="18"/>
                    <w:szCs w:val="18"/>
                  </w:rPr>
                </w:rPrChange>
              </w:rPr>
              <w:pPrChange w:id="7462" w:author="Danny" w:date="2026-10-02T14:23:00Z">
                <w:pPr>
                  <w:jc w:val="center"/>
                </w:pPr>
              </w:pPrChange>
            </w:pPr>
            <w:ins w:id="7463" w:author="Danny" w:date="2026-10-02T14:15:00Z">
              <w:r w:rsidRPr="000D0736">
                <w:rPr>
                  <w:rFonts w:ascii="Segoe UI Symbol" w:eastAsiaTheme="minorHAnsi" w:hAnsi="Segoe UI Symbol" w:cs="Calibri"/>
                  <w:kern w:val="2"/>
                  <w:sz w:val="14"/>
                  <w:szCs w:val="18"/>
                  <w14:ligatures w14:val="standardContextual"/>
                  <w:rPrChange w:id="746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055FEDE" w14:textId="77777777" w:rsidR="000D0736" w:rsidRPr="000D0736" w:rsidRDefault="000D0736">
            <w:pPr>
              <w:spacing w:line="276" w:lineRule="auto"/>
              <w:jc w:val="center"/>
              <w:rPr>
                <w:ins w:id="7465" w:author="Danny" w:date="2026-10-02T14:15:00Z"/>
                <w:rFonts w:ascii="Segoe UI Symbol" w:eastAsiaTheme="minorHAnsi" w:hAnsi="Segoe UI Symbol" w:cs="Calibri"/>
                <w:kern w:val="2"/>
                <w:sz w:val="14"/>
                <w:szCs w:val="18"/>
                <w14:ligatures w14:val="standardContextual"/>
                <w:rPrChange w:id="7466" w:author="Danny" w:date="2026-10-02T14:18:00Z">
                  <w:rPr>
                    <w:ins w:id="7467" w:author="Danny" w:date="2026-10-02T14:15:00Z"/>
                    <w:rFonts w:ascii="Segoe UI Symbol" w:hAnsi="Segoe UI Symbol" w:cs="Calibri"/>
                    <w:color w:val="000000"/>
                    <w:sz w:val="18"/>
                    <w:szCs w:val="18"/>
                  </w:rPr>
                </w:rPrChange>
              </w:rPr>
              <w:pPrChange w:id="7468" w:author="Danny" w:date="2026-10-02T14:23:00Z">
                <w:pPr>
                  <w:jc w:val="center"/>
                </w:pPr>
              </w:pPrChange>
            </w:pPr>
          </w:p>
        </w:tc>
        <w:tc>
          <w:tcPr>
            <w:tcW w:w="0" w:type="auto"/>
            <w:tcBorders>
              <w:top w:val="nil"/>
            </w:tcBorders>
            <w:shd w:val="clear" w:color="auto" w:fill="auto"/>
            <w:vAlign w:val="center"/>
            <w:hideMark/>
          </w:tcPr>
          <w:p w14:paraId="0E1F62C4" w14:textId="77777777" w:rsidR="000D0736" w:rsidRPr="000D0736" w:rsidRDefault="000D0736">
            <w:pPr>
              <w:spacing w:line="276" w:lineRule="auto"/>
              <w:jc w:val="center"/>
              <w:rPr>
                <w:ins w:id="7469" w:author="Danny" w:date="2026-10-02T14:15:00Z"/>
                <w:rFonts w:ascii="Segoe UI Symbol" w:eastAsiaTheme="minorHAnsi" w:hAnsi="Segoe UI Symbol" w:cs="Calibri"/>
                <w:kern w:val="2"/>
                <w:sz w:val="14"/>
                <w:szCs w:val="18"/>
                <w14:ligatures w14:val="standardContextual"/>
                <w:rPrChange w:id="7470" w:author="Danny" w:date="2026-10-02T14:18:00Z">
                  <w:rPr>
                    <w:ins w:id="7471" w:author="Danny" w:date="2026-10-02T14:15:00Z"/>
                    <w:rFonts w:ascii="Segoe UI Symbol" w:hAnsi="Segoe UI Symbol" w:cs="Calibri"/>
                    <w:color w:val="000000"/>
                    <w:sz w:val="18"/>
                    <w:szCs w:val="18"/>
                  </w:rPr>
                </w:rPrChange>
              </w:rPr>
              <w:pPrChange w:id="7472" w:author="Danny" w:date="2026-10-02T14:23:00Z">
                <w:pPr>
                  <w:jc w:val="center"/>
                </w:pPr>
              </w:pPrChange>
            </w:pPr>
            <w:ins w:id="7473" w:author="Danny" w:date="2026-10-02T14:15:00Z">
              <w:r w:rsidRPr="000D0736">
                <w:rPr>
                  <w:rFonts w:ascii="Segoe UI Symbol" w:eastAsiaTheme="minorHAnsi" w:hAnsi="Segoe UI Symbol" w:cs="Calibri"/>
                  <w:kern w:val="2"/>
                  <w:sz w:val="14"/>
                  <w:szCs w:val="18"/>
                  <w14:ligatures w14:val="standardContextual"/>
                  <w:rPrChange w:id="747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51CC40E" w14:textId="77777777" w:rsidR="000D0736" w:rsidRPr="000D0736" w:rsidRDefault="000D0736">
            <w:pPr>
              <w:spacing w:line="276" w:lineRule="auto"/>
              <w:jc w:val="center"/>
              <w:rPr>
                <w:ins w:id="7475" w:author="Danny" w:date="2026-10-02T14:15:00Z"/>
                <w:rFonts w:ascii="Segoe UI Symbol" w:eastAsiaTheme="minorHAnsi" w:hAnsi="Segoe UI Symbol" w:cs="Calibri"/>
                <w:kern w:val="2"/>
                <w:sz w:val="14"/>
                <w:szCs w:val="18"/>
                <w14:ligatures w14:val="standardContextual"/>
                <w:rPrChange w:id="7476" w:author="Danny" w:date="2026-10-02T14:18:00Z">
                  <w:rPr>
                    <w:ins w:id="7477" w:author="Danny" w:date="2026-10-02T14:15:00Z"/>
                    <w:rFonts w:ascii="Segoe UI Symbol" w:hAnsi="Segoe UI Symbol" w:cs="Calibri"/>
                    <w:color w:val="000000"/>
                    <w:sz w:val="18"/>
                    <w:szCs w:val="18"/>
                  </w:rPr>
                </w:rPrChange>
              </w:rPr>
              <w:pPrChange w:id="7478" w:author="Danny" w:date="2026-10-02T14:23:00Z">
                <w:pPr>
                  <w:jc w:val="center"/>
                </w:pPr>
              </w:pPrChange>
            </w:pPr>
            <w:ins w:id="7479" w:author="Danny" w:date="2026-10-02T14:15:00Z">
              <w:r w:rsidRPr="000D0736">
                <w:rPr>
                  <w:rFonts w:ascii="Segoe UI Symbol" w:eastAsiaTheme="minorHAnsi" w:hAnsi="Segoe UI Symbol" w:cs="Calibri"/>
                  <w:kern w:val="2"/>
                  <w:sz w:val="14"/>
                  <w:szCs w:val="18"/>
                  <w14:ligatures w14:val="standardContextual"/>
                  <w:rPrChange w:id="748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B9A3889" w14:textId="77777777" w:rsidR="000D0736" w:rsidRPr="000D0736" w:rsidRDefault="000D0736">
            <w:pPr>
              <w:spacing w:line="276" w:lineRule="auto"/>
              <w:jc w:val="center"/>
              <w:rPr>
                <w:ins w:id="7481" w:author="Danny" w:date="2026-10-02T14:15:00Z"/>
                <w:rFonts w:ascii="Segoe UI Symbol" w:eastAsiaTheme="minorHAnsi" w:hAnsi="Segoe UI Symbol" w:cs="Calibri"/>
                <w:kern w:val="2"/>
                <w:sz w:val="14"/>
                <w:szCs w:val="18"/>
                <w14:ligatures w14:val="standardContextual"/>
                <w:rPrChange w:id="7482" w:author="Danny" w:date="2026-10-02T14:18:00Z">
                  <w:rPr>
                    <w:ins w:id="7483" w:author="Danny" w:date="2026-10-02T14:15:00Z"/>
                    <w:rFonts w:ascii="Segoe UI Symbol" w:hAnsi="Segoe UI Symbol" w:cs="Calibri"/>
                    <w:color w:val="000000"/>
                    <w:sz w:val="18"/>
                    <w:szCs w:val="18"/>
                  </w:rPr>
                </w:rPrChange>
              </w:rPr>
              <w:pPrChange w:id="7484" w:author="Danny" w:date="2026-10-02T14:23:00Z">
                <w:pPr>
                  <w:jc w:val="center"/>
                </w:pPr>
              </w:pPrChange>
            </w:pPr>
            <w:ins w:id="7485" w:author="Danny" w:date="2026-10-02T14:15:00Z">
              <w:r w:rsidRPr="000D0736">
                <w:rPr>
                  <w:rFonts w:ascii="Segoe UI Symbol" w:eastAsiaTheme="minorHAnsi" w:hAnsi="Segoe UI Symbol" w:cs="Calibri"/>
                  <w:kern w:val="2"/>
                  <w:sz w:val="14"/>
                  <w:szCs w:val="18"/>
                  <w14:ligatures w14:val="standardContextual"/>
                  <w:rPrChange w:id="7486" w:author="Danny" w:date="2026-10-02T14:18:00Z">
                    <w:rPr>
                      <w:rFonts w:ascii="Segoe UI Symbol" w:hAnsi="Segoe UI Symbol" w:cs="Calibri"/>
                      <w:color w:val="000000"/>
                      <w:sz w:val="18"/>
                      <w:szCs w:val="18"/>
                    </w:rPr>
                  </w:rPrChange>
                </w:rPr>
                <w:t>✗</w:t>
              </w:r>
            </w:ins>
          </w:p>
        </w:tc>
      </w:tr>
      <w:tr w:rsidR="002A4041" w:rsidRPr="000D0736" w14:paraId="74A1A224" w14:textId="77777777" w:rsidTr="00107337">
        <w:trPr>
          <w:trHeight w:val="20"/>
          <w:ins w:id="7487" w:author="Danny" w:date="2026-10-02T14:15:00Z"/>
        </w:trPr>
        <w:tc>
          <w:tcPr>
            <w:tcW w:w="0" w:type="auto"/>
            <w:tcBorders>
              <w:top w:val="nil"/>
              <w:left w:val="nil"/>
              <w:bottom w:val="nil"/>
              <w:right w:val="nil"/>
            </w:tcBorders>
            <w:shd w:val="clear" w:color="auto" w:fill="auto"/>
            <w:vAlign w:val="center"/>
            <w:hideMark/>
          </w:tcPr>
          <w:p w14:paraId="37104A43" w14:textId="77777777" w:rsidR="000D0736" w:rsidRPr="000D0736" w:rsidRDefault="000D0736">
            <w:pPr>
              <w:spacing w:line="276" w:lineRule="auto"/>
              <w:jc w:val="center"/>
              <w:rPr>
                <w:ins w:id="7488" w:author="Danny" w:date="2026-10-02T14:15:00Z"/>
                <w:rFonts w:eastAsiaTheme="minorHAnsi" w:cstheme="minorBidi"/>
                <w:kern w:val="2"/>
                <w:sz w:val="14"/>
                <w:szCs w:val="18"/>
                <w14:ligatures w14:val="standardContextual"/>
                <w:rPrChange w:id="7489" w:author="Danny" w:date="2026-10-02T14:18:00Z">
                  <w:rPr>
                    <w:ins w:id="7490" w:author="Danny" w:date="2026-10-02T14:15:00Z"/>
                    <w:color w:val="000000"/>
                    <w:sz w:val="18"/>
                    <w:szCs w:val="18"/>
                  </w:rPr>
                </w:rPrChange>
              </w:rPr>
              <w:pPrChange w:id="7491" w:author="Danny" w:date="2026-10-02T14:16:00Z">
                <w:pPr>
                  <w:jc w:val="center"/>
                </w:pPr>
              </w:pPrChange>
            </w:pPr>
            <w:ins w:id="7492" w:author="Danny" w:date="2026-10-02T14:15:00Z">
              <w:r w:rsidRPr="000D0736">
                <w:rPr>
                  <w:rFonts w:eastAsiaTheme="minorHAnsi" w:cstheme="minorBidi"/>
                  <w:kern w:val="2"/>
                  <w:sz w:val="14"/>
                  <w:szCs w:val="18"/>
                  <w14:ligatures w14:val="standardContextual"/>
                  <w:rPrChange w:id="7493" w:author="Danny" w:date="2026-10-02T14:18:00Z">
                    <w:rPr>
                      <w:color w:val="000000"/>
                      <w:sz w:val="18"/>
                      <w:szCs w:val="18"/>
                    </w:rPr>
                  </w:rPrChange>
                </w:rPr>
                <w:t>90</w:t>
              </w:r>
            </w:ins>
          </w:p>
        </w:tc>
        <w:tc>
          <w:tcPr>
            <w:tcW w:w="0" w:type="auto"/>
            <w:tcBorders>
              <w:top w:val="nil"/>
              <w:left w:val="nil"/>
              <w:bottom w:val="nil"/>
              <w:right w:val="nil"/>
            </w:tcBorders>
            <w:shd w:val="clear" w:color="auto" w:fill="auto"/>
            <w:vAlign w:val="center"/>
            <w:hideMark/>
          </w:tcPr>
          <w:p w14:paraId="06FDC5E2" w14:textId="77777777" w:rsidR="000D0736" w:rsidRPr="000D0736" w:rsidRDefault="000D0736">
            <w:pPr>
              <w:spacing w:line="276" w:lineRule="auto"/>
              <w:rPr>
                <w:ins w:id="7494" w:author="Danny" w:date="2026-10-02T14:15:00Z"/>
                <w:rFonts w:eastAsiaTheme="minorHAnsi" w:cstheme="minorBidi"/>
                <w:kern w:val="2"/>
                <w:sz w:val="14"/>
                <w:szCs w:val="18"/>
                <w14:ligatures w14:val="standardContextual"/>
                <w:rPrChange w:id="7495" w:author="Danny" w:date="2026-10-02T14:18:00Z">
                  <w:rPr>
                    <w:ins w:id="7496" w:author="Danny" w:date="2026-10-02T14:15:00Z"/>
                    <w:color w:val="000000"/>
                    <w:sz w:val="18"/>
                    <w:szCs w:val="18"/>
                  </w:rPr>
                </w:rPrChange>
              </w:rPr>
              <w:pPrChange w:id="7497" w:author="Danny" w:date="2026-10-02T14:16:00Z">
                <w:pPr/>
              </w:pPrChange>
            </w:pPr>
            <w:ins w:id="7498" w:author="Danny" w:date="2026-10-02T14:15:00Z">
              <w:r w:rsidRPr="000D0736">
                <w:rPr>
                  <w:rFonts w:eastAsiaTheme="minorHAnsi" w:cstheme="minorBidi"/>
                  <w:kern w:val="2"/>
                  <w:sz w:val="14"/>
                  <w:szCs w:val="18"/>
                  <w14:ligatures w14:val="standardContextual"/>
                  <w:rPrChange w:id="7499" w:author="Danny" w:date="2026-10-02T14:18:00Z">
                    <w:rPr>
                      <w:color w:val="000000"/>
                      <w:sz w:val="18"/>
                      <w:szCs w:val="18"/>
                    </w:rPr>
                  </w:rPrChange>
                </w:rPr>
                <w:t>Taylor et al., 2009</w:t>
              </w:r>
            </w:ins>
          </w:p>
        </w:tc>
        <w:tc>
          <w:tcPr>
            <w:tcW w:w="0" w:type="auto"/>
            <w:tcBorders>
              <w:top w:val="nil"/>
              <w:left w:val="nil"/>
              <w:bottom w:val="nil"/>
              <w:right w:val="nil"/>
            </w:tcBorders>
            <w:shd w:val="clear" w:color="auto" w:fill="auto"/>
            <w:noWrap/>
            <w:vAlign w:val="bottom"/>
            <w:hideMark/>
          </w:tcPr>
          <w:p w14:paraId="509D24E6" w14:textId="77777777" w:rsidR="000D0736" w:rsidRPr="000D0736" w:rsidRDefault="000D0736">
            <w:pPr>
              <w:spacing w:line="276" w:lineRule="auto"/>
              <w:rPr>
                <w:ins w:id="7500" w:author="Danny" w:date="2026-10-02T14:15:00Z"/>
                <w:rFonts w:eastAsiaTheme="minorHAnsi" w:cstheme="minorBidi"/>
                <w:kern w:val="2"/>
                <w:sz w:val="14"/>
                <w:szCs w:val="18"/>
                <w14:ligatures w14:val="standardContextual"/>
                <w:rPrChange w:id="7501" w:author="Danny" w:date="2026-10-02T14:18:00Z">
                  <w:rPr>
                    <w:ins w:id="7502" w:author="Danny" w:date="2026-10-02T14:15:00Z"/>
                    <w:color w:val="000000"/>
                    <w:sz w:val="18"/>
                    <w:szCs w:val="18"/>
                  </w:rPr>
                </w:rPrChange>
              </w:rPr>
              <w:pPrChange w:id="7503" w:author="Danny" w:date="2026-10-02T14:16:00Z">
                <w:pPr/>
              </w:pPrChange>
            </w:pPr>
          </w:p>
        </w:tc>
        <w:tc>
          <w:tcPr>
            <w:tcW w:w="0" w:type="auto"/>
            <w:tcBorders>
              <w:top w:val="nil"/>
              <w:left w:val="nil"/>
              <w:bottom w:val="nil"/>
              <w:right w:val="nil"/>
            </w:tcBorders>
            <w:shd w:val="clear" w:color="auto" w:fill="auto"/>
            <w:vAlign w:val="center"/>
            <w:hideMark/>
          </w:tcPr>
          <w:p w14:paraId="379D756E" w14:textId="77777777" w:rsidR="000D0736" w:rsidRPr="000D0736" w:rsidRDefault="000D0736">
            <w:pPr>
              <w:spacing w:line="276" w:lineRule="auto"/>
              <w:jc w:val="center"/>
              <w:rPr>
                <w:ins w:id="7504" w:author="Danny" w:date="2026-10-02T14:15:00Z"/>
                <w:rFonts w:eastAsiaTheme="minorHAnsi" w:cstheme="minorBidi"/>
                <w:kern w:val="2"/>
                <w:sz w:val="14"/>
                <w:szCs w:val="18"/>
                <w14:ligatures w14:val="standardContextual"/>
                <w:rPrChange w:id="7505" w:author="Danny" w:date="2026-10-02T14:18:00Z">
                  <w:rPr>
                    <w:ins w:id="7506" w:author="Danny" w:date="2026-10-02T14:15:00Z"/>
                    <w:color w:val="000000"/>
                    <w:sz w:val="18"/>
                    <w:szCs w:val="18"/>
                  </w:rPr>
                </w:rPrChange>
              </w:rPr>
              <w:pPrChange w:id="7507" w:author="Danny" w:date="2026-10-02T14:21:00Z">
                <w:pPr>
                  <w:jc w:val="center"/>
                </w:pPr>
              </w:pPrChange>
            </w:pPr>
            <w:ins w:id="7508" w:author="Danny" w:date="2026-10-02T14:15:00Z">
              <w:r w:rsidRPr="000D0736">
                <w:rPr>
                  <w:rFonts w:eastAsiaTheme="minorHAnsi" w:cstheme="minorBidi"/>
                  <w:kern w:val="2"/>
                  <w:sz w:val="14"/>
                  <w:szCs w:val="18"/>
                  <w14:ligatures w14:val="standardContextual"/>
                  <w:rPrChange w:id="7509"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2EAEC9B0" w14:textId="77777777" w:rsidR="000D0736" w:rsidRPr="000D0736" w:rsidRDefault="000D0736">
            <w:pPr>
              <w:spacing w:line="276" w:lineRule="auto"/>
              <w:jc w:val="center"/>
              <w:rPr>
                <w:ins w:id="7510" w:author="Danny" w:date="2026-10-02T14:15:00Z"/>
                <w:rFonts w:eastAsiaTheme="minorHAnsi" w:cstheme="minorBidi"/>
                <w:kern w:val="2"/>
                <w:sz w:val="14"/>
                <w:szCs w:val="18"/>
                <w14:ligatures w14:val="standardContextual"/>
                <w:rPrChange w:id="7511" w:author="Danny" w:date="2026-10-02T14:18:00Z">
                  <w:rPr>
                    <w:ins w:id="7512" w:author="Danny" w:date="2026-10-02T14:15:00Z"/>
                    <w:color w:val="000000"/>
                    <w:sz w:val="18"/>
                    <w:szCs w:val="18"/>
                  </w:rPr>
                </w:rPrChange>
              </w:rPr>
              <w:pPrChange w:id="7513" w:author="Danny" w:date="2026-10-02T14:21:00Z">
                <w:pPr>
                  <w:jc w:val="center"/>
                </w:pPr>
              </w:pPrChange>
            </w:pPr>
            <w:ins w:id="7514" w:author="Danny" w:date="2026-10-02T14:15:00Z">
              <w:r w:rsidRPr="000D0736">
                <w:rPr>
                  <w:rFonts w:eastAsiaTheme="minorHAnsi" w:cstheme="minorBidi"/>
                  <w:kern w:val="2"/>
                  <w:sz w:val="14"/>
                  <w:szCs w:val="18"/>
                  <w14:ligatures w14:val="standardContextual"/>
                  <w:rPrChange w:id="7515"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027C3EC8" w14:textId="77777777" w:rsidR="000D0736" w:rsidRPr="000D0736" w:rsidRDefault="000D0736">
            <w:pPr>
              <w:spacing w:line="276" w:lineRule="auto"/>
              <w:jc w:val="center"/>
              <w:rPr>
                <w:ins w:id="7516" w:author="Danny" w:date="2026-10-02T14:15:00Z"/>
                <w:rFonts w:eastAsiaTheme="minorHAnsi" w:cstheme="minorBidi"/>
                <w:kern w:val="2"/>
                <w:sz w:val="14"/>
                <w:szCs w:val="18"/>
                <w14:ligatures w14:val="standardContextual"/>
                <w:rPrChange w:id="7517" w:author="Danny" w:date="2026-10-02T14:18:00Z">
                  <w:rPr>
                    <w:ins w:id="7518" w:author="Danny" w:date="2026-10-02T14:15:00Z"/>
                    <w:color w:val="000000"/>
                    <w:sz w:val="18"/>
                    <w:szCs w:val="18"/>
                  </w:rPr>
                </w:rPrChange>
              </w:rPr>
              <w:pPrChange w:id="7519" w:author="Danny" w:date="2026-10-02T14:21:00Z">
                <w:pPr>
                  <w:jc w:val="center"/>
                </w:pPr>
              </w:pPrChange>
            </w:pPr>
          </w:p>
        </w:tc>
        <w:tc>
          <w:tcPr>
            <w:tcW w:w="0" w:type="auto"/>
            <w:tcBorders>
              <w:top w:val="nil"/>
              <w:left w:val="nil"/>
              <w:bottom w:val="nil"/>
              <w:right w:val="nil"/>
            </w:tcBorders>
            <w:shd w:val="clear" w:color="auto" w:fill="auto"/>
            <w:vAlign w:val="center"/>
            <w:hideMark/>
          </w:tcPr>
          <w:p w14:paraId="738129F6" w14:textId="77777777" w:rsidR="000D0736" w:rsidRPr="000D0736" w:rsidRDefault="000D0736">
            <w:pPr>
              <w:spacing w:line="276" w:lineRule="auto"/>
              <w:jc w:val="center"/>
              <w:rPr>
                <w:ins w:id="7520" w:author="Danny" w:date="2026-10-02T14:15:00Z"/>
                <w:rFonts w:eastAsiaTheme="minorHAnsi" w:cstheme="minorBidi"/>
                <w:kern w:val="2"/>
                <w:sz w:val="14"/>
                <w:szCs w:val="18"/>
                <w14:ligatures w14:val="standardContextual"/>
                <w:rPrChange w:id="7521" w:author="Danny" w:date="2026-10-02T14:18:00Z">
                  <w:rPr>
                    <w:ins w:id="7522" w:author="Danny" w:date="2026-10-02T14:15:00Z"/>
                    <w:color w:val="000000"/>
                    <w:sz w:val="18"/>
                    <w:szCs w:val="18"/>
                  </w:rPr>
                </w:rPrChange>
              </w:rPr>
              <w:pPrChange w:id="7523" w:author="Danny" w:date="2026-10-02T14:21:00Z">
                <w:pPr>
                  <w:jc w:val="center"/>
                </w:pPr>
              </w:pPrChange>
            </w:pPr>
            <w:ins w:id="7524" w:author="Danny" w:date="2026-10-02T14:15:00Z">
              <w:r w:rsidRPr="000D0736">
                <w:rPr>
                  <w:rFonts w:eastAsiaTheme="minorHAnsi" w:cstheme="minorBidi"/>
                  <w:kern w:val="2"/>
                  <w:sz w:val="14"/>
                  <w:szCs w:val="18"/>
                  <w14:ligatures w14:val="standardContextual"/>
                  <w:rPrChange w:id="7525" w:author="Danny" w:date="2026-10-02T14:18:00Z">
                    <w:rPr>
                      <w:color w:val="000000"/>
                      <w:sz w:val="18"/>
                      <w:szCs w:val="18"/>
                    </w:rPr>
                  </w:rPrChange>
                </w:rPr>
                <w:t>21.9 ± 4.5</w:t>
              </w:r>
            </w:ins>
          </w:p>
        </w:tc>
        <w:tc>
          <w:tcPr>
            <w:tcW w:w="0" w:type="auto"/>
            <w:tcBorders>
              <w:top w:val="nil"/>
              <w:left w:val="nil"/>
              <w:bottom w:val="nil"/>
              <w:right w:val="nil"/>
            </w:tcBorders>
            <w:shd w:val="clear" w:color="auto" w:fill="auto"/>
            <w:vAlign w:val="center"/>
            <w:hideMark/>
          </w:tcPr>
          <w:p w14:paraId="3D33C21F" w14:textId="77777777" w:rsidR="000D0736" w:rsidRPr="000D0736" w:rsidRDefault="000D0736">
            <w:pPr>
              <w:spacing w:line="276" w:lineRule="auto"/>
              <w:jc w:val="center"/>
              <w:rPr>
                <w:ins w:id="7526" w:author="Danny" w:date="2026-10-02T14:15:00Z"/>
                <w:rFonts w:eastAsiaTheme="minorHAnsi" w:cstheme="minorBidi"/>
                <w:kern w:val="2"/>
                <w:sz w:val="14"/>
                <w:szCs w:val="18"/>
                <w14:ligatures w14:val="standardContextual"/>
                <w:rPrChange w:id="7527" w:author="Danny" w:date="2026-10-02T14:18:00Z">
                  <w:rPr>
                    <w:ins w:id="7528" w:author="Danny" w:date="2026-10-02T14:15:00Z"/>
                    <w:color w:val="000000"/>
                    <w:sz w:val="18"/>
                    <w:szCs w:val="18"/>
                  </w:rPr>
                </w:rPrChange>
              </w:rPr>
              <w:pPrChange w:id="7529" w:author="Danny" w:date="2026-10-02T14:21:00Z">
                <w:pPr>
                  <w:jc w:val="center"/>
                </w:pPr>
              </w:pPrChange>
            </w:pPr>
          </w:p>
        </w:tc>
        <w:tc>
          <w:tcPr>
            <w:tcW w:w="0" w:type="auto"/>
            <w:tcBorders>
              <w:top w:val="nil"/>
              <w:left w:val="nil"/>
              <w:bottom w:val="nil"/>
              <w:right w:val="nil"/>
            </w:tcBorders>
            <w:shd w:val="clear" w:color="auto" w:fill="auto"/>
            <w:vAlign w:val="center"/>
            <w:hideMark/>
          </w:tcPr>
          <w:p w14:paraId="05AB047E" w14:textId="77777777" w:rsidR="000D0736" w:rsidRPr="000D0736" w:rsidRDefault="000D0736">
            <w:pPr>
              <w:spacing w:line="276" w:lineRule="auto"/>
              <w:jc w:val="center"/>
              <w:rPr>
                <w:ins w:id="7530" w:author="Danny" w:date="2026-10-02T14:15:00Z"/>
                <w:rFonts w:eastAsiaTheme="minorHAnsi" w:cstheme="minorBidi"/>
                <w:kern w:val="2"/>
                <w:sz w:val="14"/>
                <w:szCs w:val="18"/>
                <w14:ligatures w14:val="standardContextual"/>
                <w:rPrChange w:id="7531" w:author="Danny" w:date="2026-10-02T14:18:00Z">
                  <w:rPr>
                    <w:ins w:id="7532" w:author="Danny" w:date="2026-10-02T14:15:00Z"/>
                    <w:color w:val="000000"/>
                    <w:sz w:val="18"/>
                    <w:szCs w:val="18"/>
                  </w:rPr>
                </w:rPrChange>
              </w:rPr>
              <w:pPrChange w:id="7533" w:author="Danny" w:date="2026-10-02T14:21:00Z">
                <w:pPr>
                  <w:jc w:val="center"/>
                </w:pPr>
              </w:pPrChange>
            </w:pPr>
            <w:ins w:id="7534" w:author="Danny" w:date="2026-10-02T14:15:00Z">
              <w:r w:rsidRPr="000D0736">
                <w:rPr>
                  <w:rFonts w:eastAsiaTheme="minorHAnsi" w:cstheme="minorBidi"/>
                  <w:kern w:val="2"/>
                  <w:sz w:val="14"/>
                  <w:szCs w:val="18"/>
                  <w14:ligatures w14:val="standardContextual"/>
                  <w:rPrChange w:id="7535" w:author="Danny" w:date="2026-10-02T14:18:00Z">
                    <w:rPr>
                      <w:color w:val="000000"/>
                      <w:sz w:val="18"/>
                      <w:szCs w:val="18"/>
                    </w:rPr>
                  </w:rPrChange>
                </w:rPr>
                <w:t>64</w:t>
              </w:r>
            </w:ins>
          </w:p>
        </w:tc>
        <w:tc>
          <w:tcPr>
            <w:tcW w:w="0" w:type="auto"/>
            <w:tcBorders>
              <w:top w:val="nil"/>
              <w:left w:val="nil"/>
              <w:bottom w:val="nil"/>
              <w:right w:val="nil"/>
            </w:tcBorders>
            <w:shd w:val="clear" w:color="auto" w:fill="auto"/>
            <w:vAlign w:val="center"/>
            <w:hideMark/>
          </w:tcPr>
          <w:p w14:paraId="0CD81877" w14:textId="77777777" w:rsidR="000D0736" w:rsidRPr="000D0736" w:rsidRDefault="000D0736">
            <w:pPr>
              <w:spacing w:line="276" w:lineRule="auto"/>
              <w:jc w:val="center"/>
              <w:rPr>
                <w:ins w:id="7536" w:author="Danny" w:date="2026-10-02T14:15:00Z"/>
                <w:rFonts w:eastAsiaTheme="minorHAnsi" w:cstheme="minorBidi"/>
                <w:kern w:val="2"/>
                <w:sz w:val="14"/>
                <w:szCs w:val="18"/>
                <w14:ligatures w14:val="standardContextual"/>
                <w:rPrChange w:id="7537" w:author="Danny" w:date="2026-10-02T14:18:00Z">
                  <w:rPr>
                    <w:ins w:id="7538" w:author="Danny" w:date="2026-10-02T14:15:00Z"/>
                    <w:color w:val="000000"/>
                    <w:sz w:val="18"/>
                    <w:szCs w:val="18"/>
                  </w:rPr>
                </w:rPrChange>
              </w:rPr>
              <w:pPrChange w:id="7539" w:author="Danny" w:date="2026-10-02T14:21:00Z">
                <w:pPr>
                  <w:jc w:val="center"/>
                </w:pPr>
              </w:pPrChange>
            </w:pPr>
            <w:ins w:id="7540" w:author="Danny" w:date="2026-10-02T14:15:00Z">
              <w:r w:rsidRPr="000D0736">
                <w:rPr>
                  <w:rFonts w:eastAsiaTheme="minorHAnsi" w:cstheme="minorBidi"/>
                  <w:kern w:val="2"/>
                  <w:sz w:val="14"/>
                  <w:szCs w:val="18"/>
                  <w14:ligatures w14:val="standardContextual"/>
                  <w:rPrChange w:id="7541" w:author="Danny" w:date="2026-10-02T14:18:00Z">
                    <w:rPr>
                      <w:color w:val="000000"/>
                      <w:sz w:val="18"/>
                      <w:szCs w:val="18"/>
                    </w:rPr>
                  </w:rPrChange>
                </w:rPr>
                <w:t>53</w:t>
              </w:r>
            </w:ins>
          </w:p>
        </w:tc>
        <w:tc>
          <w:tcPr>
            <w:tcW w:w="0" w:type="auto"/>
            <w:tcBorders>
              <w:top w:val="nil"/>
              <w:left w:val="nil"/>
              <w:bottom w:val="nil"/>
              <w:right w:val="nil"/>
            </w:tcBorders>
            <w:shd w:val="clear" w:color="auto" w:fill="auto"/>
            <w:vAlign w:val="center"/>
            <w:hideMark/>
          </w:tcPr>
          <w:p w14:paraId="592F33AB" w14:textId="77777777" w:rsidR="000D0736" w:rsidRPr="000D0736" w:rsidRDefault="000D0736">
            <w:pPr>
              <w:spacing w:line="276" w:lineRule="auto"/>
              <w:jc w:val="center"/>
              <w:rPr>
                <w:ins w:id="7542" w:author="Danny" w:date="2026-10-02T14:15:00Z"/>
                <w:rFonts w:eastAsiaTheme="minorHAnsi" w:cstheme="minorBidi"/>
                <w:kern w:val="2"/>
                <w:sz w:val="14"/>
                <w:szCs w:val="18"/>
                <w14:ligatures w14:val="standardContextual"/>
                <w:rPrChange w:id="7543" w:author="Danny" w:date="2026-10-02T14:18:00Z">
                  <w:rPr>
                    <w:ins w:id="7544" w:author="Danny" w:date="2026-10-02T14:15:00Z"/>
                    <w:color w:val="000000"/>
                    <w:sz w:val="18"/>
                    <w:szCs w:val="18"/>
                  </w:rPr>
                </w:rPrChange>
              </w:rPr>
              <w:pPrChange w:id="7545" w:author="Danny" w:date="2026-10-02T14:21:00Z">
                <w:pPr>
                  <w:jc w:val="center"/>
                </w:pPr>
              </w:pPrChange>
            </w:pPr>
            <w:ins w:id="7546" w:author="Danny" w:date="2026-10-02T14:15:00Z">
              <w:r w:rsidRPr="000D0736">
                <w:rPr>
                  <w:rFonts w:eastAsiaTheme="minorHAnsi" w:cstheme="minorBidi"/>
                  <w:kern w:val="2"/>
                  <w:sz w:val="14"/>
                  <w:szCs w:val="18"/>
                  <w14:ligatures w14:val="standardContextual"/>
                  <w:rPrChange w:id="7547" w:author="Danny" w:date="2026-10-02T14:18:00Z">
                    <w:rPr>
                      <w:color w:val="000000"/>
                      <w:sz w:val="18"/>
                      <w:szCs w:val="18"/>
                    </w:rPr>
                  </w:rPrChange>
                </w:rPr>
                <w:t>11</w:t>
              </w:r>
            </w:ins>
          </w:p>
        </w:tc>
        <w:tc>
          <w:tcPr>
            <w:tcW w:w="0" w:type="auto"/>
            <w:tcBorders>
              <w:top w:val="nil"/>
              <w:left w:val="nil"/>
              <w:bottom w:val="nil"/>
              <w:right w:val="nil"/>
            </w:tcBorders>
            <w:shd w:val="clear" w:color="auto" w:fill="auto"/>
            <w:noWrap/>
            <w:vAlign w:val="center"/>
            <w:hideMark/>
          </w:tcPr>
          <w:p w14:paraId="02DE07EF" w14:textId="77777777" w:rsidR="000D0736" w:rsidRPr="000D0736" w:rsidRDefault="000D0736">
            <w:pPr>
              <w:spacing w:line="276" w:lineRule="auto"/>
              <w:jc w:val="center"/>
              <w:rPr>
                <w:ins w:id="7548" w:author="Danny" w:date="2026-10-02T14:15:00Z"/>
                <w:rFonts w:eastAsiaTheme="minorHAnsi" w:cstheme="minorBidi"/>
                <w:kern w:val="2"/>
                <w:sz w:val="14"/>
                <w:szCs w:val="18"/>
                <w14:ligatures w14:val="standardContextual"/>
                <w:rPrChange w:id="7549" w:author="Danny" w:date="2026-10-02T14:18:00Z">
                  <w:rPr>
                    <w:ins w:id="7550" w:author="Danny" w:date="2026-10-02T14:15:00Z"/>
                    <w:color w:val="000000"/>
                    <w:sz w:val="18"/>
                    <w:szCs w:val="18"/>
                  </w:rPr>
                </w:rPrChange>
              </w:rPr>
              <w:pPrChange w:id="7551" w:author="Danny" w:date="2026-10-02T14:21:00Z">
                <w:pPr>
                  <w:jc w:val="center"/>
                </w:pPr>
              </w:pPrChange>
            </w:pPr>
          </w:p>
        </w:tc>
        <w:tc>
          <w:tcPr>
            <w:tcW w:w="0" w:type="auto"/>
            <w:tcBorders>
              <w:top w:val="nil"/>
              <w:left w:val="nil"/>
              <w:bottom w:val="nil"/>
              <w:right w:val="nil"/>
            </w:tcBorders>
            <w:shd w:val="clear" w:color="auto" w:fill="auto"/>
            <w:vAlign w:val="center"/>
            <w:hideMark/>
          </w:tcPr>
          <w:p w14:paraId="1AE30304" w14:textId="77777777" w:rsidR="000D0736" w:rsidRPr="000D0736" w:rsidRDefault="000D0736">
            <w:pPr>
              <w:spacing w:line="276" w:lineRule="auto"/>
              <w:jc w:val="center"/>
              <w:rPr>
                <w:ins w:id="7552" w:author="Danny" w:date="2026-10-02T14:15:00Z"/>
                <w:rFonts w:eastAsiaTheme="minorHAnsi" w:cstheme="minorBidi"/>
                <w:kern w:val="2"/>
                <w:sz w:val="14"/>
                <w:szCs w:val="18"/>
                <w14:ligatures w14:val="standardContextual"/>
                <w:rPrChange w:id="7553" w:author="Danny" w:date="2026-10-02T14:18:00Z">
                  <w:rPr>
                    <w:ins w:id="7554" w:author="Danny" w:date="2026-10-02T14:15:00Z"/>
                    <w:color w:val="000000"/>
                    <w:sz w:val="18"/>
                    <w:szCs w:val="18"/>
                  </w:rPr>
                </w:rPrChange>
              </w:rPr>
              <w:pPrChange w:id="7555" w:author="Danny" w:date="2026-10-02T14:21:00Z">
                <w:pPr>
                  <w:jc w:val="center"/>
                </w:pPr>
              </w:pPrChange>
            </w:pPr>
            <w:ins w:id="7556" w:author="Danny" w:date="2026-10-02T14:15:00Z">
              <w:r w:rsidRPr="000D0736">
                <w:rPr>
                  <w:rFonts w:eastAsiaTheme="minorHAnsi" w:cstheme="minorBidi"/>
                  <w:kern w:val="2"/>
                  <w:sz w:val="14"/>
                  <w:szCs w:val="18"/>
                  <w14:ligatures w14:val="standardContextual"/>
                  <w:rPrChange w:id="7557" w:author="Danny" w:date="2026-10-02T14:18:00Z">
                    <w:rPr>
                      <w:color w:val="000000"/>
                      <w:sz w:val="18"/>
                      <w:szCs w:val="18"/>
                    </w:rPr>
                  </w:rPrChange>
                </w:rPr>
                <w:t>35.4</w:t>
              </w:r>
            </w:ins>
          </w:p>
        </w:tc>
        <w:tc>
          <w:tcPr>
            <w:tcW w:w="0" w:type="auto"/>
            <w:tcBorders>
              <w:top w:val="nil"/>
              <w:left w:val="nil"/>
              <w:bottom w:val="nil"/>
              <w:right w:val="nil"/>
            </w:tcBorders>
            <w:shd w:val="clear" w:color="auto" w:fill="auto"/>
            <w:vAlign w:val="center"/>
            <w:hideMark/>
          </w:tcPr>
          <w:p w14:paraId="11F763DC" w14:textId="77777777" w:rsidR="000D0736" w:rsidRPr="000D0736" w:rsidRDefault="000D0736">
            <w:pPr>
              <w:spacing w:line="276" w:lineRule="auto"/>
              <w:jc w:val="center"/>
              <w:rPr>
                <w:ins w:id="7558" w:author="Danny" w:date="2026-10-02T14:15:00Z"/>
                <w:rFonts w:eastAsiaTheme="minorHAnsi" w:cstheme="minorBidi"/>
                <w:kern w:val="2"/>
                <w:sz w:val="14"/>
                <w:szCs w:val="18"/>
                <w14:ligatures w14:val="standardContextual"/>
                <w:rPrChange w:id="7559" w:author="Danny" w:date="2026-10-02T14:18:00Z">
                  <w:rPr>
                    <w:ins w:id="7560" w:author="Danny" w:date="2026-10-02T14:15:00Z"/>
                    <w:color w:val="000000"/>
                    <w:sz w:val="18"/>
                    <w:szCs w:val="18"/>
                  </w:rPr>
                </w:rPrChange>
              </w:rPr>
              <w:pPrChange w:id="7561" w:author="Danny" w:date="2026-10-02T14:21:00Z">
                <w:pPr>
                  <w:jc w:val="center"/>
                </w:pPr>
              </w:pPrChange>
            </w:pPr>
            <w:ins w:id="7562" w:author="Danny" w:date="2026-10-02T14:15:00Z">
              <w:r w:rsidRPr="000D0736">
                <w:rPr>
                  <w:rFonts w:eastAsiaTheme="minorHAnsi" w:cstheme="minorBidi"/>
                  <w:kern w:val="2"/>
                  <w:sz w:val="14"/>
                  <w:szCs w:val="18"/>
                  <w14:ligatures w14:val="standardContextual"/>
                  <w:rPrChange w:id="7563" w:author="Danny" w:date="2026-10-02T14:18:00Z">
                    <w:rPr>
                      <w:color w:val="000000"/>
                      <w:sz w:val="18"/>
                      <w:szCs w:val="18"/>
                    </w:rPr>
                  </w:rPrChange>
                </w:rPr>
                <w:t>3</w:t>
              </w:r>
            </w:ins>
          </w:p>
        </w:tc>
        <w:tc>
          <w:tcPr>
            <w:tcW w:w="0" w:type="auto"/>
            <w:tcBorders>
              <w:top w:val="nil"/>
              <w:left w:val="nil"/>
              <w:bottom w:val="nil"/>
              <w:right w:val="nil"/>
            </w:tcBorders>
            <w:shd w:val="clear" w:color="auto" w:fill="auto"/>
            <w:vAlign w:val="center"/>
            <w:hideMark/>
          </w:tcPr>
          <w:p w14:paraId="5ABEAA44" w14:textId="77777777" w:rsidR="000D0736" w:rsidRPr="000D0736" w:rsidRDefault="000D0736">
            <w:pPr>
              <w:spacing w:line="276" w:lineRule="auto"/>
              <w:jc w:val="center"/>
              <w:rPr>
                <w:ins w:id="7564" w:author="Danny" w:date="2026-10-02T14:15:00Z"/>
                <w:rFonts w:eastAsiaTheme="minorHAnsi" w:cstheme="minorBidi"/>
                <w:kern w:val="2"/>
                <w:sz w:val="14"/>
                <w:szCs w:val="18"/>
                <w14:ligatures w14:val="standardContextual"/>
                <w:rPrChange w:id="7565" w:author="Danny" w:date="2026-10-02T14:18:00Z">
                  <w:rPr>
                    <w:ins w:id="7566" w:author="Danny" w:date="2026-10-02T14:15:00Z"/>
                    <w:color w:val="000000"/>
                    <w:sz w:val="18"/>
                    <w:szCs w:val="18"/>
                  </w:rPr>
                </w:rPrChange>
              </w:rPr>
              <w:pPrChange w:id="7567" w:author="Danny" w:date="2026-10-02T14:21:00Z">
                <w:pPr>
                  <w:jc w:val="center"/>
                </w:pPr>
              </w:pPrChange>
            </w:pPr>
            <w:ins w:id="7568" w:author="Danny" w:date="2026-10-02T14:15:00Z">
              <w:r w:rsidRPr="000D0736">
                <w:rPr>
                  <w:rFonts w:eastAsiaTheme="minorHAnsi" w:cstheme="minorBidi"/>
                  <w:kern w:val="2"/>
                  <w:sz w:val="14"/>
                  <w:szCs w:val="18"/>
                  <w14:ligatures w14:val="standardContextual"/>
                  <w:rPrChange w:id="7569"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5F96C725" w14:textId="77777777" w:rsidR="000D0736" w:rsidRPr="000D0736" w:rsidRDefault="000D0736">
            <w:pPr>
              <w:spacing w:line="276" w:lineRule="auto"/>
              <w:rPr>
                <w:ins w:id="7570" w:author="Danny" w:date="2026-10-02T14:15:00Z"/>
                <w:rFonts w:eastAsiaTheme="minorHAnsi" w:cstheme="minorBidi"/>
                <w:kern w:val="2"/>
                <w:sz w:val="14"/>
                <w:szCs w:val="18"/>
                <w14:ligatures w14:val="standardContextual"/>
                <w:rPrChange w:id="7571" w:author="Danny" w:date="2026-10-02T14:18:00Z">
                  <w:rPr>
                    <w:ins w:id="7572" w:author="Danny" w:date="2026-10-02T14:15:00Z"/>
                    <w:color w:val="000000"/>
                    <w:sz w:val="18"/>
                    <w:szCs w:val="18"/>
                  </w:rPr>
                </w:rPrChange>
              </w:rPr>
              <w:pPrChange w:id="7573" w:author="Danny" w:date="2026-10-02T14:16:00Z">
                <w:pPr>
                  <w:jc w:val="center"/>
                </w:pPr>
              </w:pPrChange>
            </w:pPr>
          </w:p>
        </w:tc>
        <w:tc>
          <w:tcPr>
            <w:tcW w:w="0" w:type="auto"/>
            <w:tcBorders>
              <w:top w:val="nil"/>
            </w:tcBorders>
            <w:shd w:val="clear" w:color="auto" w:fill="auto"/>
            <w:vAlign w:val="center"/>
            <w:hideMark/>
          </w:tcPr>
          <w:p w14:paraId="3662CB7B" w14:textId="77777777" w:rsidR="000D0736" w:rsidRPr="000D0736" w:rsidRDefault="000D0736">
            <w:pPr>
              <w:spacing w:line="276" w:lineRule="auto"/>
              <w:jc w:val="center"/>
              <w:rPr>
                <w:ins w:id="7574" w:author="Danny" w:date="2026-10-02T14:15:00Z"/>
                <w:rFonts w:ascii="Segoe UI Symbol" w:eastAsiaTheme="minorHAnsi" w:hAnsi="Segoe UI Symbol" w:cs="Calibri"/>
                <w:kern w:val="2"/>
                <w:sz w:val="14"/>
                <w:szCs w:val="18"/>
                <w14:ligatures w14:val="standardContextual"/>
                <w:rPrChange w:id="7575" w:author="Danny" w:date="2026-10-02T14:18:00Z">
                  <w:rPr>
                    <w:ins w:id="7576" w:author="Danny" w:date="2026-10-02T14:15:00Z"/>
                    <w:rFonts w:ascii="Segoe UI Symbol" w:hAnsi="Segoe UI Symbol" w:cs="Calibri"/>
                    <w:color w:val="000000"/>
                    <w:sz w:val="18"/>
                    <w:szCs w:val="18"/>
                  </w:rPr>
                </w:rPrChange>
              </w:rPr>
              <w:pPrChange w:id="7577" w:author="Danny" w:date="2026-10-02T14:23:00Z">
                <w:pPr>
                  <w:jc w:val="center"/>
                </w:pPr>
              </w:pPrChange>
            </w:pPr>
            <w:ins w:id="7578" w:author="Danny" w:date="2026-10-02T14:15:00Z">
              <w:r w:rsidRPr="000D0736">
                <w:rPr>
                  <w:rFonts w:ascii="Segoe UI Symbol" w:eastAsiaTheme="minorHAnsi" w:hAnsi="Segoe UI Symbol" w:cs="Calibri"/>
                  <w:kern w:val="2"/>
                  <w:sz w:val="14"/>
                  <w:szCs w:val="18"/>
                  <w14:ligatures w14:val="standardContextual"/>
                  <w:rPrChange w:id="757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724FCE3" w14:textId="77777777" w:rsidR="000D0736" w:rsidRPr="000D0736" w:rsidRDefault="000D0736">
            <w:pPr>
              <w:spacing w:line="276" w:lineRule="auto"/>
              <w:jc w:val="center"/>
              <w:rPr>
                <w:ins w:id="7580" w:author="Danny" w:date="2026-10-02T14:15:00Z"/>
                <w:rFonts w:ascii="Segoe UI Symbol" w:eastAsiaTheme="minorHAnsi" w:hAnsi="Segoe UI Symbol" w:cs="Calibri"/>
                <w:kern w:val="2"/>
                <w:sz w:val="14"/>
                <w:szCs w:val="18"/>
                <w14:ligatures w14:val="standardContextual"/>
                <w:rPrChange w:id="7581" w:author="Danny" w:date="2026-10-02T14:18:00Z">
                  <w:rPr>
                    <w:ins w:id="7582" w:author="Danny" w:date="2026-10-02T14:15:00Z"/>
                    <w:rFonts w:ascii="Segoe UI Symbol" w:hAnsi="Segoe UI Symbol" w:cs="Calibri"/>
                    <w:color w:val="000000"/>
                    <w:sz w:val="18"/>
                    <w:szCs w:val="18"/>
                  </w:rPr>
                </w:rPrChange>
              </w:rPr>
              <w:pPrChange w:id="7583" w:author="Danny" w:date="2026-10-02T14:23:00Z">
                <w:pPr>
                  <w:jc w:val="center"/>
                </w:pPr>
              </w:pPrChange>
            </w:pPr>
            <w:ins w:id="7584" w:author="Danny" w:date="2026-10-02T14:15:00Z">
              <w:r w:rsidRPr="000D0736">
                <w:rPr>
                  <w:rFonts w:ascii="Segoe UI Symbol" w:eastAsiaTheme="minorHAnsi" w:hAnsi="Segoe UI Symbol" w:cs="Calibri"/>
                  <w:kern w:val="2"/>
                  <w:sz w:val="14"/>
                  <w:szCs w:val="18"/>
                  <w14:ligatures w14:val="standardContextual"/>
                  <w:rPrChange w:id="758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10643B8" w14:textId="77777777" w:rsidR="000D0736" w:rsidRPr="000D0736" w:rsidRDefault="000D0736">
            <w:pPr>
              <w:spacing w:line="276" w:lineRule="auto"/>
              <w:jc w:val="center"/>
              <w:rPr>
                <w:ins w:id="7586" w:author="Danny" w:date="2026-10-02T14:15:00Z"/>
                <w:rFonts w:ascii="Segoe UI Symbol" w:eastAsiaTheme="minorHAnsi" w:hAnsi="Segoe UI Symbol" w:cs="Calibri"/>
                <w:kern w:val="2"/>
                <w:sz w:val="14"/>
                <w:szCs w:val="18"/>
                <w14:ligatures w14:val="standardContextual"/>
                <w:rPrChange w:id="7587" w:author="Danny" w:date="2026-10-02T14:18:00Z">
                  <w:rPr>
                    <w:ins w:id="7588" w:author="Danny" w:date="2026-10-02T14:15:00Z"/>
                    <w:rFonts w:ascii="Segoe UI Symbol" w:hAnsi="Segoe UI Symbol" w:cs="Calibri"/>
                    <w:color w:val="000000"/>
                    <w:sz w:val="18"/>
                    <w:szCs w:val="18"/>
                  </w:rPr>
                </w:rPrChange>
              </w:rPr>
              <w:pPrChange w:id="7589" w:author="Danny" w:date="2026-10-02T14:23:00Z">
                <w:pPr>
                  <w:jc w:val="center"/>
                </w:pPr>
              </w:pPrChange>
            </w:pPr>
            <w:ins w:id="7590" w:author="Danny" w:date="2026-10-02T14:15:00Z">
              <w:r w:rsidRPr="000D0736">
                <w:rPr>
                  <w:rFonts w:ascii="Segoe UI Symbol" w:eastAsiaTheme="minorHAnsi" w:hAnsi="Segoe UI Symbol" w:cs="Calibri"/>
                  <w:kern w:val="2"/>
                  <w:sz w:val="14"/>
                  <w:szCs w:val="18"/>
                  <w14:ligatures w14:val="standardContextual"/>
                  <w:rPrChange w:id="759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860A69C" w14:textId="77777777" w:rsidR="000D0736" w:rsidRPr="000D0736" w:rsidRDefault="000D0736">
            <w:pPr>
              <w:spacing w:line="276" w:lineRule="auto"/>
              <w:jc w:val="center"/>
              <w:rPr>
                <w:ins w:id="7592" w:author="Danny" w:date="2026-10-02T14:15:00Z"/>
                <w:rFonts w:ascii="Segoe UI Symbol" w:eastAsiaTheme="minorHAnsi" w:hAnsi="Segoe UI Symbol" w:cs="Calibri"/>
                <w:kern w:val="2"/>
                <w:sz w:val="14"/>
                <w:szCs w:val="18"/>
                <w14:ligatures w14:val="standardContextual"/>
                <w:rPrChange w:id="7593" w:author="Danny" w:date="2026-10-02T14:18:00Z">
                  <w:rPr>
                    <w:ins w:id="7594" w:author="Danny" w:date="2026-10-02T14:15:00Z"/>
                    <w:rFonts w:ascii="Segoe UI Symbol" w:hAnsi="Segoe UI Symbol" w:cs="Calibri"/>
                    <w:color w:val="000000"/>
                    <w:sz w:val="18"/>
                    <w:szCs w:val="18"/>
                  </w:rPr>
                </w:rPrChange>
              </w:rPr>
              <w:pPrChange w:id="7595" w:author="Danny" w:date="2026-10-02T14:23:00Z">
                <w:pPr>
                  <w:jc w:val="center"/>
                </w:pPr>
              </w:pPrChange>
            </w:pPr>
            <w:ins w:id="7596" w:author="Danny" w:date="2026-10-02T14:15:00Z">
              <w:r w:rsidRPr="000D0736">
                <w:rPr>
                  <w:rFonts w:ascii="Segoe UI Symbol" w:eastAsiaTheme="minorHAnsi" w:hAnsi="Segoe UI Symbol" w:cs="Calibri"/>
                  <w:kern w:val="2"/>
                  <w:sz w:val="14"/>
                  <w:szCs w:val="18"/>
                  <w14:ligatures w14:val="standardContextual"/>
                  <w:rPrChange w:id="759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EE4946E" w14:textId="77777777" w:rsidR="000D0736" w:rsidRPr="000D0736" w:rsidRDefault="000D0736">
            <w:pPr>
              <w:spacing w:line="276" w:lineRule="auto"/>
              <w:jc w:val="center"/>
              <w:rPr>
                <w:ins w:id="7598" w:author="Danny" w:date="2026-10-02T14:15:00Z"/>
                <w:rFonts w:ascii="Segoe UI Symbol" w:eastAsiaTheme="minorHAnsi" w:hAnsi="Segoe UI Symbol" w:cs="Calibri"/>
                <w:kern w:val="2"/>
                <w:sz w:val="14"/>
                <w:szCs w:val="18"/>
                <w14:ligatures w14:val="standardContextual"/>
                <w:rPrChange w:id="7599" w:author="Danny" w:date="2026-10-02T14:18:00Z">
                  <w:rPr>
                    <w:ins w:id="7600" w:author="Danny" w:date="2026-10-02T14:15:00Z"/>
                    <w:rFonts w:ascii="Segoe UI Symbol" w:hAnsi="Segoe UI Symbol" w:cs="Calibri"/>
                    <w:color w:val="000000"/>
                    <w:sz w:val="18"/>
                    <w:szCs w:val="18"/>
                  </w:rPr>
                </w:rPrChange>
              </w:rPr>
              <w:pPrChange w:id="7601" w:author="Danny" w:date="2026-10-02T14:23:00Z">
                <w:pPr>
                  <w:jc w:val="center"/>
                </w:pPr>
              </w:pPrChange>
            </w:pPr>
          </w:p>
        </w:tc>
        <w:tc>
          <w:tcPr>
            <w:tcW w:w="0" w:type="auto"/>
            <w:tcBorders>
              <w:top w:val="nil"/>
            </w:tcBorders>
            <w:shd w:val="clear" w:color="auto" w:fill="auto"/>
            <w:vAlign w:val="center"/>
            <w:hideMark/>
          </w:tcPr>
          <w:p w14:paraId="721EE6B2" w14:textId="77777777" w:rsidR="000D0736" w:rsidRPr="000D0736" w:rsidRDefault="000D0736">
            <w:pPr>
              <w:spacing w:line="276" w:lineRule="auto"/>
              <w:jc w:val="center"/>
              <w:rPr>
                <w:ins w:id="7602" w:author="Danny" w:date="2026-10-02T14:15:00Z"/>
                <w:rFonts w:ascii="Segoe UI Symbol" w:eastAsiaTheme="minorHAnsi" w:hAnsi="Segoe UI Symbol" w:cs="Calibri"/>
                <w:kern w:val="2"/>
                <w:sz w:val="14"/>
                <w:szCs w:val="18"/>
                <w14:ligatures w14:val="standardContextual"/>
                <w:rPrChange w:id="7603" w:author="Danny" w:date="2026-10-02T14:18:00Z">
                  <w:rPr>
                    <w:ins w:id="7604" w:author="Danny" w:date="2026-10-02T14:15:00Z"/>
                    <w:rFonts w:ascii="Segoe UI Symbol" w:hAnsi="Segoe UI Symbol" w:cs="Calibri"/>
                    <w:color w:val="000000"/>
                    <w:sz w:val="18"/>
                    <w:szCs w:val="18"/>
                  </w:rPr>
                </w:rPrChange>
              </w:rPr>
              <w:pPrChange w:id="7605" w:author="Danny" w:date="2026-10-02T14:23:00Z">
                <w:pPr>
                  <w:jc w:val="center"/>
                </w:pPr>
              </w:pPrChange>
            </w:pPr>
            <w:ins w:id="7606" w:author="Danny" w:date="2026-10-02T14:15:00Z">
              <w:r w:rsidRPr="000D0736">
                <w:rPr>
                  <w:rFonts w:ascii="Segoe UI Symbol" w:eastAsiaTheme="minorHAnsi" w:hAnsi="Segoe UI Symbol" w:cs="Calibri"/>
                  <w:kern w:val="2"/>
                  <w:sz w:val="14"/>
                  <w:szCs w:val="18"/>
                  <w14:ligatures w14:val="standardContextual"/>
                  <w:rPrChange w:id="760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6853759" w14:textId="77777777" w:rsidR="000D0736" w:rsidRPr="000D0736" w:rsidRDefault="000D0736">
            <w:pPr>
              <w:spacing w:line="276" w:lineRule="auto"/>
              <w:jc w:val="center"/>
              <w:rPr>
                <w:ins w:id="7608" w:author="Danny" w:date="2026-10-02T14:15:00Z"/>
                <w:rFonts w:ascii="Segoe UI Symbol" w:eastAsiaTheme="minorHAnsi" w:hAnsi="Segoe UI Symbol" w:cs="Calibri"/>
                <w:kern w:val="2"/>
                <w:sz w:val="14"/>
                <w:szCs w:val="18"/>
                <w14:ligatures w14:val="standardContextual"/>
                <w:rPrChange w:id="7609" w:author="Danny" w:date="2026-10-02T14:18:00Z">
                  <w:rPr>
                    <w:ins w:id="7610" w:author="Danny" w:date="2026-10-02T14:15:00Z"/>
                    <w:rFonts w:ascii="Segoe UI Symbol" w:hAnsi="Segoe UI Symbol" w:cs="Calibri"/>
                    <w:color w:val="000000"/>
                    <w:sz w:val="18"/>
                    <w:szCs w:val="18"/>
                  </w:rPr>
                </w:rPrChange>
              </w:rPr>
              <w:pPrChange w:id="7611" w:author="Danny" w:date="2026-10-02T14:23:00Z">
                <w:pPr>
                  <w:jc w:val="center"/>
                </w:pPr>
              </w:pPrChange>
            </w:pPr>
            <w:ins w:id="7612" w:author="Danny" w:date="2026-10-02T14:15:00Z">
              <w:r w:rsidRPr="000D0736">
                <w:rPr>
                  <w:rFonts w:ascii="Segoe UI Symbol" w:eastAsiaTheme="minorHAnsi" w:hAnsi="Segoe UI Symbol" w:cs="Calibri"/>
                  <w:kern w:val="2"/>
                  <w:sz w:val="14"/>
                  <w:szCs w:val="18"/>
                  <w14:ligatures w14:val="standardContextual"/>
                  <w:rPrChange w:id="761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FA90E66" w14:textId="77777777" w:rsidR="000D0736" w:rsidRPr="000D0736" w:rsidRDefault="000D0736">
            <w:pPr>
              <w:spacing w:line="276" w:lineRule="auto"/>
              <w:jc w:val="center"/>
              <w:rPr>
                <w:ins w:id="7614" w:author="Danny" w:date="2026-10-02T14:15:00Z"/>
                <w:rFonts w:ascii="Segoe UI Symbol" w:eastAsiaTheme="minorHAnsi" w:hAnsi="Segoe UI Symbol" w:cs="Calibri"/>
                <w:kern w:val="2"/>
                <w:sz w:val="14"/>
                <w:szCs w:val="18"/>
                <w14:ligatures w14:val="standardContextual"/>
                <w:rPrChange w:id="7615" w:author="Danny" w:date="2026-10-02T14:18:00Z">
                  <w:rPr>
                    <w:ins w:id="7616" w:author="Danny" w:date="2026-10-02T14:15:00Z"/>
                    <w:rFonts w:ascii="Segoe UI Symbol" w:hAnsi="Segoe UI Symbol" w:cs="Calibri"/>
                    <w:color w:val="000000"/>
                    <w:sz w:val="18"/>
                    <w:szCs w:val="18"/>
                  </w:rPr>
                </w:rPrChange>
              </w:rPr>
              <w:pPrChange w:id="7617" w:author="Danny" w:date="2026-10-02T14:23:00Z">
                <w:pPr>
                  <w:jc w:val="center"/>
                </w:pPr>
              </w:pPrChange>
            </w:pPr>
            <w:ins w:id="7618" w:author="Danny" w:date="2026-10-02T14:15:00Z">
              <w:r w:rsidRPr="000D0736">
                <w:rPr>
                  <w:rFonts w:ascii="Segoe UI Symbol" w:eastAsiaTheme="minorHAnsi" w:hAnsi="Segoe UI Symbol" w:cs="Calibri"/>
                  <w:kern w:val="2"/>
                  <w:sz w:val="14"/>
                  <w:szCs w:val="18"/>
                  <w14:ligatures w14:val="standardContextual"/>
                  <w:rPrChange w:id="7619" w:author="Danny" w:date="2026-10-02T14:18:00Z">
                    <w:rPr>
                      <w:rFonts w:ascii="Segoe UI Symbol" w:hAnsi="Segoe UI Symbol" w:cs="Calibri"/>
                      <w:color w:val="000000"/>
                      <w:sz w:val="18"/>
                      <w:szCs w:val="18"/>
                    </w:rPr>
                  </w:rPrChange>
                </w:rPr>
                <w:t>✗</w:t>
              </w:r>
            </w:ins>
          </w:p>
        </w:tc>
      </w:tr>
      <w:tr w:rsidR="002A4041" w:rsidRPr="000D0736" w14:paraId="2F30FF4F" w14:textId="77777777" w:rsidTr="00107337">
        <w:trPr>
          <w:trHeight w:val="20"/>
          <w:ins w:id="7620" w:author="Danny" w:date="2026-10-02T14:15:00Z"/>
        </w:trPr>
        <w:tc>
          <w:tcPr>
            <w:tcW w:w="0" w:type="auto"/>
            <w:tcBorders>
              <w:top w:val="nil"/>
              <w:left w:val="nil"/>
              <w:bottom w:val="nil"/>
              <w:right w:val="nil"/>
            </w:tcBorders>
            <w:shd w:val="clear" w:color="auto" w:fill="auto"/>
            <w:vAlign w:val="center"/>
            <w:hideMark/>
          </w:tcPr>
          <w:p w14:paraId="7EBC1867" w14:textId="77777777" w:rsidR="000D0736" w:rsidRPr="000D0736" w:rsidRDefault="000D0736">
            <w:pPr>
              <w:spacing w:line="276" w:lineRule="auto"/>
              <w:jc w:val="center"/>
              <w:rPr>
                <w:ins w:id="7621" w:author="Danny" w:date="2026-10-02T14:15:00Z"/>
                <w:rFonts w:eastAsiaTheme="minorHAnsi" w:cstheme="minorBidi"/>
                <w:kern w:val="2"/>
                <w:sz w:val="14"/>
                <w:szCs w:val="18"/>
                <w14:ligatures w14:val="standardContextual"/>
                <w:rPrChange w:id="7622" w:author="Danny" w:date="2026-10-02T14:18:00Z">
                  <w:rPr>
                    <w:ins w:id="7623" w:author="Danny" w:date="2026-10-02T14:15:00Z"/>
                    <w:color w:val="000000"/>
                    <w:sz w:val="18"/>
                    <w:szCs w:val="18"/>
                  </w:rPr>
                </w:rPrChange>
              </w:rPr>
              <w:pPrChange w:id="7624" w:author="Danny" w:date="2026-10-02T14:16:00Z">
                <w:pPr>
                  <w:jc w:val="center"/>
                </w:pPr>
              </w:pPrChange>
            </w:pPr>
            <w:ins w:id="7625" w:author="Danny" w:date="2026-10-02T14:15:00Z">
              <w:r w:rsidRPr="000D0736">
                <w:rPr>
                  <w:rFonts w:eastAsiaTheme="minorHAnsi" w:cstheme="minorBidi"/>
                  <w:kern w:val="2"/>
                  <w:sz w:val="14"/>
                  <w:szCs w:val="18"/>
                  <w14:ligatures w14:val="standardContextual"/>
                  <w:rPrChange w:id="7626" w:author="Danny" w:date="2026-10-02T14:18:00Z">
                    <w:rPr>
                      <w:color w:val="000000"/>
                      <w:sz w:val="18"/>
                      <w:szCs w:val="18"/>
                    </w:rPr>
                  </w:rPrChange>
                </w:rPr>
                <w:t>93</w:t>
              </w:r>
            </w:ins>
          </w:p>
        </w:tc>
        <w:tc>
          <w:tcPr>
            <w:tcW w:w="0" w:type="auto"/>
            <w:tcBorders>
              <w:top w:val="nil"/>
              <w:left w:val="nil"/>
              <w:bottom w:val="nil"/>
              <w:right w:val="nil"/>
            </w:tcBorders>
            <w:shd w:val="clear" w:color="auto" w:fill="auto"/>
            <w:vAlign w:val="center"/>
            <w:hideMark/>
          </w:tcPr>
          <w:p w14:paraId="110125AD" w14:textId="77777777" w:rsidR="000D0736" w:rsidRPr="000D0736" w:rsidRDefault="000D0736">
            <w:pPr>
              <w:spacing w:line="276" w:lineRule="auto"/>
              <w:rPr>
                <w:ins w:id="7627" w:author="Danny" w:date="2026-10-02T14:15:00Z"/>
                <w:rFonts w:eastAsiaTheme="minorHAnsi" w:cstheme="minorBidi"/>
                <w:kern w:val="2"/>
                <w:sz w:val="14"/>
                <w:szCs w:val="18"/>
                <w14:ligatures w14:val="standardContextual"/>
                <w:rPrChange w:id="7628" w:author="Danny" w:date="2026-10-02T14:18:00Z">
                  <w:rPr>
                    <w:ins w:id="7629" w:author="Danny" w:date="2026-10-02T14:15:00Z"/>
                    <w:color w:val="000000"/>
                    <w:sz w:val="18"/>
                    <w:szCs w:val="18"/>
                  </w:rPr>
                </w:rPrChange>
              </w:rPr>
              <w:pPrChange w:id="7630" w:author="Danny" w:date="2026-10-02T14:16:00Z">
                <w:pPr/>
              </w:pPrChange>
            </w:pPr>
            <w:ins w:id="7631" w:author="Danny" w:date="2026-10-02T14:15:00Z">
              <w:r w:rsidRPr="000D0736">
                <w:rPr>
                  <w:rFonts w:eastAsiaTheme="minorHAnsi" w:cstheme="minorBidi"/>
                  <w:kern w:val="2"/>
                  <w:sz w:val="14"/>
                  <w:szCs w:val="18"/>
                  <w14:ligatures w14:val="standardContextual"/>
                  <w:rPrChange w:id="7632" w:author="Danny" w:date="2026-10-02T14:18:00Z">
                    <w:rPr>
                      <w:color w:val="000000"/>
                      <w:sz w:val="18"/>
                      <w:szCs w:val="18"/>
                    </w:rPr>
                  </w:rPrChange>
                </w:rPr>
                <w:t>Vilchez-Cavazos et al., 2020</w:t>
              </w:r>
            </w:ins>
          </w:p>
        </w:tc>
        <w:tc>
          <w:tcPr>
            <w:tcW w:w="0" w:type="auto"/>
            <w:tcBorders>
              <w:top w:val="nil"/>
              <w:left w:val="nil"/>
              <w:bottom w:val="nil"/>
              <w:right w:val="nil"/>
            </w:tcBorders>
            <w:shd w:val="clear" w:color="auto" w:fill="auto"/>
            <w:noWrap/>
            <w:vAlign w:val="bottom"/>
            <w:hideMark/>
          </w:tcPr>
          <w:p w14:paraId="740F13DE" w14:textId="77777777" w:rsidR="000D0736" w:rsidRPr="000D0736" w:rsidRDefault="000D0736">
            <w:pPr>
              <w:spacing w:line="276" w:lineRule="auto"/>
              <w:rPr>
                <w:ins w:id="7633" w:author="Danny" w:date="2026-10-02T14:15:00Z"/>
                <w:rFonts w:eastAsiaTheme="minorHAnsi" w:cstheme="minorBidi"/>
                <w:kern w:val="2"/>
                <w:sz w:val="14"/>
                <w:szCs w:val="18"/>
                <w14:ligatures w14:val="standardContextual"/>
                <w:rPrChange w:id="7634" w:author="Danny" w:date="2026-10-02T14:18:00Z">
                  <w:rPr>
                    <w:ins w:id="7635" w:author="Danny" w:date="2026-10-02T14:15:00Z"/>
                    <w:color w:val="000000"/>
                    <w:sz w:val="18"/>
                    <w:szCs w:val="18"/>
                  </w:rPr>
                </w:rPrChange>
              </w:rPr>
              <w:pPrChange w:id="7636" w:author="Danny" w:date="2026-10-02T14:16:00Z">
                <w:pPr/>
              </w:pPrChange>
            </w:pPr>
          </w:p>
        </w:tc>
        <w:tc>
          <w:tcPr>
            <w:tcW w:w="0" w:type="auto"/>
            <w:tcBorders>
              <w:top w:val="nil"/>
              <w:left w:val="nil"/>
              <w:bottom w:val="nil"/>
              <w:right w:val="nil"/>
            </w:tcBorders>
            <w:shd w:val="clear" w:color="auto" w:fill="auto"/>
            <w:vAlign w:val="center"/>
            <w:hideMark/>
          </w:tcPr>
          <w:p w14:paraId="017A2A6E" w14:textId="77777777" w:rsidR="000D0736" w:rsidRPr="000D0736" w:rsidRDefault="000D0736">
            <w:pPr>
              <w:spacing w:line="276" w:lineRule="auto"/>
              <w:jc w:val="center"/>
              <w:rPr>
                <w:ins w:id="7637" w:author="Danny" w:date="2026-10-02T14:15:00Z"/>
                <w:rFonts w:eastAsiaTheme="minorHAnsi" w:cstheme="minorBidi"/>
                <w:kern w:val="2"/>
                <w:sz w:val="14"/>
                <w:szCs w:val="18"/>
                <w14:ligatures w14:val="standardContextual"/>
                <w:rPrChange w:id="7638" w:author="Danny" w:date="2026-10-02T14:18:00Z">
                  <w:rPr>
                    <w:ins w:id="7639" w:author="Danny" w:date="2026-10-02T14:15:00Z"/>
                    <w:color w:val="000000"/>
                    <w:sz w:val="18"/>
                    <w:szCs w:val="18"/>
                  </w:rPr>
                </w:rPrChange>
              </w:rPr>
              <w:pPrChange w:id="7640" w:author="Danny" w:date="2026-10-02T14:21:00Z">
                <w:pPr>
                  <w:jc w:val="center"/>
                </w:pPr>
              </w:pPrChange>
            </w:pPr>
            <w:ins w:id="7641" w:author="Danny" w:date="2026-10-02T14:15:00Z">
              <w:r w:rsidRPr="000D0736">
                <w:rPr>
                  <w:rFonts w:eastAsiaTheme="minorHAnsi" w:cstheme="minorBidi"/>
                  <w:kern w:val="2"/>
                  <w:sz w:val="14"/>
                  <w:szCs w:val="18"/>
                  <w14:ligatures w14:val="standardContextual"/>
                  <w:rPrChange w:id="7642"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46BA7E53" w14:textId="77777777" w:rsidR="000D0736" w:rsidRPr="000D0736" w:rsidRDefault="000D0736">
            <w:pPr>
              <w:spacing w:line="276" w:lineRule="auto"/>
              <w:jc w:val="center"/>
              <w:rPr>
                <w:ins w:id="7643" w:author="Danny" w:date="2026-10-02T14:15:00Z"/>
                <w:rFonts w:eastAsiaTheme="minorHAnsi" w:cstheme="minorBidi"/>
                <w:kern w:val="2"/>
                <w:sz w:val="14"/>
                <w:szCs w:val="18"/>
                <w14:ligatures w14:val="standardContextual"/>
                <w:rPrChange w:id="7644" w:author="Danny" w:date="2026-10-02T14:18:00Z">
                  <w:rPr>
                    <w:ins w:id="7645" w:author="Danny" w:date="2026-10-02T14:15:00Z"/>
                    <w:color w:val="000000"/>
                    <w:sz w:val="18"/>
                    <w:szCs w:val="18"/>
                  </w:rPr>
                </w:rPrChange>
              </w:rPr>
              <w:pPrChange w:id="7646" w:author="Danny" w:date="2026-10-02T14:21:00Z">
                <w:pPr>
                  <w:jc w:val="center"/>
                </w:pPr>
              </w:pPrChange>
            </w:pPr>
            <w:ins w:id="7647" w:author="Danny" w:date="2026-10-02T14:15:00Z">
              <w:r w:rsidRPr="000D0736">
                <w:rPr>
                  <w:rFonts w:eastAsiaTheme="minorHAnsi" w:cstheme="minorBidi"/>
                  <w:kern w:val="2"/>
                  <w:sz w:val="14"/>
                  <w:szCs w:val="18"/>
                  <w14:ligatures w14:val="standardContextual"/>
                  <w:rPrChange w:id="7648"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7B8D111D" w14:textId="77777777" w:rsidR="000D0736" w:rsidRPr="000D0736" w:rsidRDefault="000D0736">
            <w:pPr>
              <w:spacing w:line="276" w:lineRule="auto"/>
              <w:jc w:val="center"/>
              <w:rPr>
                <w:ins w:id="7649" w:author="Danny" w:date="2026-10-02T14:15:00Z"/>
                <w:rFonts w:eastAsiaTheme="minorHAnsi" w:cstheme="minorBidi"/>
                <w:kern w:val="2"/>
                <w:sz w:val="14"/>
                <w:szCs w:val="18"/>
                <w14:ligatures w14:val="standardContextual"/>
                <w:rPrChange w:id="7650" w:author="Danny" w:date="2026-10-02T14:18:00Z">
                  <w:rPr>
                    <w:ins w:id="7651" w:author="Danny" w:date="2026-10-02T14:15:00Z"/>
                    <w:color w:val="000000"/>
                    <w:sz w:val="18"/>
                    <w:szCs w:val="18"/>
                  </w:rPr>
                </w:rPrChange>
              </w:rPr>
              <w:pPrChange w:id="7652" w:author="Danny" w:date="2026-10-02T14:21:00Z">
                <w:pPr>
                  <w:jc w:val="center"/>
                </w:pPr>
              </w:pPrChange>
            </w:pPr>
          </w:p>
        </w:tc>
        <w:tc>
          <w:tcPr>
            <w:tcW w:w="0" w:type="auto"/>
            <w:tcBorders>
              <w:top w:val="nil"/>
              <w:left w:val="nil"/>
              <w:bottom w:val="nil"/>
              <w:right w:val="nil"/>
            </w:tcBorders>
            <w:shd w:val="clear" w:color="auto" w:fill="auto"/>
            <w:vAlign w:val="center"/>
            <w:hideMark/>
          </w:tcPr>
          <w:p w14:paraId="6DD67E78" w14:textId="77777777" w:rsidR="000D0736" w:rsidRPr="000D0736" w:rsidRDefault="000D0736">
            <w:pPr>
              <w:spacing w:line="276" w:lineRule="auto"/>
              <w:jc w:val="center"/>
              <w:rPr>
                <w:ins w:id="7653" w:author="Danny" w:date="2026-10-02T14:15:00Z"/>
                <w:rFonts w:eastAsiaTheme="minorHAnsi" w:cstheme="minorBidi"/>
                <w:kern w:val="2"/>
                <w:sz w:val="14"/>
                <w:szCs w:val="18"/>
                <w14:ligatures w14:val="standardContextual"/>
                <w:rPrChange w:id="7654" w:author="Danny" w:date="2026-10-02T14:18:00Z">
                  <w:rPr>
                    <w:ins w:id="7655" w:author="Danny" w:date="2026-10-02T14:15:00Z"/>
                    <w:color w:val="000000"/>
                    <w:sz w:val="18"/>
                    <w:szCs w:val="18"/>
                  </w:rPr>
                </w:rPrChange>
              </w:rPr>
              <w:pPrChange w:id="7656" w:author="Danny" w:date="2026-10-02T14:21:00Z">
                <w:pPr>
                  <w:jc w:val="center"/>
                </w:pPr>
              </w:pPrChange>
            </w:pPr>
            <w:ins w:id="7657" w:author="Danny" w:date="2026-10-02T14:15:00Z">
              <w:r w:rsidRPr="000D0736">
                <w:rPr>
                  <w:rFonts w:eastAsiaTheme="minorHAnsi" w:cstheme="minorBidi"/>
                  <w:kern w:val="2"/>
                  <w:sz w:val="14"/>
                  <w:szCs w:val="18"/>
                  <w14:ligatures w14:val="standardContextual"/>
                  <w:rPrChange w:id="7658" w:author="Danny" w:date="2026-10-02T14:18:00Z">
                    <w:rPr>
                      <w:color w:val="000000"/>
                      <w:sz w:val="18"/>
                      <w:szCs w:val="18"/>
                    </w:rPr>
                  </w:rPrChange>
                </w:rPr>
                <w:t>24.5 ± 7.3</w:t>
              </w:r>
            </w:ins>
          </w:p>
        </w:tc>
        <w:tc>
          <w:tcPr>
            <w:tcW w:w="0" w:type="auto"/>
            <w:tcBorders>
              <w:top w:val="nil"/>
              <w:left w:val="nil"/>
              <w:bottom w:val="nil"/>
              <w:right w:val="nil"/>
            </w:tcBorders>
            <w:shd w:val="clear" w:color="auto" w:fill="auto"/>
            <w:vAlign w:val="center"/>
            <w:hideMark/>
          </w:tcPr>
          <w:p w14:paraId="58BEA206" w14:textId="77777777" w:rsidR="000D0736" w:rsidRPr="000D0736" w:rsidRDefault="000D0736">
            <w:pPr>
              <w:spacing w:line="276" w:lineRule="auto"/>
              <w:jc w:val="center"/>
              <w:rPr>
                <w:ins w:id="7659" w:author="Danny" w:date="2026-10-02T14:15:00Z"/>
                <w:rFonts w:eastAsiaTheme="minorHAnsi" w:cstheme="minorBidi"/>
                <w:kern w:val="2"/>
                <w:sz w:val="14"/>
                <w:szCs w:val="18"/>
                <w14:ligatures w14:val="standardContextual"/>
                <w:rPrChange w:id="7660" w:author="Danny" w:date="2026-10-02T14:18:00Z">
                  <w:rPr>
                    <w:ins w:id="7661" w:author="Danny" w:date="2026-10-02T14:15:00Z"/>
                    <w:color w:val="000000"/>
                    <w:sz w:val="18"/>
                    <w:szCs w:val="18"/>
                  </w:rPr>
                </w:rPrChange>
              </w:rPr>
              <w:pPrChange w:id="7662" w:author="Danny" w:date="2026-10-02T14:21:00Z">
                <w:pPr>
                  <w:jc w:val="center"/>
                </w:pPr>
              </w:pPrChange>
            </w:pPr>
          </w:p>
        </w:tc>
        <w:tc>
          <w:tcPr>
            <w:tcW w:w="0" w:type="auto"/>
            <w:tcBorders>
              <w:top w:val="nil"/>
              <w:left w:val="nil"/>
              <w:bottom w:val="nil"/>
              <w:right w:val="nil"/>
            </w:tcBorders>
            <w:shd w:val="clear" w:color="auto" w:fill="auto"/>
            <w:vAlign w:val="center"/>
            <w:hideMark/>
          </w:tcPr>
          <w:p w14:paraId="245AB7B1" w14:textId="77777777" w:rsidR="000D0736" w:rsidRPr="000D0736" w:rsidRDefault="000D0736">
            <w:pPr>
              <w:spacing w:line="276" w:lineRule="auto"/>
              <w:jc w:val="center"/>
              <w:rPr>
                <w:ins w:id="7663" w:author="Danny" w:date="2026-10-02T14:15:00Z"/>
                <w:rFonts w:eastAsiaTheme="minorHAnsi" w:cstheme="minorBidi"/>
                <w:kern w:val="2"/>
                <w:sz w:val="14"/>
                <w:szCs w:val="18"/>
                <w14:ligatures w14:val="standardContextual"/>
                <w:rPrChange w:id="7664" w:author="Danny" w:date="2026-10-02T14:18:00Z">
                  <w:rPr>
                    <w:ins w:id="7665" w:author="Danny" w:date="2026-10-02T14:15:00Z"/>
                    <w:color w:val="000000"/>
                    <w:sz w:val="18"/>
                    <w:szCs w:val="18"/>
                  </w:rPr>
                </w:rPrChange>
              </w:rPr>
              <w:pPrChange w:id="7666" w:author="Danny" w:date="2026-10-02T14:21:00Z">
                <w:pPr>
                  <w:jc w:val="center"/>
                </w:pPr>
              </w:pPrChange>
            </w:pPr>
            <w:ins w:id="7667" w:author="Danny" w:date="2026-10-02T14:15:00Z">
              <w:r w:rsidRPr="000D0736">
                <w:rPr>
                  <w:rFonts w:eastAsiaTheme="minorHAnsi" w:cstheme="minorBidi"/>
                  <w:kern w:val="2"/>
                  <w:sz w:val="14"/>
                  <w:szCs w:val="18"/>
                  <w14:ligatures w14:val="standardContextual"/>
                  <w:rPrChange w:id="7668" w:author="Danny" w:date="2026-10-02T14:18:00Z">
                    <w:rPr>
                      <w:color w:val="000000"/>
                      <w:sz w:val="18"/>
                      <w:szCs w:val="18"/>
                    </w:rPr>
                  </w:rPrChange>
                </w:rPr>
                <w:t>28</w:t>
              </w:r>
            </w:ins>
          </w:p>
        </w:tc>
        <w:tc>
          <w:tcPr>
            <w:tcW w:w="0" w:type="auto"/>
            <w:tcBorders>
              <w:top w:val="nil"/>
              <w:left w:val="nil"/>
              <w:bottom w:val="nil"/>
              <w:right w:val="nil"/>
            </w:tcBorders>
            <w:shd w:val="clear" w:color="auto" w:fill="auto"/>
            <w:vAlign w:val="center"/>
            <w:hideMark/>
          </w:tcPr>
          <w:p w14:paraId="4745D046" w14:textId="77777777" w:rsidR="000D0736" w:rsidRPr="000D0736" w:rsidRDefault="000D0736">
            <w:pPr>
              <w:spacing w:line="276" w:lineRule="auto"/>
              <w:jc w:val="center"/>
              <w:rPr>
                <w:ins w:id="7669" w:author="Danny" w:date="2026-10-02T14:15:00Z"/>
                <w:rFonts w:eastAsiaTheme="minorHAnsi" w:cstheme="minorBidi"/>
                <w:kern w:val="2"/>
                <w:sz w:val="14"/>
                <w:szCs w:val="18"/>
                <w14:ligatures w14:val="standardContextual"/>
                <w:rPrChange w:id="7670" w:author="Danny" w:date="2026-10-02T14:18:00Z">
                  <w:rPr>
                    <w:ins w:id="7671" w:author="Danny" w:date="2026-10-02T14:15:00Z"/>
                    <w:color w:val="000000"/>
                    <w:sz w:val="18"/>
                    <w:szCs w:val="18"/>
                  </w:rPr>
                </w:rPrChange>
              </w:rPr>
              <w:pPrChange w:id="7672" w:author="Danny" w:date="2026-10-02T14:21:00Z">
                <w:pPr>
                  <w:jc w:val="center"/>
                </w:pPr>
              </w:pPrChange>
            </w:pPr>
            <w:ins w:id="7673" w:author="Danny" w:date="2026-10-02T14:15:00Z">
              <w:r w:rsidRPr="000D0736">
                <w:rPr>
                  <w:rFonts w:eastAsiaTheme="minorHAnsi" w:cstheme="minorBidi"/>
                  <w:kern w:val="2"/>
                  <w:sz w:val="14"/>
                  <w:szCs w:val="18"/>
                  <w14:ligatures w14:val="standardContextual"/>
                  <w:rPrChange w:id="7674" w:author="Danny" w:date="2026-10-02T14:18:00Z">
                    <w:rPr>
                      <w:color w:val="000000"/>
                      <w:sz w:val="18"/>
                      <w:szCs w:val="18"/>
                    </w:rPr>
                  </w:rPrChange>
                </w:rPr>
                <w:t>23</w:t>
              </w:r>
            </w:ins>
          </w:p>
        </w:tc>
        <w:tc>
          <w:tcPr>
            <w:tcW w:w="0" w:type="auto"/>
            <w:tcBorders>
              <w:top w:val="nil"/>
              <w:left w:val="nil"/>
              <w:bottom w:val="nil"/>
              <w:right w:val="nil"/>
            </w:tcBorders>
            <w:shd w:val="clear" w:color="auto" w:fill="auto"/>
            <w:vAlign w:val="center"/>
            <w:hideMark/>
          </w:tcPr>
          <w:p w14:paraId="5C53F880" w14:textId="77777777" w:rsidR="000D0736" w:rsidRPr="000D0736" w:rsidRDefault="000D0736">
            <w:pPr>
              <w:spacing w:line="276" w:lineRule="auto"/>
              <w:jc w:val="center"/>
              <w:rPr>
                <w:ins w:id="7675" w:author="Danny" w:date="2026-10-02T14:15:00Z"/>
                <w:rFonts w:eastAsiaTheme="minorHAnsi" w:cstheme="minorBidi"/>
                <w:kern w:val="2"/>
                <w:sz w:val="14"/>
                <w:szCs w:val="18"/>
                <w14:ligatures w14:val="standardContextual"/>
                <w:rPrChange w:id="7676" w:author="Danny" w:date="2026-10-02T14:18:00Z">
                  <w:rPr>
                    <w:ins w:id="7677" w:author="Danny" w:date="2026-10-02T14:15:00Z"/>
                    <w:color w:val="000000"/>
                    <w:sz w:val="18"/>
                    <w:szCs w:val="18"/>
                  </w:rPr>
                </w:rPrChange>
              </w:rPr>
              <w:pPrChange w:id="7678" w:author="Danny" w:date="2026-10-02T14:21:00Z">
                <w:pPr>
                  <w:jc w:val="center"/>
                </w:pPr>
              </w:pPrChange>
            </w:pPr>
            <w:ins w:id="7679" w:author="Danny" w:date="2026-10-02T14:15:00Z">
              <w:r w:rsidRPr="000D0736">
                <w:rPr>
                  <w:rFonts w:eastAsiaTheme="minorHAnsi" w:cstheme="minorBidi"/>
                  <w:kern w:val="2"/>
                  <w:sz w:val="14"/>
                  <w:szCs w:val="18"/>
                  <w14:ligatures w14:val="standardContextual"/>
                  <w:rPrChange w:id="7680" w:author="Danny" w:date="2026-10-02T14:18:00Z">
                    <w:rPr>
                      <w:color w:val="000000"/>
                      <w:sz w:val="18"/>
                      <w:szCs w:val="18"/>
                    </w:rPr>
                  </w:rPrChange>
                </w:rPr>
                <w:t>6</w:t>
              </w:r>
            </w:ins>
          </w:p>
        </w:tc>
        <w:tc>
          <w:tcPr>
            <w:tcW w:w="0" w:type="auto"/>
            <w:tcBorders>
              <w:top w:val="nil"/>
              <w:left w:val="nil"/>
              <w:bottom w:val="nil"/>
              <w:right w:val="nil"/>
            </w:tcBorders>
            <w:shd w:val="clear" w:color="auto" w:fill="auto"/>
            <w:noWrap/>
            <w:vAlign w:val="center"/>
            <w:hideMark/>
          </w:tcPr>
          <w:p w14:paraId="1C7135FF" w14:textId="77777777" w:rsidR="000D0736" w:rsidRPr="000D0736" w:rsidRDefault="000D0736">
            <w:pPr>
              <w:spacing w:line="276" w:lineRule="auto"/>
              <w:jc w:val="center"/>
              <w:rPr>
                <w:ins w:id="7681" w:author="Danny" w:date="2026-10-02T14:15:00Z"/>
                <w:rFonts w:eastAsiaTheme="minorHAnsi" w:cstheme="minorBidi"/>
                <w:kern w:val="2"/>
                <w:sz w:val="14"/>
                <w:szCs w:val="18"/>
                <w14:ligatures w14:val="standardContextual"/>
                <w:rPrChange w:id="7682" w:author="Danny" w:date="2026-10-02T14:18:00Z">
                  <w:rPr>
                    <w:ins w:id="7683" w:author="Danny" w:date="2026-10-02T14:15:00Z"/>
                    <w:color w:val="000000"/>
                    <w:sz w:val="18"/>
                    <w:szCs w:val="18"/>
                  </w:rPr>
                </w:rPrChange>
              </w:rPr>
              <w:pPrChange w:id="7684" w:author="Danny" w:date="2026-10-02T14:21:00Z">
                <w:pPr>
                  <w:jc w:val="center"/>
                </w:pPr>
              </w:pPrChange>
            </w:pPr>
          </w:p>
        </w:tc>
        <w:tc>
          <w:tcPr>
            <w:tcW w:w="0" w:type="auto"/>
            <w:tcBorders>
              <w:top w:val="nil"/>
              <w:left w:val="nil"/>
              <w:bottom w:val="nil"/>
              <w:right w:val="nil"/>
            </w:tcBorders>
            <w:shd w:val="clear" w:color="auto" w:fill="auto"/>
            <w:vAlign w:val="center"/>
            <w:hideMark/>
          </w:tcPr>
          <w:p w14:paraId="3E3135E7" w14:textId="77777777" w:rsidR="000D0736" w:rsidRPr="000D0736" w:rsidRDefault="000D0736">
            <w:pPr>
              <w:spacing w:line="276" w:lineRule="auto"/>
              <w:jc w:val="center"/>
              <w:rPr>
                <w:ins w:id="7685" w:author="Danny" w:date="2026-10-02T14:15:00Z"/>
                <w:rFonts w:eastAsiaTheme="minorHAnsi" w:cstheme="minorBidi"/>
                <w:kern w:val="2"/>
                <w:sz w:val="14"/>
                <w:szCs w:val="18"/>
                <w14:ligatures w14:val="standardContextual"/>
                <w:rPrChange w:id="7686" w:author="Danny" w:date="2026-10-02T14:18:00Z">
                  <w:rPr>
                    <w:ins w:id="7687" w:author="Danny" w:date="2026-10-02T14:15:00Z"/>
                    <w:color w:val="000000"/>
                    <w:sz w:val="18"/>
                    <w:szCs w:val="18"/>
                  </w:rPr>
                </w:rPrChange>
              </w:rPr>
              <w:pPrChange w:id="7688" w:author="Danny" w:date="2026-10-02T14:21:00Z">
                <w:pPr>
                  <w:jc w:val="center"/>
                </w:pPr>
              </w:pPrChange>
            </w:pPr>
            <w:ins w:id="7689" w:author="Danny" w:date="2026-10-02T14:15:00Z">
              <w:r w:rsidRPr="000D0736">
                <w:rPr>
                  <w:rFonts w:eastAsiaTheme="minorHAnsi" w:cstheme="minorBidi"/>
                  <w:kern w:val="2"/>
                  <w:sz w:val="14"/>
                  <w:szCs w:val="18"/>
                  <w14:ligatures w14:val="standardContextual"/>
                  <w:rPrChange w:id="7690" w:author="Danny" w:date="2026-10-02T14:18:00Z">
                    <w:rPr>
                      <w:color w:val="000000"/>
                      <w:sz w:val="18"/>
                      <w:szCs w:val="18"/>
                    </w:rPr>
                  </w:rPrChange>
                </w:rPr>
                <w:t>12</w:t>
              </w:r>
            </w:ins>
          </w:p>
        </w:tc>
        <w:tc>
          <w:tcPr>
            <w:tcW w:w="0" w:type="auto"/>
            <w:tcBorders>
              <w:top w:val="nil"/>
              <w:left w:val="nil"/>
              <w:bottom w:val="nil"/>
              <w:right w:val="nil"/>
            </w:tcBorders>
            <w:shd w:val="clear" w:color="auto" w:fill="auto"/>
            <w:vAlign w:val="center"/>
            <w:hideMark/>
          </w:tcPr>
          <w:p w14:paraId="00EDB697" w14:textId="77777777" w:rsidR="000D0736" w:rsidRPr="000D0736" w:rsidRDefault="000D0736">
            <w:pPr>
              <w:spacing w:line="276" w:lineRule="auto"/>
              <w:jc w:val="center"/>
              <w:rPr>
                <w:ins w:id="7691" w:author="Danny" w:date="2026-10-02T14:15:00Z"/>
                <w:rFonts w:eastAsiaTheme="minorHAnsi" w:cstheme="minorBidi"/>
                <w:kern w:val="2"/>
                <w:sz w:val="14"/>
                <w:szCs w:val="18"/>
                <w14:ligatures w14:val="standardContextual"/>
                <w:rPrChange w:id="7692" w:author="Danny" w:date="2026-10-02T14:18:00Z">
                  <w:rPr>
                    <w:ins w:id="7693" w:author="Danny" w:date="2026-10-02T14:15:00Z"/>
                    <w:color w:val="000000"/>
                    <w:sz w:val="18"/>
                    <w:szCs w:val="18"/>
                  </w:rPr>
                </w:rPrChange>
              </w:rPr>
              <w:pPrChange w:id="7694" w:author="Danny" w:date="2026-10-02T14:21:00Z">
                <w:pPr>
                  <w:jc w:val="center"/>
                </w:pPr>
              </w:pPrChange>
            </w:pPr>
            <w:ins w:id="7695" w:author="Danny" w:date="2026-10-02T14:15:00Z">
              <w:r w:rsidRPr="000D0736">
                <w:rPr>
                  <w:rFonts w:eastAsiaTheme="minorHAnsi" w:cstheme="minorBidi"/>
                  <w:kern w:val="2"/>
                  <w:sz w:val="14"/>
                  <w:szCs w:val="18"/>
                  <w14:ligatures w14:val="standardContextual"/>
                  <w:rPrChange w:id="7696" w:author="Danny" w:date="2026-10-02T14:18:00Z">
                    <w:rPr>
                      <w:color w:val="000000"/>
                      <w:sz w:val="18"/>
                      <w:szCs w:val="18"/>
                    </w:rPr>
                  </w:rPrChange>
                </w:rPr>
                <w:t>1</w:t>
              </w:r>
            </w:ins>
          </w:p>
        </w:tc>
        <w:tc>
          <w:tcPr>
            <w:tcW w:w="0" w:type="auto"/>
            <w:tcBorders>
              <w:top w:val="nil"/>
              <w:left w:val="nil"/>
              <w:bottom w:val="nil"/>
              <w:right w:val="nil"/>
            </w:tcBorders>
            <w:shd w:val="clear" w:color="auto" w:fill="auto"/>
            <w:vAlign w:val="center"/>
            <w:hideMark/>
          </w:tcPr>
          <w:p w14:paraId="3A825FE6" w14:textId="77777777" w:rsidR="000D0736" w:rsidRPr="000D0736" w:rsidRDefault="000D0736">
            <w:pPr>
              <w:spacing w:line="276" w:lineRule="auto"/>
              <w:jc w:val="center"/>
              <w:rPr>
                <w:ins w:id="7697" w:author="Danny" w:date="2026-10-02T14:15:00Z"/>
                <w:rFonts w:eastAsiaTheme="minorHAnsi" w:cstheme="minorBidi"/>
                <w:kern w:val="2"/>
                <w:sz w:val="14"/>
                <w:szCs w:val="18"/>
                <w14:ligatures w14:val="standardContextual"/>
                <w:rPrChange w:id="7698" w:author="Danny" w:date="2026-10-02T14:18:00Z">
                  <w:rPr>
                    <w:ins w:id="7699" w:author="Danny" w:date="2026-10-02T14:15:00Z"/>
                    <w:color w:val="000000"/>
                    <w:sz w:val="18"/>
                    <w:szCs w:val="18"/>
                  </w:rPr>
                </w:rPrChange>
              </w:rPr>
              <w:pPrChange w:id="7700" w:author="Danny" w:date="2026-10-02T14:21:00Z">
                <w:pPr>
                  <w:jc w:val="center"/>
                </w:pPr>
              </w:pPrChange>
            </w:pPr>
            <w:ins w:id="7701" w:author="Danny" w:date="2026-10-02T14:15:00Z">
              <w:r w:rsidRPr="000D0736">
                <w:rPr>
                  <w:rFonts w:eastAsiaTheme="minorHAnsi" w:cstheme="minorBidi"/>
                  <w:kern w:val="2"/>
                  <w:sz w:val="14"/>
                  <w:szCs w:val="18"/>
                  <w14:ligatures w14:val="standardContextual"/>
                  <w:rPrChange w:id="7702" w:author="Danny" w:date="2026-10-02T14:18:00Z">
                    <w:rPr>
                      <w:color w:val="000000"/>
                      <w:sz w:val="18"/>
                      <w:szCs w:val="18"/>
                    </w:rPr>
                  </w:rPrChange>
                </w:rPr>
                <w:t>Short</w:t>
              </w:r>
            </w:ins>
          </w:p>
        </w:tc>
        <w:tc>
          <w:tcPr>
            <w:tcW w:w="0" w:type="auto"/>
            <w:tcBorders>
              <w:top w:val="nil"/>
              <w:left w:val="nil"/>
              <w:bottom w:val="nil"/>
            </w:tcBorders>
            <w:shd w:val="clear" w:color="auto" w:fill="auto"/>
            <w:vAlign w:val="center"/>
            <w:hideMark/>
          </w:tcPr>
          <w:p w14:paraId="36A5D85E" w14:textId="77777777" w:rsidR="000D0736" w:rsidRPr="000D0736" w:rsidRDefault="000D0736">
            <w:pPr>
              <w:spacing w:line="276" w:lineRule="auto"/>
              <w:rPr>
                <w:ins w:id="7703" w:author="Danny" w:date="2026-10-02T14:15:00Z"/>
                <w:rFonts w:eastAsiaTheme="minorHAnsi" w:cstheme="minorBidi"/>
                <w:kern w:val="2"/>
                <w:sz w:val="14"/>
                <w:szCs w:val="18"/>
                <w14:ligatures w14:val="standardContextual"/>
                <w:rPrChange w:id="7704" w:author="Danny" w:date="2026-10-02T14:18:00Z">
                  <w:rPr>
                    <w:ins w:id="7705" w:author="Danny" w:date="2026-10-02T14:15:00Z"/>
                    <w:color w:val="000000"/>
                    <w:sz w:val="18"/>
                    <w:szCs w:val="18"/>
                  </w:rPr>
                </w:rPrChange>
              </w:rPr>
              <w:pPrChange w:id="7706" w:author="Danny" w:date="2026-10-02T14:16:00Z">
                <w:pPr>
                  <w:jc w:val="center"/>
                </w:pPr>
              </w:pPrChange>
            </w:pPr>
          </w:p>
        </w:tc>
        <w:tc>
          <w:tcPr>
            <w:tcW w:w="0" w:type="auto"/>
            <w:tcBorders>
              <w:top w:val="nil"/>
            </w:tcBorders>
            <w:shd w:val="clear" w:color="auto" w:fill="auto"/>
            <w:vAlign w:val="center"/>
            <w:hideMark/>
          </w:tcPr>
          <w:p w14:paraId="136A5CFA" w14:textId="77777777" w:rsidR="000D0736" w:rsidRPr="000D0736" w:rsidRDefault="000D0736">
            <w:pPr>
              <w:spacing w:line="276" w:lineRule="auto"/>
              <w:jc w:val="center"/>
              <w:rPr>
                <w:ins w:id="7707" w:author="Danny" w:date="2026-10-02T14:15:00Z"/>
                <w:rFonts w:ascii="Segoe UI Symbol" w:eastAsiaTheme="minorHAnsi" w:hAnsi="Segoe UI Symbol" w:cs="Calibri"/>
                <w:kern w:val="2"/>
                <w:sz w:val="14"/>
                <w:szCs w:val="18"/>
                <w14:ligatures w14:val="standardContextual"/>
                <w:rPrChange w:id="7708" w:author="Danny" w:date="2026-10-02T14:18:00Z">
                  <w:rPr>
                    <w:ins w:id="7709" w:author="Danny" w:date="2026-10-02T14:15:00Z"/>
                    <w:rFonts w:ascii="Segoe UI Symbol" w:hAnsi="Segoe UI Symbol" w:cs="Calibri"/>
                    <w:color w:val="000000"/>
                    <w:sz w:val="18"/>
                    <w:szCs w:val="18"/>
                  </w:rPr>
                </w:rPrChange>
              </w:rPr>
              <w:pPrChange w:id="7710" w:author="Danny" w:date="2026-10-02T14:23:00Z">
                <w:pPr>
                  <w:jc w:val="center"/>
                </w:pPr>
              </w:pPrChange>
            </w:pPr>
            <w:ins w:id="7711" w:author="Danny" w:date="2026-10-02T14:15:00Z">
              <w:r w:rsidRPr="000D0736">
                <w:rPr>
                  <w:rFonts w:ascii="Segoe UI Symbol" w:eastAsiaTheme="minorHAnsi" w:hAnsi="Segoe UI Symbol" w:cs="Calibri"/>
                  <w:kern w:val="2"/>
                  <w:sz w:val="14"/>
                  <w:szCs w:val="18"/>
                  <w14:ligatures w14:val="standardContextual"/>
                  <w:rPrChange w:id="771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27D9997" w14:textId="77777777" w:rsidR="000D0736" w:rsidRPr="000D0736" w:rsidRDefault="000D0736">
            <w:pPr>
              <w:spacing w:line="276" w:lineRule="auto"/>
              <w:jc w:val="center"/>
              <w:rPr>
                <w:ins w:id="7713" w:author="Danny" w:date="2026-10-02T14:15:00Z"/>
                <w:rFonts w:ascii="Segoe UI Symbol" w:eastAsiaTheme="minorHAnsi" w:hAnsi="Segoe UI Symbol" w:cs="Calibri"/>
                <w:kern w:val="2"/>
                <w:sz w:val="14"/>
                <w:szCs w:val="18"/>
                <w14:ligatures w14:val="standardContextual"/>
                <w:rPrChange w:id="7714" w:author="Danny" w:date="2026-10-02T14:18:00Z">
                  <w:rPr>
                    <w:ins w:id="7715" w:author="Danny" w:date="2026-10-02T14:15:00Z"/>
                    <w:rFonts w:ascii="Segoe UI Symbol" w:hAnsi="Segoe UI Symbol" w:cs="Calibri"/>
                    <w:color w:val="000000"/>
                    <w:sz w:val="18"/>
                    <w:szCs w:val="18"/>
                  </w:rPr>
                </w:rPrChange>
              </w:rPr>
              <w:pPrChange w:id="7716" w:author="Danny" w:date="2026-10-02T14:23:00Z">
                <w:pPr>
                  <w:jc w:val="center"/>
                </w:pPr>
              </w:pPrChange>
            </w:pPr>
            <w:ins w:id="7717" w:author="Danny" w:date="2026-10-02T14:15:00Z">
              <w:r w:rsidRPr="000D0736">
                <w:rPr>
                  <w:rFonts w:ascii="Segoe UI Symbol" w:eastAsiaTheme="minorHAnsi" w:hAnsi="Segoe UI Symbol" w:cs="Calibri"/>
                  <w:kern w:val="2"/>
                  <w:sz w:val="14"/>
                  <w:szCs w:val="18"/>
                  <w14:ligatures w14:val="standardContextual"/>
                  <w:rPrChange w:id="771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77A2D97" w14:textId="77777777" w:rsidR="000D0736" w:rsidRPr="000D0736" w:rsidRDefault="000D0736">
            <w:pPr>
              <w:spacing w:line="276" w:lineRule="auto"/>
              <w:jc w:val="center"/>
              <w:rPr>
                <w:ins w:id="7719" w:author="Danny" w:date="2026-10-02T14:15:00Z"/>
                <w:rFonts w:ascii="Segoe UI Symbol" w:eastAsiaTheme="minorHAnsi" w:hAnsi="Segoe UI Symbol" w:cs="Calibri"/>
                <w:kern w:val="2"/>
                <w:sz w:val="14"/>
                <w:szCs w:val="18"/>
                <w14:ligatures w14:val="standardContextual"/>
                <w:rPrChange w:id="7720" w:author="Danny" w:date="2026-10-02T14:18:00Z">
                  <w:rPr>
                    <w:ins w:id="7721" w:author="Danny" w:date="2026-10-02T14:15:00Z"/>
                    <w:rFonts w:ascii="Segoe UI Symbol" w:hAnsi="Segoe UI Symbol" w:cs="Calibri"/>
                    <w:color w:val="000000"/>
                    <w:sz w:val="18"/>
                    <w:szCs w:val="18"/>
                  </w:rPr>
                </w:rPrChange>
              </w:rPr>
              <w:pPrChange w:id="7722" w:author="Danny" w:date="2026-10-02T14:23:00Z">
                <w:pPr>
                  <w:jc w:val="center"/>
                </w:pPr>
              </w:pPrChange>
            </w:pPr>
            <w:ins w:id="7723" w:author="Danny" w:date="2026-10-02T14:15:00Z">
              <w:r w:rsidRPr="000D0736">
                <w:rPr>
                  <w:rFonts w:ascii="Segoe UI Symbol" w:eastAsiaTheme="minorHAnsi" w:hAnsi="Segoe UI Symbol" w:cs="Calibri"/>
                  <w:kern w:val="2"/>
                  <w:sz w:val="14"/>
                  <w:szCs w:val="18"/>
                  <w14:ligatures w14:val="standardContextual"/>
                  <w:rPrChange w:id="772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533DDE3" w14:textId="77777777" w:rsidR="000D0736" w:rsidRPr="000D0736" w:rsidRDefault="000D0736">
            <w:pPr>
              <w:spacing w:line="276" w:lineRule="auto"/>
              <w:jc w:val="center"/>
              <w:rPr>
                <w:ins w:id="7725" w:author="Danny" w:date="2026-10-02T14:15:00Z"/>
                <w:rFonts w:ascii="Segoe UI Symbol" w:eastAsiaTheme="minorHAnsi" w:hAnsi="Segoe UI Symbol" w:cs="Calibri"/>
                <w:kern w:val="2"/>
                <w:sz w:val="14"/>
                <w:szCs w:val="18"/>
                <w14:ligatures w14:val="standardContextual"/>
                <w:rPrChange w:id="7726" w:author="Danny" w:date="2026-10-02T14:18:00Z">
                  <w:rPr>
                    <w:ins w:id="7727" w:author="Danny" w:date="2026-10-02T14:15:00Z"/>
                    <w:rFonts w:ascii="Segoe UI Symbol" w:hAnsi="Segoe UI Symbol" w:cs="Calibri"/>
                    <w:color w:val="000000"/>
                    <w:sz w:val="18"/>
                    <w:szCs w:val="18"/>
                  </w:rPr>
                </w:rPrChange>
              </w:rPr>
              <w:pPrChange w:id="7728" w:author="Danny" w:date="2026-10-02T14:23:00Z">
                <w:pPr>
                  <w:jc w:val="center"/>
                </w:pPr>
              </w:pPrChange>
            </w:pPr>
            <w:ins w:id="7729" w:author="Danny" w:date="2026-10-02T14:15:00Z">
              <w:r w:rsidRPr="000D0736">
                <w:rPr>
                  <w:rFonts w:ascii="Segoe UI Symbol" w:eastAsiaTheme="minorHAnsi" w:hAnsi="Segoe UI Symbol" w:cs="Calibri"/>
                  <w:kern w:val="2"/>
                  <w:sz w:val="14"/>
                  <w:szCs w:val="18"/>
                  <w14:ligatures w14:val="standardContextual"/>
                  <w:rPrChange w:id="773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1D413C0" w14:textId="77777777" w:rsidR="000D0736" w:rsidRPr="000D0736" w:rsidRDefault="000D0736">
            <w:pPr>
              <w:spacing w:line="276" w:lineRule="auto"/>
              <w:jc w:val="center"/>
              <w:rPr>
                <w:ins w:id="7731" w:author="Danny" w:date="2026-10-02T14:15:00Z"/>
                <w:rFonts w:ascii="Segoe UI Symbol" w:eastAsiaTheme="minorHAnsi" w:hAnsi="Segoe UI Symbol" w:cs="Calibri"/>
                <w:kern w:val="2"/>
                <w:sz w:val="14"/>
                <w:szCs w:val="18"/>
                <w14:ligatures w14:val="standardContextual"/>
                <w:rPrChange w:id="7732" w:author="Danny" w:date="2026-10-02T14:18:00Z">
                  <w:rPr>
                    <w:ins w:id="7733" w:author="Danny" w:date="2026-10-02T14:15:00Z"/>
                    <w:rFonts w:ascii="Segoe UI Symbol" w:hAnsi="Segoe UI Symbol" w:cs="Calibri"/>
                    <w:color w:val="000000"/>
                    <w:sz w:val="18"/>
                    <w:szCs w:val="18"/>
                  </w:rPr>
                </w:rPrChange>
              </w:rPr>
              <w:pPrChange w:id="7734" w:author="Danny" w:date="2026-10-02T14:23:00Z">
                <w:pPr>
                  <w:jc w:val="center"/>
                </w:pPr>
              </w:pPrChange>
            </w:pPr>
          </w:p>
        </w:tc>
        <w:tc>
          <w:tcPr>
            <w:tcW w:w="0" w:type="auto"/>
            <w:tcBorders>
              <w:top w:val="nil"/>
            </w:tcBorders>
            <w:shd w:val="clear" w:color="auto" w:fill="auto"/>
            <w:vAlign w:val="center"/>
            <w:hideMark/>
          </w:tcPr>
          <w:p w14:paraId="30066EC3" w14:textId="77777777" w:rsidR="000D0736" w:rsidRPr="000D0736" w:rsidRDefault="000D0736">
            <w:pPr>
              <w:spacing w:line="276" w:lineRule="auto"/>
              <w:jc w:val="center"/>
              <w:rPr>
                <w:ins w:id="7735" w:author="Danny" w:date="2026-10-02T14:15:00Z"/>
                <w:rFonts w:ascii="Segoe UI Symbol" w:eastAsiaTheme="minorHAnsi" w:hAnsi="Segoe UI Symbol" w:cs="Calibri"/>
                <w:kern w:val="2"/>
                <w:sz w:val="14"/>
                <w:szCs w:val="18"/>
                <w14:ligatures w14:val="standardContextual"/>
                <w:rPrChange w:id="7736" w:author="Danny" w:date="2026-10-02T14:18:00Z">
                  <w:rPr>
                    <w:ins w:id="7737" w:author="Danny" w:date="2026-10-02T14:15:00Z"/>
                    <w:rFonts w:ascii="Segoe UI Symbol" w:hAnsi="Segoe UI Symbol" w:cs="Calibri"/>
                    <w:color w:val="000000"/>
                    <w:sz w:val="18"/>
                    <w:szCs w:val="18"/>
                  </w:rPr>
                </w:rPrChange>
              </w:rPr>
              <w:pPrChange w:id="7738" w:author="Danny" w:date="2026-10-02T14:23:00Z">
                <w:pPr>
                  <w:jc w:val="center"/>
                </w:pPr>
              </w:pPrChange>
            </w:pPr>
            <w:ins w:id="7739" w:author="Danny" w:date="2026-10-02T14:15:00Z">
              <w:r w:rsidRPr="000D0736">
                <w:rPr>
                  <w:rFonts w:ascii="Segoe UI Symbol" w:eastAsiaTheme="minorHAnsi" w:hAnsi="Segoe UI Symbol" w:cs="Calibri"/>
                  <w:kern w:val="2"/>
                  <w:sz w:val="14"/>
                  <w:szCs w:val="18"/>
                  <w14:ligatures w14:val="standardContextual"/>
                  <w:rPrChange w:id="774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1D409A8" w14:textId="77777777" w:rsidR="000D0736" w:rsidRPr="000D0736" w:rsidRDefault="000D0736">
            <w:pPr>
              <w:spacing w:line="276" w:lineRule="auto"/>
              <w:jc w:val="center"/>
              <w:rPr>
                <w:ins w:id="7741" w:author="Danny" w:date="2026-10-02T14:15:00Z"/>
                <w:rFonts w:ascii="Segoe UI Symbol" w:eastAsiaTheme="minorHAnsi" w:hAnsi="Segoe UI Symbol" w:cs="Calibri"/>
                <w:kern w:val="2"/>
                <w:sz w:val="14"/>
                <w:szCs w:val="18"/>
                <w14:ligatures w14:val="standardContextual"/>
                <w:rPrChange w:id="7742" w:author="Danny" w:date="2026-10-02T14:18:00Z">
                  <w:rPr>
                    <w:ins w:id="7743" w:author="Danny" w:date="2026-10-02T14:15:00Z"/>
                    <w:rFonts w:ascii="Segoe UI Symbol" w:hAnsi="Segoe UI Symbol" w:cs="Calibri"/>
                    <w:color w:val="000000"/>
                    <w:sz w:val="18"/>
                    <w:szCs w:val="18"/>
                  </w:rPr>
                </w:rPrChange>
              </w:rPr>
              <w:pPrChange w:id="7744" w:author="Danny" w:date="2026-10-02T14:23:00Z">
                <w:pPr>
                  <w:jc w:val="center"/>
                </w:pPr>
              </w:pPrChange>
            </w:pPr>
            <w:ins w:id="7745" w:author="Danny" w:date="2026-10-02T14:15:00Z">
              <w:r w:rsidRPr="000D0736">
                <w:rPr>
                  <w:rFonts w:ascii="Segoe UI Symbol" w:eastAsiaTheme="minorHAnsi" w:hAnsi="Segoe UI Symbol" w:cs="Calibri"/>
                  <w:kern w:val="2"/>
                  <w:sz w:val="14"/>
                  <w:szCs w:val="18"/>
                  <w14:ligatures w14:val="standardContextual"/>
                  <w:rPrChange w:id="774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E832B34" w14:textId="77777777" w:rsidR="000D0736" w:rsidRPr="000D0736" w:rsidRDefault="000D0736">
            <w:pPr>
              <w:spacing w:line="276" w:lineRule="auto"/>
              <w:jc w:val="center"/>
              <w:rPr>
                <w:ins w:id="7747" w:author="Danny" w:date="2026-10-02T14:15:00Z"/>
                <w:rFonts w:ascii="Segoe UI Symbol" w:eastAsiaTheme="minorHAnsi" w:hAnsi="Segoe UI Symbol" w:cs="Calibri"/>
                <w:kern w:val="2"/>
                <w:sz w:val="14"/>
                <w:szCs w:val="18"/>
                <w14:ligatures w14:val="standardContextual"/>
                <w:rPrChange w:id="7748" w:author="Danny" w:date="2026-10-02T14:18:00Z">
                  <w:rPr>
                    <w:ins w:id="7749" w:author="Danny" w:date="2026-10-02T14:15:00Z"/>
                    <w:rFonts w:ascii="Segoe UI Symbol" w:hAnsi="Segoe UI Symbol" w:cs="Calibri"/>
                    <w:color w:val="000000"/>
                    <w:sz w:val="18"/>
                    <w:szCs w:val="18"/>
                  </w:rPr>
                </w:rPrChange>
              </w:rPr>
              <w:pPrChange w:id="7750" w:author="Danny" w:date="2026-10-02T14:23:00Z">
                <w:pPr>
                  <w:jc w:val="center"/>
                </w:pPr>
              </w:pPrChange>
            </w:pPr>
            <w:ins w:id="7751" w:author="Danny" w:date="2026-10-02T14:15:00Z">
              <w:r w:rsidRPr="000D0736">
                <w:rPr>
                  <w:rFonts w:ascii="Segoe UI Symbol" w:eastAsiaTheme="minorHAnsi" w:hAnsi="Segoe UI Symbol" w:cs="Calibri"/>
                  <w:kern w:val="2"/>
                  <w:sz w:val="14"/>
                  <w:szCs w:val="18"/>
                  <w14:ligatures w14:val="standardContextual"/>
                  <w:rPrChange w:id="7752" w:author="Danny" w:date="2026-10-02T14:18:00Z">
                    <w:rPr>
                      <w:rFonts w:ascii="Segoe UI Symbol" w:hAnsi="Segoe UI Symbol" w:cs="Calibri"/>
                      <w:color w:val="000000"/>
                      <w:sz w:val="18"/>
                      <w:szCs w:val="18"/>
                    </w:rPr>
                  </w:rPrChange>
                </w:rPr>
                <w:t>✗</w:t>
              </w:r>
            </w:ins>
          </w:p>
        </w:tc>
      </w:tr>
      <w:tr w:rsidR="002A4041" w:rsidRPr="000D0736" w14:paraId="0003195C" w14:textId="77777777" w:rsidTr="00107337">
        <w:trPr>
          <w:trHeight w:val="20"/>
          <w:ins w:id="7753" w:author="Danny" w:date="2026-10-02T14:15:00Z"/>
        </w:trPr>
        <w:tc>
          <w:tcPr>
            <w:tcW w:w="0" w:type="auto"/>
            <w:tcBorders>
              <w:top w:val="nil"/>
              <w:left w:val="nil"/>
              <w:bottom w:val="nil"/>
              <w:right w:val="nil"/>
            </w:tcBorders>
            <w:shd w:val="clear" w:color="auto" w:fill="auto"/>
            <w:vAlign w:val="center"/>
            <w:hideMark/>
          </w:tcPr>
          <w:p w14:paraId="006380A4" w14:textId="77777777" w:rsidR="000D0736" w:rsidRPr="000D0736" w:rsidRDefault="000D0736">
            <w:pPr>
              <w:spacing w:line="276" w:lineRule="auto"/>
              <w:jc w:val="center"/>
              <w:rPr>
                <w:ins w:id="7754" w:author="Danny" w:date="2026-10-02T14:15:00Z"/>
                <w:rFonts w:eastAsiaTheme="minorHAnsi" w:cstheme="minorBidi"/>
                <w:kern w:val="2"/>
                <w:sz w:val="14"/>
                <w:szCs w:val="18"/>
                <w14:ligatures w14:val="standardContextual"/>
                <w:rPrChange w:id="7755" w:author="Danny" w:date="2026-10-02T14:18:00Z">
                  <w:rPr>
                    <w:ins w:id="7756" w:author="Danny" w:date="2026-10-02T14:15:00Z"/>
                    <w:color w:val="000000"/>
                    <w:sz w:val="18"/>
                    <w:szCs w:val="18"/>
                  </w:rPr>
                </w:rPrChange>
              </w:rPr>
              <w:pPrChange w:id="7757" w:author="Danny" w:date="2026-10-02T14:16:00Z">
                <w:pPr>
                  <w:jc w:val="center"/>
                </w:pPr>
              </w:pPrChange>
            </w:pPr>
            <w:ins w:id="7758" w:author="Danny" w:date="2026-10-02T14:15:00Z">
              <w:r w:rsidRPr="000D0736">
                <w:rPr>
                  <w:rFonts w:eastAsiaTheme="minorHAnsi" w:cstheme="minorBidi"/>
                  <w:kern w:val="2"/>
                  <w:sz w:val="14"/>
                  <w:szCs w:val="18"/>
                  <w14:ligatures w14:val="standardContextual"/>
                  <w:rPrChange w:id="7759" w:author="Danny" w:date="2026-10-02T14:18:00Z">
                    <w:rPr>
                      <w:color w:val="000000"/>
                      <w:sz w:val="18"/>
                      <w:szCs w:val="18"/>
                    </w:rPr>
                  </w:rPrChange>
                </w:rPr>
                <w:t>95</w:t>
              </w:r>
            </w:ins>
          </w:p>
        </w:tc>
        <w:tc>
          <w:tcPr>
            <w:tcW w:w="0" w:type="auto"/>
            <w:tcBorders>
              <w:top w:val="nil"/>
              <w:left w:val="nil"/>
              <w:bottom w:val="nil"/>
              <w:right w:val="nil"/>
            </w:tcBorders>
            <w:shd w:val="clear" w:color="auto" w:fill="auto"/>
            <w:vAlign w:val="center"/>
            <w:hideMark/>
          </w:tcPr>
          <w:p w14:paraId="044ACEDA" w14:textId="77777777" w:rsidR="000D0736" w:rsidRPr="000D0736" w:rsidRDefault="000D0736">
            <w:pPr>
              <w:spacing w:line="276" w:lineRule="auto"/>
              <w:rPr>
                <w:ins w:id="7760" w:author="Danny" w:date="2026-10-02T14:15:00Z"/>
                <w:rFonts w:eastAsiaTheme="minorHAnsi" w:cstheme="minorBidi"/>
                <w:kern w:val="2"/>
                <w:sz w:val="14"/>
                <w:szCs w:val="18"/>
                <w14:ligatures w14:val="standardContextual"/>
                <w:rPrChange w:id="7761" w:author="Danny" w:date="2026-10-02T14:18:00Z">
                  <w:rPr>
                    <w:ins w:id="7762" w:author="Danny" w:date="2026-10-02T14:15:00Z"/>
                    <w:color w:val="000000"/>
                    <w:sz w:val="18"/>
                    <w:szCs w:val="18"/>
                  </w:rPr>
                </w:rPrChange>
              </w:rPr>
              <w:pPrChange w:id="7763" w:author="Danny" w:date="2026-10-02T14:16:00Z">
                <w:pPr/>
              </w:pPrChange>
            </w:pPr>
            <w:ins w:id="7764" w:author="Danny" w:date="2026-10-02T14:15:00Z">
              <w:r w:rsidRPr="000D0736">
                <w:rPr>
                  <w:rFonts w:eastAsiaTheme="minorHAnsi" w:cstheme="minorBidi"/>
                  <w:kern w:val="2"/>
                  <w:sz w:val="14"/>
                  <w:szCs w:val="18"/>
                  <w14:ligatures w14:val="standardContextual"/>
                  <w:rPrChange w:id="7765" w:author="Danny" w:date="2026-10-02T14:18:00Z">
                    <w:rPr>
                      <w:color w:val="000000"/>
                      <w:sz w:val="18"/>
                      <w:szCs w:val="18"/>
                    </w:rPr>
                  </w:rPrChange>
                </w:rPr>
                <w:t>Webster et al., 2001</w:t>
              </w:r>
            </w:ins>
          </w:p>
        </w:tc>
        <w:tc>
          <w:tcPr>
            <w:tcW w:w="0" w:type="auto"/>
            <w:tcBorders>
              <w:top w:val="nil"/>
              <w:left w:val="nil"/>
              <w:bottom w:val="nil"/>
              <w:right w:val="nil"/>
            </w:tcBorders>
            <w:shd w:val="clear" w:color="auto" w:fill="auto"/>
            <w:noWrap/>
            <w:vAlign w:val="bottom"/>
            <w:hideMark/>
          </w:tcPr>
          <w:p w14:paraId="44EE284F" w14:textId="77777777" w:rsidR="000D0736" w:rsidRPr="000D0736" w:rsidRDefault="000D0736">
            <w:pPr>
              <w:spacing w:line="276" w:lineRule="auto"/>
              <w:rPr>
                <w:ins w:id="7766" w:author="Danny" w:date="2026-10-02T14:15:00Z"/>
                <w:rFonts w:eastAsiaTheme="minorHAnsi" w:cstheme="minorBidi"/>
                <w:kern w:val="2"/>
                <w:sz w:val="14"/>
                <w:szCs w:val="18"/>
                <w14:ligatures w14:val="standardContextual"/>
                <w:rPrChange w:id="7767" w:author="Danny" w:date="2026-10-02T14:18:00Z">
                  <w:rPr>
                    <w:ins w:id="7768" w:author="Danny" w:date="2026-10-02T14:15:00Z"/>
                    <w:color w:val="000000"/>
                    <w:sz w:val="18"/>
                    <w:szCs w:val="18"/>
                  </w:rPr>
                </w:rPrChange>
              </w:rPr>
              <w:pPrChange w:id="7769" w:author="Danny" w:date="2026-10-02T14:16:00Z">
                <w:pPr/>
              </w:pPrChange>
            </w:pPr>
          </w:p>
        </w:tc>
        <w:tc>
          <w:tcPr>
            <w:tcW w:w="0" w:type="auto"/>
            <w:tcBorders>
              <w:top w:val="nil"/>
              <w:left w:val="nil"/>
              <w:bottom w:val="nil"/>
              <w:right w:val="nil"/>
            </w:tcBorders>
            <w:shd w:val="clear" w:color="auto" w:fill="auto"/>
            <w:vAlign w:val="center"/>
            <w:hideMark/>
          </w:tcPr>
          <w:p w14:paraId="7F8D3FDD" w14:textId="77777777" w:rsidR="000D0736" w:rsidRPr="000D0736" w:rsidRDefault="000D0736">
            <w:pPr>
              <w:spacing w:line="276" w:lineRule="auto"/>
              <w:jc w:val="center"/>
              <w:rPr>
                <w:ins w:id="7770" w:author="Danny" w:date="2026-10-02T14:15:00Z"/>
                <w:rFonts w:eastAsiaTheme="minorHAnsi" w:cstheme="minorBidi"/>
                <w:kern w:val="2"/>
                <w:sz w:val="14"/>
                <w:szCs w:val="18"/>
                <w14:ligatures w14:val="standardContextual"/>
                <w:rPrChange w:id="7771" w:author="Danny" w:date="2026-10-02T14:18:00Z">
                  <w:rPr>
                    <w:ins w:id="7772" w:author="Danny" w:date="2026-10-02T14:15:00Z"/>
                    <w:color w:val="000000"/>
                    <w:sz w:val="18"/>
                    <w:szCs w:val="18"/>
                  </w:rPr>
                </w:rPrChange>
              </w:rPr>
              <w:pPrChange w:id="7773" w:author="Danny" w:date="2026-10-02T14:21:00Z">
                <w:pPr>
                  <w:jc w:val="center"/>
                </w:pPr>
              </w:pPrChange>
            </w:pPr>
            <w:ins w:id="7774" w:author="Danny" w:date="2026-10-02T14:15:00Z">
              <w:r w:rsidRPr="000D0736">
                <w:rPr>
                  <w:rFonts w:eastAsiaTheme="minorHAnsi" w:cstheme="minorBidi"/>
                  <w:kern w:val="2"/>
                  <w:sz w:val="14"/>
                  <w:szCs w:val="18"/>
                  <w14:ligatures w14:val="standardContextual"/>
                  <w:rPrChange w:id="7775"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68D80130" w14:textId="77777777" w:rsidR="000D0736" w:rsidRPr="000D0736" w:rsidRDefault="000D0736">
            <w:pPr>
              <w:spacing w:line="276" w:lineRule="auto"/>
              <w:jc w:val="center"/>
              <w:rPr>
                <w:ins w:id="7776" w:author="Danny" w:date="2026-10-02T14:15:00Z"/>
                <w:rFonts w:eastAsiaTheme="minorHAnsi" w:cstheme="minorBidi"/>
                <w:kern w:val="2"/>
                <w:sz w:val="14"/>
                <w:szCs w:val="18"/>
                <w14:ligatures w14:val="standardContextual"/>
                <w:rPrChange w:id="7777" w:author="Danny" w:date="2026-10-02T14:18:00Z">
                  <w:rPr>
                    <w:ins w:id="7778" w:author="Danny" w:date="2026-10-02T14:15:00Z"/>
                    <w:color w:val="000000"/>
                    <w:sz w:val="18"/>
                    <w:szCs w:val="18"/>
                  </w:rPr>
                </w:rPrChange>
              </w:rPr>
              <w:pPrChange w:id="7779" w:author="Danny" w:date="2026-10-02T14:21:00Z">
                <w:pPr>
                  <w:jc w:val="center"/>
                </w:pPr>
              </w:pPrChange>
            </w:pPr>
            <w:ins w:id="7780" w:author="Danny" w:date="2026-10-02T14:15:00Z">
              <w:r w:rsidRPr="000D0736">
                <w:rPr>
                  <w:rFonts w:eastAsiaTheme="minorHAnsi" w:cstheme="minorBidi"/>
                  <w:kern w:val="2"/>
                  <w:sz w:val="14"/>
                  <w:szCs w:val="18"/>
                  <w14:ligatures w14:val="standardContextual"/>
                  <w:rPrChange w:id="7781"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41B26AAD" w14:textId="77777777" w:rsidR="000D0736" w:rsidRPr="000D0736" w:rsidRDefault="000D0736">
            <w:pPr>
              <w:spacing w:line="276" w:lineRule="auto"/>
              <w:jc w:val="center"/>
              <w:rPr>
                <w:ins w:id="7782" w:author="Danny" w:date="2026-10-02T14:15:00Z"/>
                <w:rFonts w:eastAsiaTheme="minorHAnsi" w:cstheme="minorBidi"/>
                <w:kern w:val="2"/>
                <w:sz w:val="14"/>
                <w:szCs w:val="18"/>
                <w14:ligatures w14:val="standardContextual"/>
                <w:rPrChange w:id="7783" w:author="Danny" w:date="2026-10-02T14:18:00Z">
                  <w:rPr>
                    <w:ins w:id="7784" w:author="Danny" w:date="2026-10-02T14:15:00Z"/>
                    <w:color w:val="000000"/>
                    <w:sz w:val="18"/>
                    <w:szCs w:val="18"/>
                  </w:rPr>
                </w:rPrChange>
              </w:rPr>
              <w:pPrChange w:id="7785" w:author="Danny" w:date="2026-10-02T14:21:00Z">
                <w:pPr>
                  <w:jc w:val="center"/>
                </w:pPr>
              </w:pPrChange>
            </w:pPr>
          </w:p>
        </w:tc>
        <w:tc>
          <w:tcPr>
            <w:tcW w:w="0" w:type="auto"/>
            <w:tcBorders>
              <w:top w:val="nil"/>
              <w:left w:val="nil"/>
              <w:bottom w:val="nil"/>
              <w:right w:val="nil"/>
            </w:tcBorders>
            <w:shd w:val="clear" w:color="auto" w:fill="auto"/>
            <w:vAlign w:val="center"/>
            <w:hideMark/>
          </w:tcPr>
          <w:p w14:paraId="74B33953" w14:textId="77777777" w:rsidR="000D0736" w:rsidRPr="000D0736" w:rsidRDefault="000D0736">
            <w:pPr>
              <w:spacing w:line="276" w:lineRule="auto"/>
              <w:jc w:val="center"/>
              <w:rPr>
                <w:ins w:id="7786" w:author="Danny" w:date="2026-10-02T14:15:00Z"/>
                <w:rFonts w:eastAsiaTheme="minorHAnsi" w:cstheme="minorBidi"/>
                <w:kern w:val="2"/>
                <w:sz w:val="14"/>
                <w:szCs w:val="18"/>
                <w14:ligatures w14:val="standardContextual"/>
                <w:rPrChange w:id="7787" w:author="Danny" w:date="2026-10-02T14:18:00Z">
                  <w:rPr>
                    <w:ins w:id="7788" w:author="Danny" w:date="2026-10-02T14:15:00Z"/>
                    <w:color w:val="000000"/>
                    <w:sz w:val="18"/>
                    <w:szCs w:val="18"/>
                  </w:rPr>
                </w:rPrChange>
              </w:rPr>
              <w:pPrChange w:id="7789" w:author="Danny" w:date="2026-10-02T14:21:00Z">
                <w:pPr>
                  <w:jc w:val="center"/>
                </w:pPr>
              </w:pPrChange>
            </w:pPr>
            <w:ins w:id="7790" w:author="Danny" w:date="2026-10-02T14:15:00Z">
              <w:r w:rsidRPr="000D0736">
                <w:rPr>
                  <w:rFonts w:eastAsiaTheme="minorHAnsi" w:cstheme="minorBidi"/>
                  <w:kern w:val="2"/>
                  <w:sz w:val="14"/>
                  <w:szCs w:val="18"/>
                  <w14:ligatures w14:val="standardContextual"/>
                  <w:rPrChange w:id="7791" w:author="Danny" w:date="2026-10-02T14:18:00Z">
                    <w:rPr>
                      <w:color w:val="000000"/>
                      <w:sz w:val="18"/>
                      <w:szCs w:val="18"/>
                    </w:rPr>
                  </w:rPrChange>
                </w:rPr>
                <w:t>26.5 ± 5.6</w:t>
              </w:r>
            </w:ins>
          </w:p>
        </w:tc>
        <w:tc>
          <w:tcPr>
            <w:tcW w:w="0" w:type="auto"/>
            <w:tcBorders>
              <w:top w:val="nil"/>
              <w:left w:val="nil"/>
              <w:bottom w:val="nil"/>
              <w:right w:val="nil"/>
            </w:tcBorders>
            <w:shd w:val="clear" w:color="auto" w:fill="auto"/>
            <w:vAlign w:val="center"/>
            <w:hideMark/>
          </w:tcPr>
          <w:p w14:paraId="1AAB1420" w14:textId="77777777" w:rsidR="000D0736" w:rsidRPr="000D0736" w:rsidRDefault="000D0736">
            <w:pPr>
              <w:spacing w:line="276" w:lineRule="auto"/>
              <w:jc w:val="center"/>
              <w:rPr>
                <w:ins w:id="7792" w:author="Danny" w:date="2026-10-02T14:15:00Z"/>
                <w:rFonts w:eastAsiaTheme="minorHAnsi" w:cstheme="minorBidi"/>
                <w:kern w:val="2"/>
                <w:sz w:val="14"/>
                <w:szCs w:val="18"/>
                <w14:ligatures w14:val="standardContextual"/>
                <w:rPrChange w:id="7793" w:author="Danny" w:date="2026-10-02T14:18:00Z">
                  <w:rPr>
                    <w:ins w:id="7794" w:author="Danny" w:date="2026-10-02T14:15:00Z"/>
                    <w:color w:val="000000"/>
                    <w:sz w:val="18"/>
                    <w:szCs w:val="18"/>
                  </w:rPr>
                </w:rPrChange>
              </w:rPr>
              <w:pPrChange w:id="7795" w:author="Danny" w:date="2026-10-02T14:21:00Z">
                <w:pPr>
                  <w:jc w:val="center"/>
                </w:pPr>
              </w:pPrChange>
            </w:pPr>
          </w:p>
        </w:tc>
        <w:tc>
          <w:tcPr>
            <w:tcW w:w="0" w:type="auto"/>
            <w:tcBorders>
              <w:top w:val="nil"/>
              <w:left w:val="nil"/>
              <w:bottom w:val="nil"/>
              <w:right w:val="nil"/>
            </w:tcBorders>
            <w:shd w:val="clear" w:color="auto" w:fill="auto"/>
            <w:vAlign w:val="center"/>
            <w:hideMark/>
          </w:tcPr>
          <w:p w14:paraId="302FC38D" w14:textId="77777777" w:rsidR="000D0736" w:rsidRPr="000D0736" w:rsidRDefault="000D0736">
            <w:pPr>
              <w:spacing w:line="276" w:lineRule="auto"/>
              <w:jc w:val="center"/>
              <w:rPr>
                <w:ins w:id="7796" w:author="Danny" w:date="2026-10-02T14:15:00Z"/>
                <w:rFonts w:eastAsiaTheme="minorHAnsi" w:cstheme="minorBidi"/>
                <w:kern w:val="2"/>
                <w:sz w:val="14"/>
                <w:szCs w:val="18"/>
                <w14:ligatures w14:val="standardContextual"/>
                <w:rPrChange w:id="7797" w:author="Danny" w:date="2026-10-02T14:18:00Z">
                  <w:rPr>
                    <w:ins w:id="7798" w:author="Danny" w:date="2026-10-02T14:15:00Z"/>
                    <w:color w:val="000000"/>
                    <w:sz w:val="18"/>
                    <w:szCs w:val="18"/>
                  </w:rPr>
                </w:rPrChange>
              </w:rPr>
              <w:pPrChange w:id="7799" w:author="Danny" w:date="2026-10-02T14:21:00Z">
                <w:pPr>
                  <w:jc w:val="center"/>
                </w:pPr>
              </w:pPrChange>
            </w:pPr>
            <w:ins w:id="7800" w:author="Danny" w:date="2026-10-02T14:15:00Z">
              <w:r w:rsidRPr="000D0736">
                <w:rPr>
                  <w:rFonts w:eastAsiaTheme="minorHAnsi" w:cstheme="minorBidi"/>
                  <w:kern w:val="2"/>
                  <w:sz w:val="14"/>
                  <w:szCs w:val="18"/>
                  <w14:ligatures w14:val="standardContextual"/>
                  <w:rPrChange w:id="7801" w:author="Danny" w:date="2026-10-02T14:18:00Z">
                    <w:rPr>
                      <w:color w:val="000000"/>
                      <w:sz w:val="18"/>
                      <w:szCs w:val="18"/>
                    </w:rPr>
                  </w:rPrChange>
                </w:rPr>
                <w:t>61</w:t>
              </w:r>
            </w:ins>
          </w:p>
        </w:tc>
        <w:tc>
          <w:tcPr>
            <w:tcW w:w="0" w:type="auto"/>
            <w:tcBorders>
              <w:top w:val="nil"/>
              <w:left w:val="nil"/>
              <w:bottom w:val="nil"/>
              <w:right w:val="nil"/>
            </w:tcBorders>
            <w:shd w:val="clear" w:color="auto" w:fill="auto"/>
            <w:vAlign w:val="center"/>
            <w:hideMark/>
          </w:tcPr>
          <w:p w14:paraId="336DCD58" w14:textId="77777777" w:rsidR="000D0736" w:rsidRPr="000D0736" w:rsidRDefault="000D0736">
            <w:pPr>
              <w:spacing w:line="276" w:lineRule="auto"/>
              <w:jc w:val="center"/>
              <w:rPr>
                <w:ins w:id="7802" w:author="Danny" w:date="2026-10-02T14:15:00Z"/>
                <w:rFonts w:eastAsiaTheme="minorHAnsi" w:cstheme="minorBidi"/>
                <w:kern w:val="2"/>
                <w:sz w:val="14"/>
                <w:szCs w:val="18"/>
                <w14:ligatures w14:val="standardContextual"/>
                <w:rPrChange w:id="7803" w:author="Danny" w:date="2026-10-02T14:18:00Z">
                  <w:rPr>
                    <w:ins w:id="7804" w:author="Danny" w:date="2026-10-02T14:15:00Z"/>
                    <w:color w:val="000000"/>
                    <w:sz w:val="18"/>
                    <w:szCs w:val="18"/>
                  </w:rPr>
                </w:rPrChange>
              </w:rPr>
              <w:pPrChange w:id="7805" w:author="Danny" w:date="2026-10-02T14:21:00Z">
                <w:pPr>
                  <w:jc w:val="center"/>
                </w:pPr>
              </w:pPrChange>
            </w:pPr>
            <w:ins w:id="7806" w:author="Danny" w:date="2026-10-02T14:15:00Z">
              <w:r w:rsidRPr="000D0736">
                <w:rPr>
                  <w:rFonts w:eastAsiaTheme="minorHAnsi" w:cstheme="minorBidi"/>
                  <w:kern w:val="2"/>
                  <w:sz w:val="14"/>
                  <w:szCs w:val="18"/>
                  <w14:ligatures w14:val="standardContextual"/>
                  <w:rPrChange w:id="7807" w:author="Danny" w:date="2026-10-02T14:18:00Z">
                    <w:rPr>
                      <w:color w:val="000000"/>
                      <w:sz w:val="18"/>
                      <w:szCs w:val="18"/>
                    </w:rPr>
                  </w:rPrChange>
                </w:rPr>
                <w:t>43</w:t>
              </w:r>
            </w:ins>
          </w:p>
        </w:tc>
        <w:tc>
          <w:tcPr>
            <w:tcW w:w="0" w:type="auto"/>
            <w:tcBorders>
              <w:top w:val="nil"/>
              <w:left w:val="nil"/>
              <w:bottom w:val="nil"/>
              <w:right w:val="nil"/>
            </w:tcBorders>
            <w:shd w:val="clear" w:color="auto" w:fill="auto"/>
            <w:vAlign w:val="center"/>
            <w:hideMark/>
          </w:tcPr>
          <w:p w14:paraId="166B69A2" w14:textId="77777777" w:rsidR="000D0736" w:rsidRPr="000D0736" w:rsidRDefault="000D0736">
            <w:pPr>
              <w:spacing w:line="276" w:lineRule="auto"/>
              <w:jc w:val="center"/>
              <w:rPr>
                <w:ins w:id="7808" w:author="Danny" w:date="2026-10-02T14:15:00Z"/>
                <w:rFonts w:eastAsiaTheme="minorHAnsi" w:cstheme="minorBidi"/>
                <w:kern w:val="2"/>
                <w:sz w:val="14"/>
                <w:szCs w:val="18"/>
                <w14:ligatures w14:val="standardContextual"/>
                <w:rPrChange w:id="7809" w:author="Danny" w:date="2026-10-02T14:18:00Z">
                  <w:rPr>
                    <w:ins w:id="7810" w:author="Danny" w:date="2026-10-02T14:15:00Z"/>
                    <w:color w:val="000000"/>
                    <w:sz w:val="18"/>
                    <w:szCs w:val="18"/>
                  </w:rPr>
                </w:rPrChange>
              </w:rPr>
              <w:pPrChange w:id="7811" w:author="Danny" w:date="2026-10-02T14:21:00Z">
                <w:pPr>
                  <w:jc w:val="center"/>
                </w:pPr>
              </w:pPrChange>
            </w:pPr>
            <w:ins w:id="7812" w:author="Danny" w:date="2026-10-02T14:15:00Z">
              <w:r w:rsidRPr="000D0736">
                <w:rPr>
                  <w:rFonts w:eastAsiaTheme="minorHAnsi" w:cstheme="minorBidi"/>
                  <w:kern w:val="2"/>
                  <w:sz w:val="14"/>
                  <w:szCs w:val="18"/>
                  <w14:ligatures w14:val="standardContextual"/>
                  <w:rPrChange w:id="7813" w:author="Danny" w:date="2026-10-02T14:18:00Z">
                    <w:rPr>
                      <w:color w:val="000000"/>
                      <w:sz w:val="18"/>
                      <w:szCs w:val="18"/>
                    </w:rPr>
                  </w:rPrChange>
                </w:rPr>
                <w:t>18</w:t>
              </w:r>
            </w:ins>
          </w:p>
        </w:tc>
        <w:tc>
          <w:tcPr>
            <w:tcW w:w="0" w:type="auto"/>
            <w:tcBorders>
              <w:top w:val="nil"/>
              <w:left w:val="nil"/>
              <w:bottom w:val="nil"/>
              <w:right w:val="nil"/>
            </w:tcBorders>
            <w:shd w:val="clear" w:color="auto" w:fill="auto"/>
            <w:noWrap/>
            <w:vAlign w:val="center"/>
            <w:hideMark/>
          </w:tcPr>
          <w:p w14:paraId="31C03C53" w14:textId="77777777" w:rsidR="000D0736" w:rsidRPr="000D0736" w:rsidRDefault="000D0736">
            <w:pPr>
              <w:spacing w:line="276" w:lineRule="auto"/>
              <w:jc w:val="center"/>
              <w:rPr>
                <w:ins w:id="7814" w:author="Danny" w:date="2026-10-02T14:15:00Z"/>
                <w:rFonts w:eastAsiaTheme="minorHAnsi" w:cstheme="minorBidi"/>
                <w:kern w:val="2"/>
                <w:sz w:val="14"/>
                <w:szCs w:val="18"/>
                <w14:ligatures w14:val="standardContextual"/>
                <w:rPrChange w:id="7815" w:author="Danny" w:date="2026-10-02T14:18:00Z">
                  <w:rPr>
                    <w:ins w:id="7816" w:author="Danny" w:date="2026-10-02T14:15:00Z"/>
                    <w:color w:val="000000"/>
                    <w:sz w:val="18"/>
                    <w:szCs w:val="18"/>
                  </w:rPr>
                </w:rPrChange>
              </w:rPr>
              <w:pPrChange w:id="7817" w:author="Danny" w:date="2026-10-02T14:21:00Z">
                <w:pPr>
                  <w:jc w:val="center"/>
                </w:pPr>
              </w:pPrChange>
            </w:pPr>
          </w:p>
        </w:tc>
        <w:tc>
          <w:tcPr>
            <w:tcW w:w="0" w:type="auto"/>
            <w:tcBorders>
              <w:top w:val="nil"/>
              <w:left w:val="nil"/>
              <w:bottom w:val="nil"/>
              <w:right w:val="nil"/>
            </w:tcBorders>
            <w:shd w:val="clear" w:color="auto" w:fill="auto"/>
            <w:vAlign w:val="center"/>
            <w:hideMark/>
          </w:tcPr>
          <w:p w14:paraId="36D71924" w14:textId="77777777" w:rsidR="000D0736" w:rsidRPr="000D0736" w:rsidRDefault="000D0736">
            <w:pPr>
              <w:spacing w:line="276" w:lineRule="auto"/>
              <w:jc w:val="center"/>
              <w:rPr>
                <w:ins w:id="7818" w:author="Danny" w:date="2026-10-02T14:15:00Z"/>
                <w:rFonts w:eastAsiaTheme="minorHAnsi" w:cstheme="minorBidi"/>
                <w:kern w:val="2"/>
                <w:sz w:val="14"/>
                <w:szCs w:val="18"/>
                <w14:ligatures w14:val="standardContextual"/>
                <w:rPrChange w:id="7819" w:author="Danny" w:date="2026-10-02T14:18:00Z">
                  <w:rPr>
                    <w:ins w:id="7820" w:author="Danny" w:date="2026-10-02T14:15:00Z"/>
                    <w:color w:val="000000"/>
                    <w:sz w:val="18"/>
                    <w:szCs w:val="18"/>
                  </w:rPr>
                </w:rPrChange>
              </w:rPr>
              <w:pPrChange w:id="7821" w:author="Danny" w:date="2026-10-02T14:21:00Z">
                <w:pPr>
                  <w:jc w:val="center"/>
                </w:pPr>
              </w:pPrChange>
            </w:pPr>
            <w:ins w:id="7822" w:author="Danny" w:date="2026-10-02T14:15:00Z">
              <w:r w:rsidRPr="000D0736">
                <w:rPr>
                  <w:rFonts w:eastAsiaTheme="minorHAnsi" w:cstheme="minorBidi"/>
                  <w:kern w:val="2"/>
                  <w:sz w:val="14"/>
                  <w:szCs w:val="18"/>
                  <w14:ligatures w14:val="standardContextual"/>
                  <w:rPrChange w:id="7823" w:author="Danny" w:date="2026-10-02T14:18:00Z">
                    <w:rPr>
                      <w:color w:val="000000"/>
                      <w:sz w:val="18"/>
                      <w:szCs w:val="18"/>
                    </w:rPr>
                  </w:rPrChange>
                </w:rPr>
                <w:t>24</w:t>
              </w:r>
            </w:ins>
          </w:p>
        </w:tc>
        <w:tc>
          <w:tcPr>
            <w:tcW w:w="0" w:type="auto"/>
            <w:tcBorders>
              <w:top w:val="nil"/>
              <w:left w:val="nil"/>
              <w:bottom w:val="nil"/>
              <w:right w:val="nil"/>
            </w:tcBorders>
            <w:shd w:val="clear" w:color="auto" w:fill="auto"/>
            <w:vAlign w:val="center"/>
            <w:hideMark/>
          </w:tcPr>
          <w:p w14:paraId="74EC3D83" w14:textId="77777777" w:rsidR="000D0736" w:rsidRPr="000D0736" w:rsidRDefault="000D0736">
            <w:pPr>
              <w:spacing w:line="276" w:lineRule="auto"/>
              <w:jc w:val="center"/>
              <w:rPr>
                <w:ins w:id="7824" w:author="Danny" w:date="2026-10-02T14:15:00Z"/>
                <w:rFonts w:eastAsiaTheme="minorHAnsi" w:cstheme="minorBidi"/>
                <w:kern w:val="2"/>
                <w:sz w:val="14"/>
                <w:szCs w:val="18"/>
                <w14:ligatures w14:val="standardContextual"/>
                <w:rPrChange w:id="7825" w:author="Danny" w:date="2026-10-02T14:18:00Z">
                  <w:rPr>
                    <w:ins w:id="7826" w:author="Danny" w:date="2026-10-02T14:15:00Z"/>
                    <w:color w:val="000000"/>
                    <w:sz w:val="18"/>
                    <w:szCs w:val="18"/>
                  </w:rPr>
                </w:rPrChange>
              </w:rPr>
              <w:pPrChange w:id="7827" w:author="Danny" w:date="2026-10-02T14:21:00Z">
                <w:pPr>
                  <w:jc w:val="center"/>
                </w:pPr>
              </w:pPrChange>
            </w:pPr>
            <w:ins w:id="7828" w:author="Danny" w:date="2026-10-02T14:15:00Z">
              <w:r w:rsidRPr="000D0736">
                <w:rPr>
                  <w:rFonts w:eastAsiaTheme="minorHAnsi" w:cstheme="minorBidi"/>
                  <w:kern w:val="2"/>
                  <w:sz w:val="14"/>
                  <w:szCs w:val="18"/>
                  <w14:ligatures w14:val="standardContextual"/>
                  <w:rPrChange w:id="7829" w:author="Danny" w:date="2026-10-02T14:18:00Z">
                    <w:rPr>
                      <w:color w:val="000000"/>
                      <w:sz w:val="18"/>
                      <w:szCs w:val="18"/>
                    </w:rPr>
                  </w:rPrChange>
                </w:rPr>
                <w:t>2</w:t>
              </w:r>
            </w:ins>
          </w:p>
        </w:tc>
        <w:tc>
          <w:tcPr>
            <w:tcW w:w="0" w:type="auto"/>
            <w:tcBorders>
              <w:top w:val="nil"/>
              <w:left w:val="nil"/>
              <w:bottom w:val="nil"/>
              <w:right w:val="nil"/>
            </w:tcBorders>
            <w:shd w:val="clear" w:color="auto" w:fill="auto"/>
            <w:vAlign w:val="center"/>
            <w:hideMark/>
          </w:tcPr>
          <w:p w14:paraId="2600B6B7" w14:textId="77777777" w:rsidR="000D0736" w:rsidRPr="000D0736" w:rsidRDefault="000D0736">
            <w:pPr>
              <w:spacing w:line="276" w:lineRule="auto"/>
              <w:jc w:val="center"/>
              <w:rPr>
                <w:ins w:id="7830" w:author="Danny" w:date="2026-10-02T14:15:00Z"/>
                <w:rFonts w:eastAsiaTheme="minorHAnsi" w:cstheme="minorBidi"/>
                <w:kern w:val="2"/>
                <w:sz w:val="14"/>
                <w:szCs w:val="18"/>
                <w14:ligatures w14:val="standardContextual"/>
                <w:rPrChange w:id="7831" w:author="Danny" w:date="2026-10-02T14:18:00Z">
                  <w:rPr>
                    <w:ins w:id="7832" w:author="Danny" w:date="2026-10-02T14:15:00Z"/>
                    <w:color w:val="000000"/>
                    <w:sz w:val="18"/>
                    <w:szCs w:val="18"/>
                  </w:rPr>
                </w:rPrChange>
              </w:rPr>
              <w:pPrChange w:id="7833" w:author="Danny" w:date="2026-10-02T14:21:00Z">
                <w:pPr>
                  <w:jc w:val="center"/>
                </w:pPr>
              </w:pPrChange>
            </w:pPr>
            <w:ins w:id="7834" w:author="Danny" w:date="2026-10-02T14:15:00Z">
              <w:r w:rsidRPr="000D0736">
                <w:rPr>
                  <w:rFonts w:eastAsiaTheme="minorHAnsi" w:cstheme="minorBidi"/>
                  <w:kern w:val="2"/>
                  <w:sz w:val="14"/>
                  <w:szCs w:val="18"/>
                  <w14:ligatures w14:val="standardContextual"/>
                  <w:rPrChange w:id="7835" w:author="Danny" w:date="2026-10-02T14:18:00Z">
                    <w:rPr>
                      <w:color w:val="000000"/>
                      <w:sz w:val="18"/>
                      <w:szCs w:val="18"/>
                    </w:rPr>
                  </w:rPrChange>
                </w:rPr>
                <w:t>Medium</w:t>
              </w:r>
            </w:ins>
          </w:p>
        </w:tc>
        <w:tc>
          <w:tcPr>
            <w:tcW w:w="0" w:type="auto"/>
            <w:tcBorders>
              <w:top w:val="nil"/>
              <w:left w:val="nil"/>
              <w:bottom w:val="nil"/>
            </w:tcBorders>
            <w:shd w:val="clear" w:color="auto" w:fill="auto"/>
            <w:vAlign w:val="center"/>
            <w:hideMark/>
          </w:tcPr>
          <w:p w14:paraId="046E4228" w14:textId="77777777" w:rsidR="000D0736" w:rsidRPr="000D0736" w:rsidRDefault="000D0736">
            <w:pPr>
              <w:spacing w:line="276" w:lineRule="auto"/>
              <w:rPr>
                <w:ins w:id="7836" w:author="Danny" w:date="2026-10-02T14:15:00Z"/>
                <w:rFonts w:eastAsiaTheme="minorHAnsi" w:cstheme="minorBidi"/>
                <w:kern w:val="2"/>
                <w:sz w:val="14"/>
                <w:szCs w:val="18"/>
                <w14:ligatures w14:val="standardContextual"/>
                <w:rPrChange w:id="7837" w:author="Danny" w:date="2026-10-02T14:18:00Z">
                  <w:rPr>
                    <w:ins w:id="7838" w:author="Danny" w:date="2026-10-02T14:15:00Z"/>
                    <w:color w:val="000000"/>
                    <w:sz w:val="18"/>
                    <w:szCs w:val="18"/>
                  </w:rPr>
                </w:rPrChange>
              </w:rPr>
              <w:pPrChange w:id="7839" w:author="Danny" w:date="2026-10-02T14:16:00Z">
                <w:pPr>
                  <w:jc w:val="center"/>
                </w:pPr>
              </w:pPrChange>
            </w:pPr>
          </w:p>
        </w:tc>
        <w:tc>
          <w:tcPr>
            <w:tcW w:w="0" w:type="auto"/>
            <w:tcBorders>
              <w:top w:val="nil"/>
            </w:tcBorders>
            <w:shd w:val="clear" w:color="auto" w:fill="auto"/>
            <w:vAlign w:val="center"/>
            <w:hideMark/>
          </w:tcPr>
          <w:p w14:paraId="14ECAA70" w14:textId="77777777" w:rsidR="000D0736" w:rsidRPr="000D0736" w:rsidRDefault="000D0736">
            <w:pPr>
              <w:spacing w:line="276" w:lineRule="auto"/>
              <w:jc w:val="center"/>
              <w:rPr>
                <w:ins w:id="7840" w:author="Danny" w:date="2026-10-02T14:15:00Z"/>
                <w:rFonts w:ascii="Segoe UI Symbol" w:eastAsiaTheme="minorHAnsi" w:hAnsi="Segoe UI Symbol" w:cs="Calibri"/>
                <w:kern w:val="2"/>
                <w:sz w:val="14"/>
                <w:szCs w:val="18"/>
                <w14:ligatures w14:val="standardContextual"/>
                <w:rPrChange w:id="7841" w:author="Danny" w:date="2026-10-02T14:18:00Z">
                  <w:rPr>
                    <w:ins w:id="7842" w:author="Danny" w:date="2026-10-02T14:15:00Z"/>
                    <w:rFonts w:ascii="Segoe UI Symbol" w:hAnsi="Segoe UI Symbol" w:cs="Calibri"/>
                    <w:color w:val="000000"/>
                    <w:sz w:val="18"/>
                    <w:szCs w:val="18"/>
                  </w:rPr>
                </w:rPrChange>
              </w:rPr>
              <w:pPrChange w:id="7843" w:author="Danny" w:date="2026-10-02T14:23:00Z">
                <w:pPr>
                  <w:jc w:val="center"/>
                </w:pPr>
              </w:pPrChange>
            </w:pPr>
            <w:ins w:id="7844" w:author="Danny" w:date="2026-10-02T14:15:00Z">
              <w:r w:rsidRPr="000D0736">
                <w:rPr>
                  <w:rFonts w:ascii="Segoe UI Symbol" w:eastAsiaTheme="minorHAnsi" w:hAnsi="Segoe UI Symbol" w:cs="Calibri"/>
                  <w:kern w:val="2"/>
                  <w:sz w:val="14"/>
                  <w:szCs w:val="18"/>
                  <w14:ligatures w14:val="standardContextual"/>
                  <w:rPrChange w:id="784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6533D1D" w14:textId="77777777" w:rsidR="000D0736" w:rsidRPr="000D0736" w:rsidRDefault="000D0736">
            <w:pPr>
              <w:spacing w:line="276" w:lineRule="auto"/>
              <w:jc w:val="center"/>
              <w:rPr>
                <w:ins w:id="7846" w:author="Danny" w:date="2026-10-02T14:15:00Z"/>
                <w:rFonts w:ascii="Segoe UI Symbol" w:eastAsiaTheme="minorHAnsi" w:hAnsi="Segoe UI Symbol" w:cs="Calibri"/>
                <w:kern w:val="2"/>
                <w:sz w:val="14"/>
                <w:szCs w:val="18"/>
                <w14:ligatures w14:val="standardContextual"/>
                <w:rPrChange w:id="7847" w:author="Danny" w:date="2026-10-02T14:18:00Z">
                  <w:rPr>
                    <w:ins w:id="7848" w:author="Danny" w:date="2026-10-02T14:15:00Z"/>
                    <w:rFonts w:ascii="Segoe UI Symbol" w:hAnsi="Segoe UI Symbol" w:cs="Calibri"/>
                    <w:color w:val="000000"/>
                    <w:sz w:val="18"/>
                    <w:szCs w:val="18"/>
                  </w:rPr>
                </w:rPrChange>
              </w:rPr>
              <w:pPrChange w:id="7849" w:author="Danny" w:date="2026-10-02T14:23:00Z">
                <w:pPr>
                  <w:jc w:val="center"/>
                </w:pPr>
              </w:pPrChange>
            </w:pPr>
            <w:ins w:id="7850" w:author="Danny" w:date="2026-10-02T14:15:00Z">
              <w:r w:rsidRPr="000D0736">
                <w:rPr>
                  <w:rFonts w:ascii="Segoe UI Symbol" w:eastAsiaTheme="minorHAnsi" w:hAnsi="Segoe UI Symbol" w:cs="Calibri"/>
                  <w:kern w:val="2"/>
                  <w:sz w:val="14"/>
                  <w:szCs w:val="18"/>
                  <w14:ligatures w14:val="standardContextual"/>
                  <w:rPrChange w:id="785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25C64BD" w14:textId="77777777" w:rsidR="000D0736" w:rsidRPr="000D0736" w:rsidRDefault="000D0736">
            <w:pPr>
              <w:spacing w:line="276" w:lineRule="auto"/>
              <w:jc w:val="center"/>
              <w:rPr>
                <w:ins w:id="7852" w:author="Danny" w:date="2026-10-02T14:15:00Z"/>
                <w:rFonts w:ascii="Segoe UI Symbol" w:eastAsiaTheme="minorHAnsi" w:hAnsi="Segoe UI Symbol" w:cs="Calibri"/>
                <w:kern w:val="2"/>
                <w:sz w:val="14"/>
                <w:szCs w:val="18"/>
                <w14:ligatures w14:val="standardContextual"/>
                <w:rPrChange w:id="7853" w:author="Danny" w:date="2026-10-02T14:18:00Z">
                  <w:rPr>
                    <w:ins w:id="7854" w:author="Danny" w:date="2026-10-02T14:15:00Z"/>
                    <w:rFonts w:ascii="Segoe UI Symbol" w:hAnsi="Segoe UI Symbol" w:cs="Calibri"/>
                    <w:color w:val="000000"/>
                    <w:sz w:val="18"/>
                    <w:szCs w:val="18"/>
                  </w:rPr>
                </w:rPrChange>
              </w:rPr>
              <w:pPrChange w:id="7855" w:author="Danny" w:date="2026-10-02T14:23:00Z">
                <w:pPr>
                  <w:jc w:val="center"/>
                </w:pPr>
              </w:pPrChange>
            </w:pPr>
            <w:ins w:id="7856" w:author="Danny" w:date="2026-10-02T14:15:00Z">
              <w:r w:rsidRPr="000D0736">
                <w:rPr>
                  <w:rFonts w:ascii="Segoe UI Symbol" w:eastAsiaTheme="minorHAnsi" w:hAnsi="Segoe UI Symbol" w:cs="Calibri"/>
                  <w:kern w:val="2"/>
                  <w:sz w:val="14"/>
                  <w:szCs w:val="18"/>
                  <w14:ligatures w14:val="standardContextual"/>
                  <w:rPrChange w:id="785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D919362" w14:textId="77777777" w:rsidR="000D0736" w:rsidRPr="000D0736" w:rsidRDefault="000D0736">
            <w:pPr>
              <w:spacing w:line="276" w:lineRule="auto"/>
              <w:jc w:val="center"/>
              <w:rPr>
                <w:ins w:id="7858" w:author="Danny" w:date="2026-10-02T14:15:00Z"/>
                <w:rFonts w:ascii="Segoe UI Symbol" w:eastAsiaTheme="minorHAnsi" w:hAnsi="Segoe UI Symbol" w:cs="Calibri"/>
                <w:kern w:val="2"/>
                <w:sz w:val="14"/>
                <w:szCs w:val="18"/>
                <w14:ligatures w14:val="standardContextual"/>
                <w:rPrChange w:id="7859" w:author="Danny" w:date="2026-10-02T14:18:00Z">
                  <w:rPr>
                    <w:ins w:id="7860" w:author="Danny" w:date="2026-10-02T14:15:00Z"/>
                    <w:rFonts w:ascii="Segoe UI Symbol" w:hAnsi="Segoe UI Symbol" w:cs="Calibri"/>
                    <w:color w:val="000000"/>
                    <w:sz w:val="18"/>
                    <w:szCs w:val="18"/>
                  </w:rPr>
                </w:rPrChange>
              </w:rPr>
              <w:pPrChange w:id="7861" w:author="Danny" w:date="2026-10-02T14:23:00Z">
                <w:pPr>
                  <w:jc w:val="center"/>
                </w:pPr>
              </w:pPrChange>
            </w:pPr>
            <w:ins w:id="7862" w:author="Danny" w:date="2026-10-02T14:15:00Z">
              <w:r w:rsidRPr="000D0736">
                <w:rPr>
                  <w:rFonts w:ascii="Segoe UI Symbol" w:eastAsiaTheme="minorHAnsi" w:hAnsi="Segoe UI Symbol" w:cs="Calibri"/>
                  <w:kern w:val="2"/>
                  <w:sz w:val="14"/>
                  <w:szCs w:val="18"/>
                  <w14:ligatures w14:val="standardContextual"/>
                  <w:rPrChange w:id="786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4CFDF96" w14:textId="77777777" w:rsidR="000D0736" w:rsidRPr="000D0736" w:rsidRDefault="000D0736">
            <w:pPr>
              <w:spacing w:line="276" w:lineRule="auto"/>
              <w:jc w:val="center"/>
              <w:rPr>
                <w:ins w:id="7864" w:author="Danny" w:date="2026-10-02T14:15:00Z"/>
                <w:rFonts w:ascii="Segoe UI Symbol" w:eastAsiaTheme="minorHAnsi" w:hAnsi="Segoe UI Symbol" w:cs="Calibri"/>
                <w:kern w:val="2"/>
                <w:sz w:val="14"/>
                <w:szCs w:val="18"/>
                <w14:ligatures w14:val="standardContextual"/>
                <w:rPrChange w:id="7865" w:author="Danny" w:date="2026-10-02T14:18:00Z">
                  <w:rPr>
                    <w:ins w:id="7866" w:author="Danny" w:date="2026-10-02T14:15:00Z"/>
                    <w:rFonts w:ascii="Segoe UI Symbol" w:hAnsi="Segoe UI Symbol" w:cs="Calibri"/>
                    <w:color w:val="000000"/>
                    <w:sz w:val="18"/>
                    <w:szCs w:val="18"/>
                  </w:rPr>
                </w:rPrChange>
              </w:rPr>
              <w:pPrChange w:id="7867" w:author="Danny" w:date="2026-10-02T14:23:00Z">
                <w:pPr>
                  <w:jc w:val="center"/>
                </w:pPr>
              </w:pPrChange>
            </w:pPr>
          </w:p>
        </w:tc>
        <w:tc>
          <w:tcPr>
            <w:tcW w:w="0" w:type="auto"/>
            <w:tcBorders>
              <w:top w:val="nil"/>
            </w:tcBorders>
            <w:shd w:val="clear" w:color="auto" w:fill="auto"/>
            <w:vAlign w:val="center"/>
            <w:hideMark/>
          </w:tcPr>
          <w:p w14:paraId="05C12DD3" w14:textId="77777777" w:rsidR="000D0736" w:rsidRPr="000D0736" w:rsidRDefault="000D0736">
            <w:pPr>
              <w:spacing w:line="276" w:lineRule="auto"/>
              <w:jc w:val="center"/>
              <w:rPr>
                <w:ins w:id="7868" w:author="Danny" w:date="2026-10-02T14:15:00Z"/>
                <w:rFonts w:ascii="Segoe UI Symbol" w:eastAsiaTheme="minorHAnsi" w:hAnsi="Segoe UI Symbol" w:cs="Calibri"/>
                <w:kern w:val="2"/>
                <w:sz w:val="14"/>
                <w:szCs w:val="18"/>
                <w14:ligatures w14:val="standardContextual"/>
                <w:rPrChange w:id="7869" w:author="Danny" w:date="2026-10-02T14:18:00Z">
                  <w:rPr>
                    <w:ins w:id="7870" w:author="Danny" w:date="2026-10-02T14:15:00Z"/>
                    <w:rFonts w:ascii="Segoe UI Symbol" w:hAnsi="Segoe UI Symbol" w:cs="Calibri"/>
                    <w:color w:val="000000"/>
                    <w:sz w:val="18"/>
                    <w:szCs w:val="18"/>
                  </w:rPr>
                </w:rPrChange>
              </w:rPr>
              <w:pPrChange w:id="7871" w:author="Danny" w:date="2026-10-02T14:23:00Z">
                <w:pPr>
                  <w:jc w:val="center"/>
                </w:pPr>
              </w:pPrChange>
            </w:pPr>
            <w:ins w:id="7872" w:author="Danny" w:date="2026-10-02T14:15:00Z">
              <w:r w:rsidRPr="000D0736">
                <w:rPr>
                  <w:rFonts w:ascii="Segoe UI Symbol" w:eastAsiaTheme="minorHAnsi" w:hAnsi="Segoe UI Symbol" w:cs="Calibri"/>
                  <w:kern w:val="2"/>
                  <w:sz w:val="14"/>
                  <w:szCs w:val="18"/>
                  <w14:ligatures w14:val="standardContextual"/>
                  <w:rPrChange w:id="787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F07B132" w14:textId="77777777" w:rsidR="000D0736" w:rsidRPr="000D0736" w:rsidRDefault="000D0736">
            <w:pPr>
              <w:spacing w:line="276" w:lineRule="auto"/>
              <w:jc w:val="center"/>
              <w:rPr>
                <w:ins w:id="7874" w:author="Danny" w:date="2026-10-02T14:15:00Z"/>
                <w:rFonts w:ascii="Segoe UI Symbol" w:eastAsiaTheme="minorHAnsi" w:hAnsi="Segoe UI Symbol" w:cs="Calibri"/>
                <w:kern w:val="2"/>
                <w:sz w:val="14"/>
                <w:szCs w:val="18"/>
                <w14:ligatures w14:val="standardContextual"/>
                <w:rPrChange w:id="7875" w:author="Danny" w:date="2026-10-02T14:18:00Z">
                  <w:rPr>
                    <w:ins w:id="7876" w:author="Danny" w:date="2026-10-02T14:15:00Z"/>
                    <w:rFonts w:ascii="Segoe UI Symbol" w:hAnsi="Segoe UI Symbol" w:cs="Calibri"/>
                    <w:color w:val="000000"/>
                    <w:sz w:val="18"/>
                    <w:szCs w:val="18"/>
                  </w:rPr>
                </w:rPrChange>
              </w:rPr>
              <w:pPrChange w:id="7877" w:author="Danny" w:date="2026-10-02T14:23:00Z">
                <w:pPr>
                  <w:jc w:val="center"/>
                </w:pPr>
              </w:pPrChange>
            </w:pPr>
            <w:ins w:id="7878" w:author="Danny" w:date="2026-10-02T14:15:00Z">
              <w:r w:rsidRPr="000D0736">
                <w:rPr>
                  <w:rFonts w:ascii="Segoe UI Symbol" w:eastAsiaTheme="minorHAnsi" w:hAnsi="Segoe UI Symbol" w:cs="Calibri"/>
                  <w:kern w:val="2"/>
                  <w:sz w:val="14"/>
                  <w:szCs w:val="18"/>
                  <w14:ligatures w14:val="standardContextual"/>
                  <w:rPrChange w:id="787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525B82F" w14:textId="77777777" w:rsidR="000D0736" w:rsidRPr="000D0736" w:rsidRDefault="000D0736">
            <w:pPr>
              <w:spacing w:line="276" w:lineRule="auto"/>
              <w:jc w:val="center"/>
              <w:rPr>
                <w:ins w:id="7880" w:author="Danny" w:date="2026-10-02T14:15:00Z"/>
                <w:rFonts w:ascii="Segoe UI Symbol" w:eastAsiaTheme="minorHAnsi" w:hAnsi="Segoe UI Symbol" w:cs="Calibri"/>
                <w:kern w:val="2"/>
                <w:sz w:val="14"/>
                <w:szCs w:val="18"/>
                <w14:ligatures w14:val="standardContextual"/>
                <w:rPrChange w:id="7881" w:author="Danny" w:date="2026-10-02T14:18:00Z">
                  <w:rPr>
                    <w:ins w:id="7882" w:author="Danny" w:date="2026-10-02T14:15:00Z"/>
                    <w:rFonts w:ascii="Segoe UI Symbol" w:hAnsi="Segoe UI Symbol" w:cs="Calibri"/>
                    <w:color w:val="000000"/>
                    <w:sz w:val="18"/>
                    <w:szCs w:val="18"/>
                  </w:rPr>
                </w:rPrChange>
              </w:rPr>
              <w:pPrChange w:id="7883" w:author="Danny" w:date="2026-10-02T14:23:00Z">
                <w:pPr>
                  <w:jc w:val="center"/>
                </w:pPr>
              </w:pPrChange>
            </w:pPr>
            <w:ins w:id="7884" w:author="Danny" w:date="2026-10-02T14:15:00Z">
              <w:r w:rsidRPr="000D0736">
                <w:rPr>
                  <w:rFonts w:ascii="Segoe UI Symbol" w:eastAsiaTheme="minorHAnsi" w:hAnsi="Segoe UI Symbol" w:cs="Calibri"/>
                  <w:kern w:val="2"/>
                  <w:sz w:val="14"/>
                  <w:szCs w:val="18"/>
                  <w14:ligatures w14:val="standardContextual"/>
                  <w:rPrChange w:id="7885" w:author="Danny" w:date="2026-10-02T14:18:00Z">
                    <w:rPr>
                      <w:rFonts w:ascii="Segoe UI Symbol" w:hAnsi="Segoe UI Symbol" w:cs="Calibri"/>
                      <w:color w:val="000000"/>
                      <w:sz w:val="18"/>
                      <w:szCs w:val="18"/>
                    </w:rPr>
                  </w:rPrChange>
                </w:rPr>
                <w:t>✗</w:t>
              </w:r>
            </w:ins>
          </w:p>
        </w:tc>
      </w:tr>
      <w:tr w:rsidR="002A4041" w:rsidRPr="000D0736" w14:paraId="5B21C418" w14:textId="77777777" w:rsidTr="00107337">
        <w:trPr>
          <w:trHeight w:val="20"/>
          <w:ins w:id="7886" w:author="Danny" w:date="2026-10-02T14:15:00Z"/>
        </w:trPr>
        <w:tc>
          <w:tcPr>
            <w:tcW w:w="0" w:type="auto"/>
            <w:tcBorders>
              <w:top w:val="nil"/>
              <w:left w:val="nil"/>
              <w:bottom w:val="nil"/>
              <w:right w:val="nil"/>
            </w:tcBorders>
            <w:shd w:val="clear" w:color="auto" w:fill="auto"/>
            <w:vAlign w:val="center"/>
            <w:hideMark/>
          </w:tcPr>
          <w:p w14:paraId="525DBBAB" w14:textId="77777777" w:rsidR="000D0736" w:rsidRPr="000D0736" w:rsidRDefault="000D0736">
            <w:pPr>
              <w:spacing w:line="276" w:lineRule="auto"/>
              <w:jc w:val="center"/>
              <w:rPr>
                <w:ins w:id="7887" w:author="Danny" w:date="2026-10-02T14:15:00Z"/>
                <w:rFonts w:eastAsiaTheme="minorHAnsi" w:cstheme="minorBidi"/>
                <w:kern w:val="2"/>
                <w:sz w:val="14"/>
                <w:szCs w:val="18"/>
                <w14:ligatures w14:val="standardContextual"/>
                <w:rPrChange w:id="7888" w:author="Danny" w:date="2026-10-02T14:18:00Z">
                  <w:rPr>
                    <w:ins w:id="7889" w:author="Danny" w:date="2026-10-02T14:15:00Z"/>
                    <w:color w:val="000000"/>
                    <w:sz w:val="18"/>
                    <w:szCs w:val="18"/>
                  </w:rPr>
                </w:rPrChange>
              </w:rPr>
              <w:pPrChange w:id="7890" w:author="Danny" w:date="2026-10-02T14:16:00Z">
                <w:pPr>
                  <w:jc w:val="center"/>
                </w:pPr>
              </w:pPrChange>
            </w:pPr>
            <w:ins w:id="7891" w:author="Danny" w:date="2026-10-02T14:15:00Z">
              <w:r w:rsidRPr="000D0736">
                <w:rPr>
                  <w:rFonts w:eastAsiaTheme="minorHAnsi" w:cstheme="minorBidi"/>
                  <w:kern w:val="2"/>
                  <w:sz w:val="14"/>
                  <w:szCs w:val="18"/>
                  <w14:ligatures w14:val="standardContextual"/>
                  <w:rPrChange w:id="7892" w:author="Danny" w:date="2026-10-02T14:18:00Z">
                    <w:rPr>
                      <w:color w:val="000000"/>
                      <w:sz w:val="18"/>
                      <w:szCs w:val="18"/>
                    </w:rPr>
                  </w:rPrChange>
                </w:rPr>
                <w:t>96</w:t>
              </w:r>
            </w:ins>
          </w:p>
        </w:tc>
        <w:tc>
          <w:tcPr>
            <w:tcW w:w="0" w:type="auto"/>
            <w:tcBorders>
              <w:top w:val="nil"/>
              <w:left w:val="nil"/>
              <w:bottom w:val="nil"/>
              <w:right w:val="nil"/>
            </w:tcBorders>
            <w:shd w:val="clear" w:color="auto" w:fill="auto"/>
            <w:vAlign w:val="center"/>
            <w:hideMark/>
          </w:tcPr>
          <w:p w14:paraId="70F57086" w14:textId="77777777" w:rsidR="000D0736" w:rsidRPr="000D0736" w:rsidRDefault="000D0736">
            <w:pPr>
              <w:spacing w:line="276" w:lineRule="auto"/>
              <w:rPr>
                <w:ins w:id="7893" w:author="Danny" w:date="2026-10-02T14:15:00Z"/>
                <w:rFonts w:eastAsiaTheme="minorHAnsi" w:cstheme="minorBidi"/>
                <w:kern w:val="2"/>
                <w:sz w:val="14"/>
                <w:szCs w:val="18"/>
                <w14:ligatures w14:val="standardContextual"/>
                <w:rPrChange w:id="7894" w:author="Danny" w:date="2026-10-02T14:18:00Z">
                  <w:rPr>
                    <w:ins w:id="7895" w:author="Danny" w:date="2026-10-02T14:15:00Z"/>
                    <w:color w:val="000000"/>
                    <w:sz w:val="18"/>
                    <w:szCs w:val="18"/>
                  </w:rPr>
                </w:rPrChange>
              </w:rPr>
              <w:pPrChange w:id="7896" w:author="Danny" w:date="2026-10-02T14:16:00Z">
                <w:pPr/>
              </w:pPrChange>
            </w:pPr>
            <w:ins w:id="7897" w:author="Danny" w:date="2026-10-02T14:15:00Z">
              <w:r w:rsidRPr="000D0736">
                <w:rPr>
                  <w:rFonts w:eastAsiaTheme="minorHAnsi" w:cstheme="minorBidi"/>
                  <w:kern w:val="2"/>
                  <w:sz w:val="14"/>
                  <w:szCs w:val="18"/>
                  <w14:ligatures w14:val="standardContextual"/>
                  <w:rPrChange w:id="7898" w:author="Danny" w:date="2026-10-02T14:18:00Z">
                    <w:rPr>
                      <w:color w:val="000000"/>
                      <w:sz w:val="18"/>
                      <w:szCs w:val="18"/>
                    </w:rPr>
                  </w:rPrChange>
                </w:rPr>
                <w:t>Wipfler et al., 2011</w:t>
              </w:r>
            </w:ins>
          </w:p>
        </w:tc>
        <w:tc>
          <w:tcPr>
            <w:tcW w:w="0" w:type="auto"/>
            <w:tcBorders>
              <w:top w:val="nil"/>
              <w:left w:val="nil"/>
              <w:bottom w:val="nil"/>
              <w:right w:val="nil"/>
            </w:tcBorders>
            <w:shd w:val="clear" w:color="auto" w:fill="auto"/>
            <w:noWrap/>
            <w:vAlign w:val="bottom"/>
            <w:hideMark/>
          </w:tcPr>
          <w:p w14:paraId="12EAC9FB" w14:textId="77777777" w:rsidR="000D0736" w:rsidRPr="000D0736" w:rsidRDefault="000D0736">
            <w:pPr>
              <w:spacing w:line="276" w:lineRule="auto"/>
              <w:rPr>
                <w:ins w:id="7899" w:author="Danny" w:date="2026-10-02T14:15:00Z"/>
                <w:rFonts w:eastAsiaTheme="minorHAnsi" w:cstheme="minorBidi"/>
                <w:kern w:val="2"/>
                <w:sz w:val="14"/>
                <w:szCs w:val="18"/>
                <w14:ligatures w14:val="standardContextual"/>
                <w:rPrChange w:id="7900" w:author="Danny" w:date="2026-10-02T14:18:00Z">
                  <w:rPr>
                    <w:ins w:id="7901" w:author="Danny" w:date="2026-10-02T14:15:00Z"/>
                    <w:color w:val="000000"/>
                    <w:sz w:val="18"/>
                    <w:szCs w:val="18"/>
                  </w:rPr>
                </w:rPrChange>
              </w:rPr>
              <w:pPrChange w:id="7902" w:author="Danny" w:date="2026-10-02T14:16:00Z">
                <w:pPr/>
              </w:pPrChange>
            </w:pPr>
          </w:p>
        </w:tc>
        <w:tc>
          <w:tcPr>
            <w:tcW w:w="0" w:type="auto"/>
            <w:tcBorders>
              <w:top w:val="nil"/>
              <w:left w:val="nil"/>
              <w:bottom w:val="nil"/>
              <w:right w:val="nil"/>
            </w:tcBorders>
            <w:shd w:val="clear" w:color="auto" w:fill="auto"/>
            <w:vAlign w:val="center"/>
            <w:hideMark/>
          </w:tcPr>
          <w:p w14:paraId="54535B0E" w14:textId="77777777" w:rsidR="000D0736" w:rsidRPr="000D0736" w:rsidRDefault="000D0736">
            <w:pPr>
              <w:spacing w:line="276" w:lineRule="auto"/>
              <w:jc w:val="center"/>
              <w:rPr>
                <w:ins w:id="7903" w:author="Danny" w:date="2026-10-02T14:15:00Z"/>
                <w:rFonts w:eastAsiaTheme="minorHAnsi" w:cstheme="minorBidi"/>
                <w:kern w:val="2"/>
                <w:sz w:val="14"/>
                <w:szCs w:val="18"/>
                <w14:ligatures w14:val="standardContextual"/>
                <w:rPrChange w:id="7904" w:author="Danny" w:date="2026-10-02T14:18:00Z">
                  <w:rPr>
                    <w:ins w:id="7905" w:author="Danny" w:date="2026-10-02T14:15:00Z"/>
                    <w:color w:val="000000"/>
                    <w:sz w:val="18"/>
                    <w:szCs w:val="18"/>
                  </w:rPr>
                </w:rPrChange>
              </w:rPr>
              <w:pPrChange w:id="7906" w:author="Danny" w:date="2026-10-02T14:21:00Z">
                <w:pPr>
                  <w:jc w:val="center"/>
                </w:pPr>
              </w:pPrChange>
            </w:pPr>
            <w:ins w:id="7907" w:author="Danny" w:date="2026-10-02T14:15:00Z">
              <w:r w:rsidRPr="000D0736">
                <w:rPr>
                  <w:rFonts w:eastAsiaTheme="minorHAnsi" w:cstheme="minorBidi"/>
                  <w:kern w:val="2"/>
                  <w:sz w:val="14"/>
                  <w:szCs w:val="18"/>
                  <w14:ligatures w14:val="standardContextual"/>
                  <w:rPrChange w:id="7908" w:author="Danny" w:date="2026-10-02T14:18:00Z">
                    <w:rPr>
                      <w:color w:val="000000"/>
                      <w:sz w:val="18"/>
                      <w:szCs w:val="18"/>
                    </w:rPr>
                  </w:rPrChange>
                </w:rPr>
                <w:t>BPTB</w:t>
              </w:r>
            </w:ins>
          </w:p>
        </w:tc>
        <w:tc>
          <w:tcPr>
            <w:tcW w:w="0" w:type="auto"/>
            <w:tcBorders>
              <w:top w:val="nil"/>
              <w:left w:val="nil"/>
              <w:bottom w:val="nil"/>
              <w:right w:val="nil"/>
            </w:tcBorders>
            <w:shd w:val="clear" w:color="auto" w:fill="auto"/>
            <w:vAlign w:val="center"/>
            <w:hideMark/>
          </w:tcPr>
          <w:p w14:paraId="1CD8FCC2" w14:textId="77777777" w:rsidR="000D0736" w:rsidRPr="000D0736" w:rsidRDefault="000D0736">
            <w:pPr>
              <w:spacing w:line="276" w:lineRule="auto"/>
              <w:jc w:val="center"/>
              <w:rPr>
                <w:ins w:id="7909" w:author="Danny" w:date="2026-10-02T14:15:00Z"/>
                <w:rFonts w:eastAsiaTheme="minorHAnsi" w:cstheme="minorBidi"/>
                <w:kern w:val="2"/>
                <w:sz w:val="14"/>
                <w:szCs w:val="18"/>
                <w14:ligatures w14:val="standardContextual"/>
                <w:rPrChange w:id="7910" w:author="Danny" w:date="2026-10-02T14:18:00Z">
                  <w:rPr>
                    <w:ins w:id="7911" w:author="Danny" w:date="2026-10-02T14:15:00Z"/>
                    <w:color w:val="000000"/>
                    <w:sz w:val="18"/>
                    <w:szCs w:val="18"/>
                  </w:rPr>
                </w:rPrChange>
              </w:rPr>
              <w:pPrChange w:id="7912" w:author="Danny" w:date="2026-10-02T14:21:00Z">
                <w:pPr>
                  <w:jc w:val="center"/>
                </w:pPr>
              </w:pPrChange>
            </w:pPr>
            <w:ins w:id="7913" w:author="Danny" w:date="2026-10-02T14:15:00Z">
              <w:r w:rsidRPr="000D0736">
                <w:rPr>
                  <w:rFonts w:eastAsiaTheme="minorHAnsi" w:cstheme="minorBidi"/>
                  <w:kern w:val="2"/>
                  <w:sz w:val="14"/>
                  <w:szCs w:val="18"/>
                  <w14:ligatures w14:val="standardContextual"/>
                  <w:rPrChange w:id="7914" w:author="Danny" w:date="2026-10-02T14:18:00Z">
                    <w:rPr>
                      <w:color w:val="000000"/>
                      <w:sz w:val="18"/>
                      <w:szCs w:val="18"/>
                    </w:rPr>
                  </w:rPrChange>
                </w:rPr>
                <w:t>HT</w:t>
              </w:r>
            </w:ins>
          </w:p>
        </w:tc>
        <w:tc>
          <w:tcPr>
            <w:tcW w:w="0" w:type="auto"/>
            <w:tcBorders>
              <w:top w:val="nil"/>
              <w:left w:val="nil"/>
              <w:bottom w:val="nil"/>
              <w:right w:val="nil"/>
            </w:tcBorders>
            <w:shd w:val="clear" w:color="auto" w:fill="auto"/>
            <w:noWrap/>
            <w:vAlign w:val="center"/>
            <w:hideMark/>
          </w:tcPr>
          <w:p w14:paraId="4B655BB1" w14:textId="77777777" w:rsidR="000D0736" w:rsidRPr="000D0736" w:rsidRDefault="000D0736">
            <w:pPr>
              <w:spacing w:line="276" w:lineRule="auto"/>
              <w:jc w:val="center"/>
              <w:rPr>
                <w:ins w:id="7915" w:author="Danny" w:date="2026-10-02T14:15:00Z"/>
                <w:rFonts w:eastAsiaTheme="minorHAnsi" w:cstheme="minorBidi"/>
                <w:kern w:val="2"/>
                <w:sz w:val="14"/>
                <w:szCs w:val="18"/>
                <w14:ligatures w14:val="standardContextual"/>
                <w:rPrChange w:id="7916" w:author="Danny" w:date="2026-10-02T14:18:00Z">
                  <w:rPr>
                    <w:ins w:id="7917" w:author="Danny" w:date="2026-10-02T14:15:00Z"/>
                    <w:color w:val="000000"/>
                    <w:sz w:val="18"/>
                    <w:szCs w:val="18"/>
                  </w:rPr>
                </w:rPrChange>
              </w:rPr>
              <w:pPrChange w:id="7918" w:author="Danny" w:date="2026-10-02T14:21:00Z">
                <w:pPr>
                  <w:jc w:val="center"/>
                </w:pPr>
              </w:pPrChange>
            </w:pPr>
          </w:p>
        </w:tc>
        <w:tc>
          <w:tcPr>
            <w:tcW w:w="0" w:type="auto"/>
            <w:tcBorders>
              <w:top w:val="nil"/>
              <w:left w:val="nil"/>
              <w:bottom w:val="nil"/>
              <w:right w:val="nil"/>
            </w:tcBorders>
            <w:shd w:val="clear" w:color="auto" w:fill="auto"/>
            <w:vAlign w:val="center"/>
            <w:hideMark/>
          </w:tcPr>
          <w:p w14:paraId="0A7B7E81" w14:textId="77777777" w:rsidR="000D0736" w:rsidRPr="000D0736" w:rsidRDefault="000D0736">
            <w:pPr>
              <w:spacing w:line="276" w:lineRule="auto"/>
              <w:jc w:val="center"/>
              <w:rPr>
                <w:ins w:id="7919" w:author="Danny" w:date="2026-10-02T14:15:00Z"/>
                <w:rFonts w:eastAsiaTheme="minorHAnsi" w:cstheme="minorBidi"/>
                <w:kern w:val="2"/>
                <w:sz w:val="14"/>
                <w:szCs w:val="18"/>
                <w14:ligatures w14:val="standardContextual"/>
                <w:rPrChange w:id="7920" w:author="Danny" w:date="2026-10-02T14:18:00Z">
                  <w:rPr>
                    <w:ins w:id="7921" w:author="Danny" w:date="2026-10-02T14:15:00Z"/>
                    <w:color w:val="000000"/>
                    <w:sz w:val="18"/>
                    <w:szCs w:val="18"/>
                  </w:rPr>
                </w:rPrChange>
              </w:rPr>
              <w:pPrChange w:id="7922" w:author="Danny" w:date="2026-10-02T14:21:00Z">
                <w:pPr>
                  <w:jc w:val="center"/>
                </w:pPr>
              </w:pPrChange>
            </w:pPr>
            <w:ins w:id="7923" w:author="Danny" w:date="2026-10-02T14:15:00Z">
              <w:r w:rsidRPr="000D0736">
                <w:rPr>
                  <w:rFonts w:eastAsiaTheme="minorHAnsi" w:cstheme="minorBidi"/>
                  <w:kern w:val="2"/>
                  <w:sz w:val="14"/>
                  <w:szCs w:val="18"/>
                  <w14:ligatures w14:val="standardContextual"/>
                  <w:rPrChange w:id="7924" w:author="Danny" w:date="2026-10-02T14:18:00Z">
                    <w:rPr>
                      <w:color w:val="000000"/>
                      <w:sz w:val="18"/>
                      <w:szCs w:val="18"/>
                    </w:rPr>
                  </w:rPrChange>
                </w:rPr>
                <w:t>32.1 ± 8.5</w:t>
              </w:r>
            </w:ins>
          </w:p>
        </w:tc>
        <w:tc>
          <w:tcPr>
            <w:tcW w:w="0" w:type="auto"/>
            <w:tcBorders>
              <w:top w:val="nil"/>
              <w:left w:val="nil"/>
              <w:bottom w:val="nil"/>
              <w:right w:val="nil"/>
            </w:tcBorders>
            <w:shd w:val="clear" w:color="auto" w:fill="auto"/>
            <w:vAlign w:val="center"/>
            <w:hideMark/>
          </w:tcPr>
          <w:p w14:paraId="3EB0CF3D" w14:textId="77777777" w:rsidR="000D0736" w:rsidRPr="000D0736" w:rsidRDefault="000D0736">
            <w:pPr>
              <w:spacing w:line="276" w:lineRule="auto"/>
              <w:jc w:val="center"/>
              <w:rPr>
                <w:ins w:id="7925" w:author="Danny" w:date="2026-10-02T14:15:00Z"/>
                <w:rFonts w:eastAsiaTheme="minorHAnsi" w:cstheme="minorBidi"/>
                <w:kern w:val="2"/>
                <w:sz w:val="14"/>
                <w:szCs w:val="18"/>
                <w14:ligatures w14:val="standardContextual"/>
                <w:rPrChange w:id="7926" w:author="Danny" w:date="2026-10-02T14:18:00Z">
                  <w:rPr>
                    <w:ins w:id="7927" w:author="Danny" w:date="2026-10-02T14:15:00Z"/>
                    <w:color w:val="000000"/>
                    <w:sz w:val="18"/>
                    <w:szCs w:val="18"/>
                  </w:rPr>
                </w:rPrChange>
              </w:rPr>
              <w:pPrChange w:id="7928" w:author="Danny" w:date="2026-10-02T14:21:00Z">
                <w:pPr>
                  <w:jc w:val="center"/>
                </w:pPr>
              </w:pPrChange>
            </w:pPr>
          </w:p>
        </w:tc>
        <w:tc>
          <w:tcPr>
            <w:tcW w:w="0" w:type="auto"/>
            <w:tcBorders>
              <w:top w:val="nil"/>
              <w:left w:val="nil"/>
              <w:bottom w:val="nil"/>
              <w:right w:val="nil"/>
            </w:tcBorders>
            <w:shd w:val="clear" w:color="auto" w:fill="auto"/>
            <w:vAlign w:val="center"/>
            <w:hideMark/>
          </w:tcPr>
          <w:p w14:paraId="200B2FBA" w14:textId="77777777" w:rsidR="000D0736" w:rsidRPr="000D0736" w:rsidRDefault="000D0736">
            <w:pPr>
              <w:spacing w:line="276" w:lineRule="auto"/>
              <w:jc w:val="center"/>
              <w:rPr>
                <w:ins w:id="7929" w:author="Danny" w:date="2026-10-02T14:15:00Z"/>
                <w:rFonts w:eastAsiaTheme="minorHAnsi" w:cstheme="minorBidi"/>
                <w:kern w:val="2"/>
                <w:sz w:val="14"/>
                <w:szCs w:val="18"/>
                <w14:ligatures w14:val="standardContextual"/>
                <w:rPrChange w:id="7930" w:author="Danny" w:date="2026-10-02T14:18:00Z">
                  <w:rPr>
                    <w:ins w:id="7931" w:author="Danny" w:date="2026-10-02T14:15:00Z"/>
                    <w:color w:val="000000"/>
                    <w:sz w:val="18"/>
                    <w:szCs w:val="18"/>
                  </w:rPr>
                </w:rPrChange>
              </w:rPr>
              <w:pPrChange w:id="7932" w:author="Danny" w:date="2026-10-02T14:21:00Z">
                <w:pPr>
                  <w:jc w:val="center"/>
                </w:pPr>
              </w:pPrChange>
            </w:pPr>
            <w:ins w:id="7933" w:author="Danny" w:date="2026-10-02T14:15:00Z">
              <w:r w:rsidRPr="000D0736">
                <w:rPr>
                  <w:rFonts w:eastAsiaTheme="minorHAnsi" w:cstheme="minorBidi"/>
                  <w:kern w:val="2"/>
                  <w:sz w:val="14"/>
                  <w:szCs w:val="18"/>
                  <w14:ligatures w14:val="standardContextual"/>
                  <w:rPrChange w:id="7934" w:author="Danny" w:date="2026-10-02T14:18:00Z">
                    <w:rPr>
                      <w:color w:val="000000"/>
                      <w:sz w:val="18"/>
                      <w:szCs w:val="18"/>
                    </w:rPr>
                  </w:rPrChange>
                </w:rPr>
                <w:t>62</w:t>
              </w:r>
            </w:ins>
          </w:p>
        </w:tc>
        <w:tc>
          <w:tcPr>
            <w:tcW w:w="0" w:type="auto"/>
            <w:tcBorders>
              <w:top w:val="nil"/>
              <w:left w:val="nil"/>
              <w:bottom w:val="nil"/>
              <w:right w:val="nil"/>
            </w:tcBorders>
            <w:shd w:val="clear" w:color="auto" w:fill="auto"/>
            <w:vAlign w:val="center"/>
            <w:hideMark/>
          </w:tcPr>
          <w:p w14:paraId="6832C0DE" w14:textId="77777777" w:rsidR="000D0736" w:rsidRPr="000D0736" w:rsidRDefault="000D0736">
            <w:pPr>
              <w:spacing w:line="276" w:lineRule="auto"/>
              <w:jc w:val="center"/>
              <w:rPr>
                <w:ins w:id="7935" w:author="Danny" w:date="2026-10-02T14:15:00Z"/>
                <w:rFonts w:eastAsiaTheme="minorHAnsi" w:cstheme="minorBidi"/>
                <w:kern w:val="2"/>
                <w:sz w:val="14"/>
                <w:szCs w:val="18"/>
                <w14:ligatures w14:val="standardContextual"/>
                <w:rPrChange w:id="7936" w:author="Danny" w:date="2026-10-02T14:18:00Z">
                  <w:rPr>
                    <w:ins w:id="7937" w:author="Danny" w:date="2026-10-02T14:15:00Z"/>
                    <w:color w:val="000000"/>
                    <w:sz w:val="18"/>
                    <w:szCs w:val="18"/>
                  </w:rPr>
                </w:rPrChange>
              </w:rPr>
              <w:pPrChange w:id="7938" w:author="Danny" w:date="2026-10-02T14:21:00Z">
                <w:pPr>
                  <w:jc w:val="center"/>
                </w:pPr>
              </w:pPrChange>
            </w:pPr>
            <w:ins w:id="7939" w:author="Danny" w:date="2026-10-02T14:15:00Z">
              <w:r w:rsidRPr="000D0736">
                <w:rPr>
                  <w:rFonts w:eastAsiaTheme="minorHAnsi" w:cstheme="minorBidi"/>
                  <w:kern w:val="2"/>
                  <w:sz w:val="14"/>
                  <w:szCs w:val="18"/>
                  <w14:ligatures w14:val="standardContextual"/>
                  <w:rPrChange w:id="7940" w:author="Danny" w:date="2026-10-02T14:18:00Z">
                    <w:rPr>
                      <w:color w:val="000000"/>
                      <w:sz w:val="18"/>
                      <w:szCs w:val="18"/>
                    </w:rPr>
                  </w:rPrChange>
                </w:rPr>
                <w:t>37</w:t>
              </w:r>
            </w:ins>
          </w:p>
        </w:tc>
        <w:tc>
          <w:tcPr>
            <w:tcW w:w="0" w:type="auto"/>
            <w:tcBorders>
              <w:top w:val="nil"/>
              <w:left w:val="nil"/>
              <w:bottom w:val="nil"/>
              <w:right w:val="nil"/>
            </w:tcBorders>
            <w:shd w:val="clear" w:color="auto" w:fill="auto"/>
            <w:vAlign w:val="center"/>
            <w:hideMark/>
          </w:tcPr>
          <w:p w14:paraId="7E1DFDBB" w14:textId="77777777" w:rsidR="000D0736" w:rsidRPr="000D0736" w:rsidRDefault="000D0736">
            <w:pPr>
              <w:spacing w:line="276" w:lineRule="auto"/>
              <w:jc w:val="center"/>
              <w:rPr>
                <w:ins w:id="7941" w:author="Danny" w:date="2026-10-02T14:15:00Z"/>
                <w:rFonts w:eastAsiaTheme="minorHAnsi" w:cstheme="minorBidi"/>
                <w:kern w:val="2"/>
                <w:sz w:val="14"/>
                <w:szCs w:val="18"/>
                <w14:ligatures w14:val="standardContextual"/>
                <w:rPrChange w:id="7942" w:author="Danny" w:date="2026-10-02T14:18:00Z">
                  <w:rPr>
                    <w:ins w:id="7943" w:author="Danny" w:date="2026-10-02T14:15:00Z"/>
                    <w:color w:val="000000"/>
                    <w:sz w:val="18"/>
                    <w:szCs w:val="18"/>
                  </w:rPr>
                </w:rPrChange>
              </w:rPr>
              <w:pPrChange w:id="7944" w:author="Danny" w:date="2026-10-02T14:21:00Z">
                <w:pPr>
                  <w:jc w:val="center"/>
                </w:pPr>
              </w:pPrChange>
            </w:pPr>
            <w:ins w:id="7945" w:author="Danny" w:date="2026-10-02T14:15:00Z">
              <w:r w:rsidRPr="000D0736">
                <w:rPr>
                  <w:rFonts w:eastAsiaTheme="minorHAnsi" w:cstheme="minorBidi"/>
                  <w:kern w:val="2"/>
                  <w:sz w:val="14"/>
                  <w:szCs w:val="18"/>
                  <w14:ligatures w14:val="standardContextual"/>
                  <w:rPrChange w:id="7946" w:author="Danny" w:date="2026-10-02T14:18:00Z">
                    <w:rPr>
                      <w:color w:val="000000"/>
                      <w:sz w:val="18"/>
                      <w:szCs w:val="18"/>
                    </w:rPr>
                  </w:rPrChange>
                </w:rPr>
                <w:t>25</w:t>
              </w:r>
            </w:ins>
          </w:p>
        </w:tc>
        <w:tc>
          <w:tcPr>
            <w:tcW w:w="0" w:type="auto"/>
            <w:tcBorders>
              <w:top w:val="nil"/>
              <w:left w:val="nil"/>
              <w:bottom w:val="nil"/>
              <w:right w:val="nil"/>
            </w:tcBorders>
            <w:shd w:val="clear" w:color="auto" w:fill="auto"/>
            <w:noWrap/>
            <w:vAlign w:val="center"/>
            <w:hideMark/>
          </w:tcPr>
          <w:p w14:paraId="5F9BDD27" w14:textId="77777777" w:rsidR="000D0736" w:rsidRPr="000D0736" w:rsidRDefault="000D0736">
            <w:pPr>
              <w:spacing w:line="276" w:lineRule="auto"/>
              <w:jc w:val="center"/>
              <w:rPr>
                <w:ins w:id="7947" w:author="Danny" w:date="2026-10-02T14:15:00Z"/>
                <w:rFonts w:eastAsiaTheme="minorHAnsi" w:cstheme="minorBidi"/>
                <w:kern w:val="2"/>
                <w:sz w:val="14"/>
                <w:szCs w:val="18"/>
                <w14:ligatures w14:val="standardContextual"/>
                <w:rPrChange w:id="7948" w:author="Danny" w:date="2026-10-02T14:18:00Z">
                  <w:rPr>
                    <w:ins w:id="7949" w:author="Danny" w:date="2026-10-02T14:15:00Z"/>
                    <w:color w:val="000000"/>
                    <w:sz w:val="18"/>
                    <w:szCs w:val="18"/>
                  </w:rPr>
                </w:rPrChange>
              </w:rPr>
              <w:pPrChange w:id="7950" w:author="Danny" w:date="2026-10-02T14:21:00Z">
                <w:pPr>
                  <w:jc w:val="center"/>
                </w:pPr>
              </w:pPrChange>
            </w:pPr>
          </w:p>
        </w:tc>
        <w:tc>
          <w:tcPr>
            <w:tcW w:w="0" w:type="auto"/>
            <w:tcBorders>
              <w:top w:val="nil"/>
              <w:left w:val="nil"/>
              <w:bottom w:val="nil"/>
              <w:right w:val="nil"/>
            </w:tcBorders>
            <w:shd w:val="clear" w:color="auto" w:fill="auto"/>
            <w:vAlign w:val="center"/>
            <w:hideMark/>
          </w:tcPr>
          <w:p w14:paraId="7980027F" w14:textId="77777777" w:rsidR="000D0736" w:rsidRPr="000D0736" w:rsidRDefault="000D0736">
            <w:pPr>
              <w:spacing w:line="276" w:lineRule="auto"/>
              <w:jc w:val="center"/>
              <w:rPr>
                <w:ins w:id="7951" w:author="Danny" w:date="2026-10-02T14:15:00Z"/>
                <w:rFonts w:eastAsiaTheme="minorHAnsi" w:cstheme="minorBidi"/>
                <w:kern w:val="2"/>
                <w:sz w:val="14"/>
                <w:szCs w:val="18"/>
                <w14:ligatures w14:val="standardContextual"/>
                <w:rPrChange w:id="7952" w:author="Danny" w:date="2026-10-02T14:18:00Z">
                  <w:rPr>
                    <w:ins w:id="7953" w:author="Danny" w:date="2026-10-02T14:15:00Z"/>
                    <w:color w:val="000000"/>
                    <w:sz w:val="18"/>
                    <w:szCs w:val="18"/>
                  </w:rPr>
                </w:rPrChange>
              </w:rPr>
              <w:pPrChange w:id="7954" w:author="Danny" w:date="2026-10-02T14:21:00Z">
                <w:pPr>
                  <w:jc w:val="center"/>
                </w:pPr>
              </w:pPrChange>
            </w:pPr>
            <w:ins w:id="7955" w:author="Danny" w:date="2026-10-02T14:15:00Z">
              <w:r w:rsidRPr="000D0736">
                <w:rPr>
                  <w:rFonts w:eastAsiaTheme="minorHAnsi" w:cstheme="minorBidi"/>
                  <w:kern w:val="2"/>
                  <w:sz w:val="14"/>
                  <w:szCs w:val="18"/>
                  <w14:ligatures w14:val="standardContextual"/>
                  <w:rPrChange w:id="7956" w:author="Danny" w:date="2026-10-02T14:18:00Z">
                    <w:rPr>
                      <w:color w:val="000000"/>
                      <w:sz w:val="18"/>
                      <w:szCs w:val="18"/>
                    </w:rPr>
                  </w:rPrChange>
                </w:rPr>
                <w:t>108</w:t>
              </w:r>
            </w:ins>
          </w:p>
        </w:tc>
        <w:tc>
          <w:tcPr>
            <w:tcW w:w="0" w:type="auto"/>
            <w:tcBorders>
              <w:top w:val="nil"/>
              <w:left w:val="nil"/>
              <w:bottom w:val="nil"/>
              <w:right w:val="nil"/>
            </w:tcBorders>
            <w:shd w:val="clear" w:color="auto" w:fill="auto"/>
            <w:vAlign w:val="center"/>
            <w:hideMark/>
          </w:tcPr>
          <w:p w14:paraId="3EECC077" w14:textId="77777777" w:rsidR="000D0736" w:rsidRPr="000D0736" w:rsidRDefault="000D0736">
            <w:pPr>
              <w:spacing w:line="276" w:lineRule="auto"/>
              <w:jc w:val="center"/>
              <w:rPr>
                <w:ins w:id="7957" w:author="Danny" w:date="2026-10-02T14:15:00Z"/>
                <w:rFonts w:eastAsiaTheme="minorHAnsi" w:cstheme="minorBidi"/>
                <w:kern w:val="2"/>
                <w:sz w:val="14"/>
                <w:szCs w:val="18"/>
                <w14:ligatures w14:val="standardContextual"/>
                <w:rPrChange w:id="7958" w:author="Danny" w:date="2026-10-02T14:18:00Z">
                  <w:rPr>
                    <w:ins w:id="7959" w:author="Danny" w:date="2026-10-02T14:15:00Z"/>
                    <w:color w:val="000000"/>
                    <w:sz w:val="18"/>
                    <w:szCs w:val="18"/>
                  </w:rPr>
                </w:rPrChange>
              </w:rPr>
              <w:pPrChange w:id="7960" w:author="Danny" w:date="2026-10-02T14:21:00Z">
                <w:pPr>
                  <w:jc w:val="center"/>
                </w:pPr>
              </w:pPrChange>
            </w:pPr>
            <w:ins w:id="7961" w:author="Danny" w:date="2026-10-02T14:15:00Z">
              <w:r w:rsidRPr="000D0736">
                <w:rPr>
                  <w:rFonts w:eastAsiaTheme="minorHAnsi" w:cstheme="minorBidi"/>
                  <w:kern w:val="2"/>
                  <w:sz w:val="14"/>
                  <w:szCs w:val="18"/>
                  <w14:ligatures w14:val="standardContextual"/>
                  <w:rPrChange w:id="7962" w:author="Danny" w:date="2026-10-02T14:18:00Z">
                    <w:rPr>
                      <w:color w:val="000000"/>
                      <w:sz w:val="18"/>
                      <w:szCs w:val="18"/>
                    </w:rPr>
                  </w:rPrChange>
                </w:rPr>
                <w:t>9</w:t>
              </w:r>
            </w:ins>
          </w:p>
        </w:tc>
        <w:tc>
          <w:tcPr>
            <w:tcW w:w="0" w:type="auto"/>
            <w:tcBorders>
              <w:top w:val="nil"/>
              <w:left w:val="nil"/>
              <w:bottom w:val="nil"/>
              <w:right w:val="nil"/>
            </w:tcBorders>
            <w:shd w:val="clear" w:color="auto" w:fill="auto"/>
            <w:vAlign w:val="center"/>
            <w:hideMark/>
          </w:tcPr>
          <w:p w14:paraId="1BA078AA" w14:textId="77777777" w:rsidR="000D0736" w:rsidRPr="000D0736" w:rsidRDefault="000D0736">
            <w:pPr>
              <w:spacing w:line="276" w:lineRule="auto"/>
              <w:jc w:val="center"/>
              <w:rPr>
                <w:ins w:id="7963" w:author="Danny" w:date="2026-10-02T14:15:00Z"/>
                <w:rFonts w:eastAsiaTheme="minorHAnsi" w:cstheme="minorBidi"/>
                <w:kern w:val="2"/>
                <w:sz w:val="14"/>
                <w:szCs w:val="18"/>
                <w14:ligatures w14:val="standardContextual"/>
                <w:rPrChange w:id="7964" w:author="Danny" w:date="2026-10-02T14:18:00Z">
                  <w:rPr>
                    <w:ins w:id="7965" w:author="Danny" w:date="2026-10-02T14:15:00Z"/>
                    <w:color w:val="000000"/>
                    <w:sz w:val="18"/>
                    <w:szCs w:val="18"/>
                  </w:rPr>
                </w:rPrChange>
              </w:rPr>
              <w:pPrChange w:id="7966" w:author="Danny" w:date="2026-10-02T14:21:00Z">
                <w:pPr>
                  <w:jc w:val="center"/>
                </w:pPr>
              </w:pPrChange>
            </w:pPr>
            <w:ins w:id="7967" w:author="Danny" w:date="2026-10-02T14:15:00Z">
              <w:r w:rsidRPr="000D0736">
                <w:rPr>
                  <w:rFonts w:eastAsiaTheme="minorHAnsi" w:cstheme="minorBidi"/>
                  <w:kern w:val="2"/>
                  <w:sz w:val="14"/>
                  <w:szCs w:val="18"/>
                  <w14:ligatures w14:val="standardContextual"/>
                  <w:rPrChange w:id="7968" w:author="Danny" w:date="2026-10-02T14:18:00Z">
                    <w:rPr>
                      <w:color w:val="000000"/>
                      <w:sz w:val="18"/>
                      <w:szCs w:val="18"/>
                    </w:rPr>
                  </w:rPrChange>
                </w:rPr>
                <w:t>Long</w:t>
              </w:r>
            </w:ins>
          </w:p>
        </w:tc>
        <w:tc>
          <w:tcPr>
            <w:tcW w:w="0" w:type="auto"/>
            <w:tcBorders>
              <w:top w:val="nil"/>
              <w:left w:val="nil"/>
              <w:bottom w:val="nil"/>
            </w:tcBorders>
            <w:shd w:val="clear" w:color="auto" w:fill="auto"/>
            <w:vAlign w:val="center"/>
            <w:hideMark/>
          </w:tcPr>
          <w:p w14:paraId="7641C6A7" w14:textId="77777777" w:rsidR="000D0736" w:rsidRPr="000D0736" w:rsidRDefault="000D0736">
            <w:pPr>
              <w:spacing w:line="276" w:lineRule="auto"/>
              <w:rPr>
                <w:ins w:id="7969" w:author="Danny" w:date="2026-10-02T14:15:00Z"/>
                <w:rFonts w:eastAsiaTheme="minorHAnsi" w:cstheme="minorBidi"/>
                <w:kern w:val="2"/>
                <w:sz w:val="14"/>
                <w:szCs w:val="18"/>
                <w14:ligatures w14:val="standardContextual"/>
                <w:rPrChange w:id="7970" w:author="Danny" w:date="2026-10-02T14:18:00Z">
                  <w:rPr>
                    <w:ins w:id="7971" w:author="Danny" w:date="2026-10-02T14:15:00Z"/>
                    <w:color w:val="000000"/>
                    <w:sz w:val="18"/>
                    <w:szCs w:val="18"/>
                  </w:rPr>
                </w:rPrChange>
              </w:rPr>
              <w:pPrChange w:id="7972" w:author="Danny" w:date="2026-10-02T14:16:00Z">
                <w:pPr>
                  <w:jc w:val="center"/>
                </w:pPr>
              </w:pPrChange>
            </w:pPr>
          </w:p>
        </w:tc>
        <w:tc>
          <w:tcPr>
            <w:tcW w:w="0" w:type="auto"/>
            <w:tcBorders>
              <w:top w:val="nil"/>
            </w:tcBorders>
            <w:shd w:val="clear" w:color="auto" w:fill="auto"/>
            <w:vAlign w:val="center"/>
            <w:hideMark/>
          </w:tcPr>
          <w:p w14:paraId="546EFE03" w14:textId="77777777" w:rsidR="000D0736" w:rsidRPr="000D0736" w:rsidRDefault="000D0736">
            <w:pPr>
              <w:spacing w:line="276" w:lineRule="auto"/>
              <w:jc w:val="center"/>
              <w:rPr>
                <w:ins w:id="7973" w:author="Danny" w:date="2026-10-02T14:15:00Z"/>
                <w:rFonts w:ascii="Segoe UI Symbol" w:eastAsiaTheme="minorHAnsi" w:hAnsi="Segoe UI Symbol" w:cs="Calibri"/>
                <w:kern w:val="2"/>
                <w:sz w:val="14"/>
                <w:szCs w:val="18"/>
                <w14:ligatures w14:val="standardContextual"/>
                <w:rPrChange w:id="7974" w:author="Danny" w:date="2026-10-02T14:18:00Z">
                  <w:rPr>
                    <w:ins w:id="7975" w:author="Danny" w:date="2026-10-02T14:15:00Z"/>
                    <w:rFonts w:ascii="Segoe UI Symbol" w:hAnsi="Segoe UI Symbol" w:cs="Calibri"/>
                    <w:color w:val="000000"/>
                    <w:sz w:val="18"/>
                    <w:szCs w:val="18"/>
                  </w:rPr>
                </w:rPrChange>
              </w:rPr>
              <w:pPrChange w:id="7976" w:author="Danny" w:date="2026-10-02T14:23:00Z">
                <w:pPr>
                  <w:jc w:val="center"/>
                </w:pPr>
              </w:pPrChange>
            </w:pPr>
            <w:ins w:id="7977" w:author="Danny" w:date="2026-10-02T14:15:00Z">
              <w:r w:rsidRPr="000D0736">
                <w:rPr>
                  <w:rFonts w:ascii="Segoe UI Symbol" w:eastAsiaTheme="minorHAnsi" w:hAnsi="Segoe UI Symbol" w:cs="Calibri"/>
                  <w:kern w:val="2"/>
                  <w:sz w:val="14"/>
                  <w:szCs w:val="18"/>
                  <w14:ligatures w14:val="standardContextual"/>
                  <w:rPrChange w:id="797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11390FB" w14:textId="77777777" w:rsidR="000D0736" w:rsidRPr="000D0736" w:rsidRDefault="000D0736">
            <w:pPr>
              <w:spacing w:line="276" w:lineRule="auto"/>
              <w:jc w:val="center"/>
              <w:rPr>
                <w:ins w:id="7979" w:author="Danny" w:date="2026-10-02T14:15:00Z"/>
                <w:rFonts w:ascii="Segoe UI Symbol" w:eastAsiaTheme="minorHAnsi" w:hAnsi="Segoe UI Symbol" w:cs="Calibri"/>
                <w:kern w:val="2"/>
                <w:sz w:val="14"/>
                <w:szCs w:val="18"/>
                <w14:ligatures w14:val="standardContextual"/>
                <w:rPrChange w:id="7980" w:author="Danny" w:date="2026-10-02T14:18:00Z">
                  <w:rPr>
                    <w:ins w:id="7981" w:author="Danny" w:date="2026-10-02T14:15:00Z"/>
                    <w:rFonts w:ascii="Segoe UI Symbol" w:hAnsi="Segoe UI Symbol" w:cs="Calibri"/>
                    <w:color w:val="000000"/>
                    <w:sz w:val="18"/>
                    <w:szCs w:val="18"/>
                  </w:rPr>
                </w:rPrChange>
              </w:rPr>
              <w:pPrChange w:id="7982" w:author="Danny" w:date="2026-10-02T14:23:00Z">
                <w:pPr>
                  <w:jc w:val="center"/>
                </w:pPr>
              </w:pPrChange>
            </w:pPr>
            <w:ins w:id="7983" w:author="Danny" w:date="2026-10-02T14:15:00Z">
              <w:r w:rsidRPr="000D0736">
                <w:rPr>
                  <w:rFonts w:ascii="Segoe UI Symbol" w:eastAsiaTheme="minorHAnsi" w:hAnsi="Segoe UI Symbol" w:cs="Calibri"/>
                  <w:kern w:val="2"/>
                  <w:sz w:val="14"/>
                  <w:szCs w:val="18"/>
                  <w14:ligatures w14:val="standardContextual"/>
                  <w:rPrChange w:id="798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6ADC97F" w14:textId="77777777" w:rsidR="000D0736" w:rsidRPr="000D0736" w:rsidRDefault="000D0736">
            <w:pPr>
              <w:spacing w:line="276" w:lineRule="auto"/>
              <w:jc w:val="center"/>
              <w:rPr>
                <w:ins w:id="7985" w:author="Danny" w:date="2026-10-02T14:15:00Z"/>
                <w:rFonts w:ascii="Segoe UI Symbol" w:eastAsiaTheme="minorHAnsi" w:hAnsi="Segoe UI Symbol" w:cs="Calibri"/>
                <w:kern w:val="2"/>
                <w:sz w:val="14"/>
                <w:szCs w:val="18"/>
                <w14:ligatures w14:val="standardContextual"/>
                <w:rPrChange w:id="7986" w:author="Danny" w:date="2026-10-02T14:18:00Z">
                  <w:rPr>
                    <w:ins w:id="7987" w:author="Danny" w:date="2026-10-02T14:15:00Z"/>
                    <w:rFonts w:ascii="Segoe UI Symbol" w:hAnsi="Segoe UI Symbol" w:cs="Calibri"/>
                    <w:color w:val="000000"/>
                    <w:sz w:val="18"/>
                    <w:szCs w:val="18"/>
                  </w:rPr>
                </w:rPrChange>
              </w:rPr>
              <w:pPrChange w:id="7988" w:author="Danny" w:date="2026-10-02T14:23:00Z">
                <w:pPr>
                  <w:jc w:val="center"/>
                </w:pPr>
              </w:pPrChange>
            </w:pPr>
            <w:ins w:id="7989" w:author="Danny" w:date="2026-10-02T14:15:00Z">
              <w:r w:rsidRPr="000D0736">
                <w:rPr>
                  <w:rFonts w:ascii="Segoe UI Symbol" w:eastAsiaTheme="minorHAnsi" w:hAnsi="Segoe UI Symbol" w:cs="Calibri"/>
                  <w:kern w:val="2"/>
                  <w:sz w:val="14"/>
                  <w:szCs w:val="18"/>
                  <w14:ligatures w14:val="standardContextual"/>
                  <w:rPrChange w:id="799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7417DE95" w14:textId="77777777" w:rsidR="000D0736" w:rsidRPr="000D0736" w:rsidRDefault="000D0736">
            <w:pPr>
              <w:spacing w:line="276" w:lineRule="auto"/>
              <w:jc w:val="center"/>
              <w:rPr>
                <w:ins w:id="7991" w:author="Danny" w:date="2026-10-02T14:15:00Z"/>
                <w:rFonts w:ascii="Segoe UI Symbol" w:eastAsiaTheme="minorHAnsi" w:hAnsi="Segoe UI Symbol" w:cs="Calibri"/>
                <w:kern w:val="2"/>
                <w:sz w:val="14"/>
                <w:szCs w:val="18"/>
                <w14:ligatures w14:val="standardContextual"/>
                <w:rPrChange w:id="7992" w:author="Danny" w:date="2026-10-02T14:18:00Z">
                  <w:rPr>
                    <w:ins w:id="7993" w:author="Danny" w:date="2026-10-02T14:15:00Z"/>
                    <w:rFonts w:ascii="Segoe UI Symbol" w:hAnsi="Segoe UI Symbol" w:cs="Calibri"/>
                    <w:color w:val="000000"/>
                    <w:sz w:val="18"/>
                    <w:szCs w:val="18"/>
                  </w:rPr>
                </w:rPrChange>
              </w:rPr>
              <w:pPrChange w:id="7994" w:author="Danny" w:date="2026-10-02T14:23:00Z">
                <w:pPr>
                  <w:jc w:val="center"/>
                </w:pPr>
              </w:pPrChange>
            </w:pPr>
            <w:ins w:id="7995" w:author="Danny" w:date="2026-10-02T14:15:00Z">
              <w:r w:rsidRPr="000D0736">
                <w:rPr>
                  <w:rFonts w:ascii="Segoe UI Symbol" w:eastAsiaTheme="minorHAnsi" w:hAnsi="Segoe UI Symbol" w:cs="Calibri"/>
                  <w:kern w:val="2"/>
                  <w:sz w:val="14"/>
                  <w:szCs w:val="18"/>
                  <w14:ligatures w14:val="standardContextual"/>
                  <w:rPrChange w:id="799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2C2E4FA" w14:textId="77777777" w:rsidR="000D0736" w:rsidRPr="000D0736" w:rsidRDefault="000D0736">
            <w:pPr>
              <w:spacing w:line="276" w:lineRule="auto"/>
              <w:jc w:val="center"/>
              <w:rPr>
                <w:ins w:id="7997" w:author="Danny" w:date="2026-10-02T14:15:00Z"/>
                <w:rFonts w:ascii="Segoe UI Symbol" w:eastAsiaTheme="minorHAnsi" w:hAnsi="Segoe UI Symbol" w:cs="Calibri"/>
                <w:kern w:val="2"/>
                <w:sz w:val="14"/>
                <w:szCs w:val="18"/>
                <w14:ligatures w14:val="standardContextual"/>
                <w:rPrChange w:id="7998" w:author="Danny" w:date="2026-10-02T14:18:00Z">
                  <w:rPr>
                    <w:ins w:id="7999" w:author="Danny" w:date="2026-10-02T14:15:00Z"/>
                    <w:rFonts w:ascii="Segoe UI Symbol" w:hAnsi="Segoe UI Symbol" w:cs="Calibri"/>
                    <w:color w:val="000000"/>
                    <w:sz w:val="18"/>
                    <w:szCs w:val="18"/>
                  </w:rPr>
                </w:rPrChange>
              </w:rPr>
              <w:pPrChange w:id="8000" w:author="Danny" w:date="2026-10-02T14:23:00Z">
                <w:pPr>
                  <w:jc w:val="center"/>
                </w:pPr>
              </w:pPrChange>
            </w:pPr>
          </w:p>
        </w:tc>
        <w:tc>
          <w:tcPr>
            <w:tcW w:w="0" w:type="auto"/>
            <w:tcBorders>
              <w:top w:val="nil"/>
            </w:tcBorders>
            <w:shd w:val="clear" w:color="auto" w:fill="auto"/>
            <w:vAlign w:val="center"/>
            <w:hideMark/>
          </w:tcPr>
          <w:p w14:paraId="19D72590" w14:textId="77777777" w:rsidR="000D0736" w:rsidRPr="000D0736" w:rsidRDefault="000D0736">
            <w:pPr>
              <w:spacing w:line="276" w:lineRule="auto"/>
              <w:jc w:val="center"/>
              <w:rPr>
                <w:ins w:id="8001" w:author="Danny" w:date="2026-10-02T14:15:00Z"/>
                <w:rFonts w:ascii="Segoe UI Symbol" w:eastAsiaTheme="minorHAnsi" w:hAnsi="Segoe UI Symbol" w:cs="Calibri"/>
                <w:kern w:val="2"/>
                <w:sz w:val="14"/>
                <w:szCs w:val="18"/>
                <w14:ligatures w14:val="standardContextual"/>
                <w:rPrChange w:id="8002" w:author="Danny" w:date="2026-10-02T14:18:00Z">
                  <w:rPr>
                    <w:ins w:id="8003" w:author="Danny" w:date="2026-10-02T14:15:00Z"/>
                    <w:rFonts w:ascii="Segoe UI Symbol" w:hAnsi="Segoe UI Symbol" w:cs="Calibri"/>
                    <w:color w:val="000000"/>
                    <w:sz w:val="18"/>
                    <w:szCs w:val="18"/>
                  </w:rPr>
                </w:rPrChange>
              </w:rPr>
              <w:pPrChange w:id="8004" w:author="Danny" w:date="2026-10-02T14:23:00Z">
                <w:pPr>
                  <w:jc w:val="center"/>
                </w:pPr>
              </w:pPrChange>
            </w:pPr>
            <w:ins w:id="8005" w:author="Danny" w:date="2026-10-02T14:15:00Z">
              <w:r w:rsidRPr="000D0736">
                <w:rPr>
                  <w:rFonts w:ascii="Segoe UI Symbol" w:eastAsiaTheme="minorHAnsi" w:hAnsi="Segoe UI Symbol" w:cs="Calibri"/>
                  <w:kern w:val="2"/>
                  <w:sz w:val="14"/>
                  <w:szCs w:val="18"/>
                  <w14:ligatures w14:val="standardContextual"/>
                  <w:rPrChange w:id="800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DC8B783" w14:textId="77777777" w:rsidR="000D0736" w:rsidRPr="000D0736" w:rsidRDefault="000D0736">
            <w:pPr>
              <w:spacing w:line="276" w:lineRule="auto"/>
              <w:jc w:val="center"/>
              <w:rPr>
                <w:ins w:id="8007" w:author="Danny" w:date="2026-10-02T14:15:00Z"/>
                <w:rFonts w:ascii="Segoe UI Symbol" w:eastAsiaTheme="minorHAnsi" w:hAnsi="Segoe UI Symbol" w:cs="Calibri"/>
                <w:kern w:val="2"/>
                <w:sz w:val="14"/>
                <w:szCs w:val="18"/>
                <w14:ligatures w14:val="standardContextual"/>
                <w:rPrChange w:id="8008" w:author="Danny" w:date="2026-10-02T14:18:00Z">
                  <w:rPr>
                    <w:ins w:id="8009" w:author="Danny" w:date="2026-10-02T14:15:00Z"/>
                    <w:rFonts w:ascii="Segoe UI Symbol" w:hAnsi="Segoe UI Symbol" w:cs="Calibri"/>
                    <w:color w:val="000000"/>
                    <w:sz w:val="18"/>
                    <w:szCs w:val="18"/>
                  </w:rPr>
                </w:rPrChange>
              </w:rPr>
              <w:pPrChange w:id="8010" w:author="Danny" w:date="2026-10-02T14:23:00Z">
                <w:pPr>
                  <w:jc w:val="center"/>
                </w:pPr>
              </w:pPrChange>
            </w:pPr>
            <w:ins w:id="8011" w:author="Danny" w:date="2026-10-02T14:15:00Z">
              <w:r w:rsidRPr="000D0736">
                <w:rPr>
                  <w:rFonts w:ascii="Segoe UI Symbol" w:eastAsiaTheme="minorHAnsi" w:hAnsi="Segoe UI Symbol" w:cs="Calibri"/>
                  <w:kern w:val="2"/>
                  <w:sz w:val="14"/>
                  <w:szCs w:val="18"/>
                  <w14:ligatures w14:val="standardContextual"/>
                  <w:rPrChange w:id="801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48351141" w14:textId="77777777" w:rsidR="000D0736" w:rsidRPr="000D0736" w:rsidRDefault="000D0736">
            <w:pPr>
              <w:spacing w:line="276" w:lineRule="auto"/>
              <w:jc w:val="center"/>
              <w:rPr>
                <w:ins w:id="8013" w:author="Danny" w:date="2026-10-02T14:15:00Z"/>
                <w:rFonts w:ascii="Segoe UI Symbol" w:eastAsiaTheme="minorHAnsi" w:hAnsi="Segoe UI Symbol" w:cs="Calibri"/>
                <w:kern w:val="2"/>
                <w:sz w:val="14"/>
                <w:szCs w:val="18"/>
                <w14:ligatures w14:val="standardContextual"/>
                <w:rPrChange w:id="8014" w:author="Danny" w:date="2026-10-02T14:18:00Z">
                  <w:rPr>
                    <w:ins w:id="8015" w:author="Danny" w:date="2026-10-02T14:15:00Z"/>
                    <w:rFonts w:ascii="Segoe UI Symbol" w:hAnsi="Segoe UI Symbol" w:cs="Calibri"/>
                    <w:color w:val="000000"/>
                    <w:sz w:val="18"/>
                    <w:szCs w:val="18"/>
                  </w:rPr>
                </w:rPrChange>
              </w:rPr>
              <w:pPrChange w:id="8016" w:author="Danny" w:date="2026-10-02T14:23:00Z">
                <w:pPr>
                  <w:jc w:val="center"/>
                </w:pPr>
              </w:pPrChange>
            </w:pPr>
            <w:ins w:id="8017" w:author="Danny" w:date="2026-10-02T14:15:00Z">
              <w:r w:rsidRPr="000D0736">
                <w:rPr>
                  <w:rFonts w:ascii="Segoe UI Symbol" w:eastAsiaTheme="minorHAnsi" w:hAnsi="Segoe UI Symbol" w:cs="Calibri"/>
                  <w:kern w:val="2"/>
                  <w:sz w:val="14"/>
                  <w:szCs w:val="18"/>
                  <w14:ligatures w14:val="standardContextual"/>
                  <w:rPrChange w:id="8018" w:author="Danny" w:date="2026-10-02T14:18:00Z">
                    <w:rPr>
                      <w:rFonts w:ascii="Segoe UI Symbol" w:hAnsi="Segoe UI Symbol" w:cs="Calibri"/>
                      <w:color w:val="000000"/>
                      <w:sz w:val="18"/>
                      <w:szCs w:val="18"/>
                    </w:rPr>
                  </w:rPrChange>
                </w:rPr>
                <w:t>✓</w:t>
              </w:r>
            </w:ins>
          </w:p>
        </w:tc>
      </w:tr>
      <w:tr w:rsidR="002A4041" w:rsidRPr="000D0736" w14:paraId="4A101BC7" w14:textId="77777777" w:rsidTr="00107337">
        <w:trPr>
          <w:trHeight w:val="20"/>
          <w:ins w:id="8019" w:author="Danny" w:date="2026-10-02T14:15:00Z"/>
        </w:trPr>
        <w:tc>
          <w:tcPr>
            <w:tcW w:w="0" w:type="auto"/>
            <w:tcBorders>
              <w:top w:val="nil"/>
              <w:left w:val="nil"/>
              <w:bottom w:val="nil"/>
              <w:right w:val="nil"/>
            </w:tcBorders>
            <w:shd w:val="clear" w:color="auto" w:fill="auto"/>
            <w:vAlign w:val="center"/>
            <w:hideMark/>
          </w:tcPr>
          <w:p w14:paraId="59E633F8" w14:textId="77777777" w:rsidR="000D0736" w:rsidRPr="000D0736" w:rsidRDefault="000D0736">
            <w:pPr>
              <w:spacing w:line="276" w:lineRule="auto"/>
              <w:jc w:val="center"/>
              <w:rPr>
                <w:ins w:id="8020" w:author="Danny" w:date="2026-10-02T14:15:00Z"/>
                <w:rFonts w:eastAsiaTheme="minorHAnsi" w:cstheme="minorBidi"/>
                <w:kern w:val="2"/>
                <w:sz w:val="14"/>
                <w:szCs w:val="18"/>
                <w14:ligatures w14:val="standardContextual"/>
                <w:rPrChange w:id="8021" w:author="Danny" w:date="2026-10-02T14:18:00Z">
                  <w:rPr>
                    <w:ins w:id="8022" w:author="Danny" w:date="2026-10-02T14:15:00Z"/>
                    <w:color w:val="000000"/>
                    <w:sz w:val="18"/>
                    <w:szCs w:val="18"/>
                  </w:rPr>
                </w:rPrChange>
              </w:rPr>
              <w:pPrChange w:id="8023" w:author="Danny" w:date="2026-10-02T14:16:00Z">
                <w:pPr>
                  <w:jc w:val="center"/>
                </w:pPr>
              </w:pPrChange>
            </w:pPr>
            <w:ins w:id="8024" w:author="Danny" w:date="2026-10-02T14:15:00Z">
              <w:r w:rsidRPr="000D0736">
                <w:rPr>
                  <w:rFonts w:eastAsiaTheme="minorHAnsi" w:cstheme="minorBidi"/>
                  <w:kern w:val="2"/>
                  <w:sz w:val="14"/>
                  <w:szCs w:val="18"/>
                  <w14:ligatures w14:val="standardContextual"/>
                  <w:rPrChange w:id="8025" w:author="Danny" w:date="2026-10-02T14:18:00Z">
                    <w:rPr>
                      <w:color w:val="000000"/>
                      <w:sz w:val="18"/>
                      <w:szCs w:val="18"/>
                    </w:rPr>
                  </w:rPrChange>
                </w:rPr>
                <w:t>97</w:t>
              </w:r>
            </w:ins>
          </w:p>
        </w:tc>
        <w:tc>
          <w:tcPr>
            <w:tcW w:w="0" w:type="auto"/>
            <w:tcBorders>
              <w:top w:val="nil"/>
              <w:left w:val="nil"/>
              <w:bottom w:val="nil"/>
              <w:right w:val="nil"/>
            </w:tcBorders>
            <w:shd w:val="clear" w:color="auto" w:fill="auto"/>
            <w:vAlign w:val="center"/>
            <w:hideMark/>
          </w:tcPr>
          <w:p w14:paraId="6F648E3A" w14:textId="77777777" w:rsidR="000D0736" w:rsidRPr="000D0736" w:rsidRDefault="000D0736">
            <w:pPr>
              <w:spacing w:line="276" w:lineRule="auto"/>
              <w:rPr>
                <w:ins w:id="8026" w:author="Danny" w:date="2026-10-02T14:15:00Z"/>
                <w:rFonts w:eastAsiaTheme="minorHAnsi" w:cstheme="minorBidi"/>
                <w:kern w:val="2"/>
                <w:sz w:val="14"/>
                <w:szCs w:val="18"/>
                <w14:ligatures w14:val="standardContextual"/>
                <w:rPrChange w:id="8027" w:author="Danny" w:date="2026-10-02T14:18:00Z">
                  <w:rPr>
                    <w:ins w:id="8028" w:author="Danny" w:date="2026-10-02T14:15:00Z"/>
                    <w:color w:val="000000"/>
                    <w:sz w:val="18"/>
                    <w:szCs w:val="18"/>
                  </w:rPr>
                </w:rPrChange>
              </w:rPr>
              <w:pPrChange w:id="8029" w:author="Danny" w:date="2026-10-02T14:16:00Z">
                <w:pPr/>
              </w:pPrChange>
            </w:pPr>
            <w:ins w:id="8030" w:author="Danny" w:date="2026-10-02T14:15:00Z">
              <w:r w:rsidRPr="000D0736">
                <w:rPr>
                  <w:rFonts w:eastAsiaTheme="minorHAnsi" w:cstheme="minorBidi"/>
                  <w:kern w:val="2"/>
                  <w:sz w:val="14"/>
                  <w:szCs w:val="18"/>
                  <w14:ligatures w14:val="standardContextual"/>
                  <w:rPrChange w:id="8031" w:author="Danny" w:date="2026-10-02T14:18:00Z">
                    <w:rPr>
                      <w:color w:val="000000"/>
                      <w:sz w:val="18"/>
                      <w:szCs w:val="18"/>
                    </w:rPr>
                  </w:rPrChange>
                </w:rPr>
                <w:t>Yadav et al., 2025</w:t>
              </w:r>
            </w:ins>
          </w:p>
        </w:tc>
        <w:tc>
          <w:tcPr>
            <w:tcW w:w="0" w:type="auto"/>
            <w:tcBorders>
              <w:top w:val="nil"/>
              <w:left w:val="nil"/>
              <w:bottom w:val="nil"/>
              <w:right w:val="nil"/>
            </w:tcBorders>
            <w:shd w:val="clear" w:color="auto" w:fill="auto"/>
            <w:noWrap/>
            <w:vAlign w:val="bottom"/>
            <w:hideMark/>
          </w:tcPr>
          <w:p w14:paraId="7FB13ECD" w14:textId="77777777" w:rsidR="000D0736" w:rsidRPr="000D0736" w:rsidRDefault="000D0736">
            <w:pPr>
              <w:spacing w:line="276" w:lineRule="auto"/>
              <w:rPr>
                <w:ins w:id="8032" w:author="Danny" w:date="2026-10-02T14:15:00Z"/>
                <w:rFonts w:eastAsiaTheme="minorHAnsi" w:cstheme="minorBidi"/>
                <w:kern w:val="2"/>
                <w:sz w:val="14"/>
                <w:szCs w:val="18"/>
                <w14:ligatures w14:val="standardContextual"/>
                <w:rPrChange w:id="8033" w:author="Danny" w:date="2026-10-02T14:18:00Z">
                  <w:rPr>
                    <w:ins w:id="8034" w:author="Danny" w:date="2026-10-02T14:15:00Z"/>
                    <w:color w:val="000000"/>
                    <w:sz w:val="18"/>
                    <w:szCs w:val="18"/>
                  </w:rPr>
                </w:rPrChange>
              </w:rPr>
              <w:pPrChange w:id="8035" w:author="Danny" w:date="2026-10-02T14:16:00Z">
                <w:pPr/>
              </w:pPrChange>
            </w:pPr>
          </w:p>
        </w:tc>
        <w:tc>
          <w:tcPr>
            <w:tcW w:w="0" w:type="auto"/>
            <w:tcBorders>
              <w:top w:val="nil"/>
              <w:left w:val="nil"/>
              <w:bottom w:val="nil"/>
              <w:right w:val="nil"/>
            </w:tcBorders>
            <w:shd w:val="clear" w:color="auto" w:fill="auto"/>
            <w:vAlign w:val="center"/>
            <w:hideMark/>
          </w:tcPr>
          <w:p w14:paraId="4DC348DD" w14:textId="77777777" w:rsidR="000D0736" w:rsidRPr="000D0736" w:rsidRDefault="000D0736">
            <w:pPr>
              <w:spacing w:line="276" w:lineRule="auto"/>
              <w:jc w:val="center"/>
              <w:rPr>
                <w:ins w:id="8036" w:author="Danny" w:date="2026-10-02T14:15:00Z"/>
                <w:rFonts w:eastAsiaTheme="minorHAnsi" w:cstheme="minorBidi"/>
                <w:kern w:val="2"/>
                <w:sz w:val="14"/>
                <w:szCs w:val="18"/>
                <w14:ligatures w14:val="standardContextual"/>
                <w:rPrChange w:id="8037" w:author="Danny" w:date="2026-10-02T14:18:00Z">
                  <w:rPr>
                    <w:ins w:id="8038" w:author="Danny" w:date="2026-10-02T14:15:00Z"/>
                    <w:color w:val="000000"/>
                    <w:sz w:val="18"/>
                    <w:szCs w:val="18"/>
                  </w:rPr>
                </w:rPrChange>
              </w:rPr>
              <w:pPrChange w:id="8039" w:author="Danny" w:date="2026-10-02T14:21:00Z">
                <w:pPr>
                  <w:jc w:val="center"/>
                </w:pPr>
              </w:pPrChange>
            </w:pPr>
            <w:ins w:id="8040" w:author="Danny" w:date="2026-10-02T14:15:00Z">
              <w:r w:rsidRPr="000D0736">
                <w:rPr>
                  <w:rFonts w:eastAsiaTheme="minorHAnsi" w:cstheme="minorBidi"/>
                  <w:kern w:val="2"/>
                  <w:sz w:val="14"/>
                  <w:szCs w:val="18"/>
                  <w14:ligatures w14:val="standardContextual"/>
                  <w:rPrChange w:id="8041"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57CF3301" w14:textId="77777777" w:rsidR="000D0736" w:rsidRPr="000D0736" w:rsidRDefault="000D0736">
            <w:pPr>
              <w:spacing w:line="276" w:lineRule="auto"/>
              <w:jc w:val="center"/>
              <w:rPr>
                <w:ins w:id="8042" w:author="Danny" w:date="2026-10-02T14:15:00Z"/>
                <w:rFonts w:eastAsiaTheme="minorHAnsi" w:cstheme="minorBidi"/>
                <w:kern w:val="2"/>
                <w:sz w:val="14"/>
                <w:szCs w:val="18"/>
                <w14:ligatures w14:val="standardContextual"/>
                <w:rPrChange w:id="8043" w:author="Danny" w:date="2026-10-02T14:18:00Z">
                  <w:rPr>
                    <w:ins w:id="8044" w:author="Danny" w:date="2026-10-02T14:15:00Z"/>
                    <w:color w:val="000000"/>
                    <w:sz w:val="18"/>
                    <w:szCs w:val="18"/>
                  </w:rPr>
                </w:rPrChange>
              </w:rPr>
              <w:pPrChange w:id="8045" w:author="Danny" w:date="2026-10-02T14:21:00Z">
                <w:pPr>
                  <w:jc w:val="center"/>
                </w:pPr>
              </w:pPrChange>
            </w:pPr>
            <w:ins w:id="8046" w:author="Danny" w:date="2026-10-02T14:15:00Z">
              <w:r w:rsidRPr="000D0736">
                <w:rPr>
                  <w:rFonts w:eastAsiaTheme="minorHAnsi" w:cstheme="minorBidi"/>
                  <w:kern w:val="2"/>
                  <w:sz w:val="14"/>
                  <w:szCs w:val="18"/>
                  <w14:ligatures w14:val="standardContextual"/>
                  <w:rPrChange w:id="8047" w:author="Danny" w:date="2026-10-02T14:18:00Z">
                    <w:rPr>
                      <w:color w:val="000000"/>
                      <w:sz w:val="18"/>
                      <w:szCs w:val="18"/>
                    </w:rPr>
                  </w:rPrChange>
                </w:rPr>
                <w:t>QT</w:t>
              </w:r>
            </w:ins>
          </w:p>
        </w:tc>
        <w:tc>
          <w:tcPr>
            <w:tcW w:w="0" w:type="auto"/>
            <w:tcBorders>
              <w:top w:val="nil"/>
              <w:left w:val="nil"/>
              <w:bottom w:val="nil"/>
              <w:right w:val="nil"/>
            </w:tcBorders>
            <w:shd w:val="clear" w:color="auto" w:fill="auto"/>
            <w:noWrap/>
            <w:vAlign w:val="center"/>
            <w:hideMark/>
          </w:tcPr>
          <w:p w14:paraId="42E49CB5" w14:textId="77777777" w:rsidR="000D0736" w:rsidRPr="000D0736" w:rsidRDefault="000D0736">
            <w:pPr>
              <w:spacing w:line="276" w:lineRule="auto"/>
              <w:jc w:val="center"/>
              <w:rPr>
                <w:ins w:id="8048" w:author="Danny" w:date="2026-10-02T14:15:00Z"/>
                <w:rFonts w:eastAsiaTheme="minorHAnsi" w:cstheme="minorBidi"/>
                <w:kern w:val="2"/>
                <w:sz w:val="14"/>
                <w:szCs w:val="18"/>
                <w14:ligatures w14:val="standardContextual"/>
                <w:rPrChange w:id="8049" w:author="Danny" w:date="2026-10-02T14:18:00Z">
                  <w:rPr>
                    <w:ins w:id="8050" w:author="Danny" w:date="2026-10-02T14:15:00Z"/>
                    <w:color w:val="000000"/>
                    <w:sz w:val="18"/>
                    <w:szCs w:val="18"/>
                  </w:rPr>
                </w:rPrChange>
              </w:rPr>
              <w:pPrChange w:id="8051" w:author="Danny" w:date="2026-10-02T14:21:00Z">
                <w:pPr>
                  <w:jc w:val="center"/>
                </w:pPr>
              </w:pPrChange>
            </w:pPr>
          </w:p>
        </w:tc>
        <w:tc>
          <w:tcPr>
            <w:tcW w:w="0" w:type="auto"/>
            <w:tcBorders>
              <w:top w:val="nil"/>
              <w:left w:val="nil"/>
              <w:bottom w:val="nil"/>
              <w:right w:val="nil"/>
            </w:tcBorders>
            <w:shd w:val="clear" w:color="auto" w:fill="auto"/>
            <w:vAlign w:val="center"/>
            <w:hideMark/>
          </w:tcPr>
          <w:p w14:paraId="575CA272" w14:textId="77777777" w:rsidR="000D0736" w:rsidRPr="000D0736" w:rsidRDefault="000D0736">
            <w:pPr>
              <w:spacing w:line="276" w:lineRule="auto"/>
              <w:jc w:val="center"/>
              <w:rPr>
                <w:ins w:id="8052" w:author="Danny" w:date="2026-10-02T14:15:00Z"/>
                <w:rFonts w:eastAsiaTheme="minorHAnsi" w:cstheme="minorBidi"/>
                <w:kern w:val="2"/>
                <w:sz w:val="14"/>
                <w:szCs w:val="18"/>
                <w14:ligatures w14:val="standardContextual"/>
                <w:rPrChange w:id="8053" w:author="Danny" w:date="2026-10-02T14:18:00Z">
                  <w:rPr>
                    <w:ins w:id="8054" w:author="Danny" w:date="2026-10-02T14:15:00Z"/>
                    <w:color w:val="000000"/>
                    <w:sz w:val="18"/>
                    <w:szCs w:val="18"/>
                  </w:rPr>
                </w:rPrChange>
              </w:rPr>
              <w:pPrChange w:id="8055" w:author="Danny" w:date="2026-10-02T14:21:00Z">
                <w:pPr>
                  <w:jc w:val="center"/>
                </w:pPr>
              </w:pPrChange>
            </w:pPr>
            <w:ins w:id="8056" w:author="Danny" w:date="2026-10-02T14:15:00Z">
              <w:r w:rsidRPr="000D0736">
                <w:rPr>
                  <w:rFonts w:eastAsiaTheme="minorHAnsi" w:cstheme="minorBidi"/>
                  <w:kern w:val="2"/>
                  <w:sz w:val="14"/>
                  <w:szCs w:val="18"/>
                  <w14:ligatures w14:val="standardContextual"/>
                  <w:rPrChange w:id="8057" w:author="Danny" w:date="2026-10-02T14:18:00Z">
                    <w:rPr>
                      <w:color w:val="000000"/>
                      <w:sz w:val="18"/>
                      <w:szCs w:val="18"/>
                    </w:rPr>
                  </w:rPrChange>
                </w:rPr>
                <w:t>29.4 ± 6.2</w:t>
              </w:r>
            </w:ins>
          </w:p>
        </w:tc>
        <w:tc>
          <w:tcPr>
            <w:tcW w:w="0" w:type="auto"/>
            <w:tcBorders>
              <w:top w:val="nil"/>
              <w:left w:val="nil"/>
              <w:bottom w:val="nil"/>
              <w:right w:val="nil"/>
            </w:tcBorders>
            <w:shd w:val="clear" w:color="auto" w:fill="auto"/>
            <w:vAlign w:val="center"/>
            <w:hideMark/>
          </w:tcPr>
          <w:p w14:paraId="17D0CF53" w14:textId="77777777" w:rsidR="000D0736" w:rsidRPr="000D0736" w:rsidRDefault="000D0736">
            <w:pPr>
              <w:spacing w:line="276" w:lineRule="auto"/>
              <w:jc w:val="center"/>
              <w:rPr>
                <w:ins w:id="8058" w:author="Danny" w:date="2026-10-02T14:15:00Z"/>
                <w:rFonts w:eastAsiaTheme="minorHAnsi" w:cstheme="minorBidi"/>
                <w:kern w:val="2"/>
                <w:sz w:val="14"/>
                <w:szCs w:val="18"/>
                <w14:ligatures w14:val="standardContextual"/>
                <w:rPrChange w:id="8059" w:author="Danny" w:date="2026-10-02T14:18:00Z">
                  <w:rPr>
                    <w:ins w:id="8060" w:author="Danny" w:date="2026-10-02T14:15:00Z"/>
                    <w:color w:val="000000"/>
                    <w:sz w:val="18"/>
                    <w:szCs w:val="18"/>
                  </w:rPr>
                </w:rPrChange>
              </w:rPr>
              <w:pPrChange w:id="8061" w:author="Danny" w:date="2026-10-02T14:21:00Z">
                <w:pPr>
                  <w:jc w:val="center"/>
                </w:pPr>
              </w:pPrChange>
            </w:pPr>
          </w:p>
        </w:tc>
        <w:tc>
          <w:tcPr>
            <w:tcW w:w="0" w:type="auto"/>
            <w:tcBorders>
              <w:top w:val="nil"/>
              <w:left w:val="nil"/>
              <w:bottom w:val="nil"/>
              <w:right w:val="nil"/>
            </w:tcBorders>
            <w:shd w:val="clear" w:color="auto" w:fill="auto"/>
            <w:vAlign w:val="center"/>
            <w:hideMark/>
          </w:tcPr>
          <w:p w14:paraId="40AE69CF" w14:textId="77777777" w:rsidR="000D0736" w:rsidRPr="000D0736" w:rsidRDefault="000D0736">
            <w:pPr>
              <w:spacing w:line="276" w:lineRule="auto"/>
              <w:jc w:val="center"/>
              <w:rPr>
                <w:ins w:id="8062" w:author="Danny" w:date="2026-10-02T14:15:00Z"/>
                <w:rFonts w:eastAsiaTheme="minorHAnsi" w:cstheme="minorBidi"/>
                <w:kern w:val="2"/>
                <w:sz w:val="14"/>
                <w:szCs w:val="18"/>
                <w14:ligatures w14:val="standardContextual"/>
                <w:rPrChange w:id="8063" w:author="Danny" w:date="2026-10-02T14:18:00Z">
                  <w:rPr>
                    <w:ins w:id="8064" w:author="Danny" w:date="2026-10-02T14:15:00Z"/>
                    <w:color w:val="000000"/>
                    <w:sz w:val="18"/>
                    <w:szCs w:val="18"/>
                  </w:rPr>
                </w:rPrChange>
              </w:rPr>
              <w:pPrChange w:id="8065" w:author="Danny" w:date="2026-10-02T14:21:00Z">
                <w:pPr>
                  <w:jc w:val="center"/>
                </w:pPr>
              </w:pPrChange>
            </w:pPr>
            <w:ins w:id="8066" w:author="Danny" w:date="2026-10-02T14:15:00Z">
              <w:r w:rsidRPr="000D0736">
                <w:rPr>
                  <w:rFonts w:eastAsiaTheme="minorHAnsi" w:cstheme="minorBidi"/>
                  <w:kern w:val="2"/>
                  <w:sz w:val="14"/>
                  <w:szCs w:val="18"/>
                  <w14:ligatures w14:val="standardContextual"/>
                  <w:rPrChange w:id="8067" w:author="Danny" w:date="2026-10-02T14:18:00Z">
                    <w:rPr>
                      <w:color w:val="000000"/>
                      <w:sz w:val="18"/>
                      <w:szCs w:val="18"/>
                    </w:rPr>
                  </w:rPrChange>
                </w:rPr>
                <w:t>69</w:t>
              </w:r>
            </w:ins>
          </w:p>
        </w:tc>
        <w:tc>
          <w:tcPr>
            <w:tcW w:w="0" w:type="auto"/>
            <w:tcBorders>
              <w:top w:val="nil"/>
              <w:left w:val="nil"/>
              <w:bottom w:val="nil"/>
              <w:right w:val="nil"/>
            </w:tcBorders>
            <w:shd w:val="clear" w:color="auto" w:fill="auto"/>
            <w:vAlign w:val="center"/>
            <w:hideMark/>
          </w:tcPr>
          <w:p w14:paraId="7E1E0F0D" w14:textId="77777777" w:rsidR="000D0736" w:rsidRPr="000D0736" w:rsidRDefault="000D0736">
            <w:pPr>
              <w:spacing w:line="276" w:lineRule="auto"/>
              <w:jc w:val="center"/>
              <w:rPr>
                <w:ins w:id="8068" w:author="Danny" w:date="2026-10-02T14:15:00Z"/>
                <w:rFonts w:eastAsiaTheme="minorHAnsi" w:cstheme="minorBidi"/>
                <w:kern w:val="2"/>
                <w:sz w:val="14"/>
                <w:szCs w:val="18"/>
                <w14:ligatures w14:val="standardContextual"/>
                <w:rPrChange w:id="8069" w:author="Danny" w:date="2026-10-02T14:18:00Z">
                  <w:rPr>
                    <w:ins w:id="8070" w:author="Danny" w:date="2026-10-02T14:15:00Z"/>
                    <w:color w:val="000000"/>
                    <w:sz w:val="18"/>
                    <w:szCs w:val="18"/>
                  </w:rPr>
                </w:rPrChange>
              </w:rPr>
              <w:pPrChange w:id="8071" w:author="Danny" w:date="2026-10-02T14:21:00Z">
                <w:pPr>
                  <w:jc w:val="center"/>
                </w:pPr>
              </w:pPrChange>
            </w:pPr>
            <w:ins w:id="8072" w:author="Danny" w:date="2026-10-02T14:15:00Z">
              <w:r w:rsidRPr="000D0736">
                <w:rPr>
                  <w:rFonts w:eastAsiaTheme="minorHAnsi" w:cstheme="minorBidi"/>
                  <w:kern w:val="2"/>
                  <w:sz w:val="14"/>
                  <w:szCs w:val="18"/>
                  <w14:ligatures w14:val="standardContextual"/>
                  <w:rPrChange w:id="8073" w:author="Danny" w:date="2026-10-02T14:18:00Z">
                    <w:rPr>
                      <w:color w:val="000000"/>
                      <w:sz w:val="18"/>
                      <w:szCs w:val="18"/>
                    </w:rPr>
                  </w:rPrChange>
                </w:rPr>
                <w:t>62</w:t>
              </w:r>
            </w:ins>
          </w:p>
        </w:tc>
        <w:tc>
          <w:tcPr>
            <w:tcW w:w="0" w:type="auto"/>
            <w:tcBorders>
              <w:top w:val="nil"/>
              <w:left w:val="nil"/>
              <w:bottom w:val="nil"/>
              <w:right w:val="nil"/>
            </w:tcBorders>
            <w:shd w:val="clear" w:color="auto" w:fill="auto"/>
            <w:vAlign w:val="center"/>
            <w:hideMark/>
          </w:tcPr>
          <w:p w14:paraId="6234524B" w14:textId="77777777" w:rsidR="000D0736" w:rsidRPr="000D0736" w:rsidRDefault="000D0736">
            <w:pPr>
              <w:spacing w:line="276" w:lineRule="auto"/>
              <w:jc w:val="center"/>
              <w:rPr>
                <w:ins w:id="8074" w:author="Danny" w:date="2026-10-02T14:15:00Z"/>
                <w:rFonts w:eastAsiaTheme="minorHAnsi" w:cstheme="minorBidi"/>
                <w:kern w:val="2"/>
                <w:sz w:val="14"/>
                <w:szCs w:val="18"/>
                <w14:ligatures w14:val="standardContextual"/>
                <w:rPrChange w:id="8075" w:author="Danny" w:date="2026-10-02T14:18:00Z">
                  <w:rPr>
                    <w:ins w:id="8076" w:author="Danny" w:date="2026-10-02T14:15:00Z"/>
                    <w:color w:val="000000"/>
                    <w:sz w:val="18"/>
                    <w:szCs w:val="18"/>
                  </w:rPr>
                </w:rPrChange>
              </w:rPr>
              <w:pPrChange w:id="8077" w:author="Danny" w:date="2026-10-02T14:21:00Z">
                <w:pPr>
                  <w:jc w:val="center"/>
                </w:pPr>
              </w:pPrChange>
            </w:pPr>
            <w:ins w:id="8078" w:author="Danny" w:date="2026-10-02T14:15:00Z">
              <w:r w:rsidRPr="000D0736">
                <w:rPr>
                  <w:rFonts w:eastAsiaTheme="minorHAnsi" w:cstheme="minorBidi"/>
                  <w:kern w:val="2"/>
                  <w:sz w:val="14"/>
                  <w:szCs w:val="18"/>
                  <w14:ligatures w14:val="standardContextual"/>
                  <w:rPrChange w:id="8079" w:author="Danny" w:date="2026-10-02T14:18:00Z">
                    <w:rPr>
                      <w:color w:val="000000"/>
                      <w:sz w:val="18"/>
                      <w:szCs w:val="18"/>
                    </w:rPr>
                  </w:rPrChange>
                </w:rPr>
                <w:t>7</w:t>
              </w:r>
            </w:ins>
          </w:p>
        </w:tc>
        <w:tc>
          <w:tcPr>
            <w:tcW w:w="0" w:type="auto"/>
            <w:tcBorders>
              <w:top w:val="nil"/>
              <w:left w:val="nil"/>
              <w:bottom w:val="nil"/>
              <w:right w:val="nil"/>
            </w:tcBorders>
            <w:shd w:val="clear" w:color="auto" w:fill="auto"/>
            <w:noWrap/>
            <w:vAlign w:val="center"/>
            <w:hideMark/>
          </w:tcPr>
          <w:p w14:paraId="0C45E8BB" w14:textId="77777777" w:rsidR="000D0736" w:rsidRPr="000D0736" w:rsidRDefault="000D0736">
            <w:pPr>
              <w:spacing w:line="276" w:lineRule="auto"/>
              <w:jc w:val="center"/>
              <w:rPr>
                <w:ins w:id="8080" w:author="Danny" w:date="2026-10-02T14:15:00Z"/>
                <w:rFonts w:eastAsiaTheme="minorHAnsi" w:cstheme="minorBidi"/>
                <w:kern w:val="2"/>
                <w:sz w:val="14"/>
                <w:szCs w:val="18"/>
                <w14:ligatures w14:val="standardContextual"/>
                <w:rPrChange w:id="8081" w:author="Danny" w:date="2026-10-02T14:18:00Z">
                  <w:rPr>
                    <w:ins w:id="8082" w:author="Danny" w:date="2026-10-02T14:15:00Z"/>
                    <w:color w:val="000000"/>
                    <w:sz w:val="18"/>
                    <w:szCs w:val="18"/>
                  </w:rPr>
                </w:rPrChange>
              </w:rPr>
              <w:pPrChange w:id="8083" w:author="Danny" w:date="2026-10-02T14:21:00Z">
                <w:pPr>
                  <w:jc w:val="center"/>
                </w:pPr>
              </w:pPrChange>
            </w:pPr>
          </w:p>
        </w:tc>
        <w:tc>
          <w:tcPr>
            <w:tcW w:w="0" w:type="auto"/>
            <w:tcBorders>
              <w:top w:val="nil"/>
              <w:left w:val="nil"/>
              <w:bottom w:val="nil"/>
              <w:right w:val="nil"/>
            </w:tcBorders>
            <w:shd w:val="clear" w:color="auto" w:fill="auto"/>
            <w:vAlign w:val="center"/>
            <w:hideMark/>
          </w:tcPr>
          <w:p w14:paraId="70FE0D78" w14:textId="77777777" w:rsidR="000D0736" w:rsidRPr="000D0736" w:rsidRDefault="000D0736">
            <w:pPr>
              <w:spacing w:line="276" w:lineRule="auto"/>
              <w:jc w:val="center"/>
              <w:rPr>
                <w:ins w:id="8084" w:author="Danny" w:date="2026-10-02T14:15:00Z"/>
                <w:rFonts w:eastAsiaTheme="minorHAnsi" w:cstheme="minorBidi"/>
                <w:kern w:val="2"/>
                <w:sz w:val="14"/>
                <w:szCs w:val="18"/>
                <w14:ligatures w14:val="standardContextual"/>
                <w:rPrChange w:id="8085" w:author="Danny" w:date="2026-10-02T14:18:00Z">
                  <w:rPr>
                    <w:ins w:id="8086" w:author="Danny" w:date="2026-10-02T14:15:00Z"/>
                    <w:color w:val="000000"/>
                    <w:sz w:val="18"/>
                    <w:szCs w:val="18"/>
                  </w:rPr>
                </w:rPrChange>
              </w:rPr>
              <w:pPrChange w:id="8087" w:author="Danny" w:date="2026-10-02T14:21:00Z">
                <w:pPr>
                  <w:jc w:val="center"/>
                </w:pPr>
              </w:pPrChange>
            </w:pPr>
            <w:ins w:id="8088" w:author="Danny" w:date="2026-10-02T14:15:00Z">
              <w:r w:rsidRPr="000D0736">
                <w:rPr>
                  <w:rFonts w:eastAsiaTheme="minorHAnsi" w:cstheme="minorBidi"/>
                  <w:kern w:val="2"/>
                  <w:sz w:val="14"/>
                  <w:szCs w:val="18"/>
                  <w14:ligatures w14:val="standardContextual"/>
                  <w:rPrChange w:id="8089" w:author="Danny" w:date="2026-10-02T14:18:00Z">
                    <w:rPr>
                      <w:color w:val="000000"/>
                      <w:sz w:val="18"/>
                      <w:szCs w:val="18"/>
                    </w:rPr>
                  </w:rPrChange>
                </w:rPr>
                <w:t>12</w:t>
              </w:r>
            </w:ins>
          </w:p>
        </w:tc>
        <w:tc>
          <w:tcPr>
            <w:tcW w:w="0" w:type="auto"/>
            <w:tcBorders>
              <w:top w:val="nil"/>
              <w:left w:val="nil"/>
              <w:bottom w:val="nil"/>
              <w:right w:val="nil"/>
            </w:tcBorders>
            <w:shd w:val="clear" w:color="auto" w:fill="auto"/>
            <w:vAlign w:val="center"/>
            <w:hideMark/>
          </w:tcPr>
          <w:p w14:paraId="5D57B5FE" w14:textId="77777777" w:rsidR="000D0736" w:rsidRPr="000D0736" w:rsidRDefault="000D0736">
            <w:pPr>
              <w:spacing w:line="276" w:lineRule="auto"/>
              <w:jc w:val="center"/>
              <w:rPr>
                <w:ins w:id="8090" w:author="Danny" w:date="2026-10-02T14:15:00Z"/>
                <w:rFonts w:eastAsiaTheme="minorHAnsi" w:cstheme="minorBidi"/>
                <w:kern w:val="2"/>
                <w:sz w:val="14"/>
                <w:szCs w:val="18"/>
                <w14:ligatures w14:val="standardContextual"/>
                <w:rPrChange w:id="8091" w:author="Danny" w:date="2026-10-02T14:18:00Z">
                  <w:rPr>
                    <w:ins w:id="8092" w:author="Danny" w:date="2026-10-02T14:15:00Z"/>
                    <w:color w:val="000000"/>
                    <w:sz w:val="18"/>
                    <w:szCs w:val="18"/>
                  </w:rPr>
                </w:rPrChange>
              </w:rPr>
              <w:pPrChange w:id="8093" w:author="Danny" w:date="2026-10-02T14:21:00Z">
                <w:pPr>
                  <w:jc w:val="center"/>
                </w:pPr>
              </w:pPrChange>
            </w:pPr>
            <w:ins w:id="8094" w:author="Danny" w:date="2026-10-02T14:15:00Z">
              <w:r w:rsidRPr="000D0736">
                <w:rPr>
                  <w:rFonts w:eastAsiaTheme="minorHAnsi" w:cstheme="minorBidi"/>
                  <w:kern w:val="2"/>
                  <w:sz w:val="14"/>
                  <w:szCs w:val="18"/>
                  <w14:ligatures w14:val="standardContextual"/>
                  <w:rPrChange w:id="8095" w:author="Danny" w:date="2026-10-02T14:18:00Z">
                    <w:rPr>
                      <w:color w:val="000000"/>
                      <w:sz w:val="18"/>
                      <w:szCs w:val="18"/>
                    </w:rPr>
                  </w:rPrChange>
                </w:rPr>
                <w:t>1</w:t>
              </w:r>
            </w:ins>
          </w:p>
        </w:tc>
        <w:tc>
          <w:tcPr>
            <w:tcW w:w="0" w:type="auto"/>
            <w:tcBorders>
              <w:top w:val="nil"/>
              <w:left w:val="nil"/>
              <w:bottom w:val="nil"/>
              <w:right w:val="nil"/>
            </w:tcBorders>
            <w:shd w:val="clear" w:color="auto" w:fill="auto"/>
            <w:vAlign w:val="center"/>
            <w:hideMark/>
          </w:tcPr>
          <w:p w14:paraId="08EDC5CA" w14:textId="77777777" w:rsidR="000D0736" w:rsidRPr="000D0736" w:rsidRDefault="000D0736">
            <w:pPr>
              <w:spacing w:line="276" w:lineRule="auto"/>
              <w:jc w:val="center"/>
              <w:rPr>
                <w:ins w:id="8096" w:author="Danny" w:date="2026-10-02T14:15:00Z"/>
                <w:rFonts w:eastAsiaTheme="minorHAnsi" w:cstheme="minorBidi"/>
                <w:kern w:val="2"/>
                <w:sz w:val="14"/>
                <w:szCs w:val="18"/>
                <w14:ligatures w14:val="standardContextual"/>
                <w:rPrChange w:id="8097" w:author="Danny" w:date="2026-10-02T14:18:00Z">
                  <w:rPr>
                    <w:ins w:id="8098" w:author="Danny" w:date="2026-10-02T14:15:00Z"/>
                    <w:color w:val="000000"/>
                    <w:sz w:val="18"/>
                    <w:szCs w:val="18"/>
                  </w:rPr>
                </w:rPrChange>
              </w:rPr>
              <w:pPrChange w:id="8099" w:author="Danny" w:date="2026-10-02T14:21:00Z">
                <w:pPr>
                  <w:jc w:val="center"/>
                </w:pPr>
              </w:pPrChange>
            </w:pPr>
            <w:ins w:id="8100" w:author="Danny" w:date="2026-10-02T14:15:00Z">
              <w:r w:rsidRPr="000D0736">
                <w:rPr>
                  <w:rFonts w:eastAsiaTheme="minorHAnsi" w:cstheme="minorBidi"/>
                  <w:kern w:val="2"/>
                  <w:sz w:val="14"/>
                  <w:szCs w:val="18"/>
                  <w14:ligatures w14:val="standardContextual"/>
                  <w:rPrChange w:id="8101" w:author="Danny" w:date="2026-10-02T14:18:00Z">
                    <w:rPr>
                      <w:color w:val="000000"/>
                      <w:sz w:val="18"/>
                      <w:szCs w:val="18"/>
                    </w:rPr>
                  </w:rPrChange>
                </w:rPr>
                <w:t>Short</w:t>
              </w:r>
            </w:ins>
          </w:p>
        </w:tc>
        <w:tc>
          <w:tcPr>
            <w:tcW w:w="0" w:type="auto"/>
            <w:tcBorders>
              <w:top w:val="nil"/>
              <w:left w:val="nil"/>
              <w:bottom w:val="nil"/>
            </w:tcBorders>
            <w:shd w:val="clear" w:color="auto" w:fill="auto"/>
            <w:vAlign w:val="center"/>
            <w:hideMark/>
          </w:tcPr>
          <w:p w14:paraId="24C99B2B" w14:textId="77777777" w:rsidR="000D0736" w:rsidRPr="000D0736" w:rsidRDefault="000D0736">
            <w:pPr>
              <w:spacing w:line="276" w:lineRule="auto"/>
              <w:rPr>
                <w:ins w:id="8102" w:author="Danny" w:date="2026-10-02T14:15:00Z"/>
                <w:rFonts w:eastAsiaTheme="minorHAnsi" w:cstheme="minorBidi"/>
                <w:kern w:val="2"/>
                <w:sz w:val="14"/>
                <w:szCs w:val="18"/>
                <w14:ligatures w14:val="standardContextual"/>
                <w:rPrChange w:id="8103" w:author="Danny" w:date="2026-10-02T14:18:00Z">
                  <w:rPr>
                    <w:ins w:id="8104" w:author="Danny" w:date="2026-10-02T14:15:00Z"/>
                    <w:color w:val="000000"/>
                    <w:sz w:val="18"/>
                    <w:szCs w:val="18"/>
                  </w:rPr>
                </w:rPrChange>
              </w:rPr>
              <w:pPrChange w:id="8105" w:author="Danny" w:date="2026-10-02T14:16:00Z">
                <w:pPr>
                  <w:jc w:val="center"/>
                </w:pPr>
              </w:pPrChange>
            </w:pPr>
          </w:p>
        </w:tc>
        <w:tc>
          <w:tcPr>
            <w:tcW w:w="0" w:type="auto"/>
            <w:tcBorders>
              <w:top w:val="nil"/>
            </w:tcBorders>
            <w:shd w:val="clear" w:color="auto" w:fill="auto"/>
            <w:vAlign w:val="center"/>
            <w:hideMark/>
          </w:tcPr>
          <w:p w14:paraId="655290B8" w14:textId="77777777" w:rsidR="000D0736" w:rsidRPr="000D0736" w:rsidRDefault="000D0736">
            <w:pPr>
              <w:spacing w:line="276" w:lineRule="auto"/>
              <w:jc w:val="center"/>
              <w:rPr>
                <w:ins w:id="8106" w:author="Danny" w:date="2026-10-02T14:15:00Z"/>
                <w:rFonts w:ascii="Segoe UI Symbol" w:eastAsiaTheme="minorHAnsi" w:hAnsi="Segoe UI Symbol" w:cs="Calibri"/>
                <w:kern w:val="2"/>
                <w:sz w:val="14"/>
                <w:szCs w:val="18"/>
                <w14:ligatures w14:val="standardContextual"/>
                <w:rPrChange w:id="8107" w:author="Danny" w:date="2026-10-02T14:18:00Z">
                  <w:rPr>
                    <w:ins w:id="8108" w:author="Danny" w:date="2026-10-02T14:15:00Z"/>
                    <w:rFonts w:ascii="Segoe UI Symbol" w:hAnsi="Segoe UI Symbol" w:cs="Calibri"/>
                    <w:color w:val="000000"/>
                    <w:sz w:val="18"/>
                    <w:szCs w:val="18"/>
                  </w:rPr>
                </w:rPrChange>
              </w:rPr>
              <w:pPrChange w:id="8109" w:author="Danny" w:date="2026-10-02T14:23:00Z">
                <w:pPr>
                  <w:jc w:val="center"/>
                </w:pPr>
              </w:pPrChange>
            </w:pPr>
            <w:ins w:id="8110" w:author="Danny" w:date="2026-10-02T14:15:00Z">
              <w:r w:rsidRPr="000D0736">
                <w:rPr>
                  <w:rFonts w:ascii="Segoe UI Symbol" w:eastAsiaTheme="minorHAnsi" w:hAnsi="Segoe UI Symbol" w:cs="Calibri"/>
                  <w:kern w:val="2"/>
                  <w:sz w:val="14"/>
                  <w:szCs w:val="18"/>
                  <w14:ligatures w14:val="standardContextual"/>
                  <w:rPrChange w:id="8111"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2B86C35A" w14:textId="77777777" w:rsidR="000D0736" w:rsidRPr="000D0736" w:rsidRDefault="000D0736">
            <w:pPr>
              <w:spacing w:line="276" w:lineRule="auto"/>
              <w:jc w:val="center"/>
              <w:rPr>
                <w:ins w:id="8112" w:author="Danny" w:date="2026-10-02T14:15:00Z"/>
                <w:rFonts w:ascii="Segoe UI Symbol" w:eastAsiaTheme="minorHAnsi" w:hAnsi="Segoe UI Symbol" w:cs="Calibri"/>
                <w:kern w:val="2"/>
                <w:sz w:val="14"/>
                <w:szCs w:val="18"/>
                <w14:ligatures w14:val="standardContextual"/>
                <w:rPrChange w:id="8113" w:author="Danny" w:date="2026-10-02T14:18:00Z">
                  <w:rPr>
                    <w:ins w:id="8114" w:author="Danny" w:date="2026-10-02T14:15:00Z"/>
                    <w:rFonts w:ascii="Segoe UI Symbol" w:hAnsi="Segoe UI Symbol" w:cs="Calibri"/>
                    <w:color w:val="000000"/>
                    <w:sz w:val="18"/>
                    <w:szCs w:val="18"/>
                  </w:rPr>
                </w:rPrChange>
              </w:rPr>
              <w:pPrChange w:id="8115" w:author="Danny" w:date="2026-10-02T14:23:00Z">
                <w:pPr>
                  <w:jc w:val="center"/>
                </w:pPr>
              </w:pPrChange>
            </w:pPr>
            <w:ins w:id="8116" w:author="Danny" w:date="2026-10-02T14:15:00Z">
              <w:r w:rsidRPr="000D0736">
                <w:rPr>
                  <w:rFonts w:ascii="Segoe UI Symbol" w:eastAsiaTheme="minorHAnsi" w:hAnsi="Segoe UI Symbol" w:cs="Calibri"/>
                  <w:kern w:val="2"/>
                  <w:sz w:val="14"/>
                  <w:szCs w:val="18"/>
                  <w14:ligatures w14:val="standardContextual"/>
                  <w:rPrChange w:id="8117"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C012BBC" w14:textId="77777777" w:rsidR="000D0736" w:rsidRPr="000D0736" w:rsidRDefault="000D0736">
            <w:pPr>
              <w:spacing w:line="276" w:lineRule="auto"/>
              <w:jc w:val="center"/>
              <w:rPr>
                <w:ins w:id="8118" w:author="Danny" w:date="2026-10-02T14:15:00Z"/>
                <w:rFonts w:ascii="Segoe UI Symbol" w:eastAsiaTheme="minorHAnsi" w:hAnsi="Segoe UI Symbol" w:cs="Calibri"/>
                <w:kern w:val="2"/>
                <w:sz w:val="14"/>
                <w:szCs w:val="18"/>
                <w14:ligatures w14:val="standardContextual"/>
                <w:rPrChange w:id="8119" w:author="Danny" w:date="2026-10-02T14:18:00Z">
                  <w:rPr>
                    <w:ins w:id="8120" w:author="Danny" w:date="2026-10-02T14:15:00Z"/>
                    <w:rFonts w:ascii="Segoe UI Symbol" w:hAnsi="Segoe UI Symbol" w:cs="Calibri"/>
                    <w:color w:val="000000"/>
                    <w:sz w:val="18"/>
                    <w:szCs w:val="18"/>
                  </w:rPr>
                </w:rPrChange>
              </w:rPr>
              <w:pPrChange w:id="8121" w:author="Danny" w:date="2026-10-02T14:23:00Z">
                <w:pPr>
                  <w:jc w:val="center"/>
                </w:pPr>
              </w:pPrChange>
            </w:pPr>
            <w:ins w:id="8122" w:author="Danny" w:date="2026-10-02T14:15:00Z">
              <w:r w:rsidRPr="000D0736">
                <w:rPr>
                  <w:rFonts w:ascii="Segoe UI Symbol" w:eastAsiaTheme="minorHAnsi" w:hAnsi="Segoe UI Symbol" w:cs="Calibri"/>
                  <w:kern w:val="2"/>
                  <w:sz w:val="14"/>
                  <w:szCs w:val="18"/>
                  <w14:ligatures w14:val="standardContextual"/>
                  <w:rPrChange w:id="8123"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3F7B58D" w14:textId="77777777" w:rsidR="000D0736" w:rsidRPr="000D0736" w:rsidRDefault="000D0736">
            <w:pPr>
              <w:spacing w:line="276" w:lineRule="auto"/>
              <w:jc w:val="center"/>
              <w:rPr>
                <w:ins w:id="8124" w:author="Danny" w:date="2026-10-02T14:15:00Z"/>
                <w:rFonts w:ascii="Segoe UI Symbol" w:eastAsiaTheme="minorHAnsi" w:hAnsi="Segoe UI Symbol" w:cs="Calibri"/>
                <w:kern w:val="2"/>
                <w:sz w:val="14"/>
                <w:szCs w:val="18"/>
                <w14:ligatures w14:val="standardContextual"/>
                <w:rPrChange w:id="8125" w:author="Danny" w:date="2026-10-02T14:18:00Z">
                  <w:rPr>
                    <w:ins w:id="8126" w:author="Danny" w:date="2026-10-02T14:15:00Z"/>
                    <w:rFonts w:ascii="Segoe UI Symbol" w:hAnsi="Segoe UI Symbol" w:cs="Calibri"/>
                    <w:color w:val="000000"/>
                    <w:sz w:val="18"/>
                    <w:szCs w:val="18"/>
                  </w:rPr>
                </w:rPrChange>
              </w:rPr>
              <w:pPrChange w:id="8127" w:author="Danny" w:date="2026-10-02T14:23:00Z">
                <w:pPr>
                  <w:jc w:val="center"/>
                </w:pPr>
              </w:pPrChange>
            </w:pPr>
            <w:ins w:id="8128" w:author="Danny" w:date="2026-10-02T14:15:00Z">
              <w:r w:rsidRPr="000D0736">
                <w:rPr>
                  <w:rFonts w:ascii="Segoe UI Symbol" w:eastAsiaTheme="minorHAnsi" w:hAnsi="Segoe UI Symbol" w:cs="Calibri"/>
                  <w:kern w:val="2"/>
                  <w:sz w:val="14"/>
                  <w:szCs w:val="18"/>
                  <w14:ligatures w14:val="standardContextual"/>
                  <w:rPrChange w:id="812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0FC8537" w14:textId="77777777" w:rsidR="000D0736" w:rsidRPr="000D0736" w:rsidRDefault="000D0736">
            <w:pPr>
              <w:spacing w:line="276" w:lineRule="auto"/>
              <w:jc w:val="center"/>
              <w:rPr>
                <w:ins w:id="8130" w:author="Danny" w:date="2026-10-02T14:15:00Z"/>
                <w:rFonts w:ascii="Segoe UI Symbol" w:eastAsiaTheme="minorHAnsi" w:hAnsi="Segoe UI Symbol" w:cs="Calibri"/>
                <w:kern w:val="2"/>
                <w:sz w:val="14"/>
                <w:szCs w:val="18"/>
                <w14:ligatures w14:val="standardContextual"/>
                <w:rPrChange w:id="8131" w:author="Danny" w:date="2026-10-02T14:18:00Z">
                  <w:rPr>
                    <w:ins w:id="8132" w:author="Danny" w:date="2026-10-02T14:15:00Z"/>
                    <w:rFonts w:ascii="Segoe UI Symbol" w:hAnsi="Segoe UI Symbol" w:cs="Calibri"/>
                    <w:color w:val="000000"/>
                    <w:sz w:val="18"/>
                    <w:szCs w:val="18"/>
                  </w:rPr>
                </w:rPrChange>
              </w:rPr>
              <w:pPrChange w:id="8133" w:author="Danny" w:date="2026-10-02T14:23:00Z">
                <w:pPr>
                  <w:jc w:val="center"/>
                </w:pPr>
              </w:pPrChange>
            </w:pPr>
          </w:p>
        </w:tc>
        <w:tc>
          <w:tcPr>
            <w:tcW w:w="0" w:type="auto"/>
            <w:tcBorders>
              <w:top w:val="nil"/>
            </w:tcBorders>
            <w:shd w:val="clear" w:color="auto" w:fill="auto"/>
            <w:vAlign w:val="center"/>
            <w:hideMark/>
          </w:tcPr>
          <w:p w14:paraId="028F6228" w14:textId="77777777" w:rsidR="000D0736" w:rsidRPr="000D0736" w:rsidRDefault="000D0736">
            <w:pPr>
              <w:spacing w:line="276" w:lineRule="auto"/>
              <w:jc w:val="center"/>
              <w:rPr>
                <w:ins w:id="8134" w:author="Danny" w:date="2026-10-02T14:15:00Z"/>
                <w:rFonts w:ascii="Segoe UI Symbol" w:eastAsiaTheme="minorHAnsi" w:hAnsi="Segoe UI Symbol" w:cs="Calibri"/>
                <w:kern w:val="2"/>
                <w:sz w:val="14"/>
                <w:szCs w:val="18"/>
                <w14:ligatures w14:val="standardContextual"/>
                <w:rPrChange w:id="8135" w:author="Danny" w:date="2026-10-02T14:18:00Z">
                  <w:rPr>
                    <w:ins w:id="8136" w:author="Danny" w:date="2026-10-02T14:15:00Z"/>
                    <w:rFonts w:ascii="Segoe UI Symbol" w:hAnsi="Segoe UI Symbol" w:cs="Calibri"/>
                    <w:color w:val="000000"/>
                    <w:sz w:val="18"/>
                    <w:szCs w:val="18"/>
                  </w:rPr>
                </w:rPrChange>
              </w:rPr>
              <w:pPrChange w:id="8137" w:author="Danny" w:date="2026-10-02T14:23:00Z">
                <w:pPr>
                  <w:jc w:val="center"/>
                </w:pPr>
              </w:pPrChange>
            </w:pPr>
            <w:ins w:id="8138" w:author="Danny" w:date="2026-10-02T14:15:00Z">
              <w:r w:rsidRPr="000D0736">
                <w:rPr>
                  <w:rFonts w:ascii="Segoe UI Symbol" w:eastAsiaTheme="minorHAnsi" w:hAnsi="Segoe UI Symbol" w:cs="Calibri"/>
                  <w:kern w:val="2"/>
                  <w:sz w:val="14"/>
                  <w:szCs w:val="18"/>
                  <w14:ligatures w14:val="standardContextual"/>
                  <w:rPrChange w:id="8139"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51B53D78" w14:textId="77777777" w:rsidR="000D0736" w:rsidRPr="000D0736" w:rsidRDefault="000D0736">
            <w:pPr>
              <w:spacing w:line="276" w:lineRule="auto"/>
              <w:jc w:val="center"/>
              <w:rPr>
                <w:ins w:id="8140" w:author="Danny" w:date="2026-10-02T14:15:00Z"/>
                <w:rFonts w:ascii="Segoe UI Symbol" w:eastAsiaTheme="minorHAnsi" w:hAnsi="Segoe UI Symbol" w:cs="Calibri"/>
                <w:kern w:val="2"/>
                <w:sz w:val="14"/>
                <w:szCs w:val="18"/>
                <w14:ligatures w14:val="standardContextual"/>
                <w:rPrChange w:id="8141" w:author="Danny" w:date="2026-10-02T14:18:00Z">
                  <w:rPr>
                    <w:ins w:id="8142" w:author="Danny" w:date="2026-10-02T14:15:00Z"/>
                    <w:rFonts w:ascii="Segoe UI Symbol" w:hAnsi="Segoe UI Symbol" w:cs="Calibri"/>
                    <w:color w:val="000000"/>
                    <w:sz w:val="18"/>
                    <w:szCs w:val="18"/>
                  </w:rPr>
                </w:rPrChange>
              </w:rPr>
              <w:pPrChange w:id="8143" w:author="Danny" w:date="2026-10-02T14:23:00Z">
                <w:pPr>
                  <w:jc w:val="center"/>
                </w:pPr>
              </w:pPrChange>
            </w:pPr>
            <w:ins w:id="8144" w:author="Danny" w:date="2026-10-02T14:15:00Z">
              <w:r w:rsidRPr="000D0736">
                <w:rPr>
                  <w:rFonts w:ascii="Segoe UI Symbol" w:eastAsiaTheme="minorHAnsi" w:hAnsi="Segoe UI Symbol" w:cs="Calibri"/>
                  <w:kern w:val="2"/>
                  <w:sz w:val="14"/>
                  <w:szCs w:val="18"/>
                  <w14:ligatures w14:val="standardContextual"/>
                  <w:rPrChange w:id="8145"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104137E" w14:textId="77777777" w:rsidR="000D0736" w:rsidRPr="000D0736" w:rsidRDefault="000D0736">
            <w:pPr>
              <w:spacing w:line="276" w:lineRule="auto"/>
              <w:jc w:val="center"/>
              <w:rPr>
                <w:ins w:id="8146" w:author="Danny" w:date="2026-10-02T14:15:00Z"/>
                <w:rFonts w:ascii="Segoe UI Symbol" w:eastAsiaTheme="minorHAnsi" w:hAnsi="Segoe UI Symbol" w:cs="Calibri"/>
                <w:kern w:val="2"/>
                <w:sz w:val="14"/>
                <w:szCs w:val="18"/>
                <w14:ligatures w14:val="standardContextual"/>
                <w:rPrChange w:id="8147" w:author="Danny" w:date="2026-10-02T14:18:00Z">
                  <w:rPr>
                    <w:ins w:id="8148" w:author="Danny" w:date="2026-10-02T14:15:00Z"/>
                    <w:rFonts w:ascii="Segoe UI Symbol" w:hAnsi="Segoe UI Symbol" w:cs="Calibri"/>
                    <w:color w:val="000000"/>
                    <w:sz w:val="18"/>
                    <w:szCs w:val="18"/>
                  </w:rPr>
                </w:rPrChange>
              </w:rPr>
              <w:pPrChange w:id="8149" w:author="Danny" w:date="2026-10-02T14:23:00Z">
                <w:pPr>
                  <w:jc w:val="center"/>
                </w:pPr>
              </w:pPrChange>
            </w:pPr>
            <w:ins w:id="8150" w:author="Danny" w:date="2026-10-02T14:15:00Z">
              <w:r w:rsidRPr="000D0736">
                <w:rPr>
                  <w:rFonts w:ascii="Segoe UI Symbol" w:eastAsiaTheme="minorHAnsi" w:hAnsi="Segoe UI Symbol" w:cs="Calibri"/>
                  <w:kern w:val="2"/>
                  <w:sz w:val="14"/>
                  <w:szCs w:val="18"/>
                  <w14:ligatures w14:val="standardContextual"/>
                  <w:rPrChange w:id="8151" w:author="Danny" w:date="2026-10-02T14:18:00Z">
                    <w:rPr>
                      <w:rFonts w:ascii="Segoe UI Symbol" w:hAnsi="Segoe UI Symbol" w:cs="Calibri"/>
                      <w:color w:val="000000"/>
                      <w:sz w:val="18"/>
                      <w:szCs w:val="18"/>
                    </w:rPr>
                  </w:rPrChange>
                </w:rPr>
                <w:t>✗</w:t>
              </w:r>
            </w:ins>
          </w:p>
        </w:tc>
      </w:tr>
      <w:tr w:rsidR="002A4041" w:rsidRPr="000D0736" w14:paraId="6BD1E152" w14:textId="77777777" w:rsidTr="00991648">
        <w:trPr>
          <w:trHeight w:val="20"/>
          <w:ins w:id="8152" w:author="Danny" w:date="2026-10-02T14:15:00Z"/>
        </w:trPr>
        <w:tc>
          <w:tcPr>
            <w:tcW w:w="0" w:type="auto"/>
            <w:tcBorders>
              <w:top w:val="nil"/>
              <w:left w:val="nil"/>
              <w:bottom w:val="nil"/>
              <w:right w:val="nil"/>
            </w:tcBorders>
            <w:shd w:val="clear" w:color="auto" w:fill="auto"/>
            <w:vAlign w:val="center"/>
            <w:hideMark/>
          </w:tcPr>
          <w:p w14:paraId="535CF899" w14:textId="77777777" w:rsidR="000D0736" w:rsidRPr="000D0736" w:rsidRDefault="000D0736">
            <w:pPr>
              <w:spacing w:line="276" w:lineRule="auto"/>
              <w:jc w:val="center"/>
              <w:rPr>
                <w:ins w:id="8153" w:author="Danny" w:date="2026-10-02T14:15:00Z"/>
                <w:rFonts w:eastAsiaTheme="minorHAnsi" w:cstheme="minorBidi"/>
                <w:kern w:val="2"/>
                <w:sz w:val="14"/>
                <w:szCs w:val="18"/>
                <w14:ligatures w14:val="standardContextual"/>
                <w:rPrChange w:id="8154" w:author="Danny" w:date="2026-10-02T14:18:00Z">
                  <w:rPr>
                    <w:ins w:id="8155" w:author="Danny" w:date="2026-10-02T14:15:00Z"/>
                    <w:color w:val="000000"/>
                    <w:sz w:val="18"/>
                    <w:szCs w:val="18"/>
                  </w:rPr>
                </w:rPrChange>
              </w:rPr>
              <w:pPrChange w:id="8156" w:author="Danny" w:date="2026-10-02T14:16:00Z">
                <w:pPr>
                  <w:jc w:val="center"/>
                </w:pPr>
              </w:pPrChange>
            </w:pPr>
            <w:ins w:id="8157" w:author="Danny" w:date="2026-10-02T14:15:00Z">
              <w:r w:rsidRPr="000D0736">
                <w:rPr>
                  <w:rFonts w:eastAsiaTheme="minorHAnsi" w:cstheme="minorBidi"/>
                  <w:kern w:val="2"/>
                  <w:sz w:val="14"/>
                  <w:szCs w:val="18"/>
                  <w14:ligatures w14:val="standardContextual"/>
                  <w:rPrChange w:id="8158" w:author="Danny" w:date="2026-10-02T14:18:00Z">
                    <w:rPr>
                      <w:color w:val="000000"/>
                      <w:sz w:val="18"/>
                      <w:szCs w:val="18"/>
                    </w:rPr>
                  </w:rPrChange>
                </w:rPr>
                <w:t>98</w:t>
              </w:r>
            </w:ins>
          </w:p>
        </w:tc>
        <w:tc>
          <w:tcPr>
            <w:tcW w:w="0" w:type="auto"/>
            <w:tcBorders>
              <w:top w:val="nil"/>
              <w:left w:val="nil"/>
              <w:bottom w:val="nil"/>
              <w:right w:val="nil"/>
            </w:tcBorders>
            <w:shd w:val="clear" w:color="auto" w:fill="auto"/>
            <w:vAlign w:val="center"/>
            <w:hideMark/>
          </w:tcPr>
          <w:p w14:paraId="30B9F12E" w14:textId="77777777" w:rsidR="000D0736" w:rsidRPr="000D0736" w:rsidRDefault="000D0736">
            <w:pPr>
              <w:spacing w:line="276" w:lineRule="auto"/>
              <w:rPr>
                <w:ins w:id="8159" w:author="Danny" w:date="2026-10-02T14:15:00Z"/>
                <w:rFonts w:eastAsiaTheme="minorHAnsi" w:cstheme="minorBidi"/>
                <w:kern w:val="2"/>
                <w:sz w:val="14"/>
                <w:szCs w:val="18"/>
                <w14:ligatures w14:val="standardContextual"/>
                <w:rPrChange w:id="8160" w:author="Danny" w:date="2026-10-02T14:18:00Z">
                  <w:rPr>
                    <w:ins w:id="8161" w:author="Danny" w:date="2026-10-02T14:15:00Z"/>
                    <w:color w:val="000000"/>
                    <w:sz w:val="18"/>
                    <w:szCs w:val="18"/>
                  </w:rPr>
                </w:rPrChange>
              </w:rPr>
              <w:pPrChange w:id="8162" w:author="Danny" w:date="2026-10-02T14:16:00Z">
                <w:pPr/>
              </w:pPrChange>
            </w:pPr>
            <w:ins w:id="8163" w:author="Danny" w:date="2026-10-02T14:15:00Z">
              <w:r w:rsidRPr="000D0736">
                <w:rPr>
                  <w:rFonts w:eastAsiaTheme="minorHAnsi" w:cstheme="minorBidi"/>
                  <w:kern w:val="2"/>
                  <w:sz w:val="14"/>
                  <w:szCs w:val="18"/>
                  <w14:ligatures w14:val="standardContextual"/>
                  <w:rPrChange w:id="8164" w:author="Danny" w:date="2026-10-02T14:18:00Z">
                    <w:rPr>
                      <w:color w:val="000000"/>
                      <w:sz w:val="18"/>
                      <w:szCs w:val="18"/>
                    </w:rPr>
                  </w:rPrChange>
                </w:rPr>
                <w:t>Yoo et al., 2017</w:t>
              </w:r>
            </w:ins>
          </w:p>
        </w:tc>
        <w:tc>
          <w:tcPr>
            <w:tcW w:w="0" w:type="auto"/>
            <w:tcBorders>
              <w:top w:val="nil"/>
              <w:left w:val="nil"/>
              <w:bottom w:val="nil"/>
              <w:right w:val="nil"/>
            </w:tcBorders>
            <w:shd w:val="clear" w:color="auto" w:fill="auto"/>
            <w:noWrap/>
            <w:vAlign w:val="bottom"/>
            <w:hideMark/>
          </w:tcPr>
          <w:p w14:paraId="68664541" w14:textId="77777777" w:rsidR="000D0736" w:rsidRPr="000D0736" w:rsidRDefault="000D0736">
            <w:pPr>
              <w:spacing w:line="276" w:lineRule="auto"/>
              <w:rPr>
                <w:ins w:id="8165" w:author="Danny" w:date="2026-10-02T14:15:00Z"/>
                <w:rFonts w:eastAsiaTheme="minorHAnsi" w:cstheme="minorBidi"/>
                <w:kern w:val="2"/>
                <w:sz w:val="14"/>
                <w:szCs w:val="18"/>
                <w14:ligatures w14:val="standardContextual"/>
                <w:rPrChange w:id="8166" w:author="Danny" w:date="2026-10-02T14:18:00Z">
                  <w:rPr>
                    <w:ins w:id="8167" w:author="Danny" w:date="2026-10-02T14:15:00Z"/>
                    <w:color w:val="000000"/>
                    <w:sz w:val="18"/>
                    <w:szCs w:val="18"/>
                  </w:rPr>
                </w:rPrChange>
              </w:rPr>
              <w:pPrChange w:id="8168" w:author="Danny" w:date="2026-10-02T14:16:00Z">
                <w:pPr/>
              </w:pPrChange>
            </w:pPr>
          </w:p>
        </w:tc>
        <w:tc>
          <w:tcPr>
            <w:tcW w:w="0" w:type="auto"/>
            <w:tcBorders>
              <w:top w:val="nil"/>
              <w:left w:val="nil"/>
              <w:bottom w:val="nil"/>
              <w:right w:val="nil"/>
            </w:tcBorders>
            <w:shd w:val="clear" w:color="auto" w:fill="auto"/>
            <w:vAlign w:val="center"/>
            <w:hideMark/>
          </w:tcPr>
          <w:p w14:paraId="367BBCC2" w14:textId="77777777" w:rsidR="000D0736" w:rsidRPr="000D0736" w:rsidRDefault="000D0736">
            <w:pPr>
              <w:spacing w:line="276" w:lineRule="auto"/>
              <w:jc w:val="center"/>
              <w:rPr>
                <w:ins w:id="8169" w:author="Danny" w:date="2026-10-02T14:15:00Z"/>
                <w:rFonts w:eastAsiaTheme="minorHAnsi" w:cstheme="minorBidi"/>
                <w:kern w:val="2"/>
                <w:sz w:val="14"/>
                <w:szCs w:val="18"/>
                <w14:ligatures w14:val="standardContextual"/>
                <w:rPrChange w:id="8170" w:author="Danny" w:date="2026-10-02T14:18:00Z">
                  <w:rPr>
                    <w:ins w:id="8171" w:author="Danny" w:date="2026-10-02T14:15:00Z"/>
                    <w:color w:val="000000"/>
                    <w:sz w:val="18"/>
                    <w:szCs w:val="18"/>
                  </w:rPr>
                </w:rPrChange>
              </w:rPr>
              <w:pPrChange w:id="8172" w:author="Danny" w:date="2026-10-02T14:21:00Z">
                <w:pPr>
                  <w:jc w:val="center"/>
                </w:pPr>
              </w:pPrChange>
            </w:pPr>
            <w:ins w:id="8173" w:author="Danny" w:date="2026-10-02T14:15:00Z">
              <w:r w:rsidRPr="000D0736">
                <w:rPr>
                  <w:rFonts w:eastAsiaTheme="minorHAnsi" w:cstheme="minorBidi"/>
                  <w:kern w:val="2"/>
                  <w:sz w:val="14"/>
                  <w:szCs w:val="18"/>
                  <w14:ligatures w14:val="standardContextual"/>
                  <w:rPrChange w:id="8174" w:author="Danny" w:date="2026-10-02T14:18:00Z">
                    <w:rPr>
                      <w:color w:val="000000"/>
                      <w:sz w:val="18"/>
                      <w:szCs w:val="18"/>
                    </w:rPr>
                  </w:rPrChange>
                </w:rPr>
                <w:t>HT</w:t>
              </w:r>
            </w:ins>
          </w:p>
        </w:tc>
        <w:tc>
          <w:tcPr>
            <w:tcW w:w="0" w:type="auto"/>
            <w:tcBorders>
              <w:top w:val="nil"/>
              <w:left w:val="nil"/>
              <w:bottom w:val="nil"/>
              <w:right w:val="nil"/>
            </w:tcBorders>
            <w:shd w:val="clear" w:color="auto" w:fill="auto"/>
            <w:vAlign w:val="center"/>
            <w:hideMark/>
          </w:tcPr>
          <w:p w14:paraId="440538C4" w14:textId="77777777" w:rsidR="000D0736" w:rsidRPr="000D0736" w:rsidRDefault="000D0736">
            <w:pPr>
              <w:spacing w:line="276" w:lineRule="auto"/>
              <w:jc w:val="center"/>
              <w:rPr>
                <w:ins w:id="8175" w:author="Danny" w:date="2026-10-02T14:15:00Z"/>
                <w:rFonts w:eastAsiaTheme="minorHAnsi" w:cstheme="minorBidi"/>
                <w:kern w:val="2"/>
                <w:sz w:val="14"/>
                <w:szCs w:val="18"/>
                <w14:ligatures w14:val="standardContextual"/>
                <w:rPrChange w:id="8176" w:author="Danny" w:date="2026-10-02T14:18:00Z">
                  <w:rPr>
                    <w:ins w:id="8177" w:author="Danny" w:date="2026-10-02T14:15:00Z"/>
                    <w:color w:val="000000"/>
                    <w:sz w:val="18"/>
                    <w:szCs w:val="18"/>
                  </w:rPr>
                </w:rPrChange>
              </w:rPr>
              <w:pPrChange w:id="8178" w:author="Danny" w:date="2026-10-02T14:21:00Z">
                <w:pPr>
                  <w:jc w:val="center"/>
                </w:pPr>
              </w:pPrChange>
            </w:pPr>
            <w:ins w:id="8179" w:author="Danny" w:date="2026-10-02T14:15:00Z">
              <w:r w:rsidRPr="000D0736">
                <w:rPr>
                  <w:rFonts w:eastAsiaTheme="minorHAnsi" w:cstheme="minorBidi"/>
                  <w:kern w:val="2"/>
                  <w:sz w:val="14"/>
                  <w:szCs w:val="18"/>
                  <w14:ligatures w14:val="standardContextual"/>
                  <w:rPrChange w:id="8180" w:author="Danny" w:date="2026-10-02T14:18:00Z">
                    <w:rPr>
                      <w:color w:val="000000"/>
                      <w:sz w:val="18"/>
                      <w:szCs w:val="18"/>
                    </w:rPr>
                  </w:rPrChange>
                </w:rPr>
                <w:t>TA</w:t>
              </w:r>
            </w:ins>
          </w:p>
        </w:tc>
        <w:tc>
          <w:tcPr>
            <w:tcW w:w="0" w:type="auto"/>
            <w:tcBorders>
              <w:top w:val="nil"/>
              <w:left w:val="nil"/>
              <w:bottom w:val="nil"/>
              <w:right w:val="nil"/>
            </w:tcBorders>
            <w:shd w:val="clear" w:color="auto" w:fill="auto"/>
            <w:noWrap/>
            <w:vAlign w:val="center"/>
            <w:hideMark/>
          </w:tcPr>
          <w:p w14:paraId="175F8C53" w14:textId="77777777" w:rsidR="000D0736" w:rsidRPr="000D0736" w:rsidRDefault="000D0736">
            <w:pPr>
              <w:spacing w:line="276" w:lineRule="auto"/>
              <w:jc w:val="center"/>
              <w:rPr>
                <w:ins w:id="8181" w:author="Danny" w:date="2026-10-02T14:15:00Z"/>
                <w:rFonts w:eastAsiaTheme="minorHAnsi" w:cstheme="minorBidi"/>
                <w:kern w:val="2"/>
                <w:sz w:val="14"/>
                <w:szCs w:val="18"/>
                <w14:ligatures w14:val="standardContextual"/>
                <w:rPrChange w:id="8182" w:author="Danny" w:date="2026-10-02T14:18:00Z">
                  <w:rPr>
                    <w:ins w:id="8183" w:author="Danny" w:date="2026-10-02T14:15:00Z"/>
                    <w:color w:val="000000"/>
                    <w:sz w:val="18"/>
                    <w:szCs w:val="18"/>
                  </w:rPr>
                </w:rPrChange>
              </w:rPr>
              <w:pPrChange w:id="8184" w:author="Danny" w:date="2026-10-02T14:21:00Z">
                <w:pPr>
                  <w:jc w:val="center"/>
                </w:pPr>
              </w:pPrChange>
            </w:pPr>
          </w:p>
        </w:tc>
        <w:tc>
          <w:tcPr>
            <w:tcW w:w="0" w:type="auto"/>
            <w:tcBorders>
              <w:top w:val="nil"/>
              <w:left w:val="nil"/>
              <w:bottom w:val="nil"/>
              <w:right w:val="nil"/>
            </w:tcBorders>
            <w:shd w:val="clear" w:color="auto" w:fill="auto"/>
            <w:vAlign w:val="center"/>
            <w:hideMark/>
          </w:tcPr>
          <w:p w14:paraId="47970CD1" w14:textId="77777777" w:rsidR="000D0736" w:rsidRPr="000D0736" w:rsidRDefault="000D0736">
            <w:pPr>
              <w:spacing w:line="276" w:lineRule="auto"/>
              <w:jc w:val="center"/>
              <w:rPr>
                <w:ins w:id="8185" w:author="Danny" w:date="2026-10-02T14:15:00Z"/>
                <w:rFonts w:eastAsiaTheme="minorHAnsi" w:cstheme="minorBidi"/>
                <w:kern w:val="2"/>
                <w:sz w:val="14"/>
                <w:szCs w:val="18"/>
                <w14:ligatures w14:val="standardContextual"/>
                <w:rPrChange w:id="8186" w:author="Danny" w:date="2026-10-02T14:18:00Z">
                  <w:rPr>
                    <w:ins w:id="8187" w:author="Danny" w:date="2026-10-02T14:15:00Z"/>
                    <w:color w:val="000000"/>
                    <w:sz w:val="18"/>
                    <w:szCs w:val="18"/>
                  </w:rPr>
                </w:rPrChange>
              </w:rPr>
              <w:pPrChange w:id="8188" w:author="Danny" w:date="2026-10-02T14:21:00Z">
                <w:pPr>
                  <w:jc w:val="center"/>
                </w:pPr>
              </w:pPrChange>
            </w:pPr>
            <w:ins w:id="8189" w:author="Danny" w:date="2026-10-02T14:15:00Z">
              <w:r w:rsidRPr="000D0736">
                <w:rPr>
                  <w:rFonts w:eastAsiaTheme="minorHAnsi" w:cstheme="minorBidi"/>
                  <w:kern w:val="2"/>
                  <w:sz w:val="14"/>
                  <w:szCs w:val="18"/>
                  <w14:ligatures w14:val="standardContextual"/>
                  <w:rPrChange w:id="8190" w:author="Danny" w:date="2026-10-02T14:18:00Z">
                    <w:rPr>
                      <w:color w:val="000000"/>
                      <w:sz w:val="18"/>
                      <w:szCs w:val="18"/>
                    </w:rPr>
                  </w:rPrChange>
                </w:rPr>
                <w:t>27.0 ± 8.6</w:t>
              </w:r>
            </w:ins>
          </w:p>
        </w:tc>
        <w:tc>
          <w:tcPr>
            <w:tcW w:w="0" w:type="auto"/>
            <w:tcBorders>
              <w:top w:val="nil"/>
              <w:left w:val="nil"/>
              <w:bottom w:val="nil"/>
              <w:right w:val="nil"/>
            </w:tcBorders>
            <w:shd w:val="clear" w:color="auto" w:fill="auto"/>
            <w:vAlign w:val="center"/>
            <w:hideMark/>
          </w:tcPr>
          <w:p w14:paraId="08D37E67" w14:textId="77777777" w:rsidR="000D0736" w:rsidRPr="000D0736" w:rsidRDefault="000D0736">
            <w:pPr>
              <w:spacing w:line="276" w:lineRule="auto"/>
              <w:jc w:val="center"/>
              <w:rPr>
                <w:ins w:id="8191" w:author="Danny" w:date="2026-10-02T14:15:00Z"/>
                <w:rFonts w:eastAsiaTheme="minorHAnsi" w:cstheme="minorBidi"/>
                <w:kern w:val="2"/>
                <w:sz w:val="14"/>
                <w:szCs w:val="18"/>
                <w14:ligatures w14:val="standardContextual"/>
                <w:rPrChange w:id="8192" w:author="Danny" w:date="2026-10-02T14:18:00Z">
                  <w:rPr>
                    <w:ins w:id="8193" w:author="Danny" w:date="2026-10-02T14:15:00Z"/>
                    <w:color w:val="000000"/>
                    <w:sz w:val="18"/>
                    <w:szCs w:val="18"/>
                  </w:rPr>
                </w:rPrChange>
              </w:rPr>
              <w:pPrChange w:id="8194" w:author="Danny" w:date="2026-10-02T14:21:00Z">
                <w:pPr>
                  <w:jc w:val="center"/>
                </w:pPr>
              </w:pPrChange>
            </w:pPr>
          </w:p>
        </w:tc>
        <w:tc>
          <w:tcPr>
            <w:tcW w:w="0" w:type="auto"/>
            <w:tcBorders>
              <w:top w:val="nil"/>
              <w:left w:val="nil"/>
              <w:bottom w:val="nil"/>
              <w:right w:val="nil"/>
            </w:tcBorders>
            <w:shd w:val="clear" w:color="auto" w:fill="auto"/>
            <w:vAlign w:val="center"/>
            <w:hideMark/>
          </w:tcPr>
          <w:p w14:paraId="34A4EC0B" w14:textId="77777777" w:rsidR="000D0736" w:rsidRPr="000D0736" w:rsidRDefault="000D0736">
            <w:pPr>
              <w:spacing w:line="276" w:lineRule="auto"/>
              <w:jc w:val="center"/>
              <w:rPr>
                <w:ins w:id="8195" w:author="Danny" w:date="2026-10-02T14:15:00Z"/>
                <w:rFonts w:eastAsiaTheme="minorHAnsi" w:cstheme="minorBidi"/>
                <w:kern w:val="2"/>
                <w:sz w:val="14"/>
                <w:szCs w:val="18"/>
                <w14:ligatures w14:val="standardContextual"/>
                <w:rPrChange w:id="8196" w:author="Danny" w:date="2026-10-02T14:18:00Z">
                  <w:rPr>
                    <w:ins w:id="8197" w:author="Danny" w:date="2026-10-02T14:15:00Z"/>
                    <w:color w:val="000000"/>
                    <w:sz w:val="18"/>
                    <w:szCs w:val="18"/>
                  </w:rPr>
                </w:rPrChange>
              </w:rPr>
              <w:pPrChange w:id="8198" w:author="Danny" w:date="2026-10-02T14:21:00Z">
                <w:pPr>
                  <w:jc w:val="center"/>
                </w:pPr>
              </w:pPrChange>
            </w:pPr>
            <w:ins w:id="8199" w:author="Danny" w:date="2026-10-02T14:15:00Z">
              <w:r w:rsidRPr="000D0736">
                <w:rPr>
                  <w:rFonts w:eastAsiaTheme="minorHAnsi" w:cstheme="minorBidi"/>
                  <w:kern w:val="2"/>
                  <w:sz w:val="14"/>
                  <w:szCs w:val="18"/>
                  <w14:ligatures w14:val="standardContextual"/>
                  <w:rPrChange w:id="8200" w:author="Danny" w:date="2026-10-02T14:18:00Z">
                    <w:rPr>
                      <w:color w:val="000000"/>
                      <w:sz w:val="18"/>
                      <w:szCs w:val="18"/>
                    </w:rPr>
                  </w:rPrChange>
                </w:rPr>
                <w:t>132</w:t>
              </w:r>
            </w:ins>
          </w:p>
        </w:tc>
        <w:tc>
          <w:tcPr>
            <w:tcW w:w="0" w:type="auto"/>
            <w:tcBorders>
              <w:top w:val="nil"/>
              <w:left w:val="nil"/>
              <w:bottom w:val="nil"/>
              <w:right w:val="nil"/>
            </w:tcBorders>
            <w:shd w:val="clear" w:color="auto" w:fill="auto"/>
            <w:vAlign w:val="center"/>
            <w:hideMark/>
          </w:tcPr>
          <w:p w14:paraId="3600256F" w14:textId="77777777" w:rsidR="000D0736" w:rsidRPr="000D0736" w:rsidRDefault="000D0736">
            <w:pPr>
              <w:spacing w:line="276" w:lineRule="auto"/>
              <w:jc w:val="center"/>
              <w:rPr>
                <w:ins w:id="8201" w:author="Danny" w:date="2026-10-02T14:15:00Z"/>
                <w:rFonts w:eastAsiaTheme="minorHAnsi" w:cstheme="minorBidi"/>
                <w:kern w:val="2"/>
                <w:sz w:val="14"/>
                <w:szCs w:val="18"/>
                <w14:ligatures w14:val="standardContextual"/>
                <w:rPrChange w:id="8202" w:author="Danny" w:date="2026-10-02T14:18:00Z">
                  <w:rPr>
                    <w:ins w:id="8203" w:author="Danny" w:date="2026-10-02T14:15:00Z"/>
                    <w:color w:val="000000"/>
                    <w:sz w:val="18"/>
                    <w:szCs w:val="18"/>
                  </w:rPr>
                </w:rPrChange>
              </w:rPr>
              <w:pPrChange w:id="8204" w:author="Danny" w:date="2026-10-02T14:21:00Z">
                <w:pPr>
                  <w:jc w:val="center"/>
                </w:pPr>
              </w:pPrChange>
            </w:pPr>
            <w:ins w:id="8205" w:author="Danny" w:date="2026-10-02T14:15:00Z">
              <w:r w:rsidRPr="000D0736">
                <w:rPr>
                  <w:rFonts w:eastAsiaTheme="minorHAnsi" w:cstheme="minorBidi"/>
                  <w:kern w:val="2"/>
                  <w:sz w:val="14"/>
                  <w:szCs w:val="18"/>
                  <w14:ligatures w14:val="standardContextual"/>
                  <w:rPrChange w:id="8206" w:author="Danny" w:date="2026-10-02T14:18:00Z">
                    <w:rPr>
                      <w:color w:val="000000"/>
                      <w:sz w:val="18"/>
                      <w:szCs w:val="18"/>
                    </w:rPr>
                  </w:rPrChange>
                </w:rPr>
                <w:t>120</w:t>
              </w:r>
            </w:ins>
          </w:p>
        </w:tc>
        <w:tc>
          <w:tcPr>
            <w:tcW w:w="0" w:type="auto"/>
            <w:tcBorders>
              <w:top w:val="nil"/>
              <w:left w:val="nil"/>
              <w:bottom w:val="nil"/>
              <w:right w:val="nil"/>
            </w:tcBorders>
            <w:shd w:val="clear" w:color="auto" w:fill="auto"/>
            <w:vAlign w:val="center"/>
            <w:hideMark/>
          </w:tcPr>
          <w:p w14:paraId="3EA8D915" w14:textId="77777777" w:rsidR="000D0736" w:rsidRPr="000D0736" w:rsidRDefault="000D0736">
            <w:pPr>
              <w:spacing w:line="276" w:lineRule="auto"/>
              <w:jc w:val="center"/>
              <w:rPr>
                <w:ins w:id="8207" w:author="Danny" w:date="2026-10-02T14:15:00Z"/>
                <w:rFonts w:eastAsiaTheme="minorHAnsi" w:cstheme="minorBidi"/>
                <w:kern w:val="2"/>
                <w:sz w:val="14"/>
                <w:szCs w:val="18"/>
                <w14:ligatures w14:val="standardContextual"/>
                <w:rPrChange w:id="8208" w:author="Danny" w:date="2026-10-02T14:18:00Z">
                  <w:rPr>
                    <w:ins w:id="8209" w:author="Danny" w:date="2026-10-02T14:15:00Z"/>
                    <w:color w:val="000000"/>
                    <w:sz w:val="18"/>
                    <w:szCs w:val="18"/>
                  </w:rPr>
                </w:rPrChange>
              </w:rPr>
              <w:pPrChange w:id="8210" w:author="Danny" w:date="2026-10-02T14:21:00Z">
                <w:pPr>
                  <w:jc w:val="center"/>
                </w:pPr>
              </w:pPrChange>
            </w:pPr>
            <w:ins w:id="8211" w:author="Danny" w:date="2026-10-02T14:15:00Z">
              <w:r w:rsidRPr="000D0736">
                <w:rPr>
                  <w:rFonts w:eastAsiaTheme="minorHAnsi" w:cstheme="minorBidi"/>
                  <w:kern w:val="2"/>
                  <w:sz w:val="14"/>
                  <w:szCs w:val="18"/>
                  <w14:ligatures w14:val="standardContextual"/>
                  <w:rPrChange w:id="8212" w:author="Danny" w:date="2026-10-02T14:18:00Z">
                    <w:rPr>
                      <w:color w:val="000000"/>
                      <w:sz w:val="18"/>
                      <w:szCs w:val="18"/>
                    </w:rPr>
                  </w:rPrChange>
                </w:rPr>
                <w:t>12</w:t>
              </w:r>
            </w:ins>
          </w:p>
        </w:tc>
        <w:tc>
          <w:tcPr>
            <w:tcW w:w="0" w:type="auto"/>
            <w:tcBorders>
              <w:top w:val="nil"/>
              <w:left w:val="nil"/>
              <w:bottom w:val="nil"/>
              <w:right w:val="nil"/>
            </w:tcBorders>
            <w:shd w:val="clear" w:color="auto" w:fill="auto"/>
            <w:noWrap/>
            <w:vAlign w:val="center"/>
            <w:hideMark/>
          </w:tcPr>
          <w:p w14:paraId="6E9CD896" w14:textId="77777777" w:rsidR="000D0736" w:rsidRPr="000D0736" w:rsidRDefault="000D0736">
            <w:pPr>
              <w:spacing w:line="276" w:lineRule="auto"/>
              <w:jc w:val="center"/>
              <w:rPr>
                <w:ins w:id="8213" w:author="Danny" w:date="2026-10-02T14:15:00Z"/>
                <w:rFonts w:eastAsiaTheme="minorHAnsi" w:cstheme="minorBidi"/>
                <w:kern w:val="2"/>
                <w:sz w:val="14"/>
                <w:szCs w:val="18"/>
                <w14:ligatures w14:val="standardContextual"/>
                <w:rPrChange w:id="8214" w:author="Danny" w:date="2026-10-02T14:18:00Z">
                  <w:rPr>
                    <w:ins w:id="8215" w:author="Danny" w:date="2026-10-02T14:15:00Z"/>
                    <w:color w:val="000000"/>
                    <w:sz w:val="18"/>
                    <w:szCs w:val="18"/>
                  </w:rPr>
                </w:rPrChange>
              </w:rPr>
              <w:pPrChange w:id="8216" w:author="Danny" w:date="2026-10-02T14:21:00Z">
                <w:pPr>
                  <w:jc w:val="center"/>
                </w:pPr>
              </w:pPrChange>
            </w:pPr>
          </w:p>
        </w:tc>
        <w:tc>
          <w:tcPr>
            <w:tcW w:w="0" w:type="auto"/>
            <w:tcBorders>
              <w:top w:val="nil"/>
              <w:left w:val="nil"/>
              <w:bottom w:val="nil"/>
              <w:right w:val="nil"/>
            </w:tcBorders>
            <w:shd w:val="clear" w:color="auto" w:fill="auto"/>
            <w:vAlign w:val="center"/>
            <w:hideMark/>
          </w:tcPr>
          <w:p w14:paraId="122DEA28" w14:textId="77777777" w:rsidR="000D0736" w:rsidRPr="000D0736" w:rsidRDefault="000D0736">
            <w:pPr>
              <w:spacing w:line="276" w:lineRule="auto"/>
              <w:jc w:val="center"/>
              <w:rPr>
                <w:ins w:id="8217" w:author="Danny" w:date="2026-10-02T14:15:00Z"/>
                <w:rFonts w:eastAsiaTheme="minorHAnsi" w:cstheme="minorBidi"/>
                <w:kern w:val="2"/>
                <w:sz w:val="14"/>
                <w:szCs w:val="18"/>
                <w14:ligatures w14:val="standardContextual"/>
                <w:rPrChange w:id="8218" w:author="Danny" w:date="2026-10-02T14:18:00Z">
                  <w:rPr>
                    <w:ins w:id="8219" w:author="Danny" w:date="2026-10-02T14:15:00Z"/>
                    <w:color w:val="000000"/>
                    <w:sz w:val="18"/>
                    <w:szCs w:val="18"/>
                  </w:rPr>
                </w:rPrChange>
              </w:rPr>
              <w:pPrChange w:id="8220" w:author="Danny" w:date="2026-10-02T14:21:00Z">
                <w:pPr>
                  <w:jc w:val="center"/>
                </w:pPr>
              </w:pPrChange>
            </w:pPr>
            <w:ins w:id="8221" w:author="Danny" w:date="2026-10-02T14:15:00Z">
              <w:r w:rsidRPr="000D0736">
                <w:rPr>
                  <w:rFonts w:eastAsiaTheme="minorHAnsi" w:cstheme="minorBidi"/>
                  <w:kern w:val="2"/>
                  <w:sz w:val="14"/>
                  <w:szCs w:val="18"/>
                  <w14:ligatures w14:val="standardContextual"/>
                  <w:rPrChange w:id="8222" w:author="Danny" w:date="2026-10-02T14:18:00Z">
                    <w:rPr>
                      <w:color w:val="000000"/>
                      <w:sz w:val="18"/>
                      <w:szCs w:val="18"/>
                    </w:rPr>
                  </w:rPrChange>
                </w:rPr>
                <w:t>33.7</w:t>
              </w:r>
            </w:ins>
          </w:p>
        </w:tc>
        <w:tc>
          <w:tcPr>
            <w:tcW w:w="0" w:type="auto"/>
            <w:tcBorders>
              <w:top w:val="nil"/>
              <w:left w:val="nil"/>
              <w:bottom w:val="nil"/>
              <w:right w:val="nil"/>
            </w:tcBorders>
            <w:shd w:val="clear" w:color="auto" w:fill="auto"/>
            <w:vAlign w:val="center"/>
            <w:hideMark/>
          </w:tcPr>
          <w:p w14:paraId="067CB728" w14:textId="77777777" w:rsidR="000D0736" w:rsidRPr="000D0736" w:rsidRDefault="000D0736">
            <w:pPr>
              <w:spacing w:line="276" w:lineRule="auto"/>
              <w:jc w:val="center"/>
              <w:rPr>
                <w:ins w:id="8223" w:author="Danny" w:date="2026-10-02T14:15:00Z"/>
                <w:rFonts w:eastAsiaTheme="minorHAnsi" w:cstheme="minorBidi"/>
                <w:kern w:val="2"/>
                <w:sz w:val="14"/>
                <w:szCs w:val="18"/>
                <w14:ligatures w14:val="standardContextual"/>
                <w:rPrChange w:id="8224" w:author="Danny" w:date="2026-10-02T14:18:00Z">
                  <w:rPr>
                    <w:ins w:id="8225" w:author="Danny" w:date="2026-10-02T14:15:00Z"/>
                    <w:color w:val="000000"/>
                    <w:sz w:val="18"/>
                    <w:szCs w:val="18"/>
                  </w:rPr>
                </w:rPrChange>
              </w:rPr>
              <w:pPrChange w:id="8226" w:author="Danny" w:date="2026-10-02T14:21:00Z">
                <w:pPr>
                  <w:jc w:val="center"/>
                </w:pPr>
              </w:pPrChange>
            </w:pPr>
            <w:ins w:id="8227" w:author="Danny" w:date="2026-10-02T14:15:00Z">
              <w:r w:rsidRPr="000D0736">
                <w:rPr>
                  <w:rFonts w:eastAsiaTheme="minorHAnsi" w:cstheme="minorBidi"/>
                  <w:kern w:val="2"/>
                  <w:sz w:val="14"/>
                  <w:szCs w:val="18"/>
                  <w14:ligatures w14:val="standardContextual"/>
                  <w:rPrChange w:id="8228" w:author="Danny" w:date="2026-10-02T14:18:00Z">
                    <w:rPr>
                      <w:color w:val="000000"/>
                      <w:sz w:val="18"/>
                      <w:szCs w:val="18"/>
                    </w:rPr>
                  </w:rPrChange>
                </w:rPr>
                <w:t>2.8</w:t>
              </w:r>
            </w:ins>
          </w:p>
        </w:tc>
        <w:tc>
          <w:tcPr>
            <w:tcW w:w="0" w:type="auto"/>
            <w:tcBorders>
              <w:top w:val="nil"/>
              <w:left w:val="nil"/>
              <w:right w:val="nil"/>
            </w:tcBorders>
            <w:shd w:val="clear" w:color="auto" w:fill="auto"/>
            <w:vAlign w:val="center"/>
            <w:hideMark/>
          </w:tcPr>
          <w:p w14:paraId="798B3CF7" w14:textId="77777777" w:rsidR="000D0736" w:rsidRPr="000D0736" w:rsidRDefault="000D0736">
            <w:pPr>
              <w:spacing w:line="276" w:lineRule="auto"/>
              <w:jc w:val="center"/>
              <w:rPr>
                <w:ins w:id="8229" w:author="Danny" w:date="2026-10-02T14:15:00Z"/>
                <w:rFonts w:eastAsiaTheme="minorHAnsi" w:cstheme="minorBidi"/>
                <w:kern w:val="2"/>
                <w:sz w:val="14"/>
                <w:szCs w:val="18"/>
                <w14:ligatures w14:val="standardContextual"/>
                <w:rPrChange w:id="8230" w:author="Danny" w:date="2026-10-02T14:18:00Z">
                  <w:rPr>
                    <w:ins w:id="8231" w:author="Danny" w:date="2026-10-02T14:15:00Z"/>
                    <w:color w:val="000000"/>
                    <w:sz w:val="18"/>
                    <w:szCs w:val="18"/>
                  </w:rPr>
                </w:rPrChange>
              </w:rPr>
              <w:pPrChange w:id="8232" w:author="Danny" w:date="2026-10-02T14:21:00Z">
                <w:pPr>
                  <w:jc w:val="center"/>
                </w:pPr>
              </w:pPrChange>
            </w:pPr>
            <w:ins w:id="8233" w:author="Danny" w:date="2026-10-02T14:15:00Z">
              <w:r w:rsidRPr="000D0736">
                <w:rPr>
                  <w:rFonts w:eastAsiaTheme="minorHAnsi" w:cstheme="minorBidi"/>
                  <w:kern w:val="2"/>
                  <w:sz w:val="14"/>
                  <w:szCs w:val="18"/>
                  <w14:ligatures w14:val="standardContextual"/>
                  <w:rPrChange w:id="8234" w:author="Danny" w:date="2026-10-02T14:18:00Z">
                    <w:rPr>
                      <w:color w:val="000000"/>
                      <w:sz w:val="18"/>
                      <w:szCs w:val="18"/>
                    </w:rPr>
                  </w:rPrChange>
                </w:rPr>
                <w:t>Medium</w:t>
              </w:r>
            </w:ins>
          </w:p>
        </w:tc>
        <w:tc>
          <w:tcPr>
            <w:tcW w:w="0" w:type="auto"/>
            <w:tcBorders>
              <w:top w:val="nil"/>
              <w:left w:val="nil"/>
            </w:tcBorders>
            <w:shd w:val="clear" w:color="auto" w:fill="auto"/>
            <w:vAlign w:val="center"/>
            <w:hideMark/>
          </w:tcPr>
          <w:p w14:paraId="6DAEBBD9" w14:textId="77777777" w:rsidR="000D0736" w:rsidRPr="000D0736" w:rsidRDefault="000D0736">
            <w:pPr>
              <w:spacing w:line="276" w:lineRule="auto"/>
              <w:rPr>
                <w:ins w:id="8235" w:author="Danny" w:date="2026-10-02T14:15:00Z"/>
                <w:rFonts w:eastAsiaTheme="minorHAnsi" w:cstheme="minorBidi"/>
                <w:kern w:val="2"/>
                <w:sz w:val="14"/>
                <w:szCs w:val="18"/>
                <w14:ligatures w14:val="standardContextual"/>
                <w:rPrChange w:id="8236" w:author="Danny" w:date="2026-10-02T14:18:00Z">
                  <w:rPr>
                    <w:ins w:id="8237" w:author="Danny" w:date="2026-10-02T14:15:00Z"/>
                    <w:color w:val="000000"/>
                    <w:sz w:val="18"/>
                    <w:szCs w:val="18"/>
                  </w:rPr>
                </w:rPrChange>
              </w:rPr>
              <w:pPrChange w:id="8238" w:author="Danny" w:date="2026-10-02T14:16:00Z">
                <w:pPr>
                  <w:jc w:val="center"/>
                </w:pPr>
              </w:pPrChange>
            </w:pPr>
          </w:p>
        </w:tc>
        <w:tc>
          <w:tcPr>
            <w:tcW w:w="0" w:type="auto"/>
            <w:tcBorders>
              <w:top w:val="nil"/>
            </w:tcBorders>
            <w:shd w:val="clear" w:color="auto" w:fill="auto"/>
            <w:vAlign w:val="center"/>
            <w:hideMark/>
          </w:tcPr>
          <w:p w14:paraId="6369783A" w14:textId="77777777" w:rsidR="000D0736" w:rsidRPr="000D0736" w:rsidRDefault="000D0736">
            <w:pPr>
              <w:spacing w:line="276" w:lineRule="auto"/>
              <w:jc w:val="center"/>
              <w:rPr>
                <w:ins w:id="8239" w:author="Danny" w:date="2026-10-02T14:15:00Z"/>
                <w:rFonts w:ascii="Segoe UI Symbol" w:eastAsiaTheme="minorHAnsi" w:hAnsi="Segoe UI Symbol" w:cs="Calibri"/>
                <w:kern w:val="2"/>
                <w:sz w:val="14"/>
                <w:szCs w:val="18"/>
                <w14:ligatures w14:val="standardContextual"/>
                <w:rPrChange w:id="8240" w:author="Danny" w:date="2026-10-02T14:18:00Z">
                  <w:rPr>
                    <w:ins w:id="8241" w:author="Danny" w:date="2026-10-02T14:15:00Z"/>
                    <w:rFonts w:ascii="Segoe UI Symbol" w:hAnsi="Segoe UI Symbol" w:cs="Calibri"/>
                    <w:color w:val="000000"/>
                    <w:sz w:val="18"/>
                    <w:szCs w:val="18"/>
                  </w:rPr>
                </w:rPrChange>
              </w:rPr>
              <w:pPrChange w:id="8242" w:author="Danny" w:date="2026-10-02T14:23:00Z">
                <w:pPr>
                  <w:jc w:val="center"/>
                </w:pPr>
              </w:pPrChange>
            </w:pPr>
            <w:ins w:id="8243" w:author="Danny" w:date="2026-10-02T14:15:00Z">
              <w:r w:rsidRPr="000D0736">
                <w:rPr>
                  <w:rFonts w:ascii="Segoe UI Symbol" w:eastAsiaTheme="minorHAnsi" w:hAnsi="Segoe UI Symbol" w:cs="Calibri"/>
                  <w:kern w:val="2"/>
                  <w:sz w:val="14"/>
                  <w:szCs w:val="18"/>
                  <w14:ligatures w14:val="standardContextual"/>
                  <w:rPrChange w:id="8244"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03647C6" w14:textId="77777777" w:rsidR="000D0736" w:rsidRPr="000D0736" w:rsidRDefault="000D0736">
            <w:pPr>
              <w:spacing w:line="276" w:lineRule="auto"/>
              <w:jc w:val="center"/>
              <w:rPr>
                <w:ins w:id="8245" w:author="Danny" w:date="2026-10-02T14:15:00Z"/>
                <w:rFonts w:ascii="Segoe UI Symbol" w:eastAsiaTheme="minorHAnsi" w:hAnsi="Segoe UI Symbol" w:cs="Calibri"/>
                <w:kern w:val="2"/>
                <w:sz w:val="14"/>
                <w:szCs w:val="18"/>
                <w14:ligatures w14:val="standardContextual"/>
                <w:rPrChange w:id="8246" w:author="Danny" w:date="2026-10-02T14:18:00Z">
                  <w:rPr>
                    <w:ins w:id="8247" w:author="Danny" w:date="2026-10-02T14:15:00Z"/>
                    <w:rFonts w:ascii="Segoe UI Symbol" w:hAnsi="Segoe UI Symbol" w:cs="Calibri"/>
                    <w:color w:val="000000"/>
                    <w:sz w:val="18"/>
                    <w:szCs w:val="18"/>
                  </w:rPr>
                </w:rPrChange>
              </w:rPr>
              <w:pPrChange w:id="8248" w:author="Danny" w:date="2026-10-02T14:23:00Z">
                <w:pPr>
                  <w:jc w:val="center"/>
                </w:pPr>
              </w:pPrChange>
            </w:pPr>
            <w:ins w:id="8249" w:author="Danny" w:date="2026-10-02T14:15:00Z">
              <w:r w:rsidRPr="000D0736">
                <w:rPr>
                  <w:rFonts w:ascii="Segoe UI Symbol" w:eastAsiaTheme="minorHAnsi" w:hAnsi="Segoe UI Symbol" w:cs="Calibri"/>
                  <w:kern w:val="2"/>
                  <w:sz w:val="14"/>
                  <w:szCs w:val="18"/>
                  <w14:ligatures w14:val="standardContextual"/>
                  <w:rPrChange w:id="8250"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1D6C56B1" w14:textId="77777777" w:rsidR="000D0736" w:rsidRPr="000D0736" w:rsidRDefault="000D0736">
            <w:pPr>
              <w:spacing w:line="276" w:lineRule="auto"/>
              <w:jc w:val="center"/>
              <w:rPr>
                <w:ins w:id="8251" w:author="Danny" w:date="2026-10-02T14:15:00Z"/>
                <w:rFonts w:ascii="Segoe UI Symbol" w:eastAsiaTheme="minorHAnsi" w:hAnsi="Segoe UI Symbol" w:cs="Calibri"/>
                <w:kern w:val="2"/>
                <w:sz w:val="14"/>
                <w:szCs w:val="18"/>
                <w14:ligatures w14:val="standardContextual"/>
                <w:rPrChange w:id="8252" w:author="Danny" w:date="2026-10-02T14:18:00Z">
                  <w:rPr>
                    <w:ins w:id="8253" w:author="Danny" w:date="2026-10-02T14:15:00Z"/>
                    <w:rFonts w:ascii="Segoe UI Symbol" w:hAnsi="Segoe UI Symbol" w:cs="Calibri"/>
                    <w:color w:val="000000"/>
                    <w:sz w:val="18"/>
                    <w:szCs w:val="18"/>
                  </w:rPr>
                </w:rPrChange>
              </w:rPr>
              <w:pPrChange w:id="8254" w:author="Danny" w:date="2026-10-02T14:23:00Z">
                <w:pPr>
                  <w:jc w:val="center"/>
                </w:pPr>
              </w:pPrChange>
            </w:pPr>
            <w:ins w:id="8255" w:author="Danny" w:date="2026-10-02T14:15:00Z">
              <w:r w:rsidRPr="000D0736">
                <w:rPr>
                  <w:rFonts w:ascii="Segoe UI Symbol" w:eastAsiaTheme="minorHAnsi" w:hAnsi="Segoe UI Symbol" w:cs="Calibri"/>
                  <w:kern w:val="2"/>
                  <w:sz w:val="14"/>
                  <w:szCs w:val="18"/>
                  <w14:ligatures w14:val="standardContextual"/>
                  <w:rPrChange w:id="8256"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0467D05" w14:textId="77777777" w:rsidR="000D0736" w:rsidRPr="000D0736" w:rsidRDefault="000D0736">
            <w:pPr>
              <w:spacing w:line="276" w:lineRule="auto"/>
              <w:jc w:val="center"/>
              <w:rPr>
                <w:ins w:id="8257" w:author="Danny" w:date="2026-10-02T14:15:00Z"/>
                <w:rFonts w:ascii="Segoe UI Symbol" w:eastAsiaTheme="minorHAnsi" w:hAnsi="Segoe UI Symbol" w:cs="Calibri"/>
                <w:kern w:val="2"/>
                <w:sz w:val="14"/>
                <w:szCs w:val="18"/>
                <w14:ligatures w14:val="standardContextual"/>
                <w:rPrChange w:id="8258" w:author="Danny" w:date="2026-10-02T14:18:00Z">
                  <w:rPr>
                    <w:ins w:id="8259" w:author="Danny" w:date="2026-10-02T14:15:00Z"/>
                    <w:rFonts w:ascii="Segoe UI Symbol" w:hAnsi="Segoe UI Symbol" w:cs="Calibri"/>
                    <w:color w:val="000000"/>
                    <w:sz w:val="18"/>
                    <w:szCs w:val="18"/>
                  </w:rPr>
                </w:rPrChange>
              </w:rPr>
              <w:pPrChange w:id="8260" w:author="Danny" w:date="2026-10-02T14:23:00Z">
                <w:pPr>
                  <w:jc w:val="center"/>
                </w:pPr>
              </w:pPrChange>
            </w:pPr>
            <w:ins w:id="8261" w:author="Danny" w:date="2026-10-02T14:15:00Z">
              <w:r w:rsidRPr="000D0736">
                <w:rPr>
                  <w:rFonts w:ascii="Segoe UI Symbol" w:eastAsiaTheme="minorHAnsi" w:hAnsi="Segoe UI Symbol" w:cs="Calibri"/>
                  <w:kern w:val="2"/>
                  <w:sz w:val="14"/>
                  <w:szCs w:val="18"/>
                  <w14:ligatures w14:val="standardContextual"/>
                  <w:rPrChange w:id="826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0B3715EA" w14:textId="77777777" w:rsidR="000D0736" w:rsidRPr="000D0736" w:rsidRDefault="000D0736">
            <w:pPr>
              <w:spacing w:line="276" w:lineRule="auto"/>
              <w:jc w:val="center"/>
              <w:rPr>
                <w:ins w:id="8263" w:author="Danny" w:date="2026-10-02T14:15:00Z"/>
                <w:rFonts w:ascii="Segoe UI Symbol" w:eastAsiaTheme="minorHAnsi" w:hAnsi="Segoe UI Symbol" w:cs="Calibri"/>
                <w:kern w:val="2"/>
                <w:sz w:val="14"/>
                <w:szCs w:val="18"/>
                <w14:ligatures w14:val="standardContextual"/>
                <w:rPrChange w:id="8264" w:author="Danny" w:date="2026-10-02T14:18:00Z">
                  <w:rPr>
                    <w:ins w:id="8265" w:author="Danny" w:date="2026-10-02T14:15:00Z"/>
                    <w:rFonts w:ascii="Segoe UI Symbol" w:hAnsi="Segoe UI Symbol" w:cs="Calibri"/>
                    <w:color w:val="000000"/>
                    <w:sz w:val="18"/>
                    <w:szCs w:val="18"/>
                  </w:rPr>
                </w:rPrChange>
              </w:rPr>
              <w:pPrChange w:id="8266" w:author="Danny" w:date="2026-10-02T14:23:00Z">
                <w:pPr>
                  <w:jc w:val="center"/>
                </w:pPr>
              </w:pPrChange>
            </w:pPr>
          </w:p>
        </w:tc>
        <w:tc>
          <w:tcPr>
            <w:tcW w:w="0" w:type="auto"/>
            <w:tcBorders>
              <w:top w:val="nil"/>
            </w:tcBorders>
            <w:shd w:val="clear" w:color="auto" w:fill="auto"/>
            <w:vAlign w:val="center"/>
            <w:hideMark/>
          </w:tcPr>
          <w:p w14:paraId="5B507777" w14:textId="77777777" w:rsidR="000D0736" w:rsidRPr="000D0736" w:rsidRDefault="000D0736">
            <w:pPr>
              <w:spacing w:line="276" w:lineRule="auto"/>
              <w:jc w:val="center"/>
              <w:rPr>
                <w:ins w:id="8267" w:author="Danny" w:date="2026-10-02T14:15:00Z"/>
                <w:rFonts w:ascii="Segoe UI Symbol" w:eastAsiaTheme="minorHAnsi" w:hAnsi="Segoe UI Symbol" w:cs="Calibri"/>
                <w:kern w:val="2"/>
                <w:sz w:val="14"/>
                <w:szCs w:val="18"/>
                <w14:ligatures w14:val="standardContextual"/>
                <w:rPrChange w:id="8268" w:author="Danny" w:date="2026-10-02T14:18:00Z">
                  <w:rPr>
                    <w:ins w:id="8269" w:author="Danny" w:date="2026-10-02T14:15:00Z"/>
                    <w:rFonts w:ascii="Segoe UI Symbol" w:hAnsi="Segoe UI Symbol" w:cs="Calibri"/>
                    <w:color w:val="000000"/>
                    <w:sz w:val="18"/>
                    <w:szCs w:val="18"/>
                  </w:rPr>
                </w:rPrChange>
              </w:rPr>
              <w:pPrChange w:id="8270" w:author="Danny" w:date="2026-10-02T14:23:00Z">
                <w:pPr>
                  <w:jc w:val="center"/>
                </w:pPr>
              </w:pPrChange>
            </w:pPr>
            <w:ins w:id="8271" w:author="Danny" w:date="2026-10-02T14:15:00Z">
              <w:r w:rsidRPr="000D0736">
                <w:rPr>
                  <w:rFonts w:ascii="Segoe UI Symbol" w:eastAsiaTheme="minorHAnsi" w:hAnsi="Segoe UI Symbol" w:cs="Calibri"/>
                  <w:kern w:val="2"/>
                  <w:sz w:val="14"/>
                  <w:szCs w:val="18"/>
                  <w14:ligatures w14:val="standardContextual"/>
                  <w:rPrChange w:id="8272"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3903F8AE" w14:textId="77777777" w:rsidR="000D0736" w:rsidRPr="000D0736" w:rsidRDefault="000D0736">
            <w:pPr>
              <w:spacing w:line="276" w:lineRule="auto"/>
              <w:jc w:val="center"/>
              <w:rPr>
                <w:ins w:id="8273" w:author="Danny" w:date="2026-10-02T14:15:00Z"/>
                <w:rFonts w:ascii="Segoe UI Symbol" w:eastAsiaTheme="minorHAnsi" w:hAnsi="Segoe UI Symbol" w:cs="Calibri"/>
                <w:kern w:val="2"/>
                <w:sz w:val="14"/>
                <w:szCs w:val="18"/>
                <w14:ligatures w14:val="standardContextual"/>
                <w:rPrChange w:id="8274" w:author="Danny" w:date="2026-10-02T14:18:00Z">
                  <w:rPr>
                    <w:ins w:id="8275" w:author="Danny" w:date="2026-10-02T14:15:00Z"/>
                    <w:rFonts w:ascii="Segoe UI Symbol" w:hAnsi="Segoe UI Symbol" w:cs="Calibri"/>
                    <w:color w:val="000000"/>
                    <w:sz w:val="18"/>
                    <w:szCs w:val="18"/>
                  </w:rPr>
                </w:rPrChange>
              </w:rPr>
              <w:pPrChange w:id="8276" w:author="Danny" w:date="2026-10-02T14:23:00Z">
                <w:pPr>
                  <w:jc w:val="center"/>
                </w:pPr>
              </w:pPrChange>
            </w:pPr>
            <w:ins w:id="8277" w:author="Danny" w:date="2026-10-02T14:15:00Z">
              <w:r w:rsidRPr="000D0736">
                <w:rPr>
                  <w:rFonts w:ascii="Segoe UI Symbol" w:eastAsiaTheme="minorHAnsi" w:hAnsi="Segoe UI Symbol" w:cs="Calibri"/>
                  <w:kern w:val="2"/>
                  <w:sz w:val="14"/>
                  <w:szCs w:val="18"/>
                  <w14:ligatures w14:val="standardContextual"/>
                  <w:rPrChange w:id="8278" w:author="Danny" w:date="2026-10-02T14:18:00Z">
                    <w:rPr>
                      <w:rFonts w:ascii="Segoe UI Symbol" w:hAnsi="Segoe UI Symbol" w:cs="Calibri"/>
                      <w:color w:val="000000"/>
                      <w:sz w:val="18"/>
                      <w:szCs w:val="18"/>
                    </w:rPr>
                  </w:rPrChange>
                </w:rPr>
                <w:t>✓</w:t>
              </w:r>
            </w:ins>
          </w:p>
        </w:tc>
        <w:tc>
          <w:tcPr>
            <w:tcW w:w="0" w:type="auto"/>
            <w:tcBorders>
              <w:top w:val="nil"/>
            </w:tcBorders>
            <w:shd w:val="clear" w:color="auto" w:fill="auto"/>
            <w:vAlign w:val="center"/>
            <w:hideMark/>
          </w:tcPr>
          <w:p w14:paraId="68680CFD" w14:textId="77777777" w:rsidR="000D0736" w:rsidRPr="000D0736" w:rsidRDefault="000D0736">
            <w:pPr>
              <w:spacing w:line="276" w:lineRule="auto"/>
              <w:jc w:val="center"/>
              <w:rPr>
                <w:ins w:id="8279" w:author="Danny" w:date="2026-10-02T14:15:00Z"/>
                <w:rFonts w:ascii="Segoe UI Symbol" w:eastAsiaTheme="minorHAnsi" w:hAnsi="Segoe UI Symbol" w:cs="Calibri"/>
                <w:kern w:val="2"/>
                <w:sz w:val="14"/>
                <w:szCs w:val="18"/>
                <w14:ligatures w14:val="standardContextual"/>
                <w:rPrChange w:id="8280" w:author="Danny" w:date="2026-10-02T14:18:00Z">
                  <w:rPr>
                    <w:ins w:id="8281" w:author="Danny" w:date="2026-10-02T14:15:00Z"/>
                    <w:rFonts w:ascii="Segoe UI Symbol" w:hAnsi="Segoe UI Symbol" w:cs="Calibri"/>
                    <w:color w:val="000000"/>
                    <w:sz w:val="18"/>
                    <w:szCs w:val="18"/>
                  </w:rPr>
                </w:rPrChange>
              </w:rPr>
              <w:pPrChange w:id="8282" w:author="Danny" w:date="2026-10-02T14:23:00Z">
                <w:pPr>
                  <w:jc w:val="center"/>
                </w:pPr>
              </w:pPrChange>
            </w:pPr>
            <w:ins w:id="8283" w:author="Danny" w:date="2026-10-02T14:15:00Z">
              <w:r w:rsidRPr="000D0736">
                <w:rPr>
                  <w:rFonts w:ascii="Segoe UI Symbol" w:eastAsiaTheme="minorHAnsi" w:hAnsi="Segoe UI Symbol" w:cs="Calibri"/>
                  <w:kern w:val="2"/>
                  <w:sz w:val="14"/>
                  <w:szCs w:val="18"/>
                  <w14:ligatures w14:val="standardContextual"/>
                  <w:rPrChange w:id="8284" w:author="Danny" w:date="2026-10-02T14:18:00Z">
                    <w:rPr>
                      <w:rFonts w:ascii="Segoe UI Symbol" w:hAnsi="Segoe UI Symbol" w:cs="Calibri"/>
                      <w:color w:val="000000"/>
                      <w:sz w:val="18"/>
                      <w:szCs w:val="18"/>
                    </w:rPr>
                  </w:rPrChange>
                </w:rPr>
                <w:t>✗</w:t>
              </w:r>
            </w:ins>
          </w:p>
        </w:tc>
      </w:tr>
      <w:tr w:rsidR="002A4041" w:rsidRPr="000D0736" w14:paraId="0AC33F9B" w14:textId="77777777" w:rsidTr="00991648">
        <w:trPr>
          <w:trHeight w:val="20"/>
          <w:ins w:id="8285" w:author="Danny" w:date="2026-10-02T14:15:00Z"/>
        </w:trPr>
        <w:tc>
          <w:tcPr>
            <w:tcW w:w="0" w:type="auto"/>
            <w:tcBorders>
              <w:top w:val="nil"/>
              <w:left w:val="nil"/>
              <w:bottom w:val="single" w:sz="8" w:space="0" w:color="auto"/>
              <w:right w:val="nil"/>
            </w:tcBorders>
            <w:shd w:val="clear" w:color="auto" w:fill="auto"/>
            <w:vAlign w:val="center"/>
            <w:hideMark/>
          </w:tcPr>
          <w:p w14:paraId="4A15F57E" w14:textId="77777777" w:rsidR="000D0736" w:rsidRPr="000D0736" w:rsidRDefault="000D0736">
            <w:pPr>
              <w:spacing w:line="276" w:lineRule="auto"/>
              <w:jc w:val="center"/>
              <w:rPr>
                <w:ins w:id="8286" w:author="Danny" w:date="2026-10-02T14:15:00Z"/>
                <w:rFonts w:eastAsiaTheme="minorHAnsi" w:cstheme="minorBidi"/>
                <w:kern w:val="2"/>
                <w:sz w:val="14"/>
                <w:szCs w:val="18"/>
                <w14:ligatures w14:val="standardContextual"/>
                <w:rPrChange w:id="8287" w:author="Danny" w:date="2026-10-02T14:18:00Z">
                  <w:rPr>
                    <w:ins w:id="8288" w:author="Danny" w:date="2026-10-02T14:15:00Z"/>
                    <w:color w:val="000000"/>
                    <w:sz w:val="18"/>
                    <w:szCs w:val="18"/>
                  </w:rPr>
                </w:rPrChange>
              </w:rPr>
              <w:pPrChange w:id="8289" w:author="Danny" w:date="2026-10-02T14:16:00Z">
                <w:pPr>
                  <w:jc w:val="center"/>
                </w:pPr>
              </w:pPrChange>
            </w:pPr>
            <w:ins w:id="8290" w:author="Danny" w:date="2026-10-02T14:15:00Z">
              <w:r w:rsidRPr="000D0736">
                <w:rPr>
                  <w:rFonts w:eastAsiaTheme="minorHAnsi" w:cstheme="minorBidi"/>
                  <w:kern w:val="2"/>
                  <w:sz w:val="14"/>
                  <w:szCs w:val="18"/>
                  <w14:ligatures w14:val="standardContextual"/>
                  <w:rPrChange w:id="8291" w:author="Danny" w:date="2026-10-02T14:18:00Z">
                    <w:rPr>
                      <w:color w:val="000000"/>
                      <w:sz w:val="18"/>
                      <w:szCs w:val="18"/>
                    </w:rPr>
                  </w:rPrChange>
                </w:rPr>
                <w:t>100</w:t>
              </w:r>
            </w:ins>
          </w:p>
        </w:tc>
        <w:tc>
          <w:tcPr>
            <w:tcW w:w="0" w:type="auto"/>
            <w:tcBorders>
              <w:top w:val="nil"/>
              <w:left w:val="nil"/>
              <w:bottom w:val="single" w:sz="8" w:space="0" w:color="auto"/>
              <w:right w:val="nil"/>
            </w:tcBorders>
            <w:shd w:val="clear" w:color="auto" w:fill="auto"/>
            <w:vAlign w:val="center"/>
            <w:hideMark/>
          </w:tcPr>
          <w:p w14:paraId="4777B26C" w14:textId="77777777" w:rsidR="000D0736" w:rsidRPr="000D0736" w:rsidRDefault="000D0736">
            <w:pPr>
              <w:spacing w:line="276" w:lineRule="auto"/>
              <w:rPr>
                <w:ins w:id="8292" w:author="Danny" w:date="2026-10-02T14:15:00Z"/>
                <w:rFonts w:eastAsiaTheme="minorHAnsi" w:cstheme="minorBidi"/>
                <w:kern w:val="2"/>
                <w:sz w:val="14"/>
                <w:szCs w:val="18"/>
                <w14:ligatures w14:val="standardContextual"/>
                <w:rPrChange w:id="8293" w:author="Danny" w:date="2026-10-02T14:18:00Z">
                  <w:rPr>
                    <w:ins w:id="8294" w:author="Danny" w:date="2026-10-02T14:15:00Z"/>
                    <w:color w:val="000000"/>
                    <w:sz w:val="18"/>
                    <w:szCs w:val="18"/>
                  </w:rPr>
                </w:rPrChange>
              </w:rPr>
              <w:pPrChange w:id="8295" w:author="Danny" w:date="2026-10-02T14:16:00Z">
                <w:pPr/>
              </w:pPrChange>
            </w:pPr>
            <w:ins w:id="8296" w:author="Danny" w:date="2026-10-02T14:15:00Z">
              <w:r w:rsidRPr="000D0736">
                <w:rPr>
                  <w:rFonts w:eastAsiaTheme="minorHAnsi" w:cstheme="minorBidi"/>
                  <w:kern w:val="2"/>
                  <w:sz w:val="14"/>
                  <w:szCs w:val="18"/>
                  <w14:ligatures w14:val="standardContextual"/>
                  <w:rPrChange w:id="8297" w:author="Danny" w:date="2026-10-02T14:18:00Z">
                    <w:rPr>
                      <w:color w:val="000000"/>
                      <w:sz w:val="18"/>
                      <w:szCs w:val="18"/>
                    </w:rPr>
                  </w:rPrChange>
                </w:rPr>
                <w:t>Zaffagnini et al., 2011</w:t>
              </w:r>
            </w:ins>
          </w:p>
        </w:tc>
        <w:tc>
          <w:tcPr>
            <w:tcW w:w="0" w:type="auto"/>
            <w:tcBorders>
              <w:top w:val="nil"/>
              <w:left w:val="nil"/>
              <w:bottom w:val="single" w:sz="8" w:space="0" w:color="auto"/>
              <w:right w:val="nil"/>
            </w:tcBorders>
            <w:shd w:val="clear" w:color="auto" w:fill="auto"/>
            <w:noWrap/>
            <w:vAlign w:val="bottom"/>
            <w:hideMark/>
          </w:tcPr>
          <w:p w14:paraId="5604B64B" w14:textId="77777777" w:rsidR="000D0736" w:rsidRPr="000D0736" w:rsidRDefault="000D0736">
            <w:pPr>
              <w:spacing w:line="276" w:lineRule="auto"/>
              <w:rPr>
                <w:ins w:id="8298" w:author="Danny" w:date="2026-10-02T14:15:00Z"/>
                <w:rFonts w:ascii="Aptos" w:eastAsiaTheme="minorHAnsi" w:hAnsi="Aptos" w:cs="Calibri"/>
                <w:kern w:val="2"/>
                <w:sz w:val="14"/>
                <w:szCs w:val="18"/>
                <w14:ligatures w14:val="standardContextual"/>
                <w:rPrChange w:id="8299" w:author="Danny" w:date="2026-10-02T14:18:00Z">
                  <w:rPr>
                    <w:ins w:id="8300" w:author="Danny" w:date="2026-10-02T14:15:00Z"/>
                    <w:rFonts w:ascii="Aptos" w:hAnsi="Aptos" w:cs="Calibri"/>
                    <w:color w:val="000000"/>
                    <w:sz w:val="18"/>
                    <w:szCs w:val="18"/>
                  </w:rPr>
                </w:rPrChange>
              </w:rPr>
              <w:pPrChange w:id="8301" w:author="Danny" w:date="2026-10-02T14:16:00Z">
                <w:pPr/>
              </w:pPrChange>
            </w:pPr>
            <w:ins w:id="8302" w:author="Danny" w:date="2026-10-02T14:15:00Z">
              <w:r w:rsidRPr="000D0736">
                <w:rPr>
                  <w:rFonts w:ascii="Aptos" w:eastAsiaTheme="minorHAnsi" w:hAnsi="Aptos" w:cs="Calibri"/>
                  <w:kern w:val="2"/>
                  <w:sz w:val="14"/>
                  <w:szCs w:val="18"/>
                  <w14:ligatures w14:val="standardContextual"/>
                  <w:rPrChange w:id="8303" w:author="Danny" w:date="2026-10-02T14:18:00Z">
                    <w:rPr>
                      <w:rFonts w:ascii="Aptos" w:hAnsi="Aptos" w:cs="Calibri"/>
                      <w:color w:val="000000"/>
                      <w:sz w:val="18"/>
                      <w:szCs w:val="18"/>
                    </w:rPr>
                  </w:rPrChange>
                </w:rPr>
                <w:t> </w:t>
              </w:r>
            </w:ins>
          </w:p>
        </w:tc>
        <w:tc>
          <w:tcPr>
            <w:tcW w:w="0" w:type="auto"/>
            <w:tcBorders>
              <w:top w:val="nil"/>
              <w:left w:val="nil"/>
              <w:bottom w:val="single" w:sz="8" w:space="0" w:color="auto"/>
              <w:right w:val="nil"/>
            </w:tcBorders>
            <w:shd w:val="clear" w:color="auto" w:fill="auto"/>
            <w:vAlign w:val="center"/>
            <w:hideMark/>
          </w:tcPr>
          <w:p w14:paraId="0DD24C04" w14:textId="77777777" w:rsidR="000D0736" w:rsidRPr="000D0736" w:rsidRDefault="000D0736">
            <w:pPr>
              <w:spacing w:line="276" w:lineRule="auto"/>
              <w:jc w:val="center"/>
              <w:rPr>
                <w:ins w:id="8304" w:author="Danny" w:date="2026-10-02T14:15:00Z"/>
                <w:rFonts w:eastAsiaTheme="minorHAnsi" w:cstheme="minorBidi"/>
                <w:kern w:val="2"/>
                <w:sz w:val="14"/>
                <w:szCs w:val="18"/>
                <w14:ligatures w14:val="standardContextual"/>
                <w:rPrChange w:id="8305" w:author="Danny" w:date="2026-10-02T14:18:00Z">
                  <w:rPr>
                    <w:ins w:id="8306" w:author="Danny" w:date="2026-10-02T14:15:00Z"/>
                    <w:color w:val="000000"/>
                    <w:sz w:val="18"/>
                    <w:szCs w:val="18"/>
                  </w:rPr>
                </w:rPrChange>
              </w:rPr>
              <w:pPrChange w:id="8307" w:author="Danny" w:date="2026-10-02T14:21:00Z">
                <w:pPr>
                  <w:jc w:val="center"/>
                </w:pPr>
              </w:pPrChange>
            </w:pPr>
            <w:ins w:id="8308" w:author="Danny" w:date="2026-10-02T14:15:00Z">
              <w:r w:rsidRPr="000D0736">
                <w:rPr>
                  <w:rFonts w:eastAsiaTheme="minorHAnsi" w:cstheme="minorBidi"/>
                  <w:kern w:val="2"/>
                  <w:sz w:val="14"/>
                  <w:szCs w:val="18"/>
                  <w14:ligatures w14:val="standardContextual"/>
                  <w:rPrChange w:id="8309" w:author="Danny" w:date="2026-10-02T14:18:00Z">
                    <w:rPr>
                      <w:color w:val="000000"/>
                      <w:sz w:val="18"/>
                      <w:szCs w:val="18"/>
                    </w:rPr>
                  </w:rPrChange>
                </w:rPr>
                <w:t>BPTB</w:t>
              </w:r>
            </w:ins>
          </w:p>
        </w:tc>
        <w:tc>
          <w:tcPr>
            <w:tcW w:w="0" w:type="auto"/>
            <w:tcBorders>
              <w:top w:val="nil"/>
              <w:left w:val="nil"/>
              <w:bottom w:val="single" w:sz="8" w:space="0" w:color="auto"/>
              <w:right w:val="nil"/>
            </w:tcBorders>
            <w:shd w:val="clear" w:color="auto" w:fill="auto"/>
            <w:vAlign w:val="center"/>
            <w:hideMark/>
          </w:tcPr>
          <w:p w14:paraId="57BAF717" w14:textId="77777777" w:rsidR="000D0736" w:rsidRPr="000D0736" w:rsidRDefault="000D0736">
            <w:pPr>
              <w:spacing w:line="276" w:lineRule="auto"/>
              <w:jc w:val="center"/>
              <w:rPr>
                <w:ins w:id="8310" w:author="Danny" w:date="2026-10-02T14:15:00Z"/>
                <w:rFonts w:eastAsiaTheme="minorHAnsi" w:cstheme="minorBidi"/>
                <w:kern w:val="2"/>
                <w:sz w:val="14"/>
                <w:szCs w:val="18"/>
                <w14:ligatures w14:val="standardContextual"/>
                <w:rPrChange w:id="8311" w:author="Danny" w:date="2026-10-02T14:18:00Z">
                  <w:rPr>
                    <w:ins w:id="8312" w:author="Danny" w:date="2026-10-02T14:15:00Z"/>
                    <w:color w:val="000000"/>
                    <w:sz w:val="18"/>
                    <w:szCs w:val="18"/>
                  </w:rPr>
                </w:rPrChange>
              </w:rPr>
              <w:pPrChange w:id="8313" w:author="Danny" w:date="2026-10-02T14:21:00Z">
                <w:pPr>
                  <w:jc w:val="center"/>
                </w:pPr>
              </w:pPrChange>
            </w:pPr>
            <w:ins w:id="8314" w:author="Danny" w:date="2026-10-02T14:15:00Z">
              <w:r w:rsidRPr="000D0736">
                <w:rPr>
                  <w:rFonts w:eastAsiaTheme="minorHAnsi" w:cstheme="minorBidi"/>
                  <w:kern w:val="2"/>
                  <w:sz w:val="14"/>
                  <w:szCs w:val="18"/>
                  <w14:ligatures w14:val="standardContextual"/>
                  <w:rPrChange w:id="8315" w:author="Danny" w:date="2026-10-02T14:18:00Z">
                    <w:rPr>
                      <w:color w:val="000000"/>
                      <w:sz w:val="18"/>
                      <w:szCs w:val="18"/>
                    </w:rPr>
                  </w:rPrChange>
                </w:rPr>
                <w:t>HT</w:t>
              </w:r>
            </w:ins>
          </w:p>
        </w:tc>
        <w:tc>
          <w:tcPr>
            <w:tcW w:w="0" w:type="auto"/>
            <w:tcBorders>
              <w:top w:val="nil"/>
              <w:left w:val="nil"/>
              <w:bottom w:val="single" w:sz="8" w:space="0" w:color="auto"/>
              <w:right w:val="nil"/>
            </w:tcBorders>
            <w:shd w:val="clear" w:color="auto" w:fill="auto"/>
            <w:noWrap/>
            <w:vAlign w:val="center"/>
            <w:hideMark/>
          </w:tcPr>
          <w:p w14:paraId="3AA60BB1" w14:textId="24A46FC9" w:rsidR="000D0736" w:rsidRPr="000D0736" w:rsidRDefault="000D0736">
            <w:pPr>
              <w:spacing w:line="276" w:lineRule="auto"/>
              <w:jc w:val="center"/>
              <w:rPr>
                <w:ins w:id="8316" w:author="Danny" w:date="2026-10-02T14:15:00Z"/>
                <w:rFonts w:ascii="Aptos" w:eastAsiaTheme="minorHAnsi" w:hAnsi="Aptos" w:cs="Calibri"/>
                <w:kern w:val="2"/>
                <w:sz w:val="14"/>
                <w:szCs w:val="18"/>
                <w14:ligatures w14:val="standardContextual"/>
                <w:rPrChange w:id="8317" w:author="Danny" w:date="2026-10-02T14:18:00Z">
                  <w:rPr>
                    <w:ins w:id="8318" w:author="Danny" w:date="2026-10-02T14:15:00Z"/>
                    <w:rFonts w:ascii="Aptos" w:hAnsi="Aptos" w:cs="Calibri"/>
                    <w:color w:val="000000"/>
                    <w:sz w:val="18"/>
                    <w:szCs w:val="18"/>
                  </w:rPr>
                </w:rPrChange>
              </w:rPr>
              <w:pPrChange w:id="8319" w:author="Danny" w:date="2026-10-02T14:21:00Z">
                <w:pPr/>
              </w:pPrChange>
            </w:pPr>
          </w:p>
        </w:tc>
        <w:tc>
          <w:tcPr>
            <w:tcW w:w="0" w:type="auto"/>
            <w:tcBorders>
              <w:top w:val="nil"/>
              <w:left w:val="nil"/>
              <w:bottom w:val="single" w:sz="8" w:space="0" w:color="auto"/>
              <w:right w:val="nil"/>
            </w:tcBorders>
            <w:shd w:val="clear" w:color="auto" w:fill="auto"/>
            <w:vAlign w:val="center"/>
            <w:hideMark/>
          </w:tcPr>
          <w:p w14:paraId="0F1B5314" w14:textId="77777777" w:rsidR="000D0736" w:rsidRPr="000D0736" w:rsidRDefault="000D0736">
            <w:pPr>
              <w:spacing w:line="276" w:lineRule="auto"/>
              <w:jc w:val="center"/>
              <w:rPr>
                <w:ins w:id="8320" w:author="Danny" w:date="2026-10-02T14:15:00Z"/>
                <w:rFonts w:eastAsiaTheme="minorHAnsi" w:cstheme="minorBidi"/>
                <w:kern w:val="2"/>
                <w:sz w:val="14"/>
                <w:szCs w:val="18"/>
                <w14:ligatures w14:val="standardContextual"/>
                <w:rPrChange w:id="8321" w:author="Danny" w:date="2026-10-02T14:18:00Z">
                  <w:rPr>
                    <w:ins w:id="8322" w:author="Danny" w:date="2026-10-02T14:15:00Z"/>
                    <w:color w:val="000000"/>
                    <w:sz w:val="18"/>
                    <w:szCs w:val="18"/>
                  </w:rPr>
                </w:rPrChange>
              </w:rPr>
              <w:pPrChange w:id="8323" w:author="Danny" w:date="2026-10-02T14:21:00Z">
                <w:pPr>
                  <w:jc w:val="center"/>
                </w:pPr>
              </w:pPrChange>
            </w:pPr>
            <w:ins w:id="8324" w:author="Danny" w:date="2026-10-02T14:15:00Z">
              <w:r w:rsidRPr="000D0736">
                <w:rPr>
                  <w:rFonts w:eastAsiaTheme="minorHAnsi" w:cstheme="minorBidi"/>
                  <w:kern w:val="2"/>
                  <w:sz w:val="14"/>
                  <w:szCs w:val="18"/>
                  <w14:ligatures w14:val="standardContextual"/>
                  <w:rPrChange w:id="8325" w:author="Danny" w:date="2026-10-02T14:18:00Z">
                    <w:rPr>
                      <w:color w:val="000000"/>
                      <w:sz w:val="18"/>
                      <w:szCs w:val="18"/>
                    </w:rPr>
                  </w:rPrChange>
                </w:rPr>
                <w:t>26.5 ± 8.8</w:t>
              </w:r>
            </w:ins>
          </w:p>
        </w:tc>
        <w:tc>
          <w:tcPr>
            <w:tcW w:w="0" w:type="auto"/>
            <w:tcBorders>
              <w:top w:val="nil"/>
              <w:left w:val="nil"/>
              <w:bottom w:val="single" w:sz="8" w:space="0" w:color="auto"/>
              <w:right w:val="nil"/>
            </w:tcBorders>
            <w:shd w:val="clear" w:color="auto" w:fill="auto"/>
            <w:vAlign w:val="center"/>
            <w:hideMark/>
          </w:tcPr>
          <w:p w14:paraId="264EEE93" w14:textId="53613049" w:rsidR="000D0736" w:rsidRPr="000D0736" w:rsidRDefault="000D0736">
            <w:pPr>
              <w:spacing w:line="276" w:lineRule="auto"/>
              <w:jc w:val="center"/>
              <w:rPr>
                <w:ins w:id="8326" w:author="Danny" w:date="2026-10-02T14:15:00Z"/>
                <w:rFonts w:ascii="Aptos" w:eastAsiaTheme="minorHAnsi" w:hAnsi="Aptos" w:cs="Calibri"/>
                <w:kern w:val="2"/>
                <w:sz w:val="14"/>
                <w:szCs w:val="18"/>
                <w14:ligatures w14:val="standardContextual"/>
                <w:rPrChange w:id="8327" w:author="Danny" w:date="2026-10-02T14:18:00Z">
                  <w:rPr>
                    <w:ins w:id="8328" w:author="Danny" w:date="2026-10-02T14:15:00Z"/>
                    <w:rFonts w:ascii="Aptos" w:hAnsi="Aptos" w:cs="Calibri"/>
                    <w:color w:val="000000"/>
                    <w:sz w:val="18"/>
                    <w:szCs w:val="18"/>
                  </w:rPr>
                </w:rPrChange>
              </w:rPr>
              <w:pPrChange w:id="8329" w:author="Danny" w:date="2026-10-02T14:21:00Z">
                <w:pPr/>
              </w:pPrChange>
            </w:pPr>
          </w:p>
        </w:tc>
        <w:tc>
          <w:tcPr>
            <w:tcW w:w="0" w:type="auto"/>
            <w:tcBorders>
              <w:top w:val="nil"/>
              <w:left w:val="nil"/>
              <w:bottom w:val="single" w:sz="8" w:space="0" w:color="auto"/>
              <w:right w:val="nil"/>
            </w:tcBorders>
            <w:shd w:val="clear" w:color="auto" w:fill="auto"/>
            <w:vAlign w:val="center"/>
            <w:hideMark/>
          </w:tcPr>
          <w:p w14:paraId="3D233BBE" w14:textId="77777777" w:rsidR="000D0736" w:rsidRPr="000D0736" w:rsidRDefault="000D0736">
            <w:pPr>
              <w:spacing w:line="276" w:lineRule="auto"/>
              <w:jc w:val="center"/>
              <w:rPr>
                <w:ins w:id="8330" w:author="Danny" w:date="2026-10-02T14:15:00Z"/>
                <w:rFonts w:eastAsiaTheme="minorHAnsi" w:cstheme="minorBidi"/>
                <w:kern w:val="2"/>
                <w:sz w:val="14"/>
                <w:szCs w:val="18"/>
                <w14:ligatures w14:val="standardContextual"/>
                <w:rPrChange w:id="8331" w:author="Danny" w:date="2026-10-02T14:18:00Z">
                  <w:rPr>
                    <w:ins w:id="8332" w:author="Danny" w:date="2026-10-02T14:15:00Z"/>
                    <w:color w:val="000000"/>
                    <w:sz w:val="18"/>
                    <w:szCs w:val="18"/>
                  </w:rPr>
                </w:rPrChange>
              </w:rPr>
              <w:pPrChange w:id="8333" w:author="Danny" w:date="2026-10-02T14:21:00Z">
                <w:pPr>
                  <w:jc w:val="center"/>
                </w:pPr>
              </w:pPrChange>
            </w:pPr>
            <w:ins w:id="8334" w:author="Danny" w:date="2026-10-02T14:15:00Z">
              <w:r w:rsidRPr="000D0736">
                <w:rPr>
                  <w:rFonts w:eastAsiaTheme="minorHAnsi" w:cstheme="minorBidi"/>
                  <w:kern w:val="2"/>
                  <w:sz w:val="14"/>
                  <w:szCs w:val="18"/>
                  <w14:ligatures w14:val="standardContextual"/>
                  <w:rPrChange w:id="8335" w:author="Danny" w:date="2026-10-02T14:18:00Z">
                    <w:rPr>
                      <w:color w:val="000000"/>
                      <w:sz w:val="18"/>
                      <w:szCs w:val="18"/>
                    </w:rPr>
                  </w:rPrChange>
                </w:rPr>
                <w:t>79</w:t>
              </w:r>
            </w:ins>
          </w:p>
        </w:tc>
        <w:tc>
          <w:tcPr>
            <w:tcW w:w="0" w:type="auto"/>
            <w:tcBorders>
              <w:top w:val="nil"/>
              <w:left w:val="nil"/>
              <w:bottom w:val="single" w:sz="8" w:space="0" w:color="auto"/>
              <w:right w:val="nil"/>
            </w:tcBorders>
            <w:shd w:val="clear" w:color="auto" w:fill="auto"/>
            <w:vAlign w:val="center"/>
            <w:hideMark/>
          </w:tcPr>
          <w:p w14:paraId="0BB7C6A9" w14:textId="77777777" w:rsidR="000D0736" w:rsidRPr="000D0736" w:rsidRDefault="000D0736">
            <w:pPr>
              <w:spacing w:line="276" w:lineRule="auto"/>
              <w:jc w:val="center"/>
              <w:rPr>
                <w:ins w:id="8336" w:author="Danny" w:date="2026-10-02T14:15:00Z"/>
                <w:rFonts w:eastAsiaTheme="minorHAnsi" w:cstheme="minorBidi"/>
                <w:kern w:val="2"/>
                <w:sz w:val="14"/>
                <w:szCs w:val="18"/>
                <w14:ligatures w14:val="standardContextual"/>
                <w:rPrChange w:id="8337" w:author="Danny" w:date="2026-10-02T14:18:00Z">
                  <w:rPr>
                    <w:ins w:id="8338" w:author="Danny" w:date="2026-10-02T14:15:00Z"/>
                    <w:color w:val="000000"/>
                    <w:sz w:val="18"/>
                    <w:szCs w:val="18"/>
                  </w:rPr>
                </w:rPrChange>
              </w:rPr>
              <w:pPrChange w:id="8339" w:author="Danny" w:date="2026-10-02T14:21:00Z">
                <w:pPr>
                  <w:jc w:val="center"/>
                </w:pPr>
              </w:pPrChange>
            </w:pPr>
            <w:ins w:id="8340" w:author="Danny" w:date="2026-10-02T14:15:00Z">
              <w:r w:rsidRPr="000D0736">
                <w:rPr>
                  <w:rFonts w:eastAsiaTheme="minorHAnsi" w:cstheme="minorBidi"/>
                  <w:kern w:val="2"/>
                  <w:sz w:val="14"/>
                  <w:szCs w:val="18"/>
                  <w14:ligatures w14:val="standardContextual"/>
                  <w:rPrChange w:id="8341" w:author="Danny" w:date="2026-10-02T14:18:00Z">
                    <w:rPr>
                      <w:color w:val="000000"/>
                      <w:sz w:val="18"/>
                      <w:szCs w:val="18"/>
                    </w:rPr>
                  </w:rPrChange>
                </w:rPr>
                <w:t>42</w:t>
              </w:r>
            </w:ins>
          </w:p>
        </w:tc>
        <w:tc>
          <w:tcPr>
            <w:tcW w:w="0" w:type="auto"/>
            <w:tcBorders>
              <w:top w:val="nil"/>
              <w:left w:val="nil"/>
              <w:bottom w:val="single" w:sz="8" w:space="0" w:color="auto"/>
              <w:right w:val="nil"/>
            </w:tcBorders>
            <w:shd w:val="clear" w:color="auto" w:fill="auto"/>
            <w:vAlign w:val="center"/>
            <w:hideMark/>
          </w:tcPr>
          <w:p w14:paraId="244D04AF" w14:textId="77777777" w:rsidR="000D0736" w:rsidRPr="000D0736" w:rsidRDefault="000D0736">
            <w:pPr>
              <w:spacing w:line="276" w:lineRule="auto"/>
              <w:jc w:val="center"/>
              <w:rPr>
                <w:ins w:id="8342" w:author="Danny" w:date="2026-10-02T14:15:00Z"/>
                <w:rFonts w:eastAsiaTheme="minorHAnsi" w:cstheme="minorBidi"/>
                <w:kern w:val="2"/>
                <w:sz w:val="14"/>
                <w:szCs w:val="18"/>
                <w14:ligatures w14:val="standardContextual"/>
                <w:rPrChange w:id="8343" w:author="Danny" w:date="2026-10-02T14:18:00Z">
                  <w:rPr>
                    <w:ins w:id="8344" w:author="Danny" w:date="2026-10-02T14:15:00Z"/>
                    <w:color w:val="000000"/>
                    <w:sz w:val="18"/>
                    <w:szCs w:val="18"/>
                  </w:rPr>
                </w:rPrChange>
              </w:rPr>
              <w:pPrChange w:id="8345" w:author="Danny" w:date="2026-10-02T14:21:00Z">
                <w:pPr>
                  <w:jc w:val="center"/>
                </w:pPr>
              </w:pPrChange>
            </w:pPr>
            <w:ins w:id="8346" w:author="Danny" w:date="2026-10-02T14:15:00Z">
              <w:r w:rsidRPr="000D0736">
                <w:rPr>
                  <w:rFonts w:eastAsiaTheme="minorHAnsi" w:cstheme="minorBidi"/>
                  <w:kern w:val="2"/>
                  <w:sz w:val="14"/>
                  <w:szCs w:val="18"/>
                  <w14:ligatures w14:val="standardContextual"/>
                  <w:rPrChange w:id="8347" w:author="Danny" w:date="2026-10-02T14:18:00Z">
                    <w:rPr>
                      <w:color w:val="000000"/>
                      <w:sz w:val="18"/>
                      <w:szCs w:val="18"/>
                    </w:rPr>
                  </w:rPrChange>
                </w:rPr>
                <w:t>37</w:t>
              </w:r>
            </w:ins>
          </w:p>
        </w:tc>
        <w:tc>
          <w:tcPr>
            <w:tcW w:w="0" w:type="auto"/>
            <w:tcBorders>
              <w:top w:val="nil"/>
              <w:left w:val="nil"/>
              <w:bottom w:val="single" w:sz="8" w:space="0" w:color="auto"/>
              <w:right w:val="nil"/>
            </w:tcBorders>
            <w:shd w:val="clear" w:color="auto" w:fill="auto"/>
            <w:noWrap/>
            <w:vAlign w:val="center"/>
            <w:hideMark/>
          </w:tcPr>
          <w:p w14:paraId="39B96566" w14:textId="5286382F" w:rsidR="000D0736" w:rsidRPr="000D0736" w:rsidRDefault="000D0736">
            <w:pPr>
              <w:spacing w:line="276" w:lineRule="auto"/>
              <w:jc w:val="center"/>
              <w:rPr>
                <w:ins w:id="8348" w:author="Danny" w:date="2026-10-02T14:15:00Z"/>
                <w:rFonts w:ascii="Aptos" w:eastAsiaTheme="minorHAnsi" w:hAnsi="Aptos" w:cs="Calibri"/>
                <w:kern w:val="2"/>
                <w:sz w:val="14"/>
                <w:szCs w:val="18"/>
                <w14:ligatures w14:val="standardContextual"/>
                <w:rPrChange w:id="8349" w:author="Danny" w:date="2026-10-02T14:18:00Z">
                  <w:rPr>
                    <w:ins w:id="8350" w:author="Danny" w:date="2026-10-02T14:15:00Z"/>
                    <w:rFonts w:ascii="Aptos" w:hAnsi="Aptos" w:cs="Calibri"/>
                    <w:color w:val="000000"/>
                    <w:sz w:val="18"/>
                    <w:szCs w:val="18"/>
                  </w:rPr>
                </w:rPrChange>
              </w:rPr>
              <w:pPrChange w:id="8351" w:author="Danny" w:date="2026-10-02T14:21:00Z">
                <w:pPr/>
              </w:pPrChange>
            </w:pPr>
          </w:p>
        </w:tc>
        <w:tc>
          <w:tcPr>
            <w:tcW w:w="0" w:type="auto"/>
            <w:tcBorders>
              <w:top w:val="nil"/>
              <w:left w:val="nil"/>
              <w:bottom w:val="single" w:sz="8" w:space="0" w:color="auto"/>
              <w:right w:val="nil"/>
            </w:tcBorders>
            <w:shd w:val="clear" w:color="auto" w:fill="auto"/>
            <w:vAlign w:val="center"/>
            <w:hideMark/>
          </w:tcPr>
          <w:p w14:paraId="1873B9E5" w14:textId="77777777" w:rsidR="000D0736" w:rsidRPr="000D0736" w:rsidRDefault="000D0736">
            <w:pPr>
              <w:spacing w:line="276" w:lineRule="auto"/>
              <w:jc w:val="center"/>
              <w:rPr>
                <w:ins w:id="8352" w:author="Danny" w:date="2026-10-02T14:15:00Z"/>
                <w:rFonts w:eastAsiaTheme="minorHAnsi" w:cstheme="minorBidi"/>
                <w:kern w:val="2"/>
                <w:sz w:val="14"/>
                <w:szCs w:val="18"/>
                <w14:ligatures w14:val="standardContextual"/>
                <w:rPrChange w:id="8353" w:author="Danny" w:date="2026-10-02T14:18:00Z">
                  <w:rPr>
                    <w:ins w:id="8354" w:author="Danny" w:date="2026-10-02T14:15:00Z"/>
                    <w:color w:val="000000"/>
                    <w:sz w:val="18"/>
                    <w:szCs w:val="18"/>
                  </w:rPr>
                </w:rPrChange>
              </w:rPr>
              <w:pPrChange w:id="8355" w:author="Danny" w:date="2026-10-02T14:21:00Z">
                <w:pPr>
                  <w:jc w:val="center"/>
                </w:pPr>
              </w:pPrChange>
            </w:pPr>
            <w:ins w:id="8356" w:author="Danny" w:date="2026-10-02T14:15:00Z">
              <w:r w:rsidRPr="000D0736">
                <w:rPr>
                  <w:rFonts w:eastAsiaTheme="minorHAnsi" w:cstheme="minorBidi"/>
                  <w:kern w:val="2"/>
                  <w:sz w:val="14"/>
                  <w:szCs w:val="18"/>
                  <w14:ligatures w14:val="standardContextual"/>
                  <w:rPrChange w:id="8357" w:author="Danny" w:date="2026-10-02T14:18:00Z">
                    <w:rPr>
                      <w:color w:val="000000"/>
                      <w:sz w:val="18"/>
                      <w:szCs w:val="18"/>
                    </w:rPr>
                  </w:rPrChange>
                </w:rPr>
                <w:t>103.2</w:t>
              </w:r>
            </w:ins>
          </w:p>
        </w:tc>
        <w:tc>
          <w:tcPr>
            <w:tcW w:w="0" w:type="auto"/>
            <w:tcBorders>
              <w:top w:val="nil"/>
              <w:left w:val="nil"/>
              <w:bottom w:val="single" w:sz="8" w:space="0" w:color="auto"/>
              <w:right w:val="nil"/>
            </w:tcBorders>
            <w:shd w:val="clear" w:color="auto" w:fill="auto"/>
            <w:vAlign w:val="center"/>
            <w:hideMark/>
          </w:tcPr>
          <w:p w14:paraId="2AAF56BE" w14:textId="77777777" w:rsidR="000D0736" w:rsidRPr="000D0736" w:rsidRDefault="000D0736">
            <w:pPr>
              <w:spacing w:line="276" w:lineRule="auto"/>
              <w:jc w:val="center"/>
              <w:rPr>
                <w:ins w:id="8358" w:author="Danny" w:date="2026-10-02T14:15:00Z"/>
                <w:rFonts w:eastAsiaTheme="minorHAnsi" w:cstheme="minorBidi"/>
                <w:kern w:val="2"/>
                <w:sz w:val="14"/>
                <w:szCs w:val="18"/>
                <w14:ligatures w14:val="standardContextual"/>
                <w:rPrChange w:id="8359" w:author="Danny" w:date="2026-10-02T14:18:00Z">
                  <w:rPr>
                    <w:ins w:id="8360" w:author="Danny" w:date="2026-10-02T14:15:00Z"/>
                    <w:color w:val="000000"/>
                    <w:sz w:val="18"/>
                    <w:szCs w:val="18"/>
                  </w:rPr>
                </w:rPrChange>
              </w:rPr>
              <w:pPrChange w:id="8361" w:author="Danny" w:date="2026-10-02T14:21:00Z">
                <w:pPr>
                  <w:jc w:val="center"/>
                </w:pPr>
              </w:pPrChange>
            </w:pPr>
            <w:ins w:id="8362" w:author="Danny" w:date="2026-10-02T14:15:00Z">
              <w:r w:rsidRPr="000D0736">
                <w:rPr>
                  <w:rFonts w:eastAsiaTheme="minorHAnsi" w:cstheme="minorBidi"/>
                  <w:kern w:val="2"/>
                  <w:sz w:val="14"/>
                  <w:szCs w:val="18"/>
                  <w14:ligatures w14:val="standardContextual"/>
                  <w:rPrChange w:id="8363" w:author="Danny" w:date="2026-10-02T14:18:00Z">
                    <w:rPr>
                      <w:color w:val="000000"/>
                      <w:sz w:val="18"/>
                      <w:szCs w:val="18"/>
                    </w:rPr>
                  </w:rPrChange>
                </w:rPr>
                <w:t>8.6</w:t>
              </w:r>
            </w:ins>
          </w:p>
        </w:tc>
        <w:tc>
          <w:tcPr>
            <w:tcW w:w="0" w:type="auto"/>
            <w:tcBorders>
              <w:top w:val="nil"/>
              <w:left w:val="nil"/>
              <w:bottom w:val="single" w:sz="8" w:space="0" w:color="auto"/>
              <w:right w:val="nil"/>
            </w:tcBorders>
            <w:shd w:val="clear" w:color="auto" w:fill="auto"/>
            <w:vAlign w:val="center"/>
            <w:hideMark/>
          </w:tcPr>
          <w:p w14:paraId="239F749E" w14:textId="77777777" w:rsidR="000D0736" w:rsidRPr="000D0736" w:rsidRDefault="000D0736">
            <w:pPr>
              <w:spacing w:line="276" w:lineRule="auto"/>
              <w:jc w:val="center"/>
              <w:rPr>
                <w:ins w:id="8364" w:author="Danny" w:date="2026-10-02T14:15:00Z"/>
                <w:rFonts w:eastAsiaTheme="minorHAnsi" w:cstheme="minorBidi"/>
                <w:kern w:val="2"/>
                <w:sz w:val="14"/>
                <w:szCs w:val="18"/>
                <w14:ligatures w14:val="standardContextual"/>
                <w:rPrChange w:id="8365" w:author="Danny" w:date="2026-10-02T14:18:00Z">
                  <w:rPr>
                    <w:ins w:id="8366" w:author="Danny" w:date="2026-10-02T14:15:00Z"/>
                    <w:color w:val="000000"/>
                    <w:sz w:val="18"/>
                    <w:szCs w:val="18"/>
                  </w:rPr>
                </w:rPrChange>
              </w:rPr>
              <w:pPrChange w:id="8367" w:author="Danny" w:date="2026-10-02T14:21:00Z">
                <w:pPr>
                  <w:jc w:val="center"/>
                </w:pPr>
              </w:pPrChange>
            </w:pPr>
            <w:ins w:id="8368" w:author="Danny" w:date="2026-10-02T14:15:00Z">
              <w:r w:rsidRPr="000D0736">
                <w:rPr>
                  <w:rFonts w:eastAsiaTheme="minorHAnsi" w:cstheme="minorBidi"/>
                  <w:kern w:val="2"/>
                  <w:sz w:val="14"/>
                  <w:szCs w:val="18"/>
                  <w14:ligatures w14:val="standardContextual"/>
                  <w:rPrChange w:id="8369" w:author="Danny" w:date="2026-10-02T14:18:00Z">
                    <w:rPr>
                      <w:color w:val="000000"/>
                      <w:sz w:val="18"/>
                      <w:szCs w:val="18"/>
                    </w:rPr>
                  </w:rPrChange>
                </w:rPr>
                <w:t>Long</w:t>
              </w:r>
            </w:ins>
          </w:p>
        </w:tc>
        <w:tc>
          <w:tcPr>
            <w:tcW w:w="0" w:type="auto"/>
            <w:tcBorders>
              <w:top w:val="nil"/>
              <w:left w:val="nil"/>
              <w:bottom w:val="single" w:sz="8" w:space="0" w:color="auto"/>
            </w:tcBorders>
            <w:shd w:val="clear" w:color="auto" w:fill="auto"/>
            <w:vAlign w:val="center"/>
            <w:hideMark/>
          </w:tcPr>
          <w:p w14:paraId="374990B7" w14:textId="77777777" w:rsidR="000D0736" w:rsidRPr="000D0736" w:rsidRDefault="000D0736">
            <w:pPr>
              <w:spacing w:line="276" w:lineRule="auto"/>
              <w:rPr>
                <w:ins w:id="8370" w:author="Danny" w:date="2026-10-02T14:15:00Z"/>
                <w:rFonts w:ascii="Aptos" w:eastAsiaTheme="minorHAnsi" w:hAnsi="Aptos" w:cs="Calibri"/>
                <w:kern w:val="2"/>
                <w:sz w:val="14"/>
                <w:szCs w:val="18"/>
                <w14:ligatures w14:val="standardContextual"/>
                <w:rPrChange w:id="8371" w:author="Danny" w:date="2026-10-02T14:18:00Z">
                  <w:rPr>
                    <w:ins w:id="8372" w:author="Danny" w:date="2026-10-02T14:15:00Z"/>
                    <w:rFonts w:ascii="Aptos" w:hAnsi="Aptos" w:cs="Calibri"/>
                    <w:color w:val="000000"/>
                    <w:sz w:val="18"/>
                    <w:szCs w:val="18"/>
                  </w:rPr>
                </w:rPrChange>
              </w:rPr>
              <w:pPrChange w:id="8373" w:author="Danny" w:date="2026-10-02T14:16:00Z">
                <w:pPr/>
              </w:pPrChange>
            </w:pPr>
            <w:ins w:id="8374" w:author="Danny" w:date="2026-10-02T14:15:00Z">
              <w:r w:rsidRPr="000D0736">
                <w:rPr>
                  <w:rFonts w:ascii="Aptos" w:eastAsiaTheme="minorHAnsi" w:hAnsi="Aptos" w:cs="Calibri"/>
                  <w:kern w:val="2"/>
                  <w:sz w:val="14"/>
                  <w:szCs w:val="18"/>
                  <w14:ligatures w14:val="standardContextual"/>
                  <w:rPrChange w:id="8375" w:author="Danny" w:date="2026-10-02T14:18:00Z">
                    <w:rPr>
                      <w:rFonts w:ascii="Aptos" w:hAnsi="Aptos" w:cs="Calibri"/>
                      <w:color w:val="000000"/>
                      <w:sz w:val="18"/>
                      <w:szCs w:val="18"/>
                    </w:rPr>
                  </w:rPrChange>
                </w:rPr>
                <w:t> </w:t>
              </w:r>
            </w:ins>
          </w:p>
        </w:tc>
        <w:tc>
          <w:tcPr>
            <w:tcW w:w="0" w:type="auto"/>
            <w:tcBorders>
              <w:top w:val="nil"/>
              <w:bottom w:val="single" w:sz="8" w:space="0" w:color="auto"/>
            </w:tcBorders>
            <w:shd w:val="clear" w:color="auto" w:fill="auto"/>
            <w:vAlign w:val="center"/>
            <w:hideMark/>
          </w:tcPr>
          <w:p w14:paraId="1C41829E" w14:textId="77777777" w:rsidR="000D0736" w:rsidRPr="000D0736" w:rsidRDefault="000D0736">
            <w:pPr>
              <w:spacing w:line="276" w:lineRule="auto"/>
              <w:jc w:val="center"/>
              <w:rPr>
                <w:ins w:id="8376" w:author="Danny" w:date="2026-10-02T14:15:00Z"/>
                <w:rFonts w:ascii="Segoe UI Symbol" w:eastAsiaTheme="minorHAnsi" w:hAnsi="Segoe UI Symbol" w:cs="Calibri"/>
                <w:kern w:val="2"/>
                <w:sz w:val="14"/>
                <w:szCs w:val="18"/>
                <w14:ligatures w14:val="standardContextual"/>
                <w:rPrChange w:id="8377" w:author="Danny" w:date="2026-10-02T14:18:00Z">
                  <w:rPr>
                    <w:ins w:id="8378" w:author="Danny" w:date="2026-10-02T14:15:00Z"/>
                    <w:rFonts w:ascii="Segoe UI Symbol" w:hAnsi="Segoe UI Symbol" w:cs="Calibri"/>
                    <w:color w:val="000000"/>
                    <w:sz w:val="18"/>
                    <w:szCs w:val="18"/>
                  </w:rPr>
                </w:rPrChange>
              </w:rPr>
              <w:pPrChange w:id="8379" w:author="Danny" w:date="2026-10-02T14:23:00Z">
                <w:pPr>
                  <w:jc w:val="center"/>
                </w:pPr>
              </w:pPrChange>
            </w:pPr>
            <w:ins w:id="8380" w:author="Danny" w:date="2026-10-02T14:15:00Z">
              <w:r w:rsidRPr="000D0736">
                <w:rPr>
                  <w:rFonts w:ascii="Segoe UI Symbol" w:eastAsiaTheme="minorHAnsi" w:hAnsi="Segoe UI Symbol" w:cs="Calibri"/>
                  <w:kern w:val="2"/>
                  <w:sz w:val="14"/>
                  <w:szCs w:val="18"/>
                  <w14:ligatures w14:val="standardContextual"/>
                  <w:rPrChange w:id="8381" w:author="Danny" w:date="2026-10-02T14:18:00Z">
                    <w:rPr>
                      <w:rFonts w:ascii="Segoe UI Symbol" w:hAnsi="Segoe UI Symbol" w:cs="Calibri"/>
                      <w:color w:val="000000"/>
                      <w:sz w:val="18"/>
                      <w:szCs w:val="18"/>
                    </w:rPr>
                  </w:rPrChange>
                </w:rPr>
                <w:t>✓</w:t>
              </w:r>
            </w:ins>
          </w:p>
        </w:tc>
        <w:tc>
          <w:tcPr>
            <w:tcW w:w="0" w:type="auto"/>
            <w:tcBorders>
              <w:top w:val="nil"/>
              <w:bottom w:val="single" w:sz="8" w:space="0" w:color="auto"/>
            </w:tcBorders>
            <w:shd w:val="clear" w:color="auto" w:fill="auto"/>
            <w:vAlign w:val="center"/>
            <w:hideMark/>
          </w:tcPr>
          <w:p w14:paraId="183C9B7A" w14:textId="77777777" w:rsidR="000D0736" w:rsidRPr="000D0736" w:rsidRDefault="000D0736">
            <w:pPr>
              <w:spacing w:line="276" w:lineRule="auto"/>
              <w:jc w:val="center"/>
              <w:rPr>
                <w:ins w:id="8382" w:author="Danny" w:date="2026-10-02T14:15:00Z"/>
                <w:rFonts w:ascii="Segoe UI Symbol" w:eastAsiaTheme="minorHAnsi" w:hAnsi="Segoe UI Symbol" w:cs="Calibri"/>
                <w:kern w:val="2"/>
                <w:sz w:val="14"/>
                <w:szCs w:val="18"/>
                <w14:ligatures w14:val="standardContextual"/>
                <w:rPrChange w:id="8383" w:author="Danny" w:date="2026-10-02T14:18:00Z">
                  <w:rPr>
                    <w:ins w:id="8384" w:author="Danny" w:date="2026-10-02T14:15:00Z"/>
                    <w:rFonts w:ascii="Segoe UI Symbol" w:hAnsi="Segoe UI Symbol" w:cs="Calibri"/>
                    <w:color w:val="000000"/>
                    <w:sz w:val="18"/>
                    <w:szCs w:val="18"/>
                  </w:rPr>
                </w:rPrChange>
              </w:rPr>
              <w:pPrChange w:id="8385" w:author="Danny" w:date="2026-10-02T14:23:00Z">
                <w:pPr>
                  <w:jc w:val="center"/>
                </w:pPr>
              </w:pPrChange>
            </w:pPr>
            <w:ins w:id="8386" w:author="Danny" w:date="2026-10-02T14:15:00Z">
              <w:r w:rsidRPr="000D0736">
                <w:rPr>
                  <w:rFonts w:ascii="Segoe UI Symbol" w:eastAsiaTheme="minorHAnsi" w:hAnsi="Segoe UI Symbol" w:cs="Calibri"/>
                  <w:kern w:val="2"/>
                  <w:sz w:val="14"/>
                  <w:szCs w:val="18"/>
                  <w14:ligatures w14:val="standardContextual"/>
                  <w:rPrChange w:id="8387" w:author="Danny" w:date="2026-10-02T14:18:00Z">
                    <w:rPr>
                      <w:rFonts w:ascii="Segoe UI Symbol" w:hAnsi="Segoe UI Symbol" w:cs="Calibri"/>
                      <w:color w:val="000000"/>
                      <w:sz w:val="18"/>
                      <w:szCs w:val="18"/>
                    </w:rPr>
                  </w:rPrChange>
                </w:rPr>
                <w:t>✗</w:t>
              </w:r>
            </w:ins>
          </w:p>
        </w:tc>
        <w:tc>
          <w:tcPr>
            <w:tcW w:w="0" w:type="auto"/>
            <w:tcBorders>
              <w:top w:val="nil"/>
              <w:bottom w:val="single" w:sz="8" w:space="0" w:color="auto"/>
            </w:tcBorders>
            <w:shd w:val="clear" w:color="auto" w:fill="auto"/>
            <w:vAlign w:val="center"/>
            <w:hideMark/>
          </w:tcPr>
          <w:p w14:paraId="68255403" w14:textId="77777777" w:rsidR="000D0736" w:rsidRPr="000D0736" w:rsidRDefault="000D0736">
            <w:pPr>
              <w:spacing w:line="276" w:lineRule="auto"/>
              <w:jc w:val="center"/>
              <w:rPr>
                <w:ins w:id="8388" w:author="Danny" w:date="2026-10-02T14:15:00Z"/>
                <w:rFonts w:ascii="Segoe UI Symbol" w:eastAsiaTheme="minorHAnsi" w:hAnsi="Segoe UI Symbol" w:cs="Calibri"/>
                <w:kern w:val="2"/>
                <w:sz w:val="14"/>
                <w:szCs w:val="18"/>
                <w14:ligatures w14:val="standardContextual"/>
                <w:rPrChange w:id="8389" w:author="Danny" w:date="2026-10-02T14:18:00Z">
                  <w:rPr>
                    <w:ins w:id="8390" w:author="Danny" w:date="2026-10-02T14:15:00Z"/>
                    <w:rFonts w:ascii="Segoe UI Symbol" w:hAnsi="Segoe UI Symbol" w:cs="Calibri"/>
                    <w:color w:val="000000"/>
                    <w:sz w:val="18"/>
                    <w:szCs w:val="18"/>
                  </w:rPr>
                </w:rPrChange>
              </w:rPr>
              <w:pPrChange w:id="8391" w:author="Danny" w:date="2026-10-02T14:23:00Z">
                <w:pPr>
                  <w:jc w:val="center"/>
                </w:pPr>
              </w:pPrChange>
            </w:pPr>
            <w:ins w:id="8392" w:author="Danny" w:date="2026-10-02T14:15:00Z">
              <w:r w:rsidRPr="000D0736">
                <w:rPr>
                  <w:rFonts w:ascii="Segoe UI Symbol" w:eastAsiaTheme="minorHAnsi" w:hAnsi="Segoe UI Symbol" w:cs="Calibri"/>
                  <w:kern w:val="2"/>
                  <w:sz w:val="14"/>
                  <w:szCs w:val="18"/>
                  <w14:ligatures w14:val="standardContextual"/>
                  <w:rPrChange w:id="8393" w:author="Danny" w:date="2026-10-02T14:18:00Z">
                    <w:rPr>
                      <w:rFonts w:ascii="Segoe UI Symbol" w:hAnsi="Segoe UI Symbol" w:cs="Calibri"/>
                      <w:color w:val="000000"/>
                      <w:sz w:val="18"/>
                      <w:szCs w:val="18"/>
                    </w:rPr>
                  </w:rPrChange>
                </w:rPr>
                <w:t>✗</w:t>
              </w:r>
            </w:ins>
          </w:p>
        </w:tc>
        <w:tc>
          <w:tcPr>
            <w:tcW w:w="0" w:type="auto"/>
            <w:tcBorders>
              <w:top w:val="nil"/>
              <w:bottom w:val="single" w:sz="8" w:space="0" w:color="auto"/>
            </w:tcBorders>
            <w:shd w:val="clear" w:color="auto" w:fill="auto"/>
            <w:vAlign w:val="center"/>
            <w:hideMark/>
          </w:tcPr>
          <w:p w14:paraId="7B14D5DF" w14:textId="77777777" w:rsidR="000D0736" w:rsidRPr="000D0736" w:rsidRDefault="000D0736">
            <w:pPr>
              <w:spacing w:line="276" w:lineRule="auto"/>
              <w:jc w:val="center"/>
              <w:rPr>
                <w:ins w:id="8394" w:author="Danny" w:date="2026-10-02T14:15:00Z"/>
                <w:rFonts w:ascii="Segoe UI Symbol" w:eastAsiaTheme="minorHAnsi" w:hAnsi="Segoe UI Symbol" w:cs="Calibri"/>
                <w:kern w:val="2"/>
                <w:sz w:val="14"/>
                <w:szCs w:val="18"/>
                <w14:ligatures w14:val="standardContextual"/>
                <w:rPrChange w:id="8395" w:author="Danny" w:date="2026-10-02T14:18:00Z">
                  <w:rPr>
                    <w:ins w:id="8396" w:author="Danny" w:date="2026-10-02T14:15:00Z"/>
                    <w:rFonts w:ascii="Segoe UI Symbol" w:hAnsi="Segoe UI Symbol" w:cs="Calibri"/>
                    <w:color w:val="000000"/>
                    <w:sz w:val="18"/>
                    <w:szCs w:val="18"/>
                  </w:rPr>
                </w:rPrChange>
              </w:rPr>
              <w:pPrChange w:id="8397" w:author="Danny" w:date="2026-10-02T14:23:00Z">
                <w:pPr>
                  <w:jc w:val="center"/>
                </w:pPr>
              </w:pPrChange>
            </w:pPr>
            <w:ins w:id="8398" w:author="Danny" w:date="2026-10-02T14:15:00Z">
              <w:r w:rsidRPr="000D0736">
                <w:rPr>
                  <w:rFonts w:ascii="Segoe UI Symbol" w:eastAsiaTheme="minorHAnsi" w:hAnsi="Segoe UI Symbol" w:cs="Calibri"/>
                  <w:kern w:val="2"/>
                  <w:sz w:val="14"/>
                  <w:szCs w:val="18"/>
                  <w14:ligatures w14:val="standardContextual"/>
                  <w:rPrChange w:id="8399" w:author="Danny" w:date="2026-10-02T14:18:00Z">
                    <w:rPr>
                      <w:rFonts w:ascii="Segoe UI Symbol" w:hAnsi="Segoe UI Symbol" w:cs="Calibri"/>
                      <w:color w:val="000000"/>
                      <w:sz w:val="18"/>
                      <w:szCs w:val="18"/>
                    </w:rPr>
                  </w:rPrChange>
                </w:rPr>
                <w:t>✓</w:t>
              </w:r>
            </w:ins>
          </w:p>
        </w:tc>
        <w:tc>
          <w:tcPr>
            <w:tcW w:w="0" w:type="auto"/>
            <w:tcBorders>
              <w:top w:val="nil"/>
              <w:bottom w:val="single" w:sz="8" w:space="0" w:color="auto"/>
            </w:tcBorders>
            <w:shd w:val="clear" w:color="auto" w:fill="auto"/>
            <w:vAlign w:val="center"/>
            <w:hideMark/>
          </w:tcPr>
          <w:p w14:paraId="695DC398" w14:textId="0E6B359C" w:rsidR="000D0736" w:rsidRPr="000D0736" w:rsidRDefault="000D0736">
            <w:pPr>
              <w:spacing w:line="276" w:lineRule="auto"/>
              <w:jc w:val="center"/>
              <w:rPr>
                <w:ins w:id="8400" w:author="Danny" w:date="2026-10-02T14:15:00Z"/>
                <w:rFonts w:ascii="Aptos" w:eastAsiaTheme="minorHAnsi" w:hAnsi="Aptos" w:cs="Calibri"/>
                <w:kern w:val="2"/>
                <w:sz w:val="14"/>
                <w:szCs w:val="18"/>
                <w14:ligatures w14:val="standardContextual"/>
                <w:rPrChange w:id="8401" w:author="Danny" w:date="2026-10-02T14:18:00Z">
                  <w:rPr>
                    <w:ins w:id="8402" w:author="Danny" w:date="2026-10-02T14:15:00Z"/>
                    <w:rFonts w:ascii="Aptos" w:hAnsi="Aptos" w:cs="Calibri"/>
                    <w:color w:val="000000"/>
                    <w:sz w:val="18"/>
                    <w:szCs w:val="18"/>
                  </w:rPr>
                </w:rPrChange>
              </w:rPr>
              <w:pPrChange w:id="8403" w:author="Danny" w:date="2026-10-02T14:23:00Z">
                <w:pPr/>
              </w:pPrChange>
            </w:pPr>
          </w:p>
        </w:tc>
        <w:tc>
          <w:tcPr>
            <w:tcW w:w="0" w:type="auto"/>
            <w:tcBorders>
              <w:top w:val="nil"/>
              <w:bottom w:val="single" w:sz="8" w:space="0" w:color="auto"/>
            </w:tcBorders>
            <w:shd w:val="clear" w:color="auto" w:fill="auto"/>
            <w:vAlign w:val="center"/>
            <w:hideMark/>
          </w:tcPr>
          <w:p w14:paraId="4D259A86" w14:textId="77777777" w:rsidR="000D0736" w:rsidRPr="000D0736" w:rsidRDefault="000D0736">
            <w:pPr>
              <w:spacing w:line="276" w:lineRule="auto"/>
              <w:jc w:val="center"/>
              <w:rPr>
                <w:ins w:id="8404" w:author="Danny" w:date="2026-10-02T14:15:00Z"/>
                <w:rFonts w:ascii="Segoe UI Symbol" w:eastAsiaTheme="minorHAnsi" w:hAnsi="Segoe UI Symbol" w:cs="Calibri"/>
                <w:kern w:val="2"/>
                <w:sz w:val="14"/>
                <w:szCs w:val="18"/>
                <w14:ligatures w14:val="standardContextual"/>
                <w:rPrChange w:id="8405" w:author="Danny" w:date="2026-10-02T14:18:00Z">
                  <w:rPr>
                    <w:ins w:id="8406" w:author="Danny" w:date="2026-10-02T14:15:00Z"/>
                    <w:rFonts w:ascii="Segoe UI Symbol" w:hAnsi="Segoe UI Symbol" w:cs="Calibri"/>
                    <w:color w:val="000000"/>
                    <w:sz w:val="18"/>
                    <w:szCs w:val="18"/>
                  </w:rPr>
                </w:rPrChange>
              </w:rPr>
              <w:pPrChange w:id="8407" w:author="Danny" w:date="2026-10-02T14:23:00Z">
                <w:pPr>
                  <w:jc w:val="center"/>
                </w:pPr>
              </w:pPrChange>
            </w:pPr>
            <w:ins w:id="8408" w:author="Danny" w:date="2026-10-02T14:15:00Z">
              <w:r w:rsidRPr="000D0736">
                <w:rPr>
                  <w:rFonts w:ascii="Segoe UI Symbol" w:eastAsiaTheme="minorHAnsi" w:hAnsi="Segoe UI Symbol" w:cs="Calibri"/>
                  <w:kern w:val="2"/>
                  <w:sz w:val="14"/>
                  <w:szCs w:val="18"/>
                  <w14:ligatures w14:val="standardContextual"/>
                  <w:rPrChange w:id="8409" w:author="Danny" w:date="2026-10-02T14:18:00Z">
                    <w:rPr>
                      <w:rFonts w:ascii="Segoe UI Symbol" w:hAnsi="Segoe UI Symbol" w:cs="Calibri"/>
                      <w:color w:val="000000"/>
                      <w:sz w:val="18"/>
                      <w:szCs w:val="18"/>
                    </w:rPr>
                  </w:rPrChange>
                </w:rPr>
                <w:t>✗</w:t>
              </w:r>
            </w:ins>
          </w:p>
        </w:tc>
        <w:tc>
          <w:tcPr>
            <w:tcW w:w="0" w:type="auto"/>
            <w:tcBorders>
              <w:top w:val="nil"/>
              <w:bottom w:val="single" w:sz="8" w:space="0" w:color="auto"/>
            </w:tcBorders>
            <w:shd w:val="clear" w:color="auto" w:fill="auto"/>
            <w:vAlign w:val="center"/>
            <w:hideMark/>
          </w:tcPr>
          <w:p w14:paraId="36A5EDA2" w14:textId="77777777" w:rsidR="000D0736" w:rsidRPr="000D0736" w:rsidRDefault="000D0736">
            <w:pPr>
              <w:spacing w:line="276" w:lineRule="auto"/>
              <w:jc w:val="center"/>
              <w:rPr>
                <w:ins w:id="8410" w:author="Danny" w:date="2026-10-02T14:15:00Z"/>
                <w:rFonts w:ascii="Segoe UI Symbol" w:eastAsiaTheme="minorHAnsi" w:hAnsi="Segoe UI Symbol" w:cs="Calibri"/>
                <w:kern w:val="2"/>
                <w:sz w:val="14"/>
                <w:szCs w:val="18"/>
                <w14:ligatures w14:val="standardContextual"/>
                <w:rPrChange w:id="8411" w:author="Danny" w:date="2026-10-02T14:18:00Z">
                  <w:rPr>
                    <w:ins w:id="8412" w:author="Danny" w:date="2026-10-02T14:15:00Z"/>
                    <w:rFonts w:ascii="Segoe UI Symbol" w:hAnsi="Segoe UI Symbol" w:cs="Calibri"/>
                    <w:color w:val="000000"/>
                    <w:sz w:val="18"/>
                    <w:szCs w:val="18"/>
                  </w:rPr>
                </w:rPrChange>
              </w:rPr>
              <w:pPrChange w:id="8413" w:author="Danny" w:date="2026-10-02T14:23:00Z">
                <w:pPr>
                  <w:jc w:val="center"/>
                </w:pPr>
              </w:pPrChange>
            </w:pPr>
            <w:ins w:id="8414" w:author="Danny" w:date="2026-10-02T14:15:00Z">
              <w:r w:rsidRPr="000D0736">
                <w:rPr>
                  <w:rFonts w:ascii="Segoe UI Symbol" w:eastAsiaTheme="minorHAnsi" w:hAnsi="Segoe UI Symbol" w:cs="Calibri"/>
                  <w:kern w:val="2"/>
                  <w:sz w:val="14"/>
                  <w:szCs w:val="18"/>
                  <w14:ligatures w14:val="standardContextual"/>
                  <w:rPrChange w:id="8415" w:author="Danny" w:date="2026-10-02T14:18:00Z">
                    <w:rPr>
                      <w:rFonts w:ascii="Segoe UI Symbol" w:hAnsi="Segoe UI Symbol" w:cs="Calibri"/>
                      <w:color w:val="000000"/>
                      <w:sz w:val="18"/>
                      <w:szCs w:val="18"/>
                    </w:rPr>
                  </w:rPrChange>
                </w:rPr>
                <w:t>✗</w:t>
              </w:r>
            </w:ins>
          </w:p>
        </w:tc>
        <w:tc>
          <w:tcPr>
            <w:tcW w:w="0" w:type="auto"/>
            <w:tcBorders>
              <w:top w:val="nil"/>
              <w:bottom w:val="single" w:sz="8" w:space="0" w:color="auto"/>
            </w:tcBorders>
            <w:shd w:val="clear" w:color="auto" w:fill="auto"/>
            <w:vAlign w:val="center"/>
            <w:hideMark/>
          </w:tcPr>
          <w:p w14:paraId="169A295C" w14:textId="77777777" w:rsidR="000D0736" w:rsidRPr="000D0736" w:rsidRDefault="000D0736">
            <w:pPr>
              <w:spacing w:line="276" w:lineRule="auto"/>
              <w:jc w:val="center"/>
              <w:rPr>
                <w:ins w:id="8416" w:author="Danny" w:date="2026-10-02T14:15:00Z"/>
                <w:rFonts w:ascii="Segoe UI Symbol" w:eastAsiaTheme="minorHAnsi" w:hAnsi="Segoe UI Symbol" w:cs="Calibri"/>
                <w:kern w:val="2"/>
                <w:sz w:val="14"/>
                <w:szCs w:val="18"/>
                <w14:ligatures w14:val="standardContextual"/>
                <w:rPrChange w:id="8417" w:author="Danny" w:date="2026-10-02T14:18:00Z">
                  <w:rPr>
                    <w:ins w:id="8418" w:author="Danny" w:date="2026-10-02T14:15:00Z"/>
                    <w:rFonts w:ascii="Segoe UI Symbol" w:hAnsi="Segoe UI Symbol" w:cs="Calibri"/>
                    <w:color w:val="000000"/>
                    <w:sz w:val="18"/>
                    <w:szCs w:val="18"/>
                  </w:rPr>
                </w:rPrChange>
              </w:rPr>
              <w:pPrChange w:id="8419" w:author="Danny" w:date="2026-10-02T14:23:00Z">
                <w:pPr>
                  <w:jc w:val="center"/>
                </w:pPr>
              </w:pPrChange>
            </w:pPr>
            <w:ins w:id="8420" w:author="Danny" w:date="2026-10-02T14:15:00Z">
              <w:r w:rsidRPr="000D0736">
                <w:rPr>
                  <w:rFonts w:ascii="Segoe UI Symbol" w:eastAsiaTheme="minorHAnsi" w:hAnsi="Segoe UI Symbol" w:cs="Calibri"/>
                  <w:kern w:val="2"/>
                  <w:sz w:val="14"/>
                  <w:szCs w:val="18"/>
                  <w14:ligatures w14:val="standardContextual"/>
                  <w:rPrChange w:id="8421" w:author="Danny" w:date="2026-10-02T14:18:00Z">
                    <w:rPr>
                      <w:rFonts w:ascii="Segoe UI Symbol" w:hAnsi="Segoe UI Symbol" w:cs="Calibri"/>
                      <w:color w:val="000000"/>
                      <w:sz w:val="18"/>
                      <w:szCs w:val="18"/>
                    </w:rPr>
                  </w:rPrChange>
                </w:rPr>
                <w:t>✗</w:t>
              </w:r>
            </w:ins>
          </w:p>
        </w:tc>
      </w:tr>
    </w:tbl>
    <w:p w14:paraId="2D264C7A" w14:textId="77777777" w:rsidR="000D0736" w:rsidRDefault="000D0736" w:rsidP="00E92D15">
      <w:pPr>
        <w:pStyle w:val="Heading3"/>
        <w:spacing w:before="120" w:after="120"/>
        <w:rPr>
          <w:ins w:id="8422" w:author="Danny" w:date="2026-10-02T14:18:00Z"/>
        </w:rPr>
        <w:sectPr w:rsidR="000D0736" w:rsidSect="000D0736">
          <w:type w:val="nextPage"/>
          <w:pgSz w:w="23811" w:h="16838" w:orient="landscape" w:code="8"/>
          <w:pgMar w:top="1440" w:right="1440" w:bottom="1440" w:left="547" w:header="0" w:footer="0" w:gutter="0"/>
          <w:lnNumType w:countBy="1" w:restart="continuous"/>
          <w:pgNumType w:start="1"/>
          <w:cols w:space="720"/>
          <w:docGrid w:linePitch="360"/>
          <w:sectPrChange w:id="8423" w:author="Danny" w:date="2026-10-02T14:18:00Z">
            <w:sectPr w:rsidR="000D0736" w:rsidSect="000D0736">
              <w:type w:val="continuous"/>
              <w:pgSz w:w="16838" w:h="23811" w:orient="portrait"/>
              <w:pgMar w:top="1440" w:right="1440" w:bottom="540" w:left="1440" w:header="0" w:footer="0" w:gutter="0"/>
            </w:sectPr>
          </w:sectPrChange>
        </w:sectPr>
      </w:pPr>
    </w:p>
    <w:p w14:paraId="17740CAB" w14:textId="77777777" w:rsidR="000D0736" w:rsidRDefault="000D0736">
      <w:pPr>
        <w:spacing w:after="160" w:line="278" w:lineRule="auto"/>
        <w:rPr>
          <w:ins w:id="8424" w:author="Danny" w:date="2026-10-02T14:18:00Z"/>
          <w:rFonts w:eastAsiaTheme="majorEastAsia"/>
          <w:bCs/>
          <w:szCs w:val="20"/>
        </w:rPr>
      </w:pPr>
      <w:ins w:id="8425" w:author="Danny" w:date="2026-10-02T14:18:00Z">
        <w:r>
          <w:lastRenderedPageBreak/>
          <w:br w:type="page"/>
        </w:r>
      </w:ins>
    </w:p>
    <w:p w14:paraId="2386D7B6" w14:textId="3C86B900" w:rsidR="00792088" w:rsidRPr="00CD0514" w:rsidRDefault="00792088">
      <w:pPr>
        <w:pStyle w:val="Heading3"/>
        <w:spacing w:before="120" w:after="120"/>
        <w:pPrChange w:id="8426" w:author="Danny" w:date="2026-10-02T12:59:00Z">
          <w:pPr>
            <w:pStyle w:val="Heading3"/>
            <w:numPr>
              <w:numId w:val="18"/>
            </w:numPr>
            <w:ind w:left="720" w:hanging="360"/>
          </w:pPr>
        </w:pPrChange>
      </w:pPr>
      <w:r w:rsidRPr="00CD0514">
        <w:lastRenderedPageBreak/>
        <w:t xml:space="preserve">Risk of bias in studies </w:t>
      </w:r>
    </w:p>
    <w:p w14:paraId="3F1295C3" w14:textId="4EAE1D3A" w:rsidR="005725AB" w:rsidRPr="00E555CC" w:rsidRDefault="00792088" w:rsidP="00E555CC">
      <w:pPr>
        <w:pStyle w:val="BodyText"/>
        <w:rPr>
          <w:ins w:id="8427" w:author="Danny" w:date="2026-10-02T14:24:00Z"/>
        </w:rPr>
      </w:pPr>
      <w:r>
        <w:t>Present assessments of risk of bias for each included study.</w:t>
      </w:r>
      <w:ins w:id="8428" w:author="Danny" w:date="2026-10-02T14:24:00Z">
        <w:r w:rsidR="005725AB">
          <w:br w:type="page"/>
        </w:r>
      </w:ins>
    </w:p>
    <w:p w14:paraId="12A603C7" w14:textId="73E8A519" w:rsidR="00792088" w:rsidRPr="00CD0514" w:rsidRDefault="00792088">
      <w:pPr>
        <w:pStyle w:val="Heading3"/>
        <w:spacing w:before="120" w:after="120"/>
        <w:pPrChange w:id="8429" w:author="Danny" w:date="2026-10-02T12:59:00Z">
          <w:pPr>
            <w:pStyle w:val="Heading3"/>
            <w:numPr>
              <w:numId w:val="18"/>
            </w:numPr>
            <w:ind w:left="720" w:hanging="360"/>
          </w:pPr>
        </w:pPrChange>
      </w:pPr>
      <w:r w:rsidRPr="00CD0514">
        <w:lastRenderedPageBreak/>
        <w:t xml:space="preserve">Results of individual studies </w:t>
      </w:r>
    </w:p>
    <w:p w14:paraId="7050837A" w14:textId="33BBA9D2" w:rsidR="00AC74D4" w:rsidRPr="00AC74D4" w:rsidRDefault="002969F2" w:rsidP="009E701A">
      <w:pPr>
        <w:pStyle w:val="BodyText"/>
        <w:rPr>
          <w:ins w:id="8430" w:author="Danny" w:date="2026-10-02T15:25:00Z"/>
          <w:rFonts w:ascii="Segoe UI Symbol" w:hAnsi="Segoe UI Symbol" w:cs="Segoe UI Symbol"/>
        </w:rPr>
      </w:pPr>
      <w:r w:rsidRPr="00AC74D4">
        <w:rPr>
          <w:rFonts w:ascii="Segoe UI Symbol" w:hAnsi="Segoe UI Symbol" w:cs="Segoe UI Symbol"/>
          <w:vanish/>
        </w:rPr>
        <w:t>☐</w:t>
      </w:r>
      <w:r w:rsidRPr="00AC74D4">
        <w:rPr>
          <w:vanish/>
        </w:rPr>
        <w:t xml:space="preserve"> </w:t>
      </w:r>
      <w:r w:rsidR="00792088" w:rsidRPr="00AC74D4">
        <w:rPr>
          <w:vanish/>
        </w:rPr>
        <w:t>For all outcomes, present, for each study: (a) summary statistics for each group (where appropriate) and (b) an effect estimate and its precision (e.g. confidence/credible interval), ideally using structured tables or plots.</w:t>
      </w:r>
      <w:ins w:id="8431" w:author="Danny" w:date="2026-10-02T15:25:00Z">
        <w:r w:rsidR="00451BF6" w:rsidRPr="00AC74D4">
          <w:rPr>
            <w:vanish/>
          </w:rPr>
          <w:t xml:space="preserve"> </w:t>
        </w:r>
      </w:ins>
    </w:p>
    <w:p w14:paraId="49F89709" w14:textId="77777777" w:rsidR="005D4B2E" w:rsidDel="002044E0" w:rsidRDefault="005D4B2E" w:rsidP="009E701A">
      <w:pPr>
        <w:pStyle w:val="BodyText"/>
        <w:rPr>
          <w:del w:id="8432" w:author="Danny" w:date="2026-10-02T16:22:00Z"/>
        </w:rPr>
      </w:pPr>
    </w:p>
    <w:p w14:paraId="4C3F0A69" w14:textId="77777777" w:rsidR="00792088" w:rsidRDefault="00792088" w:rsidP="009E701A">
      <w:pPr>
        <w:pStyle w:val="BodyText"/>
      </w:pPr>
    </w:p>
    <w:p w14:paraId="67322B8C" w14:textId="77777777" w:rsidR="00792088" w:rsidRDefault="00792088">
      <w:pPr>
        <w:pStyle w:val="Heading2"/>
        <w:spacing w:before="120" w:after="120"/>
      </w:pPr>
      <w:r w:rsidRPr="00CD0514">
        <w:t>Results of syntheses</w:t>
      </w:r>
    </w:p>
    <w:p w14:paraId="41DAD95A" w14:textId="77777777" w:rsidR="00CF6783" w:rsidRDefault="00CF6783" w:rsidP="00CF6783">
      <w:pPr>
        <w:pStyle w:val="BodyText"/>
        <w:sectPr w:rsidR="00CF6783" w:rsidSect="000D0736">
          <w:pgSz w:w="16838" w:h="23811" w:code="8"/>
          <w:pgMar w:top="1440" w:right="1440" w:bottom="540" w:left="1440" w:header="0" w:footer="0" w:gutter="0"/>
          <w:lnNumType w:countBy="1" w:restart="continuous"/>
          <w:pgNumType w:start="1"/>
          <w:cols w:space="720"/>
          <w:docGrid w:linePitch="360"/>
        </w:sectPr>
      </w:pPr>
    </w:p>
    <w:p w14:paraId="307C2C66" w14:textId="77777777" w:rsidR="00CF6783" w:rsidRDefault="00CF6783" w:rsidP="00CF6783">
      <w:pPr>
        <w:pStyle w:val="BodyText"/>
        <w:sectPr w:rsidR="00CF6783" w:rsidSect="00CF6783">
          <w:type w:val="continuous"/>
          <w:pgSz w:w="16838" w:h="23811" w:code="8"/>
          <w:pgMar w:top="1440" w:right="1440" w:bottom="540" w:left="1440" w:header="0" w:footer="0" w:gutter="0"/>
          <w:lnNumType w:countBy="1" w:restart="continuous"/>
          <w:pgNumType w:start="1"/>
          <w:cols w:space="720"/>
          <w:docGrid w:linePitch="360"/>
        </w:sectPr>
      </w:pPr>
    </w:p>
    <w:p w14:paraId="726AE8CE" w14:textId="77777777" w:rsidR="00AC74D4" w:rsidRDefault="00AC74D4" w:rsidP="00AC74D4">
      <w:pPr>
        <w:pStyle w:val="TableCaption"/>
        <w:spacing w:before="120" w:after="120"/>
      </w:pPr>
      <w:r>
        <w:lastRenderedPageBreak/>
        <w:t>Results of network meta-analysis for continuous outcomes</w:t>
      </w:r>
      <w:r>
        <w:rPr>
          <w:vertAlign w:val="superscript"/>
        </w:rPr>
        <w:t xml:space="preserve"> a</w:t>
      </w:r>
    </w:p>
    <w:tbl>
      <w:tblPr>
        <w:tblW w:w="5000" w:type="pct"/>
        <w:tblLook w:val="04A0" w:firstRow="1" w:lastRow="0" w:firstColumn="1" w:lastColumn="0" w:noHBand="0" w:noVBand="1"/>
      </w:tblPr>
      <w:tblGrid>
        <w:gridCol w:w="1882"/>
        <w:gridCol w:w="1065"/>
        <w:gridCol w:w="2030"/>
        <w:gridCol w:w="895"/>
        <w:gridCol w:w="2099"/>
        <w:gridCol w:w="890"/>
        <w:gridCol w:w="2030"/>
        <w:gridCol w:w="825"/>
        <w:gridCol w:w="2099"/>
        <w:gridCol w:w="825"/>
        <w:gridCol w:w="2030"/>
        <w:gridCol w:w="720"/>
        <w:gridCol w:w="2038"/>
        <w:gridCol w:w="759"/>
        <w:gridCol w:w="690"/>
        <w:gridCol w:w="947"/>
      </w:tblGrid>
      <w:tr w:rsidR="00CF6783" w:rsidRPr="002001D0" w14:paraId="22FBA85F" w14:textId="77777777" w:rsidTr="002001D0">
        <w:trPr>
          <w:trHeight w:val="230"/>
        </w:trPr>
        <w:tc>
          <w:tcPr>
            <w:tcW w:w="431" w:type="pct"/>
            <w:vMerge w:val="restart"/>
            <w:tcBorders>
              <w:top w:val="nil"/>
              <w:left w:val="nil"/>
              <w:bottom w:val="single" w:sz="4" w:space="0" w:color="000000"/>
              <w:right w:val="nil"/>
            </w:tcBorders>
            <w:shd w:val="clear" w:color="auto" w:fill="auto"/>
            <w:noWrap/>
            <w:vAlign w:val="center"/>
            <w:hideMark/>
          </w:tcPr>
          <w:p w14:paraId="57BD22D6" w14:textId="77777777" w:rsidR="00CF6783" w:rsidRPr="002001D0" w:rsidRDefault="00CF6783" w:rsidP="002001D0">
            <w:pPr>
              <w:spacing w:line="276" w:lineRule="auto"/>
              <w:rPr>
                <w:sz w:val="18"/>
                <w:szCs w:val="22"/>
              </w:rPr>
            </w:pPr>
            <w:r w:rsidRPr="002001D0">
              <w:rPr>
                <w:sz w:val="18"/>
                <w:szCs w:val="22"/>
              </w:rPr>
              <w:t>Outcome</w:t>
            </w:r>
          </w:p>
        </w:tc>
        <w:tc>
          <w:tcPr>
            <w:tcW w:w="244" w:type="pct"/>
            <w:vMerge w:val="restart"/>
            <w:tcBorders>
              <w:top w:val="nil"/>
              <w:left w:val="nil"/>
              <w:bottom w:val="single" w:sz="4" w:space="0" w:color="000000"/>
              <w:right w:val="nil"/>
            </w:tcBorders>
            <w:shd w:val="clear" w:color="auto" w:fill="auto"/>
            <w:vAlign w:val="center"/>
            <w:hideMark/>
          </w:tcPr>
          <w:p w14:paraId="0DEE5877" w14:textId="77777777" w:rsidR="00CF6783" w:rsidRPr="002001D0" w:rsidRDefault="00CF6783" w:rsidP="002001D0">
            <w:pPr>
              <w:spacing w:line="276" w:lineRule="auto"/>
              <w:rPr>
                <w:sz w:val="18"/>
                <w:szCs w:val="22"/>
              </w:rPr>
            </w:pPr>
            <w:r w:rsidRPr="002001D0">
              <w:rPr>
                <w:sz w:val="18"/>
                <w:szCs w:val="22"/>
              </w:rPr>
              <w:t>Subgroup</w:t>
            </w:r>
          </w:p>
        </w:tc>
        <w:tc>
          <w:tcPr>
            <w:tcW w:w="3776" w:type="pct"/>
            <w:gridSpan w:val="11"/>
            <w:tcBorders>
              <w:top w:val="nil"/>
              <w:left w:val="nil"/>
              <w:bottom w:val="single" w:sz="4" w:space="0" w:color="auto"/>
              <w:right w:val="nil"/>
            </w:tcBorders>
            <w:shd w:val="clear" w:color="auto" w:fill="auto"/>
            <w:noWrap/>
            <w:vAlign w:val="center"/>
            <w:hideMark/>
          </w:tcPr>
          <w:p w14:paraId="0BC49637" w14:textId="77777777" w:rsidR="00CF6783" w:rsidRPr="002001D0" w:rsidRDefault="00CF6783" w:rsidP="002001D0">
            <w:pPr>
              <w:spacing w:line="276" w:lineRule="auto"/>
              <w:jc w:val="center"/>
              <w:rPr>
                <w:sz w:val="18"/>
                <w:szCs w:val="22"/>
              </w:rPr>
            </w:pPr>
            <w:r w:rsidRPr="002001D0">
              <w:rPr>
                <w:sz w:val="18"/>
                <w:szCs w:val="22"/>
              </w:rPr>
              <w:t xml:space="preserve">SMD [95%-CI], </w:t>
            </w:r>
            <w:r w:rsidRPr="002001D0">
              <w:rPr>
                <w:i/>
                <w:iCs/>
                <w:sz w:val="18"/>
                <w:szCs w:val="22"/>
              </w:rPr>
              <w:t>p</w:t>
            </w:r>
            <w:r w:rsidRPr="002001D0">
              <w:rPr>
                <w:sz w:val="18"/>
                <w:szCs w:val="22"/>
              </w:rPr>
              <w:t>-value</w:t>
            </w:r>
          </w:p>
        </w:tc>
        <w:tc>
          <w:tcPr>
            <w:tcW w:w="174" w:type="pct"/>
            <w:tcBorders>
              <w:top w:val="nil"/>
              <w:left w:val="nil"/>
              <w:bottom w:val="nil"/>
              <w:right w:val="nil"/>
            </w:tcBorders>
            <w:shd w:val="clear" w:color="auto" w:fill="auto"/>
            <w:noWrap/>
            <w:vAlign w:val="center"/>
            <w:hideMark/>
          </w:tcPr>
          <w:p w14:paraId="0FC36C50" w14:textId="77777777" w:rsidR="00CF6783" w:rsidRPr="002001D0" w:rsidRDefault="00CF6783" w:rsidP="002001D0">
            <w:pPr>
              <w:spacing w:line="276" w:lineRule="auto"/>
              <w:jc w:val="center"/>
              <w:rPr>
                <w:sz w:val="18"/>
                <w:szCs w:val="22"/>
              </w:rPr>
            </w:pPr>
          </w:p>
        </w:tc>
        <w:tc>
          <w:tcPr>
            <w:tcW w:w="158" w:type="pct"/>
            <w:vMerge w:val="restart"/>
            <w:tcBorders>
              <w:top w:val="nil"/>
              <w:left w:val="nil"/>
              <w:bottom w:val="single" w:sz="4" w:space="0" w:color="000000"/>
              <w:right w:val="nil"/>
            </w:tcBorders>
            <w:shd w:val="clear" w:color="auto" w:fill="auto"/>
            <w:vAlign w:val="center"/>
            <w:hideMark/>
          </w:tcPr>
          <w:p w14:paraId="571EF29B" w14:textId="77777777" w:rsidR="00CF6783" w:rsidRPr="002001D0" w:rsidRDefault="00CF6783" w:rsidP="002001D0">
            <w:pPr>
              <w:spacing w:line="276" w:lineRule="auto"/>
              <w:jc w:val="center"/>
              <w:rPr>
                <w:sz w:val="18"/>
                <w:szCs w:val="22"/>
              </w:rPr>
            </w:pPr>
            <w:r w:rsidRPr="002001D0">
              <w:rPr>
                <w:sz w:val="18"/>
                <w:szCs w:val="22"/>
              </w:rPr>
              <w:t>Rank</w:t>
            </w:r>
          </w:p>
        </w:tc>
        <w:tc>
          <w:tcPr>
            <w:tcW w:w="217" w:type="pct"/>
            <w:vMerge w:val="restart"/>
            <w:tcBorders>
              <w:top w:val="nil"/>
              <w:left w:val="nil"/>
              <w:bottom w:val="single" w:sz="4" w:space="0" w:color="000000"/>
              <w:right w:val="nil"/>
            </w:tcBorders>
            <w:shd w:val="clear" w:color="auto" w:fill="auto"/>
            <w:vAlign w:val="center"/>
            <w:hideMark/>
          </w:tcPr>
          <w:p w14:paraId="594E1154" w14:textId="77777777" w:rsidR="00CF6783" w:rsidRPr="002001D0" w:rsidRDefault="00CF6783" w:rsidP="002001D0">
            <w:pPr>
              <w:spacing w:line="276" w:lineRule="auto"/>
              <w:jc w:val="center"/>
              <w:rPr>
                <w:sz w:val="18"/>
                <w:szCs w:val="22"/>
              </w:rPr>
            </w:pPr>
            <w:r w:rsidRPr="002001D0">
              <w:rPr>
                <w:sz w:val="18"/>
                <w:szCs w:val="22"/>
              </w:rPr>
              <w:t>SUCRA</w:t>
            </w:r>
          </w:p>
        </w:tc>
      </w:tr>
      <w:tr w:rsidR="00CF6783" w:rsidRPr="002001D0" w14:paraId="78A6E4A6" w14:textId="77777777" w:rsidTr="002001D0">
        <w:trPr>
          <w:trHeight w:val="230"/>
        </w:trPr>
        <w:tc>
          <w:tcPr>
            <w:tcW w:w="431" w:type="pct"/>
            <w:vMerge/>
            <w:tcBorders>
              <w:top w:val="nil"/>
              <w:left w:val="nil"/>
              <w:bottom w:val="single" w:sz="4" w:space="0" w:color="000000"/>
              <w:right w:val="nil"/>
            </w:tcBorders>
            <w:vAlign w:val="center"/>
            <w:hideMark/>
          </w:tcPr>
          <w:p w14:paraId="2B770AB9" w14:textId="77777777" w:rsidR="00CF6783" w:rsidRPr="002001D0" w:rsidRDefault="00CF6783" w:rsidP="002001D0">
            <w:pPr>
              <w:spacing w:line="276" w:lineRule="auto"/>
              <w:rPr>
                <w:sz w:val="18"/>
                <w:szCs w:val="22"/>
              </w:rPr>
            </w:pPr>
          </w:p>
        </w:tc>
        <w:tc>
          <w:tcPr>
            <w:tcW w:w="244" w:type="pct"/>
            <w:vMerge/>
            <w:tcBorders>
              <w:top w:val="nil"/>
              <w:left w:val="nil"/>
              <w:bottom w:val="single" w:sz="4" w:space="0" w:color="000000"/>
              <w:right w:val="nil"/>
            </w:tcBorders>
            <w:vAlign w:val="center"/>
            <w:hideMark/>
          </w:tcPr>
          <w:p w14:paraId="10E31641" w14:textId="77777777" w:rsidR="00CF6783" w:rsidRPr="002001D0" w:rsidRDefault="00CF6783" w:rsidP="002001D0">
            <w:pPr>
              <w:spacing w:line="276" w:lineRule="auto"/>
              <w:rPr>
                <w:sz w:val="18"/>
                <w:szCs w:val="22"/>
              </w:rPr>
            </w:pPr>
          </w:p>
        </w:tc>
        <w:tc>
          <w:tcPr>
            <w:tcW w:w="670" w:type="pct"/>
            <w:gridSpan w:val="2"/>
            <w:tcBorders>
              <w:top w:val="single" w:sz="4" w:space="0" w:color="auto"/>
              <w:left w:val="nil"/>
              <w:bottom w:val="nil"/>
              <w:right w:val="nil"/>
            </w:tcBorders>
            <w:shd w:val="clear" w:color="auto" w:fill="auto"/>
            <w:vAlign w:val="center"/>
            <w:hideMark/>
          </w:tcPr>
          <w:p w14:paraId="72D9742E" w14:textId="77777777" w:rsidR="00CF6783" w:rsidRPr="002001D0" w:rsidRDefault="00CF6783" w:rsidP="002001D0">
            <w:pPr>
              <w:spacing w:line="276" w:lineRule="auto"/>
              <w:jc w:val="center"/>
              <w:rPr>
                <w:sz w:val="18"/>
                <w:szCs w:val="22"/>
              </w:rPr>
            </w:pPr>
            <w:r w:rsidRPr="002001D0">
              <w:rPr>
                <w:sz w:val="18"/>
                <w:szCs w:val="22"/>
              </w:rPr>
              <w:t>BPTB</w:t>
            </w:r>
          </w:p>
        </w:tc>
        <w:tc>
          <w:tcPr>
            <w:tcW w:w="685" w:type="pct"/>
            <w:gridSpan w:val="2"/>
            <w:tcBorders>
              <w:top w:val="single" w:sz="4" w:space="0" w:color="auto"/>
              <w:left w:val="nil"/>
              <w:bottom w:val="single" w:sz="4" w:space="0" w:color="auto"/>
              <w:right w:val="nil"/>
            </w:tcBorders>
            <w:shd w:val="clear" w:color="auto" w:fill="auto"/>
            <w:vAlign w:val="center"/>
            <w:hideMark/>
          </w:tcPr>
          <w:p w14:paraId="1B4B0E3C" w14:textId="77777777" w:rsidR="00CF6783" w:rsidRPr="002001D0" w:rsidRDefault="00CF6783" w:rsidP="002001D0">
            <w:pPr>
              <w:spacing w:line="276" w:lineRule="auto"/>
              <w:jc w:val="center"/>
              <w:rPr>
                <w:sz w:val="18"/>
                <w:szCs w:val="22"/>
              </w:rPr>
            </w:pPr>
            <w:r w:rsidRPr="002001D0">
              <w:rPr>
                <w:sz w:val="18"/>
                <w:szCs w:val="22"/>
              </w:rPr>
              <w:t>HT</w:t>
            </w:r>
          </w:p>
        </w:tc>
        <w:tc>
          <w:tcPr>
            <w:tcW w:w="654" w:type="pct"/>
            <w:gridSpan w:val="2"/>
            <w:tcBorders>
              <w:top w:val="single" w:sz="4" w:space="0" w:color="auto"/>
              <w:left w:val="nil"/>
              <w:bottom w:val="single" w:sz="4" w:space="0" w:color="auto"/>
              <w:right w:val="nil"/>
            </w:tcBorders>
            <w:shd w:val="clear" w:color="auto" w:fill="auto"/>
            <w:vAlign w:val="center"/>
            <w:hideMark/>
          </w:tcPr>
          <w:p w14:paraId="296DE1A6" w14:textId="77777777" w:rsidR="00CF6783" w:rsidRPr="002001D0" w:rsidRDefault="00CF6783" w:rsidP="002001D0">
            <w:pPr>
              <w:spacing w:line="276" w:lineRule="auto"/>
              <w:jc w:val="center"/>
              <w:rPr>
                <w:sz w:val="18"/>
                <w:szCs w:val="22"/>
              </w:rPr>
            </w:pPr>
            <w:r w:rsidRPr="002001D0">
              <w:rPr>
                <w:sz w:val="18"/>
                <w:szCs w:val="22"/>
              </w:rPr>
              <w:t>QT</w:t>
            </w:r>
          </w:p>
        </w:tc>
        <w:tc>
          <w:tcPr>
            <w:tcW w:w="670" w:type="pct"/>
            <w:gridSpan w:val="2"/>
            <w:tcBorders>
              <w:top w:val="single" w:sz="4" w:space="0" w:color="auto"/>
              <w:left w:val="nil"/>
              <w:bottom w:val="single" w:sz="4" w:space="0" w:color="auto"/>
              <w:right w:val="nil"/>
            </w:tcBorders>
            <w:shd w:val="clear" w:color="auto" w:fill="auto"/>
            <w:vAlign w:val="center"/>
            <w:hideMark/>
          </w:tcPr>
          <w:p w14:paraId="77766C93" w14:textId="77777777" w:rsidR="00CF6783" w:rsidRPr="002001D0" w:rsidRDefault="00CF6783" w:rsidP="002001D0">
            <w:pPr>
              <w:spacing w:line="276" w:lineRule="auto"/>
              <w:jc w:val="center"/>
              <w:rPr>
                <w:sz w:val="18"/>
                <w:szCs w:val="22"/>
              </w:rPr>
            </w:pPr>
            <w:r w:rsidRPr="002001D0">
              <w:rPr>
                <w:sz w:val="18"/>
                <w:szCs w:val="22"/>
              </w:rPr>
              <w:t>PLT</w:t>
            </w:r>
          </w:p>
        </w:tc>
        <w:tc>
          <w:tcPr>
            <w:tcW w:w="630" w:type="pct"/>
            <w:gridSpan w:val="2"/>
            <w:tcBorders>
              <w:top w:val="single" w:sz="4" w:space="0" w:color="auto"/>
              <w:left w:val="nil"/>
              <w:bottom w:val="single" w:sz="4" w:space="0" w:color="auto"/>
              <w:right w:val="nil"/>
            </w:tcBorders>
            <w:shd w:val="clear" w:color="auto" w:fill="auto"/>
            <w:vAlign w:val="center"/>
            <w:hideMark/>
          </w:tcPr>
          <w:p w14:paraId="15304A5A" w14:textId="77777777" w:rsidR="00CF6783" w:rsidRPr="002001D0" w:rsidRDefault="00CF6783" w:rsidP="002001D0">
            <w:pPr>
              <w:spacing w:line="276" w:lineRule="auto"/>
              <w:jc w:val="center"/>
              <w:rPr>
                <w:sz w:val="18"/>
                <w:szCs w:val="22"/>
              </w:rPr>
            </w:pPr>
            <w:r w:rsidRPr="002001D0">
              <w:rPr>
                <w:sz w:val="18"/>
                <w:szCs w:val="22"/>
              </w:rPr>
              <w:t>AT</w:t>
            </w:r>
          </w:p>
        </w:tc>
        <w:tc>
          <w:tcPr>
            <w:tcW w:w="640" w:type="pct"/>
            <w:gridSpan w:val="2"/>
            <w:tcBorders>
              <w:top w:val="nil"/>
              <w:left w:val="nil"/>
              <w:bottom w:val="single" w:sz="4" w:space="0" w:color="auto"/>
              <w:right w:val="nil"/>
            </w:tcBorders>
            <w:shd w:val="clear" w:color="auto" w:fill="auto"/>
            <w:vAlign w:val="center"/>
            <w:hideMark/>
          </w:tcPr>
          <w:p w14:paraId="78A1176A" w14:textId="77777777" w:rsidR="00CF6783" w:rsidRPr="002001D0" w:rsidRDefault="00CF6783" w:rsidP="002001D0">
            <w:pPr>
              <w:spacing w:line="276" w:lineRule="auto"/>
              <w:jc w:val="center"/>
              <w:rPr>
                <w:sz w:val="18"/>
                <w:szCs w:val="22"/>
              </w:rPr>
            </w:pPr>
            <w:r w:rsidRPr="002001D0">
              <w:rPr>
                <w:sz w:val="18"/>
                <w:szCs w:val="22"/>
              </w:rPr>
              <w:t>TA</w:t>
            </w:r>
          </w:p>
        </w:tc>
        <w:tc>
          <w:tcPr>
            <w:tcW w:w="158" w:type="pct"/>
            <w:vMerge/>
            <w:tcBorders>
              <w:top w:val="nil"/>
              <w:left w:val="nil"/>
              <w:bottom w:val="single" w:sz="4" w:space="0" w:color="000000"/>
              <w:right w:val="nil"/>
            </w:tcBorders>
            <w:vAlign w:val="center"/>
            <w:hideMark/>
          </w:tcPr>
          <w:p w14:paraId="570C2A9A" w14:textId="77777777" w:rsidR="00CF6783" w:rsidRPr="002001D0" w:rsidRDefault="00CF6783" w:rsidP="002001D0">
            <w:pPr>
              <w:spacing w:line="276" w:lineRule="auto"/>
              <w:jc w:val="center"/>
              <w:rPr>
                <w:sz w:val="18"/>
                <w:szCs w:val="22"/>
              </w:rPr>
            </w:pPr>
          </w:p>
        </w:tc>
        <w:tc>
          <w:tcPr>
            <w:tcW w:w="217" w:type="pct"/>
            <w:vMerge/>
            <w:tcBorders>
              <w:top w:val="nil"/>
              <w:left w:val="nil"/>
              <w:bottom w:val="single" w:sz="4" w:space="0" w:color="000000"/>
              <w:right w:val="nil"/>
            </w:tcBorders>
            <w:vAlign w:val="center"/>
            <w:hideMark/>
          </w:tcPr>
          <w:p w14:paraId="08CB41C5" w14:textId="77777777" w:rsidR="00CF6783" w:rsidRPr="002001D0" w:rsidRDefault="00CF6783" w:rsidP="002001D0">
            <w:pPr>
              <w:spacing w:line="276" w:lineRule="auto"/>
              <w:jc w:val="center"/>
              <w:rPr>
                <w:sz w:val="18"/>
                <w:szCs w:val="22"/>
              </w:rPr>
            </w:pPr>
          </w:p>
        </w:tc>
      </w:tr>
      <w:tr w:rsidR="002001D0" w:rsidRPr="002001D0" w14:paraId="308068D5" w14:textId="77777777" w:rsidTr="002001D0">
        <w:trPr>
          <w:trHeight w:val="230"/>
        </w:trPr>
        <w:tc>
          <w:tcPr>
            <w:tcW w:w="431" w:type="pct"/>
            <w:vMerge w:val="restart"/>
            <w:tcBorders>
              <w:top w:val="nil"/>
              <w:left w:val="nil"/>
              <w:bottom w:val="single" w:sz="4" w:space="0" w:color="000000"/>
              <w:right w:val="nil"/>
            </w:tcBorders>
            <w:shd w:val="clear" w:color="auto" w:fill="auto"/>
            <w:vAlign w:val="center"/>
            <w:hideMark/>
          </w:tcPr>
          <w:p w14:paraId="359EBC73" w14:textId="77777777" w:rsidR="00CF6783" w:rsidRPr="002001D0" w:rsidRDefault="00CF6783" w:rsidP="002001D0">
            <w:pPr>
              <w:spacing w:line="276" w:lineRule="auto"/>
              <w:rPr>
                <w:sz w:val="18"/>
                <w:szCs w:val="22"/>
              </w:rPr>
            </w:pPr>
            <w:r w:rsidRPr="002001D0">
              <w:rPr>
                <w:sz w:val="18"/>
                <w:szCs w:val="22"/>
              </w:rPr>
              <w:t>IKDC subjective</w:t>
            </w:r>
          </w:p>
        </w:tc>
        <w:tc>
          <w:tcPr>
            <w:tcW w:w="244" w:type="pct"/>
            <w:tcBorders>
              <w:top w:val="nil"/>
              <w:left w:val="nil"/>
              <w:bottom w:val="nil"/>
              <w:right w:val="nil"/>
            </w:tcBorders>
            <w:shd w:val="clear" w:color="auto" w:fill="auto"/>
            <w:vAlign w:val="center"/>
            <w:hideMark/>
          </w:tcPr>
          <w:p w14:paraId="25B06344" w14:textId="77777777" w:rsidR="00CF6783" w:rsidRPr="002001D0" w:rsidRDefault="00CF6783" w:rsidP="002001D0">
            <w:pPr>
              <w:spacing w:line="276" w:lineRule="auto"/>
              <w:rPr>
                <w:sz w:val="18"/>
                <w:szCs w:val="22"/>
              </w:rPr>
            </w:pPr>
            <w:r w:rsidRPr="002001D0">
              <w:rPr>
                <w:sz w:val="18"/>
                <w:szCs w:val="22"/>
              </w:rPr>
              <w:t>BPTB</w:t>
            </w:r>
          </w:p>
        </w:tc>
        <w:tc>
          <w:tcPr>
            <w:tcW w:w="670" w:type="pct"/>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7ADCF939" w14:textId="77777777" w:rsidR="00CF6783" w:rsidRPr="002001D0" w:rsidRDefault="00CF6783" w:rsidP="002001D0">
            <w:pPr>
              <w:spacing w:line="276" w:lineRule="auto"/>
              <w:jc w:val="center"/>
              <w:rPr>
                <w:sz w:val="18"/>
                <w:szCs w:val="22"/>
              </w:rPr>
            </w:pPr>
            <w:r w:rsidRPr="002001D0">
              <w:rPr>
                <w:sz w:val="18"/>
                <w:szCs w:val="22"/>
              </w:rPr>
              <w:t>BPTB</w:t>
            </w:r>
          </w:p>
        </w:tc>
        <w:tc>
          <w:tcPr>
            <w:tcW w:w="481" w:type="pct"/>
            <w:tcBorders>
              <w:top w:val="nil"/>
              <w:left w:val="nil"/>
              <w:bottom w:val="nil"/>
              <w:right w:val="nil"/>
            </w:tcBorders>
            <w:shd w:val="clear" w:color="auto" w:fill="auto"/>
            <w:vAlign w:val="center"/>
            <w:hideMark/>
          </w:tcPr>
          <w:p w14:paraId="0A51F187" w14:textId="77777777" w:rsidR="00CF6783" w:rsidRPr="002001D0" w:rsidRDefault="00CF6783" w:rsidP="002001D0">
            <w:pPr>
              <w:spacing w:line="276" w:lineRule="auto"/>
              <w:jc w:val="center"/>
              <w:rPr>
                <w:sz w:val="18"/>
                <w:szCs w:val="22"/>
              </w:rPr>
            </w:pPr>
            <w:r w:rsidRPr="002001D0">
              <w:rPr>
                <w:sz w:val="18"/>
                <w:szCs w:val="22"/>
              </w:rPr>
              <w:t>0.502 [0.069; 0.936]</w:t>
            </w:r>
          </w:p>
        </w:tc>
        <w:tc>
          <w:tcPr>
            <w:tcW w:w="204" w:type="pct"/>
            <w:tcBorders>
              <w:top w:val="nil"/>
              <w:left w:val="nil"/>
              <w:bottom w:val="nil"/>
              <w:right w:val="nil"/>
            </w:tcBorders>
            <w:shd w:val="clear" w:color="auto" w:fill="auto"/>
            <w:vAlign w:val="center"/>
            <w:hideMark/>
          </w:tcPr>
          <w:p w14:paraId="04AB783A" w14:textId="77777777" w:rsidR="00CF6783" w:rsidRPr="002001D0" w:rsidRDefault="00CF6783" w:rsidP="002001D0">
            <w:pPr>
              <w:spacing w:line="276" w:lineRule="auto"/>
              <w:jc w:val="center"/>
              <w:rPr>
                <w:sz w:val="18"/>
                <w:szCs w:val="22"/>
              </w:rPr>
            </w:pPr>
            <w:r w:rsidRPr="002001D0">
              <w:rPr>
                <w:sz w:val="18"/>
                <w:szCs w:val="22"/>
              </w:rPr>
              <w:t>0.0231</w:t>
            </w:r>
          </w:p>
        </w:tc>
        <w:tc>
          <w:tcPr>
            <w:tcW w:w="465" w:type="pct"/>
            <w:tcBorders>
              <w:top w:val="nil"/>
              <w:left w:val="nil"/>
              <w:bottom w:val="nil"/>
              <w:right w:val="nil"/>
            </w:tcBorders>
            <w:shd w:val="clear" w:color="auto" w:fill="auto"/>
            <w:vAlign w:val="center"/>
            <w:hideMark/>
          </w:tcPr>
          <w:p w14:paraId="412FF4AE" w14:textId="77777777" w:rsidR="00CF6783" w:rsidRPr="002001D0" w:rsidRDefault="00CF6783" w:rsidP="002001D0">
            <w:pPr>
              <w:spacing w:line="276" w:lineRule="auto"/>
              <w:jc w:val="center"/>
              <w:rPr>
                <w:sz w:val="18"/>
                <w:szCs w:val="22"/>
              </w:rPr>
            </w:pPr>
            <w:r w:rsidRPr="002001D0">
              <w:rPr>
                <w:sz w:val="18"/>
                <w:szCs w:val="22"/>
              </w:rPr>
              <w:t>0.202 [-0.078; 0.483]</w:t>
            </w:r>
          </w:p>
        </w:tc>
        <w:tc>
          <w:tcPr>
            <w:tcW w:w="189" w:type="pct"/>
            <w:tcBorders>
              <w:top w:val="nil"/>
              <w:left w:val="nil"/>
              <w:bottom w:val="nil"/>
              <w:right w:val="nil"/>
            </w:tcBorders>
            <w:shd w:val="clear" w:color="auto" w:fill="auto"/>
            <w:vAlign w:val="center"/>
            <w:hideMark/>
          </w:tcPr>
          <w:p w14:paraId="67CA861C" w14:textId="77777777" w:rsidR="00CF6783" w:rsidRPr="002001D0" w:rsidRDefault="00CF6783" w:rsidP="002001D0">
            <w:pPr>
              <w:spacing w:line="276" w:lineRule="auto"/>
              <w:jc w:val="center"/>
              <w:rPr>
                <w:sz w:val="18"/>
                <w:szCs w:val="22"/>
              </w:rPr>
            </w:pPr>
            <w:r w:rsidRPr="002001D0">
              <w:rPr>
                <w:sz w:val="18"/>
                <w:szCs w:val="22"/>
              </w:rPr>
              <w:t>0.1572</w:t>
            </w:r>
          </w:p>
        </w:tc>
        <w:tc>
          <w:tcPr>
            <w:tcW w:w="481" w:type="pct"/>
            <w:tcBorders>
              <w:top w:val="nil"/>
              <w:left w:val="nil"/>
              <w:bottom w:val="nil"/>
              <w:right w:val="nil"/>
            </w:tcBorders>
            <w:shd w:val="clear" w:color="auto" w:fill="auto"/>
            <w:vAlign w:val="center"/>
            <w:hideMark/>
          </w:tcPr>
          <w:p w14:paraId="5F87C446" w14:textId="7ECBD4F5"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7681A50B" w14:textId="15917F41"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66A57B40" w14:textId="09CB9D62"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75762196" w14:textId="636177FD"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4FF36171" w14:textId="0B3B1346"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46EDFFE5" w14:textId="2D451860"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337ED7D9" w14:textId="77777777" w:rsidR="00CF6783" w:rsidRPr="002001D0" w:rsidRDefault="00CF6783" w:rsidP="002001D0">
            <w:pPr>
              <w:spacing w:line="276" w:lineRule="auto"/>
              <w:jc w:val="center"/>
              <w:rPr>
                <w:sz w:val="18"/>
                <w:szCs w:val="22"/>
              </w:rPr>
            </w:pPr>
            <w:r w:rsidRPr="002001D0">
              <w:rPr>
                <w:sz w:val="18"/>
                <w:szCs w:val="22"/>
              </w:rPr>
              <w:t>1</w:t>
            </w:r>
          </w:p>
        </w:tc>
        <w:tc>
          <w:tcPr>
            <w:tcW w:w="217" w:type="pct"/>
            <w:tcBorders>
              <w:top w:val="nil"/>
              <w:left w:val="nil"/>
              <w:bottom w:val="nil"/>
              <w:right w:val="nil"/>
            </w:tcBorders>
            <w:shd w:val="clear" w:color="auto" w:fill="auto"/>
            <w:vAlign w:val="center"/>
            <w:hideMark/>
          </w:tcPr>
          <w:p w14:paraId="242B69A3" w14:textId="77777777" w:rsidR="00CF6783" w:rsidRPr="002001D0" w:rsidRDefault="00CF6783" w:rsidP="002001D0">
            <w:pPr>
              <w:spacing w:line="276" w:lineRule="auto"/>
              <w:jc w:val="center"/>
              <w:rPr>
                <w:sz w:val="18"/>
                <w:szCs w:val="22"/>
              </w:rPr>
            </w:pPr>
            <w:r w:rsidRPr="002001D0">
              <w:rPr>
                <w:sz w:val="18"/>
                <w:szCs w:val="22"/>
              </w:rPr>
              <w:t>0.9927</w:t>
            </w:r>
          </w:p>
        </w:tc>
      </w:tr>
      <w:tr w:rsidR="002001D0" w:rsidRPr="002001D0" w14:paraId="71E7B027" w14:textId="77777777" w:rsidTr="002001D0">
        <w:trPr>
          <w:trHeight w:val="230"/>
        </w:trPr>
        <w:tc>
          <w:tcPr>
            <w:tcW w:w="431" w:type="pct"/>
            <w:vMerge/>
            <w:tcBorders>
              <w:top w:val="nil"/>
              <w:left w:val="nil"/>
              <w:bottom w:val="single" w:sz="4" w:space="0" w:color="000000"/>
              <w:right w:val="nil"/>
            </w:tcBorders>
            <w:vAlign w:val="center"/>
            <w:hideMark/>
          </w:tcPr>
          <w:p w14:paraId="49428C52"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190DF092" w14:textId="77777777" w:rsidR="00CF6783" w:rsidRPr="002001D0" w:rsidRDefault="00CF6783" w:rsidP="002001D0">
            <w:pPr>
              <w:spacing w:line="276" w:lineRule="auto"/>
              <w:rPr>
                <w:sz w:val="18"/>
                <w:szCs w:val="22"/>
              </w:rPr>
            </w:pPr>
            <w:r w:rsidRPr="002001D0">
              <w:rPr>
                <w:sz w:val="18"/>
                <w:szCs w:val="22"/>
              </w:rPr>
              <w:t>HT</w:t>
            </w:r>
          </w:p>
        </w:tc>
        <w:tc>
          <w:tcPr>
            <w:tcW w:w="465" w:type="pct"/>
            <w:tcBorders>
              <w:top w:val="nil"/>
              <w:left w:val="nil"/>
              <w:bottom w:val="nil"/>
              <w:right w:val="nil"/>
            </w:tcBorders>
            <w:shd w:val="clear" w:color="auto" w:fill="auto"/>
            <w:vAlign w:val="center"/>
            <w:hideMark/>
          </w:tcPr>
          <w:p w14:paraId="46D2CF28" w14:textId="77777777" w:rsidR="00CF6783" w:rsidRPr="002001D0" w:rsidRDefault="00CF6783" w:rsidP="002001D0">
            <w:pPr>
              <w:spacing w:line="276" w:lineRule="auto"/>
              <w:jc w:val="center"/>
              <w:rPr>
                <w:sz w:val="18"/>
                <w:szCs w:val="22"/>
              </w:rPr>
            </w:pPr>
            <w:r w:rsidRPr="002001D0">
              <w:rPr>
                <w:sz w:val="18"/>
                <w:szCs w:val="22"/>
              </w:rPr>
              <w:t>0.360 [0.122; 0.599]</w:t>
            </w:r>
          </w:p>
        </w:tc>
        <w:tc>
          <w:tcPr>
            <w:tcW w:w="204" w:type="pct"/>
            <w:tcBorders>
              <w:top w:val="nil"/>
              <w:left w:val="nil"/>
              <w:bottom w:val="nil"/>
              <w:right w:val="nil"/>
            </w:tcBorders>
            <w:shd w:val="clear" w:color="auto" w:fill="auto"/>
            <w:vAlign w:val="center"/>
            <w:hideMark/>
          </w:tcPr>
          <w:p w14:paraId="2061FB43" w14:textId="77777777" w:rsidR="00CF6783" w:rsidRPr="002001D0" w:rsidRDefault="00CF6783" w:rsidP="002001D0">
            <w:pPr>
              <w:spacing w:line="276" w:lineRule="auto"/>
              <w:jc w:val="center"/>
              <w:rPr>
                <w:sz w:val="18"/>
                <w:szCs w:val="22"/>
              </w:rPr>
            </w:pPr>
            <w:r w:rsidRPr="002001D0">
              <w:rPr>
                <w:sz w:val="18"/>
                <w:szCs w:val="22"/>
              </w:rPr>
              <w:t>0.0031</w:t>
            </w:r>
          </w:p>
        </w:tc>
        <w:tc>
          <w:tcPr>
            <w:tcW w:w="685" w:type="pct"/>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69F108FD" w14:textId="77777777" w:rsidR="00CF6783" w:rsidRPr="002001D0" w:rsidRDefault="00CF6783" w:rsidP="002001D0">
            <w:pPr>
              <w:spacing w:line="276" w:lineRule="auto"/>
              <w:jc w:val="center"/>
              <w:rPr>
                <w:sz w:val="18"/>
                <w:szCs w:val="22"/>
              </w:rPr>
            </w:pPr>
            <w:r w:rsidRPr="002001D0">
              <w:rPr>
                <w:sz w:val="18"/>
                <w:szCs w:val="22"/>
              </w:rPr>
              <w:t>HT</w:t>
            </w:r>
          </w:p>
        </w:tc>
        <w:tc>
          <w:tcPr>
            <w:tcW w:w="465" w:type="pct"/>
            <w:tcBorders>
              <w:top w:val="nil"/>
              <w:left w:val="nil"/>
              <w:bottom w:val="nil"/>
              <w:right w:val="nil"/>
            </w:tcBorders>
            <w:shd w:val="clear" w:color="auto" w:fill="auto"/>
            <w:vAlign w:val="center"/>
            <w:hideMark/>
          </w:tcPr>
          <w:p w14:paraId="5EF2AEF8" w14:textId="77777777" w:rsidR="00CF6783" w:rsidRPr="002001D0" w:rsidRDefault="00CF6783" w:rsidP="002001D0">
            <w:pPr>
              <w:spacing w:line="276" w:lineRule="auto"/>
              <w:jc w:val="center"/>
              <w:rPr>
                <w:sz w:val="18"/>
                <w:szCs w:val="22"/>
              </w:rPr>
            </w:pPr>
            <w:r w:rsidRPr="002001D0">
              <w:rPr>
                <w:sz w:val="18"/>
                <w:szCs w:val="22"/>
              </w:rPr>
              <w:t>0.302 [0.12; 0.484]</w:t>
            </w:r>
          </w:p>
        </w:tc>
        <w:tc>
          <w:tcPr>
            <w:tcW w:w="189" w:type="pct"/>
            <w:tcBorders>
              <w:top w:val="nil"/>
              <w:left w:val="nil"/>
              <w:bottom w:val="nil"/>
              <w:right w:val="nil"/>
            </w:tcBorders>
            <w:shd w:val="clear" w:color="auto" w:fill="auto"/>
            <w:vAlign w:val="center"/>
            <w:hideMark/>
          </w:tcPr>
          <w:p w14:paraId="1F2F50DD" w14:textId="77777777" w:rsidR="00CF6783" w:rsidRPr="002001D0" w:rsidRDefault="00CF6783" w:rsidP="002001D0">
            <w:pPr>
              <w:spacing w:line="276" w:lineRule="auto"/>
              <w:jc w:val="center"/>
              <w:rPr>
                <w:sz w:val="18"/>
                <w:szCs w:val="22"/>
              </w:rPr>
            </w:pPr>
            <w:r w:rsidRPr="002001D0">
              <w:rPr>
                <w:sz w:val="18"/>
                <w:szCs w:val="22"/>
              </w:rPr>
              <w:t>0.0012</w:t>
            </w:r>
          </w:p>
        </w:tc>
        <w:tc>
          <w:tcPr>
            <w:tcW w:w="481" w:type="pct"/>
            <w:tcBorders>
              <w:top w:val="nil"/>
              <w:left w:val="nil"/>
              <w:bottom w:val="nil"/>
              <w:right w:val="nil"/>
            </w:tcBorders>
            <w:shd w:val="clear" w:color="auto" w:fill="auto"/>
            <w:vAlign w:val="center"/>
            <w:hideMark/>
          </w:tcPr>
          <w:p w14:paraId="753DEFEB" w14:textId="77777777" w:rsidR="00CF6783" w:rsidRPr="002001D0" w:rsidRDefault="00CF6783" w:rsidP="002001D0">
            <w:pPr>
              <w:spacing w:line="276" w:lineRule="auto"/>
              <w:jc w:val="center"/>
              <w:rPr>
                <w:sz w:val="18"/>
                <w:szCs w:val="22"/>
              </w:rPr>
            </w:pPr>
            <w:r w:rsidRPr="002001D0">
              <w:rPr>
                <w:sz w:val="18"/>
                <w:szCs w:val="22"/>
              </w:rPr>
              <w:t>0.194 [-0.064; 0.451]</w:t>
            </w:r>
          </w:p>
        </w:tc>
        <w:tc>
          <w:tcPr>
            <w:tcW w:w="189" w:type="pct"/>
            <w:tcBorders>
              <w:top w:val="nil"/>
              <w:left w:val="nil"/>
              <w:bottom w:val="nil"/>
              <w:right w:val="nil"/>
            </w:tcBorders>
            <w:shd w:val="clear" w:color="auto" w:fill="auto"/>
            <w:vAlign w:val="center"/>
            <w:hideMark/>
          </w:tcPr>
          <w:p w14:paraId="642A0F11" w14:textId="77777777" w:rsidR="00CF6783" w:rsidRPr="002001D0" w:rsidRDefault="00CF6783" w:rsidP="002001D0">
            <w:pPr>
              <w:spacing w:line="276" w:lineRule="auto"/>
              <w:jc w:val="center"/>
              <w:rPr>
                <w:sz w:val="18"/>
                <w:szCs w:val="22"/>
              </w:rPr>
            </w:pPr>
            <w:r w:rsidRPr="002001D0">
              <w:rPr>
                <w:sz w:val="18"/>
                <w:szCs w:val="22"/>
              </w:rPr>
              <w:t>0.001</w:t>
            </w:r>
          </w:p>
        </w:tc>
        <w:tc>
          <w:tcPr>
            <w:tcW w:w="465" w:type="pct"/>
            <w:tcBorders>
              <w:top w:val="nil"/>
              <w:left w:val="nil"/>
              <w:bottom w:val="nil"/>
              <w:right w:val="nil"/>
            </w:tcBorders>
            <w:shd w:val="clear" w:color="auto" w:fill="auto"/>
            <w:vAlign w:val="center"/>
            <w:hideMark/>
          </w:tcPr>
          <w:p w14:paraId="3C90F364"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1FD6129B"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72947E86" w14:textId="77777777" w:rsidR="00CF6783" w:rsidRPr="002001D0" w:rsidRDefault="00CF6783" w:rsidP="002001D0">
            <w:pPr>
              <w:spacing w:line="276" w:lineRule="auto"/>
              <w:jc w:val="center"/>
              <w:rPr>
                <w:sz w:val="18"/>
                <w:szCs w:val="22"/>
              </w:rPr>
            </w:pPr>
            <w:r w:rsidRPr="002001D0">
              <w:rPr>
                <w:sz w:val="18"/>
                <w:szCs w:val="22"/>
              </w:rPr>
              <w:t>0.365 [-0.243; 0.973]</w:t>
            </w:r>
          </w:p>
        </w:tc>
        <w:tc>
          <w:tcPr>
            <w:tcW w:w="174" w:type="pct"/>
            <w:tcBorders>
              <w:top w:val="nil"/>
              <w:left w:val="nil"/>
              <w:bottom w:val="nil"/>
              <w:right w:val="nil"/>
            </w:tcBorders>
            <w:shd w:val="clear" w:color="auto" w:fill="auto"/>
            <w:vAlign w:val="center"/>
            <w:hideMark/>
          </w:tcPr>
          <w:p w14:paraId="45C6E00D" w14:textId="77777777" w:rsidR="00CF6783" w:rsidRPr="002001D0" w:rsidRDefault="00CF6783" w:rsidP="002001D0">
            <w:pPr>
              <w:spacing w:line="276" w:lineRule="auto"/>
              <w:jc w:val="center"/>
              <w:rPr>
                <w:sz w:val="18"/>
                <w:szCs w:val="22"/>
              </w:rPr>
            </w:pPr>
            <w:r w:rsidRPr="002001D0">
              <w:rPr>
                <w:sz w:val="18"/>
                <w:szCs w:val="22"/>
              </w:rPr>
              <w:t>0.24</w:t>
            </w:r>
          </w:p>
        </w:tc>
        <w:tc>
          <w:tcPr>
            <w:tcW w:w="158" w:type="pct"/>
            <w:tcBorders>
              <w:top w:val="nil"/>
              <w:left w:val="nil"/>
              <w:bottom w:val="nil"/>
              <w:right w:val="nil"/>
            </w:tcBorders>
            <w:shd w:val="clear" w:color="auto" w:fill="auto"/>
            <w:vAlign w:val="center"/>
            <w:hideMark/>
          </w:tcPr>
          <w:p w14:paraId="798E38D9" w14:textId="77777777" w:rsidR="00CF6783" w:rsidRPr="002001D0" w:rsidRDefault="00CF6783" w:rsidP="002001D0">
            <w:pPr>
              <w:spacing w:line="276" w:lineRule="auto"/>
              <w:jc w:val="center"/>
              <w:rPr>
                <w:sz w:val="18"/>
                <w:szCs w:val="22"/>
              </w:rPr>
            </w:pPr>
            <w:r w:rsidRPr="002001D0">
              <w:rPr>
                <w:sz w:val="18"/>
                <w:szCs w:val="22"/>
              </w:rPr>
              <w:t>2</w:t>
            </w:r>
          </w:p>
        </w:tc>
        <w:tc>
          <w:tcPr>
            <w:tcW w:w="217" w:type="pct"/>
            <w:tcBorders>
              <w:top w:val="nil"/>
              <w:left w:val="nil"/>
              <w:bottom w:val="nil"/>
              <w:right w:val="nil"/>
            </w:tcBorders>
            <w:shd w:val="clear" w:color="auto" w:fill="auto"/>
            <w:vAlign w:val="center"/>
            <w:hideMark/>
          </w:tcPr>
          <w:p w14:paraId="6027CCC6" w14:textId="77777777" w:rsidR="00CF6783" w:rsidRPr="002001D0" w:rsidRDefault="00CF6783" w:rsidP="002001D0">
            <w:pPr>
              <w:spacing w:line="276" w:lineRule="auto"/>
              <w:jc w:val="center"/>
              <w:rPr>
                <w:sz w:val="18"/>
                <w:szCs w:val="22"/>
              </w:rPr>
            </w:pPr>
            <w:r w:rsidRPr="002001D0">
              <w:rPr>
                <w:sz w:val="18"/>
                <w:szCs w:val="22"/>
              </w:rPr>
              <w:t>0.6502</w:t>
            </w:r>
          </w:p>
        </w:tc>
      </w:tr>
      <w:tr w:rsidR="002001D0" w:rsidRPr="002001D0" w14:paraId="77E2F50D" w14:textId="77777777" w:rsidTr="002001D0">
        <w:trPr>
          <w:trHeight w:val="230"/>
        </w:trPr>
        <w:tc>
          <w:tcPr>
            <w:tcW w:w="431" w:type="pct"/>
            <w:vMerge/>
            <w:tcBorders>
              <w:top w:val="nil"/>
              <w:left w:val="nil"/>
              <w:bottom w:val="single" w:sz="4" w:space="0" w:color="000000"/>
              <w:right w:val="nil"/>
            </w:tcBorders>
            <w:vAlign w:val="center"/>
            <w:hideMark/>
          </w:tcPr>
          <w:p w14:paraId="605DBB68"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06EB6CB6" w14:textId="77777777" w:rsidR="00CF6783" w:rsidRPr="002001D0" w:rsidRDefault="00CF6783" w:rsidP="002001D0">
            <w:pPr>
              <w:spacing w:line="276" w:lineRule="auto"/>
              <w:rPr>
                <w:sz w:val="18"/>
                <w:szCs w:val="22"/>
              </w:rPr>
            </w:pPr>
            <w:r w:rsidRPr="002001D0">
              <w:rPr>
                <w:sz w:val="18"/>
                <w:szCs w:val="22"/>
              </w:rPr>
              <w:t>QT</w:t>
            </w:r>
          </w:p>
        </w:tc>
        <w:tc>
          <w:tcPr>
            <w:tcW w:w="465" w:type="pct"/>
            <w:tcBorders>
              <w:top w:val="nil"/>
              <w:left w:val="nil"/>
              <w:bottom w:val="nil"/>
              <w:right w:val="nil"/>
            </w:tcBorders>
            <w:shd w:val="clear" w:color="auto" w:fill="auto"/>
            <w:vAlign w:val="center"/>
            <w:hideMark/>
          </w:tcPr>
          <w:p w14:paraId="10B63320" w14:textId="77777777" w:rsidR="00CF6783" w:rsidRPr="002001D0" w:rsidRDefault="00CF6783" w:rsidP="002001D0">
            <w:pPr>
              <w:spacing w:line="276" w:lineRule="auto"/>
              <w:jc w:val="center"/>
              <w:rPr>
                <w:sz w:val="18"/>
                <w:szCs w:val="22"/>
              </w:rPr>
            </w:pPr>
            <w:r w:rsidRPr="002001D0">
              <w:rPr>
                <w:sz w:val="18"/>
                <w:szCs w:val="22"/>
              </w:rPr>
              <w:t>0.533 [0.211; 0.854]</w:t>
            </w:r>
          </w:p>
        </w:tc>
        <w:tc>
          <w:tcPr>
            <w:tcW w:w="204" w:type="pct"/>
            <w:tcBorders>
              <w:top w:val="nil"/>
              <w:left w:val="nil"/>
              <w:bottom w:val="nil"/>
              <w:right w:val="nil"/>
            </w:tcBorders>
            <w:shd w:val="clear" w:color="auto" w:fill="auto"/>
            <w:vAlign w:val="center"/>
            <w:hideMark/>
          </w:tcPr>
          <w:p w14:paraId="38D3FE29" w14:textId="77777777" w:rsidR="00CF6783" w:rsidRPr="002001D0" w:rsidRDefault="00CF6783" w:rsidP="002001D0">
            <w:pPr>
              <w:spacing w:line="276" w:lineRule="auto"/>
              <w:jc w:val="center"/>
              <w:rPr>
                <w:sz w:val="18"/>
                <w:szCs w:val="22"/>
              </w:rPr>
            </w:pPr>
            <w:r w:rsidRPr="002001D0">
              <w:rPr>
                <w:sz w:val="18"/>
                <w:szCs w:val="22"/>
              </w:rPr>
              <w:t>0.0313</w:t>
            </w:r>
          </w:p>
        </w:tc>
        <w:tc>
          <w:tcPr>
            <w:tcW w:w="481" w:type="pct"/>
            <w:tcBorders>
              <w:top w:val="nil"/>
              <w:left w:val="nil"/>
              <w:bottom w:val="nil"/>
              <w:right w:val="nil"/>
            </w:tcBorders>
            <w:shd w:val="clear" w:color="auto" w:fill="auto"/>
            <w:vAlign w:val="center"/>
            <w:hideMark/>
          </w:tcPr>
          <w:p w14:paraId="37CA32D4" w14:textId="77777777" w:rsidR="00CF6783" w:rsidRPr="002001D0" w:rsidRDefault="00CF6783" w:rsidP="002001D0">
            <w:pPr>
              <w:spacing w:line="276" w:lineRule="auto"/>
              <w:jc w:val="center"/>
              <w:rPr>
                <w:sz w:val="18"/>
                <w:szCs w:val="22"/>
              </w:rPr>
            </w:pPr>
            <w:r w:rsidRPr="002001D0">
              <w:rPr>
                <w:sz w:val="18"/>
                <w:szCs w:val="22"/>
              </w:rPr>
              <w:t>0.172 [-0.118; 0.463]</w:t>
            </w:r>
          </w:p>
        </w:tc>
        <w:tc>
          <w:tcPr>
            <w:tcW w:w="204" w:type="pct"/>
            <w:tcBorders>
              <w:top w:val="nil"/>
              <w:left w:val="nil"/>
              <w:bottom w:val="nil"/>
              <w:right w:val="nil"/>
            </w:tcBorders>
            <w:shd w:val="clear" w:color="auto" w:fill="auto"/>
            <w:vAlign w:val="center"/>
            <w:hideMark/>
          </w:tcPr>
          <w:p w14:paraId="630CB0E0" w14:textId="77777777" w:rsidR="00CF6783" w:rsidRPr="002001D0" w:rsidRDefault="00CF6783" w:rsidP="002001D0">
            <w:pPr>
              <w:spacing w:line="276" w:lineRule="auto"/>
              <w:jc w:val="center"/>
              <w:rPr>
                <w:sz w:val="18"/>
                <w:szCs w:val="22"/>
              </w:rPr>
            </w:pPr>
            <w:r w:rsidRPr="002001D0">
              <w:rPr>
                <w:sz w:val="18"/>
                <w:szCs w:val="22"/>
              </w:rPr>
              <w:t>0.3604</w:t>
            </w:r>
          </w:p>
        </w:tc>
        <w:tc>
          <w:tcPr>
            <w:tcW w:w="654" w:type="pct"/>
            <w:gridSpan w:val="2"/>
            <w:tcBorders>
              <w:top w:val="single" w:sz="4" w:space="0" w:color="auto"/>
              <w:left w:val="single" w:sz="4" w:space="0" w:color="auto"/>
              <w:bottom w:val="single" w:sz="4" w:space="0" w:color="auto"/>
              <w:right w:val="single" w:sz="4" w:space="0" w:color="auto"/>
            </w:tcBorders>
            <w:shd w:val="clear" w:color="000000" w:fill="BFBFBF"/>
            <w:vAlign w:val="center"/>
            <w:hideMark/>
          </w:tcPr>
          <w:p w14:paraId="78EA749D" w14:textId="77777777" w:rsidR="00CF6783" w:rsidRPr="002001D0" w:rsidRDefault="00CF6783" w:rsidP="002001D0">
            <w:pPr>
              <w:spacing w:line="276" w:lineRule="auto"/>
              <w:jc w:val="center"/>
              <w:rPr>
                <w:sz w:val="18"/>
                <w:szCs w:val="22"/>
              </w:rPr>
            </w:pPr>
            <w:r w:rsidRPr="002001D0">
              <w:rPr>
                <w:sz w:val="18"/>
                <w:szCs w:val="22"/>
              </w:rPr>
              <w:t>QT</w:t>
            </w:r>
          </w:p>
        </w:tc>
        <w:tc>
          <w:tcPr>
            <w:tcW w:w="481" w:type="pct"/>
            <w:tcBorders>
              <w:top w:val="nil"/>
              <w:left w:val="nil"/>
              <w:bottom w:val="nil"/>
              <w:right w:val="nil"/>
            </w:tcBorders>
            <w:shd w:val="clear" w:color="auto" w:fill="auto"/>
            <w:vAlign w:val="center"/>
            <w:hideMark/>
          </w:tcPr>
          <w:p w14:paraId="558892CF" w14:textId="745F1594"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7374FF10"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6A6A1048"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01FF8396"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tcPr>
          <w:p w14:paraId="4267B469" w14:textId="1F61D15E"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1F80EC5A"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2FF7F8C3" w14:textId="77777777" w:rsidR="00CF6783" w:rsidRPr="002001D0" w:rsidRDefault="00CF6783" w:rsidP="002001D0">
            <w:pPr>
              <w:spacing w:line="276" w:lineRule="auto"/>
              <w:jc w:val="center"/>
              <w:rPr>
                <w:sz w:val="18"/>
                <w:szCs w:val="22"/>
              </w:rPr>
            </w:pPr>
            <w:r w:rsidRPr="002001D0">
              <w:rPr>
                <w:sz w:val="18"/>
                <w:szCs w:val="22"/>
              </w:rPr>
              <w:t>3</w:t>
            </w:r>
          </w:p>
        </w:tc>
        <w:tc>
          <w:tcPr>
            <w:tcW w:w="217" w:type="pct"/>
            <w:tcBorders>
              <w:top w:val="nil"/>
              <w:left w:val="nil"/>
              <w:bottom w:val="nil"/>
              <w:right w:val="nil"/>
            </w:tcBorders>
            <w:shd w:val="clear" w:color="auto" w:fill="auto"/>
            <w:vAlign w:val="center"/>
            <w:hideMark/>
          </w:tcPr>
          <w:p w14:paraId="570F0FEE" w14:textId="77777777" w:rsidR="00CF6783" w:rsidRPr="002001D0" w:rsidRDefault="00CF6783" w:rsidP="002001D0">
            <w:pPr>
              <w:spacing w:line="276" w:lineRule="auto"/>
              <w:jc w:val="center"/>
              <w:rPr>
                <w:sz w:val="18"/>
                <w:szCs w:val="22"/>
              </w:rPr>
            </w:pPr>
            <w:r w:rsidRPr="002001D0">
              <w:rPr>
                <w:sz w:val="18"/>
                <w:szCs w:val="22"/>
              </w:rPr>
              <w:t>0.3511</w:t>
            </w:r>
          </w:p>
        </w:tc>
      </w:tr>
      <w:tr w:rsidR="002001D0" w:rsidRPr="002001D0" w14:paraId="531782C0" w14:textId="77777777" w:rsidTr="002001D0">
        <w:trPr>
          <w:trHeight w:val="230"/>
        </w:trPr>
        <w:tc>
          <w:tcPr>
            <w:tcW w:w="431" w:type="pct"/>
            <w:vMerge/>
            <w:tcBorders>
              <w:top w:val="nil"/>
              <w:left w:val="nil"/>
              <w:bottom w:val="single" w:sz="4" w:space="0" w:color="000000"/>
              <w:right w:val="nil"/>
            </w:tcBorders>
            <w:vAlign w:val="center"/>
            <w:hideMark/>
          </w:tcPr>
          <w:p w14:paraId="58DFDA86"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1ECF289D" w14:textId="77777777" w:rsidR="00CF6783" w:rsidRPr="002001D0" w:rsidRDefault="00CF6783" w:rsidP="002001D0">
            <w:pPr>
              <w:spacing w:line="276" w:lineRule="auto"/>
              <w:rPr>
                <w:sz w:val="18"/>
                <w:szCs w:val="22"/>
              </w:rPr>
            </w:pPr>
            <w:r w:rsidRPr="002001D0">
              <w:rPr>
                <w:sz w:val="18"/>
                <w:szCs w:val="22"/>
              </w:rPr>
              <w:t>PLT</w:t>
            </w:r>
          </w:p>
        </w:tc>
        <w:tc>
          <w:tcPr>
            <w:tcW w:w="465" w:type="pct"/>
            <w:tcBorders>
              <w:top w:val="nil"/>
              <w:left w:val="nil"/>
              <w:bottom w:val="nil"/>
              <w:right w:val="nil"/>
            </w:tcBorders>
            <w:shd w:val="clear" w:color="auto" w:fill="auto"/>
            <w:vAlign w:val="center"/>
            <w:hideMark/>
          </w:tcPr>
          <w:p w14:paraId="0C55D206" w14:textId="77777777" w:rsidR="00CF6783" w:rsidRPr="002001D0" w:rsidRDefault="00CF6783" w:rsidP="002001D0">
            <w:pPr>
              <w:spacing w:line="276" w:lineRule="auto"/>
              <w:jc w:val="center"/>
              <w:rPr>
                <w:sz w:val="18"/>
                <w:szCs w:val="22"/>
              </w:rPr>
            </w:pPr>
            <w:r w:rsidRPr="002001D0">
              <w:rPr>
                <w:sz w:val="18"/>
                <w:szCs w:val="22"/>
              </w:rPr>
              <w:t>0.580 [0.052; 1.108]</w:t>
            </w:r>
          </w:p>
        </w:tc>
        <w:tc>
          <w:tcPr>
            <w:tcW w:w="204" w:type="pct"/>
            <w:tcBorders>
              <w:top w:val="nil"/>
              <w:left w:val="nil"/>
              <w:bottom w:val="nil"/>
              <w:right w:val="nil"/>
            </w:tcBorders>
            <w:shd w:val="clear" w:color="auto" w:fill="auto"/>
            <w:vAlign w:val="center"/>
            <w:hideMark/>
          </w:tcPr>
          <w:p w14:paraId="5366F27E" w14:textId="77777777" w:rsidR="00CF6783" w:rsidRPr="002001D0" w:rsidRDefault="00CF6783" w:rsidP="002001D0">
            <w:pPr>
              <w:spacing w:line="276" w:lineRule="auto"/>
              <w:jc w:val="center"/>
              <w:rPr>
                <w:sz w:val="18"/>
                <w:szCs w:val="22"/>
              </w:rPr>
            </w:pPr>
            <w:r w:rsidRPr="002001D0">
              <w:rPr>
                <w:sz w:val="18"/>
                <w:szCs w:val="22"/>
              </w:rPr>
              <w:t>0.0012</w:t>
            </w:r>
          </w:p>
        </w:tc>
        <w:tc>
          <w:tcPr>
            <w:tcW w:w="481" w:type="pct"/>
            <w:tcBorders>
              <w:top w:val="nil"/>
              <w:left w:val="nil"/>
              <w:bottom w:val="nil"/>
              <w:right w:val="nil"/>
            </w:tcBorders>
            <w:shd w:val="clear" w:color="auto" w:fill="auto"/>
            <w:vAlign w:val="center"/>
            <w:hideMark/>
          </w:tcPr>
          <w:p w14:paraId="2F719C19" w14:textId="77777777" w:rsidR="00CF6783" w:rsidRPr="002001D0" w:rsidRDefault="00CF6783" w:rsidP="002001D0">
            <w:pPr>
              <w:spacing w:line="276" w:lineRule="auto"/>
              <w:jc w:val="center"/>
              <w:rPr>
                <w:sz w:val="18"/>
                <w:szCs w:val="22"/>
              </w:rPr>
            </w:pPr>
            <w:r w:rsidRPr="002001D0">
              <w:rPr>
                <w:sz w:val="18"/>
                <w:szCs w:val="22"/>
              </w:rPr>
              <w:t>0.220 [-0.251; 0.691]</w:t>
            </w:r>
          </w:p>
        </w:tc>
        <w:tc>
          <w:tcPr>
            <w:tcW w:w="204" w:type="pct"/>
            <w:tcBorders>
              <w:top w:val="nil"/>
              <w:left w:val="nil"/>
              <w:bottom w:val="nil"/>
              <w:right w:val="nil"/>
            </w:tcBorders>
            <w:shd w:val="clear" w:color="auto" w:fill="auto"/>
            <w:vAlign w:val="center"/>
            <w:hideMark/>
          </w:tcPr>
          <w:p w14:paraId="347E3A22" w14:textId="77777777" w:rsidR="00CF6783" w:rsidRPr="002001D0" w:rsidRDefault="00CF6783" w:rsidP="002001D0">
            <w:pPr>
              <w:spacing w:line="276" w:lineRule="auto"/>
              <w:jc w:val="center"/>
              <w:rPr>
                <w:sz w:val="18"/>
                <w:szCs w:val="22"/>
              </w:rPr>
            </w:pPr>
            <w:r w:rsidRPr="002001D0">
              <w:rPr>
                <w:sz w:val="18"/>
                <w:szCs w:val="22"/>
              </w:rPr>
              <w:t>0.2450</w:t>
            </w:r>
          </w:p>
        </w:tc>
        <w:tc>
          <w:tcPr>
            <w:tcW w:w="465" w:type="pct"/>
            <w:tcBorders>
              <w:top w:val="nil"/>
              <w:left w:val="nil"/>
              <w:bottom w:val="nil"/>
              <w:right w:val="nil"/>
            </w:tcBorders>
            <w:shd w:val="clear" w:color="auto" w:fill="auto"/>
            <w:vAlign w:val="center"/>
            <w:hideMark/>
          </w:tcPr>
          <w:p w14:paraId="6988F607" w14:textId="77777777" w:rsidR="00CF6783" w:rsidRPr="002001D0" w:rsidRDefault="00CF6783" w:rsidP="002001D0">
            <w:pPr>
              <w:spacing w:line="276" w:lineRule="auto"/>
              <w:jc w:val="center"/>
              <w:rPr>
                <w:sz w:val="18"/>
                <w:szCs w:val="22"/>
              </w:rPr>
            </w:pPr>
            <w:r w:rsidRPr="002001D0">
              <w:rPr>
                <w:sz w:val="18"/>
                <w:szCs w:val="22"/>
              </w:rPr>
              <w:t>0.047 [-0.506; 0.601]</w:t>
            </w:r>
          </w:p>
        </w:tc>
        <w:tc>
          <w:tcPr>
            <w:tcW w:w="189" w:type="pct"/>
            <w:tcBorders>
              <w:top w:val="nil"/>
              <w:left w:val="nil"/>
              <w:bottom w:val="nil"/>
              <w:right w:val="nil"/>
            </w:tcBorders>
            <w:shd w:val="clear" w:color="auto" w:fill="auto"/>
            <w:vAlign w:val="center"/>
            <w:hideMark/>
          </w:tcPr>
          <w:p w14:paraId="465355EA" w14:textId="77777777" w:rsidR="00CF6783" w:rsidRPr="002001D0" w:rsidRDefault="00CF6783" w:rsidP="002001D0">
            <w:pPr>
              <w:spacing w:line="276" w:lineRule="auto"/>
              <w:jc w:val="center"/>
              <w:rPr>
                <w:sz w:val="18"/>
                <w:szCs w:val="22"/>
              </w:rPr>
            </w:pPr>
            <w:r w:rsidRPr="002001D0">
              <w:rPr>
                <w:sz w:val="18"/>
                <w:szCs w:val="22"/>
              </w:rPr>
              <w:t>0.8667</w:t>
            </w:r>
          </w:p>
        </w:tc>
        <w:tc>
          <w:tcPr>
            <w:tcW w:w="670" w:type="pct"/>
            <w:gridSpan w:val="2"/>
            <w:tcBorders>
              <w:top w:val="single" w:sz="4" w:space="0" w:color="auto"/>
              <w:left w:val="single" w:sz="4" w:space="0" w:color="auto"/>
              <w:bottom w:val="single" w:sz="4" w:space="0" w:color="auto"/>
              <w:right w:val="single" w:sz="4" w:space="0" w:color="auto"/>
            </w:tcBorders>
            <w:shd w:val="clear" w:color="000000" w:fill="A6A6A6"/>
            <w:vAlign w:val="center"/>
            <w:hideMark/>
          </w:tcPr>
          <w:p w14:paraId="0613D704" w14:textId="77777777" w:rsidR="00CF6783" w:rsidRPr="002001D0" w:rsidRDefault="00CF6783" w:rsidP="002001D0">
            <w:pPr>
              <w:spacing w:line="276" w:lineRule="auto"/>
              <w:jc w:val="center"/>
              <w:rPr>
                <w:sz w:val="18"/>
                <w:szCs w:val="22"/>
              </w:rPr>
            </w:pPr>
            <w:r w:rsidRPr="002001D0">
              <w:rPr>
                <w:sz w:val="18"/>
                <w:szCs w:val="22"/>
              </w:rPr>
              <w:t>PLT</w:t>
            </w:r>
          </w:p>
        </w:tc>
        <w:tc>
          <w:tcPr>
            <w:tcW w:w="465" w:type="pct"/>
            <w:tcBorders>
              <w:top w:val="nil"/>
              <w:left w:val="nil"/>
              <w:bottom w:val="nil"/>
              <w:right w:val="nil"/>
            </w:tcBorders>
            <w:shd w:val="clear" w:color="auto" w:fill="auto"/>
            <w:vAlign w:val="center"/>
            <w:hideMark/>
          </w:tcPr>
          <w:p w14:paraId="422C623C"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3BC170F6"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tcPr>
          <w:p w14:paraId="07176D0E" w14:textId="06A9CAC9"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28BF63D7"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5165F9F5" w14:textId="77777777" w:rsidR="00CF6783" w:rsidRPr="002001D0" w:rsidRDefault="00CF6783" w:rsidP="002001D0">
            <w:pPr>
              <w:spacing w:line="276" w:lineRule="auto"/>
              <w:jc w:val="center"/>
              <w:rPr>
                <w:sz w:val="18"/>
                <w:szCs w:val="22"/>
              </w:rPr>
            </w:pPr>
            <w:r w:rsidRPr="002001D0">
              <w:rPr>
                <w:sz w:val="18"/>
                <w:szCs w:val="22"/>
              </w:rPr>
              <w:t>4</w:t>
            </w:r>
          </w:p>
        </w:tc>
        <w:tc>
          <w:tcPr>
            <w:tcW w:w="217" w:type="pct"/>
            <w:tcBorders>
              <w:top w:val="nil"/>
              <w:left w:val="nil"/>
              <w:bottom w:val="nil"/>
              <w:right w:val="nil"/>
            </w:tcBorders>
            <w:shd w:val="clear" w:color="auto" w:fill="auto"/>
            <w:vAlign w:val="center"/>
            <w:hideMark/>
          </w:tcPr>
          <w:p w14:paraId="50331773" w14:textId="77777777" w:rsidR="00CF6783" w:rsidRPr="002001D0" w:rsidRDefault="00CF6783" w:rsidP="002001D0">
            <w:pPr>
              <w:spacing w:line="276" w:lineRule="auto"/>
              <w:jc w:val="center"/>
              <w:rPr>
                <w:sz w:val="18"/>
                <w:szCs w:val="22"/>
              </w:rPr>
            </w:pPr>
            <w:r w:rsidRPr="002001D0">
              <w:rPr>
                <w:sz w:val="18"/>
                <w:szCs w:val="22"/>
              </w:rPr>
              <w:t>0.3188</w:t>
            </w:r>
          </w:p>
        </w:tc>
      </w:tr>
      <w:tr w:rsidR="002001D0" w:rsidRPr="002001D0" w14:paraId="52A59C80" w14:textId="77777777" w:rsidTr="002001D0">
        <w:trPr>
          <w:trHeight w:val="230"/>
        </w:trPr>
        <w:tc>
          <w:tcPr>
            <w:tcW w:w="431" w:type="pct"/>
            <w:vMerge/>
            <w:tcBorders>
              <w:top w:val="nil"/>
              <w:left w:val="nil"/>
              <w:bottom w:val="single" w:sz="4" w:space="0" w:color="000000"/>
              <w:right w:val="nil"/>
            </w:tcBorders>
            <w:vAlign w:val="center"/>
            <w:hideMark/>
          </w:tcPr>
          <w:p w14:paraId="47FFCFC6"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3BD2B878" w14:textId="77777777" w:rsidR="00CF6783" w:rsidRPr="002001D0" w:rsidRDefault="00CF6783" w:rsidP="002001D0">
            <w:pPr>
              <w:spacing w:line="276" w:lineRule="auto"/>
              <w:rPr>
                <w:sz w:val="18"/>
                <w:szCs w:val="22"/>
              </w:rPr>
            </w:pPr>
            <w:r w:rsidRPr="002001D0">
              <w:rPr>
                <w:sz w:val="18"/>
                <w:szCs w:val="22"/>
              </w:rPr>
              <w:t>AT</w:t>
            </w:r>
          </w:p>
        </w:tc>
        <w:tc>
          <w:tcPr>
            <w:tcW w:w="465" w:type="pct"/>
            <w:tcBorders>
              <w:top w:val="nil"/>
              <w:left w:val="nil"/>
              <w:bottom w:val="nil"/>
              <w:right w:val="nil"/>
            </w:tcBorders>
            <w:shd w:val="clear" w:color="auto" w:fill="auto"/>
            <w:vAlign w:val="center"/>
            <w:hideMark/>
          </w:tcPr>
          <w:p w14:paraId="1DFBAFC2"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vAlign w:val="center"/>
            <w:hideMark/>
          </w:tcPr>
          <w:p w14:paraId="5B9268FC"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vAlign w:val="center"/>
            <w:hideMark/>
          </w:tcPr>
          <w:p w14:paraId="1AD27EA4"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vAlign w:val="center"/>
            <w:hideMark/>
          </w:tcPr>
          <w:p w14:paraId="18510D0E"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786EA3C1"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478D22DE"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vAlign w:val="center"/>
            <w:hideMark/>
          </w:tcPr>
          <w:p w14:paraId="0C7F6CF4" w14:textId="77777777" w:rsidR="00CF6783" w:rsidRPr="002001D0" w:rsidRDefault="00CF6783" w:rsidP="002001D0">
            <w:pPr>
              <w:spacing w:line="276" w:lineRule="auto"/>
              <w:jc w:val="center"/>
              <w:rPr>
                <w:sz w:val="18"/>
                <w:szCs w:val="22"/>
              </w:rPr>
            </w:pPr>
          </w:p>
        </w:tc>
        <w:tc>
          <w:tcPr>
            <w:tcW w:w="189" w:type="pct"/>
            <w:tcBorders>
              <w:top w:val="single" w:sz="4" w:space="0" w:color="auto"/>
              <w:left w:val="nil"/>
              <w:bottom w:val="nil"/>
              <w:right w:val="single" w:sz="4" w:space="0" w:color="auto"/>
            </w:tcBorders>
            <w:shd w:val="clear" w:color="auto" w:fill="auto"/>
            <w:vAlign w:val="center"/>
            <w:hideMark/>
          </w:tcPr>
          <w:p w14:paraId="0F837900" w14:textId="4EC4F131" w:rsidR="00CF6783" w:rsidRPr="002001D0" w:rsidRDefault="00CF6783" w:rsidP="002001D0">
            <w:pPr>
              <w:spacing w:line="276" w:lineRule="auto"/>
              <w:jc w:val="center"/>
              <w:rPr>
                <w:sz w:val="18"/>
                <w:szCs w:val="22"/>
              </w:rPr>
            </w:pPr>
          </w:p>
        </w:tc>
        <w:tc>
          <w:tcPr>
            <w:tcW w:w="630" w:type="pct"/>
            <w:gridSpan w:val="2"/>
            <w:tcBorders>
              <w:top w:val="single" w:sz="4" w:space="0" w:color="auto"/>
              <w:left w:val="nil"/>
              <w:bottom w:val="single" w:sz="4" w:space="0" w:color="auto"/>
              <w:right w:val="single" w:sz="4" w:space="0" w:color="auto"/>
            </w:tcBorders>
            <w:shd w:val="clear" w:color="000000" w:fill="808080"/>
            <w:vAlign w:val="center"/>
            <w:hideMark/>
          </w:tcPr>
          <w:p w14:paraId="41C5BCDB" w14:textId="77777777" w:rsidR="00CF6783" w:rsidRPr="002001D0" w:rsidRDefault="00CF6783" w:rsidP="002001D0">
            <w:pPr>
              <w:spacing w:line="276" w:lineRule="auto"/>
              <w:jc w:val="center"/>
              <w:rPr>
                <w:color w:val="FFFFFF"/>
                <w:sz w:val="18"/>
                <w:szCs w:val="22"/>
              </w:rPr>
            </w:pPr>
            <w:r w:rsidRPr="002001D0">
              <w:rPr>
                <w:color w:val="FFFFFF"/>
                <w:sz w:val="18"/>
                <w:szCs w:val="22"/>
              </w:rPr>
              <w:t>AT</w:t>
            </w:r>
          </w:p>
        </w:tc>
        <w:tc>
          <w:tcPr>
            <w:tcW w:w="465" w:type="pct"/>
            <w:tcBorders>
              <w:top w:val="nil"/>
              <w:left w:val="nil"/>
              <w:bottom w:val="nil"/>
              <w:right w:val="nil"/>
            </w:tcBorders>
            <w:shd w:val="clear" w:color="auto" w:fill="auto"/>
            <w:vAlign w:val="center"/>
          </w:tcPr>
          <w:p w14:paraId="59EAFED0" w14:textId="77777777" w:rsidR="00CF6783" w:rsidRPr="002001D0" w:rsidRDefault="00CF6783" w:rsidP="002001D0">
            <w:pPr>
              <w:spacing w:line="276" w:lineRule="auto"/>
              <w:jc w:val="center"/>
              <w:rPr>
                <w:color w:val="FFFFFF"/>
                <w:sz w:val="18"/>
                <w:szCs w:val="22"/>
              </w:rPr>
            </w:pPr>
          </w:p>
        </w:tc>
        <w:tc>
          <w:tcPr>
            <w:tcW w:w="174" w:type="pct"/>
            <w:tcBorders>
              <w:top w:val="nil"/>
              <w:left w:val="nil"/>
              <w:bottom w:val="nil"/>
              <w:right w:val="nil"/>
            </w:tcBorders>
            <w:shd w:val="clear" w:color="auto" w:fill="auto"/>
            <w:vAlign w:val="center"/>
            <w:hideMark/>
          </w:tcPr>
          <w:p w14:paraId="273E68ED"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204C0D23" w14:textId="77777777" w:rsidR="00CF6783" w:rsidRPr="002001D0" w:rsidRDefault="00CF6783" w:rsidP="002001D0">
            <w:pPr>
              <w:spacing w:line="276" w:lineRule="auto"/>
              <w:jc w:val="center"/>
              <w:rPr>
                <w:sz w:val="18"/>
                <w:szCs w:val="22"/>
              </w:rPr>
            </w:pPr>
          </w:p>
        </w:tc>
        <w:tc>
          <w:tcPr>
            <w:tcW w:w="217" w:type="pct"/>
            <w:tcBorders>
              <w:top w:val="nil"/>
              <w:left w:val="nil"/>
              <w:bottom w:val="nil"/>
              <w:right w:val="nil"/>
            </w:tcBorders>
            <w:shd w:val="clear" w:color="auto" w:fill="auto"/>
            <w:vAlign w:val="center"/>
            <w:hideMark/>
          </w:tcPr>
          <w:p w14:paraId="20A0C4AB" w14:textId="77777777" w:rsidR="00CF6783" w:rsidRPr="002001D0" w:rsidRDefault="00CF6783" w:rsidP="002001D0">
            <w:pPr>
              <w:spacing w:line="276" w:lineRule="auto"/>
              <w:jc w:val="center"/>
              <w:rPr>
                <w:sz w:val="18"/>
                <w:szCs w:val="22"/>
              </w:rPr>
            </w:pPr>
          </w:p>
        </w:tc>
      </w:tr>
      <w:tr w:rsidR="002001D0" w:rsidRPr="002001D0" w14:paraId="77DD10E2" w14:textId="77777777" w:rsidTr="002001D0">
        <w:trPr>
          <w:trHeight w:val="230"/>
        </w:trPr>
        <w:tc>
          <w:tcPr>
            <w:tcW w:w="431" w:type="pct"/>
            <w:vMerge/>
            <w:tcBorders>
              <w:top w:val="nil"/>
              <w:left w:val="nil"/>
              <w:bottom w:val="single" w:sz="4" w:space="0" w:color="000000"/>
              <w:right w:val="nil"/>
            </w:tcBorders>
            <w:vAlign w:val="center"/>
            <w:hideMark/>
          </w:tcPr>
          <w:p w14:paraId="3671C62C" w14:textId="77777777" w:rsidR="00CF6783" w:rsidRPr="002001D0" w:rsidRDefault="00CF6783" w:rsidP="002001D0">
            <w:pPr>
              <w:spacing w:line="276" w:lineRule="auto"/>
              <w:rPr>
                <w:sz w:val="18"/>
                <w:szCs w:val="22"/>
              </w:rPr>
            </w:pPr>
          </w:p>
        </w:tc>
        <w:tc>
          <w:tcPr>
            <w:tcW w:w="244" w:type="pct"/>
            <w:tcBorders>
              <w:top w:val="nil"/>
              <w:left w:val="nil"/>
              <w:bottom w:val="single" w:sz="4" w:space="0" w:color="auto"/>
              <w:right w:val="nil"/>
            </w:tcBorders>
            <w:shd w:val="clear" w:color="auto" w:fill="auto"/>
            <w:vAlign w:val="center"/>
            <w:hideMark/>
          </w:tcPr>
          <w:p w14:paraId="45CC607F" w14:textId="77777777" w:rsidR="00CF6783" w:rsidRPr="002001D0" w:rsidRDefault="00CF6783" w:rsidP="002001D0">
            <w:pPr>
              <w:spacing w:line="276" w:lineRule="auto"/>
              <w:rPr>
                <w:sz w:val="18"/>
                <w:szCs w:val="22"/>
              </w:rPr>
            </w:pPr>
            <w:r w:rsidRPr="002001D0">
              <w:rPr>
                <w:sz w:val="18"/>
                <w:szCs w:val="22"/>
              </w:rPr>
              <w:t>TA</w:t>
            </w:r>
          </w:p>
        </w:tc>
        <w:tc>
          <w:tcPr>
            <w:tcW w:w="465" w:type="pct"/>
            <w:tcBorders>
              <w:top w:val="nil"/>
              <w:left w:val="nil"/>
              <w:bottom w:val="single" w:sz="4" w:space="0" w:color="auto"/>
              <w:right w:val="nil"/>
            </w:tcBorders>
            <w:shd w:val="clear" w:color="auto" w:fill="auto"/>
            <w:vAlign w:val="center"/>
            <w:hideMark/>
          </w:tcPr>
          <w:p w14:paraId="4C9ED229" w14:textId="77777777" w:rsidR="00CF6783" w:rsidRPr="002001D0" w:rsidRDefault="00CF6783" w:rsidP="002001D0">
            <w:pPr>
              <w:spacing w:line="276" w:lineRule="auto"/>
              <w:jc w:val="center"/>
              <w:rPr>
                <w:sz w:val="18"/>
                <w:szCs w:val="22"/>
              </w:rPr>
            </w:pPr>
            <w:r w:rsidRPr="002001D0">
              <w:rPr>
                <w:sz w:val="18"/>
                <w:szCs w:val="22"/>
              </w:rPr>
              <w:t>0.723 [0.099; 1.348]</w:t>
            </w:r>
          </w:p>
        </w:tc>
        <w:tc>
          <w:tcPr>
            <w:tcW w:w="204" w:type="pct"/>
            <w:tcBorders>
              <w:top w:val="nil"/>
              <w:left w:val="nil"/>
              <w:bottom w:val="single" w:sz="4" w:space="0" w:color="auto"/>
              <w:right w:val="nil"/>
            </w:tcBorders>
            <w:shd w:val="clear" w:color="auto" w:fill="auto"/>
            <w:vAlign w:val="center"/>
            <w:hideMark/>
          </w:tcPr>
          <w:p w14:paraId="03F14990" w14:textId="77777777" w:rsidR="00CF6783" w:rsidRPr="002001D0" w:rsidRDefault="00CF6783" w:rsidP="002001D0">
            <w:pPr>
              <w:spacing w:line="276" w:lineRule="auto"/>
              <w:jc w:val="center"/>
              <w:rPr>
                <w:sz w:val="18"/>
                <w:szCs w:val="22"/>
              </w:rPr>
            </w:pPr>
            <w:r w:rsidRPr="002001D0">
              <w:rPr>
                <w:sz w:val="18"/>
                <w:szCs w:val="22"/>
              </w:rPr>
              <w:t>0.0232</w:t>
            </w:r>
          </w:p>
        </w:tc>
        <w:tc>
          <w:tcPr>
            <w:tcW w:w="481" w:type="pct"/>
            <w:tcBorders>
              <w:top w:val="nil"/>
              <w:left w:val="nil"/>
              <w:bottom w:val="single" w:sz="4" w:space="0" w:color="auto"/>
              <w:right w:val="nil"/>
            </w:tcBorders>
            <w:shd w:val="clear" w:color="auto" w:fill="auto"/>
            <w:vAlign w:val="center"/>
            <w:hideMark/>
          </w:tcPr>
          <w:p w14:paraId="5A9FC48B" w14:textId="77777777" w:rsidR="00CF6783" w:rsidRPr="002001D0" w:rsidRDefault="00CF6783" w:rsidP="002001D0">
            <w:pPr>
              <w:spacing w:line="276" w:lineRule="auto"/>
              <w:jc w:val="center"/>
              <w:rPr>
                <w:sz w:val="18"/>
                <w:szCs w:val="22"/>
              </w:rPr>
            </w:pPr>
            <w:r w:rsidRPr="002001D0">
              <w:rPr>
                <w:sz w:val="18"/>
                <w:szCs w:val="22"/>
              </w:rPr>
              <w:t>0.363 [-0.214; 0.941]</w:t>
            </w:r>
          </w:p>
        </w:tc>
        <w:tc>
          <w:tcPr>
            <w:tcW w:w="204" w:type="pct"/>
            <w:tcBorders>
              <w:top w:val="nil"/>
              <w:left w:val="nil"/>
              <w:bottom w:val="single" w:sz="4" w:space="0" w:color="auto"/>
              <w:right w:val="nil"/>
            </w:tcBorders>
            <w:shd w:val="clear" w:color="auto" w:fill="auto"/>
            <w:vAlign w:val="center"/>
            <w:hideMark/>
          </w:tcPr>
          <w:p w14:paraId="3E440148" w14:textId="77777777" w:rsidR="00CF6783" w:rsidRPr="002001D0" w:rsidRDefault="00CF6783" w:rsidP="002001D0">
            <w:pPr>
              <w:spacing w:line="276" w:lineRule="auto"/>
              <w:jc w:val="center"/>
              <w:rPr>
                <w:sz w:val="18"/>
                <w:szCs w:val="22"/>
              </w:rPr>
            </w:pPr>
            <w:r w:rsidRPr="002001D0">
              <w:rPr>
                <w:sz w:val="18"/>
                <w:szCs w:val="22"/>
              </w:rPr>
              <w:t>0.2175</w:t>
            </w:r>
          </w:p>
        </w:tc>
        <w:tc>
          <w:tcPr>
            <w:tcW w:w="465" w:type="pct"/>
            <w:tcBorders>
              <w:top w:val="nil"/>
              <w:left w:val="nil"/>
              <w:bottom w:val="single" w:sz="4" w:space="0" w:color="auto"/>
              <w:right w:val="nil"/>
            </w:tcBorders>
            <w:shd w:val="clear" w:color="auto" w:fill="auto"/>
            <w:vAlign w:val="center"/>
            <w:hideMark/>
          </w:tcPr>
          <w:p w14:paraId="51F1F980" w14:textId="77777777" w:rsidR="00CF6783" w:rsidRPr="002001D0" w:rsidRDefault="00CF6783" w:rsidP="002001D0">
            <w:pPr>
              <w:spacing w:line="276" w:lineRule="auto"/>
              <w:jc w:val="center"/>
              <w:rPr>
                <w:sz w:val="18"/>
                <w:szCs w:val="22"/>
              </w:rPr>
            </w:pPr>
            <w:r w:rsidRPr="002001D0">
              <w:rPr>
                <w:sz w:val="18"/>
                <w:szCs w:val="22"/>
              </w:rPr>
              <w:t>0.191 [-0.456; 0.837]</w:t>
            </w:r>
          </w:p>
        </w:tc>
        <w:tc>
          <w:tcPr>
            <w:tcW w:w="189" w:type="pct"/>
            <w:tcBorders>
              <w:top w:val="nil"/>
              <w:left w:val="nil"/>
              <w:bottom w:val="single" w:sz="4" w:space="0" w:color="auto"/>
              <w:right w:val="nil"/>
            </w:tcBorders>
            <w:shd w:val="clear" w:color="auto" w:fill="auto"/>
            <w:vAlign w:val="center"/>
            <w:hideMark/>
          </w:tcPr>
          <w:p w14:paraId="4AFD953E" w14:textId="77777777" w:rsidR="00CF6783" w:rsidRPr="002001D0" w:rsidRDefault="00CF6783" w:rsidP="002001D0">
            <w:pPr>
              <w:spacing w:line="276" w:lineRule="auto"/>
              <w:jc w:val="center"/>
              <w:rPr>
                <w:sz w:val="18"/>
                <w:szCs w:val="22"/>
              </w:rPr>
            </w:pPr>
            <w:r w:rsidRPr="002001D0">
              <w:rPr>
                <w:sz w:val="18"/>
                <w:szCs w:val="22"/>
              </w:rPr>
              <w:t>0.5630</w:t>
            </w:r>
          </w:p>
        </w:tc>
        <w:tc>
          <w:tcPr>
            <w:tcW w:w="481" w:type="pct"/>
            <w:tcBorders>
              <w:top w:val="nil"/>
              <w:left w:val="nil"/>
              <w:bottom w:val="single" w:sz="4" w:space="0" w:color="auto"/>
              <w:right w:val="nil"/>
            </w:tcBorders>
            <w:shd w:val="clear" w:color="auto" w:fill="auto"/>
            <w:vAlign w:val="center"/>
            <w:hideMark/>
          </w:tcPr>
          <w:p w14:paraId="7D533B05" w14:textId="77777777" w:rsidR="00CF6783" w:rsidRPr="002001D0" w:rsidRDefault="00CF6783" w:rsidP="002001D0">
            <w:pPr>
              <w:spacing w:line="276" w:lineRule="auto"/>
              <w:jc w:val="center"/>
              <w:rPr>
                <w:sz w:val="18"/>
                <w:szCs w:val="22"/>
              </w:rPr>
            </w:pPr>
            <w:r w:rsidRPr="002001D0">
              <w:rPr>
                <w:sz w:val="18"/>
                <w:szCs w:val="22"/>
              </w:rPr>
              <w:t>0.143 [-0.602; 0.889]</w:t>
            </w:r>
          </w:p>
        </w:tc>
        <w:tc>
          <w:tcPr>
            <w:tcW w:w="189" w:type="pct"/>
            <w:tcBorders>
              <w:top w:val="nil"/>
              <w:left w:val="nil"/>
              <w:bottom w:val="single" w:sz="4" w:space="0" w:color="auto"/>
              <w:right w:val="nil"/>
            </w:tcBorders>
            <w:shd w:val="clear" w:color="auto" w:fill="auto"/>
            <w:vAlign w:val="center"/>
            <w:hideMark/>
          </w:tcPr>
          <w:p w14:paraId="7D0C244D" w14:textId="77777777" w:rsidR="00CF6783" w:rsidRPr="002001D0" w:rsidRDefault="00CF6783" w:rsidP="002001D0">
            <w:pPr>
              <w:spacing w:line="276" w:lineRule="auto"/>
              <w:jc w:val="center"/>
              <w:rPr>
                <w:sz w:val="18"/>
                <w:szCs w:val="22"/>
              </w:rPr>
            </w:pPr>
            <w:r w:rsidRPr="002001D0">
              <w:rPr>
                <w:sz w:val="18"/>
                <w:szCs w:val="22"/>
              </w:rPr>
              <w:t>0.7060</w:t>
            </w:r>
          </w:p>
        </w:tc>
        <w:tc>
          <w:tcPr>
            <w:tcW w:w="465" w:type="pct"/>
            <w:tcBorders>
              <w:top w:val="nil"/>
              <w:left w:val="nil"/>
              <w:bottom w:val="single" w:sz="4" w:space="0" w:color="auto"/>
              <w:right w:val="nil"/>
            </w:tcBorders>
            <w:shd w:val="clear" w:color="auto" w:fill="auto"/>
            <w:vAlign w:val="center"/>
            <w:hideMark/>
          </w:tcPr>
          <w:p w14:paraId="55D996FB" w14:textId="7465C83A" w:rsidR="00CF6783" w:rsidRPr="002001D0" w:rsidRDefault="00CF6783" w:rsidP="002001D0">
            <w:pPr>
              <w:spacing w:line="276" w:lineRule="auto"/>
              <w:jc w:val="center"/>
              <w:rPr>
                <w:sz w:val="18"/>
                <w:szCs w:val="22"/>
              </w:rPr>
            </w:pPr>
          </w:p>
        </w:tc>
        <w:tc>
          <w:tcPr>
            <w:tcW w:w="165" w:type="pct"/>
            <w:tcBorders>
              <w:top w:val="nil"/>
              <w:left w:val="nil"/>
              <w:bottom w:val="single" w:sz="4" w:space="0" w:color="auto"/>
              <w:right w:val="nil"/>
            </w:tcBorders>
            <w:shd w:val="clear" w:color="auto" w:fill="auto"/>
            <w:vAlign w:val="center"/>
            <w:hideMark/>
          </w:tcPr>
          <w:p w14:paraId="17820283" w14:textId="7FBF5AB1" w:rsidR="00CF6783" w:rsidRPr="002001D0" w:rsidRDefault="00CF6783" w:rsidP="002001D0">
            <w:pPr>
              <w:spacing w:line="276" w:lineRule="auto"/>
              <w:jc w:val="center"/>
              <w:rPr>
                <w:sz w:val="18"/>
                <w:szCs w:val="22"/>
              </w:rPr>
            </w:pPr>
          </w:p>
        </w:tc>
        <w:tc>
          <w:tcPr>
            <w:tcW w:w="640" w:type="pct"/>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71A72192" w14:textId="77777777" w:rsidR="00CF6783" w:rsidRPr="002001D0" w:rsidRDefault="00CF6783" w:rsidP="002001D0">
            <w:pPr>
              <w:spacing w:line="276" w:lineRule="auto"/>
              <w:jc w:val="center"/>
              <w:rPr>
                <w:color w:val="FFFFFF"/>
                <w:sz w:val="18"/>
                <w:szCs w:val="22"/>
              </w:rPr>
            </w:pPr>
            <w:r w:rsidRPr="002001D0">
              <w:rPr>
                <w:color w:val="FFFFFF"/>
                <w:sz w:val="18"/>
                <w:szCs w:val="22"/>
              </w:rPr>
              <w:t>TA</w:t>
            </w:r>
          </w:p>
        </w:tc>
        <w:tc>
          <w:tcPr>
            <w:tcW w:w="158" w:type="pct"/>
            <w:tcBorders>
              <w:top w:val="nil"/>
              <w:left w:val="nil"/>
              <w:bottom w:val="single" w:sz="4" w:space="0" w:color="auto"/>
              <w:right w:val="nil"/>
            </w:tcBorders>
            <w:shd w:val="clear" w:color="auto" w:fill="auto"/>
            <w:vAlign w:val="center"/>
            <w:hideMark/>
          </w:tcPr>
          <w:p w14:paraId="33BFD0E8" w14:textId="77777777" w:rsidR="00CF6783" w:rsidRPr="002001D0" w:rsidRDefault="00CF6783" w:rsidP="002001D0">
            <w:pPr>
              <w:spacing w:line="276" w:lineRule="auto"/>
              <w:jc w:val="center"/>
              <w:rPr>
                <w:sz w:val="18"/>
                <w:szCs w:val="22"/>
              </w:rPr>
            </w:pPr>
            <w:r w:rsidRPr="002001D0">
              <w:rPr>
                <w:sz w:val="18"/>
                <w:szCs w:val="22"/>
              </w:rPr>
              <w:t>5</w:t>
            </w:r>
          </w:p>
        </w:tc>
        <w:tc>
          <w:tcPr>
            <w:tcW w:w="217" w:type="pct"/>
            <w:tcBorders>
              <w:top w:val="nil"/>
              <w:left w:val="nil"/>
              <w:bottom w:val="single" w:sz="4" w:space="0" w:color="auto"/>
              <w:right w:val="nil"/>
            </w:tcBorders>
            <w:shd w:val="clear" w:color="auto" w:fill="auto"/>
            <w:vAlign w:val="center"/>
            <w:hideMark/>
          </w:tcPr>
          <w:p w14:paraId="60BE194A" w14:textId="77777777" w:rsidR="00CF6783" w:rsidRPr="002001D0" w:rsidRDefault="00CF6783" w:rsidP="002001D0">
            <w:pPr>
              <w:spacing w:line="276" w:lineRule="auto"/>
              <w:jc w:val="center"/>
              <w:rPr>
                <w:sz w:val="18"/>
                <w:szCs w:val="22"/>
              </w:rPr>
            </w:pPr>
            <w:r w:rsidRPr="002001D0">
              <w:rPr>
                <w:sz w:val="18"/>
                <w:szCs w:val="22"/>
              </w:rPr>
              <w:t>0.1872</w:t>
            </w:r>
          </w:p>
        </w:tc>
      </w:tr>
      <w:tr w:rsidR="002001D0" w:rsidRPr="002001D0" w14:paraId="7E66D4C4" w14:textId="77777777" w:rsidTr="002001D0">
        <w:trPr>
          <w:trHeight w:val="230"/>
        </w:trPr>
        <w:tc>
          <w:tcPr>
            <w:tcW w:w="431" w:type="pct"/>
            <w:tcBorders>
              <w:top w:val="nil"/>
              <w:left w:val="nil"/>
              <w:bottom w:val="nil"/>
              <w:right w:val="nil"/>
            </w:tcBorders>
            <w:shd w:val="clear" w:color="auto" w:fill="auto"/>
            <w:noWrap/>
            <w:vAlign w:val="bottom"/>
            <w:hideMark/>
          </w:tcPr>
          <w:p w14:paraId="76DDA89B"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noWrap/>
            <w:vAlign w:val="bottom"/>
            <w:hideMark/>
          </w:tcPr>
          <w:p w14:paraId="309A41EA" w14:textId="77777777" w:rsidR="00CF6783" w:rsidRPr="002001D0" w:rsidRDefault="00CF6783" w:rsidP="002001D0">
            <w:pPr>
              <w:spacing w:line="276" w:lineRule="auto"/>
              <w:rPr>
                <w:sz w:val="18"/>
                <w:szCs w:val="22"/>
              </w:rPr>
            </w:pPr>
          </w:p>
        </w:tc>
        <w:tc>
          <w:tcPr>
            <w:tcW w:w="465" w:type="pct"/>
            <w:tcBorders>
              <w:top w:val="nil"/>
              <w:left w:val="nil"/>
              <w:bottom w:val="nil"/>
              <w:right w:val="nil"/>
            </w:tcBorders>
            <w:shd w:val="clear" w:color="auto" w:fill="auto"/>
            <w:noWrap/>
            <w:vAlign w:val="center"/>
            <w:hideMark/>
          </w:tcPr>
          <w:p w14:paraId="28DF6E5F"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noWrap/>
            <w:vAlign w:val="center"/>
            <w:hideMark/>
          </w:tcPr>
          <w:p w14:paraId="1E9A0D7A"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noWrap/>
            <w:vAlign w:val="center"/>
            <w:hideMark/>
          </w:tcPr>
          <w:p w14:paraId="1703C86E"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noWrap/>
            <w:vAlign w:val="center"/>
            <w:hideMark/>
          </w:tcPr>
          <w:p w14:paraId="072CE5E7"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noWrap/>
            <w:vAlign w:val="center"/>
            <w:hideMark/>
          </w:tcPr>
          <w:p w14:paraId="607C7C66"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noWrap/>
            <w:vAlign w:val="center"/>
            <w:hideMark/>
          </w:tcPr>
          <w:p w14:paraId="22BD38B6"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noWrap/>
            <w:vAlign w:val="center"/>
            <w:hideMark/>
          </w:tcPr>
          <w:p w14:paraId="503567EC"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noWrap/>
            <w:vAlign w:val="center"/>
            <w:hideMark/>
          </w:tcPr>
          <w:p w14:paraId="2BE09F5A"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noWrap/>
            <w:vAlign w:val="center"/>
            <w:hideMark/>
          </w:tcPr>
          <w:p w14:paraId="634E18A2"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noWrap/>
            <w:vAlign w:val="center"/>
            <w:hideMark/>
          </w:tcPr>
          <w:p w14:paraId="4613EFFE"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noWrap/>
            <w:vAlign w:val="center"/>
            <w:hideMark/>
          </w:tcPr>
          <w:p w14:paraId="05EAC7C2" w14:textId="77777777"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noWrap/>
            <w:vAlign w:val="center"/>
            <w:hideMark/>
          </w:tcPr>
          <w:p w14:paraId="1AFE00D8"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noWrap/>
            <w:vAlign w:val="center"/>
            <w:hideMark/>
          </w:tcPr>
          <w:p w14:paraId="1D732E1F" w14:textId="77777777" w:rsidR="00CF6783" w:rsidRPr="002001D0" w:rsidRDefault="00CF6783" w:rsidP="002001D0">
            <w:pPr>
              <w:spacing w:line="276" w:lineRule="auto"/>
              <w:jc w:val="center"/>
              <w:rPr>
                <w:sz w:val="18"/>
                <w:szCs w:val="22"/>
              </w:rPr>
            </w:pPr>
          </w:p>
        </w:tc>
        <w:tc>
          <w:tcPr>
            <w:tcW w:w="217" w:type="pct"/>
            <w:tcBorders>
              <w:top w:val="nil"/>
              <w:left w:val="nil"/>
              <w:bottom w:val="nil"/>
              <w:right w:val="nil"/>
            </w:tcBorders>
            <w:shd w:val="clear" w:color="auto" w:fill="auto"/>
            <w:noWrap/>
            <w:vAlign w:val="center"/>
            <w:hideMark/>
          </w:tcPr>
          <w:p w14:paraId="66BD11F5" w14:textId="77777777" w:rsidR="00CF6783" w:rsidRPr="002001D0" w:rsidRDefault="00CF6783" w:rsidP="002001D0">
            <w:pPr>
              <w:spacing w:line="276" w:lineRule="auto"/>
              <w:jc w:val="center"/>
              <w:rPr>
                <w:sz w:val="18"/>
                <w:szCs w:val="22"/>
              </w:rPr>
            </w:pPr>
          </w:p>
        </w:tc>
      </w:tr>
      <w:tr w:rsidR="002001D0" w:rsidRPr="002001D0" w14:paraId="6C0A5900" w14:textId="77777777" w:rsidTr="002001D0">
        <w:trPr>
          <w:trHeight w:val="230"/>
        </w:trPr>
        <w:tc>
          <w:tcPr>
            <w:tcW w:w="431" w:type="pct"/>
            <w:vMerge w:val="restart"/>
            <w:tcBorders>
              <w:top w:val="single" w:sz="4" w:space="0" w:color="auto"/>
              <w:left w:val="nil"/>
              <w:bottom w:val="single" w:sz="4" w:space="0" w:color="000000"/>
              <w:right w:val="nil"/>
            </w:tcBorders>
            <w:shd w:val="clear" w:color="auto" w:fill="auto"/>
            <w:vAlign w:val="center"/>
            <w:hideMark/>
          </w:tcPr>
          <w:p w14:paraId="49FD7191" w14:textId="77777777" w:rsidR="00CF6783" w:rsidRPr="002001D0" w:rsidRDefault="00CF6783" w:rsidP="002001D0">
            <w:pPr>
              <w:spacing w:line="276" w:lineRule="auto"/>
              <w:rPr>
                <w:sz w:val="18"/>
                <w:szCs w:val="22"/>
              </w:rPr>
            </w:pPr>
            <w:r w:rsidRPr="002001D0">
              <w:rPr>
                <w:sz w:val="18"/>
                <w:szCs w:val="22"/>
              </w:rPr>
              <w:t>Lysholm</w:t>
            </w:r>
          </w:p>
        </w:tc>
        <w:tc>
          <w:tcPr>
            <w:tcW w:w="244" w:type="pct"/>
            <w:tcBorders>
              <w:top w:val="single" w:sz="4" w:space="0" w:color="auto"/>
              <w:left w:val="nil"/>
              <w:bottom w:val="nil"/>
              <w:right w:val="nil"/>
            </w:tcBorders>
            <w:shd w:val="clear" w:color="auto" w:fill="auto"/>
            <w:vAlign w:val="center"/>
            <w:hideMark/>
          </w:tcPr>
          <w:p w14:paraId="1AFAA603" w14:textId="77777777" w:rsidR="00CF6783" w:rsidRPr="002001D0" w:rsidRDefault="00CF6783" w:rsidP="002001D0">
            <w:pPr>
              <w:spacing w:line="276" w:lineRule="auto"/>
              <w:rPr>
                <w:sz w:val="18"/>
                <w:szCs w:val="22"/>
              </w:rPr>
            </w:pPr>
            <w:r w:rsidRPr="002001D0">
              <w:rPr>
                <w:sz w:val="18"/>
                <w:szCs w:val="22"/>
              </w:rPr>
              <w:t>BPTB</w:t>
            </w:r>
          </w:p>
        </w:tc>
        <w:tc>
          <w:tcPr>
            <w:tcW w:w="670" w:type="pct"/>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1CBF8EDE" w14:textId="77777777" w:rsidR="00CF6783" w:rsidRPr="002001D0" w:rsidRDefault="00CF6783" w:rsidP="002001D0">
            <w:pPr>
              <w:spacing w:line="276" w:lineRule="auto"/>
              <w:jc w:val="center"/>
              <w:rPr>
                <w:sz w:val="18"/>
                <w:szCs w:val="22"/>
              </w:rPr>
            </w:pPr>
            <w:r w:rsidRPr="002001D0">
              <w:rPr>
                <w:sz w:val="18"/>
                <w:szCs w:val="22"/>
              </w:rPr>
              <w:t>BPTB</w:t>
            </w:r>
          </w:p>
        </w:tc>
        <w:tc>
          <w:tcPr>
            <w:tcW w:w="481" w:type="pct"/>
            <w:tcBorders>
              <w:top w:val="single" w:sz="4" w:space="0" w:color="auto"/>
              <w:left w:val="nil"/>
              <w:bottom w:val="nil"/>
              <w:right w:val="nil"/>
            </w:tcBorders>
            <w:shd w:val="clear" w:color="auto" w:fill="auto"/>
            <w:vAlign w:val="center"/>
            <w:hideMark/>
          </w:tcPr>
          <w:p w14:paraId="7BD8A2F3" w14:textId="77777777" w:rsidR="00CF6783" w:rsidRPr="002001D0" w:rsidRDefault="00CF6783" w:rsidP="002001D0">
            <w:pPr>
              <w:spacing w:line="276" w:lineRule="auto"/>
              <w:jc w:val="center"/>
              <w:rPr>
                <w:sz w:val="18"/>
                <w:szCs w:val="22"/>
              </w:rPr>
            </w:pPr>
            <w:r w:rsidRPr="002001D0">
              <w:rPr>
                <w:sz w:val="18"/>
                <w:szCs w:val="22"/>
              </w:rPr>
              <w:t>0.329 [0.143; 0.514]</w:t>
            </w:r>
          </w:p>
        </w:tc>
        <w:tc>
          <w:tcPr>
            <w:tcW w:w="204" w:type="pct"/>
            <w:tcBorders>
              <w:top w:val="single" w:sz="4" w:space="0" w:color="auto"/>
              <w:left w:val="nil"/>
              <w:bottom w:val="nil"/>
              <w:right w:val="nil"/>
            </w:tcBorders>
            <w:shd w:val="clear" w:color="auto" w:fill="auto"/>
            <w:vAlign w:val="center"/>
            <w:hideMark/>
          </w:tcPr>
          <w:p w14:paraId="40F04F58" w14:textId="77777777" w:rsidR="00CF6783" w:rsidRPr="002001D0" w:rsidRDefault="00CF6783" w:rsidP="002001D0">
            <w:pPr>
              <w:spacing w:line="276" w:lineRule="auto"/>
              <w:jc w:val="center"/>
              <w:rPr>
                <w:sz w:val="18"/>
                <w:szCs w:val="22"/>
              </w:rPr>
            </w:pPr>
            <w:r w:rsidRPr="002001D0">
              <w:rPr>
                <w:sz w:val="18"/>
                <w:szCs w:val="22"/>
              </w:rPr>
              <w:t>0.0005</w:t>
            </w:r>
          </w:p>
        </w:tc>
        <w:tc>
          <w:tcPr>
            <w:tcW w:w="465" w:type="pct"/>
            <w:tcBorders>
              <w:top w:val="single" w:sz="4" w:space="0" w:color="auto"/>
              <w:left w:val="nil"/>
              <w:bottom w:val="nil"/>
              <w:right w:val="nil"/>
            </w:tcBorders>
            <w:shd w:val="clear" w:color="auto" w:fill="auto"/>
            <w:vAlign w:val="center"/>
            <w:hideMark/>
          </w:tcPr>
          <w:p w14:paraId="5E20C19A" w14:textId="77777777" w:rsidR="00CF6783" w:rsidRPr="002001D0" w:rsidRDefault="00CF6783" w:rsidP="002001D0">
            <w:pPr>
              <w:spacing w:line="276" w:lineRule="auto"/>
              <w:jc w:val="center"/>
              <w:rPr>
                <w:sz w:val="18"/>
                <w:szCs w:val="22"/>
              </w:rPr>
            </w:pPr>
            <w:r w:rsidRPr="002001D0">
              <w:rPr>
                <w:sz w:val="18"/>
                <w:szCs w:val="22"/>
              </w:rPr>
              <w:t>0.215 [-0.074; 0.504]</w:t>
            </w:r>
          </w:p>
        </w:tc>
        <w:tc>
          <w:tcPr>
            <w:tcW w:w="189" w:type="pct"/>
            <w:tcBorders>
              <w:top w:val="single" w:sz="4" w:space="0" w:color="auto"/>
              <w:left w:val="nil"/>
              <w:bottom w:val="nil"/>
              <w:right w:val="nil"/>
            </w:tcBorders>
            <w:shd w:val="clear" w:color="auto" w:fill="auto"/>
            <w:vAlign w:val="center"/>
            <w:hideMark/>
          </w:tcPr>
          <w:p w14:paraId="29B01A99" w14:textId="77777777" w:rsidR="00CF6783" w:rsidRPr="002001D0" w:rsidRDefault="00CF6783" w:rsidP="002001D0">
            <w:pPr>
              <w:spacing w:line="276" w:lineRule="auto"/>
              <w:jc w:val="center"/>
              <w:rPr>
                <w:sz w:val="18"/>
                <w:szCs w:val="22"/>
              </w:rPr>
            </w:pPr>
            <w:r w:rsidRPr="002001D0">
              <w:rPr>
                <w:sz w:val="18"/>
                <w:szCs w:val="22"/>
              </w:rPr>
              <w:t>0.1449</w:t>
            </w:r>
          </w:p>
        </w:tc>
        <w:tc>
          <w:tcPr>
            <w:tcW w:w="481" w:type="pct"/>
            <w:tcBorders>
              <w:top w:val="single" w:sz="4" w:space="0" w:color="auto"/>
              <w:left w:val="nil"/>
              <w:bottom w:val="nil"/>
              <w:right w:val="nil"/>
            </w:tcBorders>
            <w:shd w:val="clear" w:color="auto" w:fill="auto"/>
            <w:vAlign w:val="center"/>
          </w:tcPr>
          <w:p w14:paraId="63F91767" w14:textId="4A60ED50" w:rsidR="00CF6783" w:rsidRPr="002001D0" w:rsidRDefault="00CF6783" w:rsidP="002001D0">
            <w:pPr>
              <w:spacing w:line="276" w:lineRule="auto"/>
              <w:jc w:val="center"/>
              <w:rPr>
                <w:sz w:val="18"/>
                <w:szCs w:val="22"/>
              </w:rPr>
            </w:pPr>
          </w:p>
        </w:tc>
        <w:tc>
          <w:tcPr>
            <w:tcW w:w="189" w:type="pct"/>
            <w:tcBorders>
              <w:top w:val="single" w:sz="4" w:space="0" w:color="auto"/>
              <w:left w:val="nil"/>
              <w:bottom w:val="nil"/>
              <w:right w:val="nil"/>
            </w:tcBorders>
            <w:shd w:val="clear" w:color="auto" w:fill="auto"/>
            <w:vAlign w:val="center"/>
          </w:tcPr>
          <w:p w14:paraId="6603B09E" w14:textId="6B0741CB" w:rsidR="00CF6783" w:rsidRPr="002001D0" w:rsidRDefault="00CF6783" w:rsidP="002001D0">
            <w:pPr>
              <w:spacing w:line="276" w:lineRule="auto"/>
              <w:jc w:val="center"/>
              <w:rPr>
                <w:sz w:val="18"/>
                <w:szCs w:val="22"/>
              </w:rPr>
            </w:pPr>
          </w:p>
        </w:tc>
        <w:tc>
          <w:tcPr>
            <w:tcW w:w="465" w:type="pct"/>
            <w:tcBorders>
              <w:top w:val="single" w:sz="4" w:space="0" w:color="auto"/>
              <w:left w:val="nil"/>
              <w:bottom w:val="nil"/>
              <w:right w:val="nil"/>
            </w:tcBorders>
            <w:shd w:val="clear" w:color="auto" w:fill="auto"/>
            <w:vAlign w:val="center"/>
          </w:tcPr>
          <w:p w14:paraId="369B944F" w14:textId="35D1BD88" w:rsidR="00CF6783" w:rsidRPr="002001D0" w:rsidRDefault="00CF6783" w:rsidP="002001D0">
            <w:pPr>
              <w:spacing w:line="276" w:lineRule="auto"/>
              <w:jc w:val="center"/>
              <w:rPr>
                <w:sz w:val="18"/>
                <w:szCs w:val="22"/>
              </w:rPr>
            </w:pPr>
          </w:p>
        </w:tc>
        <w:tc>
          <w:tcPr>
            <w:tcW w:w="165" w:type="pct"/>
            <w:tcBorders>
              <w:top w:val="single" w:sz="4" w:space="0" w:color="auto"/>
              <w:left w:val="nil"/>
              <w:bottom w:val="nil"/>
              <w:right w:val="nil"/>
            </w:tcBorders>
            <w:shd w:val="clear" w:color="auto" w:fill="auto"/>
            <w:vAlign w:val="center"/>
          </w:tcPr>
          <w:p w14:paraId="09957EA8" w14:textId="1073EE94" w:rsidR="00CF6783" w:rsidRPr="002001D0" w:rsidRDefault="00CF6783" w:rsidP="002001D0">
            <w:pPr>
              <w:spacing w:line="276" w:lineRule="auto"/>
              <w:jc w:val="center"/>
              <w:rPr>
                <w:sz w:val="18"/>
                <w:szCs w:val="22"/>
              </w:rPr>
            </w:pPr>
          </w:p>
        </w:tc>
        <w:tc>
          <w:tcPr>
            <w:tcW w:w="465" w:type="pct"/>
            <w:tcBorders>
              <w:top w:val="single" w:sz="4" w:space="0" w:color="auto"/>
              <w:left w:val="nil"/>
              <w:bottom w:val="nil"/>
              <w:right w:val="nil"/>
            </w:tcBorders>
            <w:shd w:val="clear" w:color="auto" w:fill="auto"/>
            <w:vAlign w:val="center"/>
          </w:tcPr>
          <w:p w14:paraId="4728B258" w14:textId="303D2C1A" w:rsidR="00CF6783" w:rsidRPr="002001D0" w:rsidRDefault="00CF6783" w:rsidP="002001D0">
            <w:pPr>
              <w:spacing w:line="276" w:lineRule="auto"/>
              <w:jc w:val="center"/>
              <w:rPr>
                <w:sz w:val="18"/>
                <w:szCs w:val="22"/>
              </w:rPr>
            </w:pPr>
          </w:p>
        </w:tc>
        <w:tc>
          <w:tcPr>
            <w:tcW w:w="174" w:type="pct"/>
            <w:tcBorders>
              <w:top w:val="single" w:sz="4" w:space="0" w:color="auto"/>
              <w:left w:val="nil"/>
              <w:bottom w:val="nil"/>
              <w:right w:val="nil"/>
            </w:tcBorders>
            <w:shd w:val="clear" w:color="auto" w:fill="auto"/>
            <w:vAlign w:val="center"/>
            <w:hideMark/>
          </w:tcPr>
          <w:p w14:paraId="7F4EC676" w14:textId="4A94518C" w:rsidR="00CF6783" w:rsidRPr="002001D0" w:rsidRDefault="00CF6783" w:rsidP="002001D0">
            <w:pPr>
              <w:spacing w:line="276" w:lineRule="auto"/>
              <w:jc w:val="center"/>
              <w:rPr>
                <w:sz w:val="18"/>
                <w:szCs w:val="22"/>
              </w:rPr>
            </w:pPr>
          </w:p>
        </w:tc>
        <w:tc>
          <w:tcPr>
            <w:tcW w:w="158" w:type="pct"/>
            <w:tcBorders>
              <w:top w:val="single" w:sz="4" w:space="0" w:color="auto"/>
              <w:left w:val="nil"/>
              <w:bottom w:val="nil"/>
              <w:right w:val="nil"/>
            </w:tcBorders>
            <w:shd w:val="clear" w:color="auto" w:fill="auto"/>
            <w:vAlign w:val="center"/>
            <w:hideMark/>
          </w:tcPr>
          <w:p w14:paraId="0C209DAC" w14:textId="77777777" w:rsidR="00CF6783" w:rsidRPr="002001D0" w:rsidRDefault="00CF6783" w:rsidP="002001D0">
            <w:pPr>
              <w:spacing w:line="276" w:lineRule="auto"/>
              <w:jc w:val="center"/>
              <w:rPr>
                <w:sz w:val="18"/>
                <w:szCs w:val="22"/>
              </w:rPr>
            </w:pPr>
            <w:r w:rsidRPr="002001D0">
              <w:rPr>
                <w:sz w:val="18"/>
                <w:szCs w:val="22"/>
              </w:rPr>
              <w:t>1</w:t>
            </w:r>
          </w:p>
        </w:tc>
        <w:tc>
          <w:tcPr>
            <w:tcW w:w="217" w:type="pct"/>
            <w:tcBorders>
              <w:top w:val="single" w:sz="4" w:space="0" w:color="auto"/>
              <w:left w:val="nil"/>
              <w:bottom w:val="nil"/>
              <w:right w:val="nil"/>
            </w:tcBorders>
            <w:shd w:val="clear" w:color="auto" w:fill="auto"/>
            <w:vAlign w:val="center"/>
            <w:hideMark/>
          </w:tcPr>
          <w:p w14:paraId="5A4D8C40" w14:textId="77777777" w:rsidR="00CF6783" w:rsidRPr="002001D0" w:rsidRDefault="00CF6783" w:rsidP="002001D0">
            <w:pPr>
              <w:spacing w:line="276" w:lineRule="auto"/>
              <w:jc w:val="center"/>
              <w:rPr>
                <w:sz w:val="18"/>
                <w:szCs w:val="22"/>
              </w:rPr>
            </w:pPr>
            <w:r w:rsidRPr="002001D0">
              <w:rPr>
                <w:sz w:val="18"/>
                <w:szCs w:val="22"/>
              </w:rPr>
              <w:t>0.982</w:t>
            </w:r>
          </w:p>
        </w:tc>
      </w:tr>
      <w:tr w:rsidR="002001D0" w:rsidRPr="002001D0" w14:paraId="12D4D27A"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64054876"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39B9D3A0" w14:textId="77777777" w:rsidR="00CF6783" w:rsidRPr="002001D0" w:rsidRDefault="00CF6783" w:rsidP="002001D0">
            <w:pPr>
              <w:spacing w:line="276" w:lineRule="auto"/>
              <w:rPr>
                <w:sz w:val="18"/>
                <w:szCs w:val="22"/>
              </w:rPr>
            </w:pPr>
            <w:r w:rsidRPr="002001D0">
              <w:rPr>
                <w:sz w:val="18"/>
                <w:szCs w:val="22"/>
              </w:rPr>
              <w:t>HT</w:t>
            </w:r>
          </w:p>
        </w:tc>
        <w:tc>
          <w:tcPr>
            <w:tcW w:w="465" w:type="pct"/>
            <w:tcBorders>
              <w:top w:val="nil"/>
              <w:left w:val="nil"/>
              <w:bottom w:val="nil"/>
              <w:right w:val="nil"/>
            </w:tcBorders>
            <w:shd w:val="clear" w:color="auto" w:fill="auto"/>
            <w:vAlign w:val="center"/>
            <w:hideMark/>
          </w:tcPr>
          <w:p w14:paraId="28F86529" w14:textId="77777777" w:rsidR="00CF6783" w:rsidRPr="002001D0" w:rsidRDefault="00CF6783" w:rsidP="002001D0">
            <w:pPr>
              <w:spacing w:line="276" w:lineRule="auto"/>
              <w:jc w:val="center"/>
              <w:rPr>
                <w:sz w:val="18"/>
                <w:szCs w:val="22"/>
              </w:rPr>
            </w:pPr>
            <w:r w:rsidRPr="002001D0">
              <w:rPr>
                <w:sz w:val="18"/>
                <w:szCs w:val="22"/>
              </w:rPr>
              <w:t>0.282 [0.122; 0.442]</w:t>
            </w:r>
          </w:p>
        </w:tc>
        <w:tc>
          <w:tcPr>
            <w:tcW w:w="204" w:type="pct"/>
            <w:tcBorders>
              <w:top w:val="nil"/>
              <w:left w:val="nil"/>
              <w:bottom w:val="nil"/>
              <w:right w:val="nil"/>
            </w:tcBorders>
            <w:shd w:val="clear" w:color="auto" w:fill="auto"/>
            <w:vAlign w:val="center"/>
            <w:hideMark/>
          </w:tcPr>
          <w:p w14:paraId="5C4DAD09" w14:textId="77777777" w:rsidR="00CF6783" w:rsidRPr="002001D0" w:rsidRDefault="00CF6783" w:rsidP="002001D0">
            <w:pPr>
              <w:spacing w:line="276" w:lineRule="auto"/>
              <w:jc w:val="center"/>
              <w:rPr>
                <w:sz w:val="18"/>
                <w:szCs w:val="22"/>
              </w:rPr>
            </w:pPr>
            <w:r w:rsidRPr="002001D0">
              <w:rPr>
                <w:sz w:val="18"/>
                <w:szCs w:val="22"/>
              </w:rPr>
              <w:t>0.0005</w:t>
            </w:r>
          </w:p>
        </w:tc>
        <w:tc>
          <w:tcPr>
            <w:tcW w:w="685" w:type="pct"/>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2AF415A0" w14:textId="77777777" w:rsidR="00CF6783" w:rsidRPr="002001D0" w:rsidRDefault="00CF6783" w:rsidP="002001D0">
            <w:pPr>
              <w:spacing w:line="276" w:lineRule="auto"/>
              <w:jc w:val="center"/>
              <w:rPr>
                <w:sz w:val="18"/>
                <w:szCs w:val="22"/>
              </w:rPr>
            </w:pPr>
            <w:r w:rsidRPr="002001D0">
              <w:rPr>
                <w:sz w:val="18"/>
                <w:szCs w:val="22"/>
              </w:rPr>
              <w:t>HT</w:t>
            </w:r>
          </w:p>
        </w:tc>
        <w:tc>
          <w:tcPr>
            <w:tcW w:w="465" w:type="pct"/>
            <w:tcBorders>
              <w:top w:val="nil"/>
              <w:left w:val="nil"/>
              <w:bottom w:val="nil"/>
              <w:right w:val="nil"/>
            </w:tcBorders>
            <w:shd w:val="clear" w:color="auto" w:fill="auto"/>
            <w:vAlign w:val="center"/>
            <w:hideMark/>
          </w:tcPr>
          <w:p w14:paraId="70EE6F6B" w14:textId="77777777" w:rsidR="00CF6783" w:rsidRPr="002001D0" w:rsidRDefault="00CF6783" w:rsidP="002001D0">
            <w:pPr>
              <w:spacing w:line="276" w:lineRule="auto"/>
              <w:jc w:val="center"/>
              <w:rPr>
                <w:sz w:val="18"/>
                <w:szCs w:val="22"/>
              </w:rPr>
            </w:pPr>
            <w:r w:rsidRPr="002001D0">
              <w:rPr>
                <w:sz w:val="18"/>
                <w:szCs w:val="22"/>
              </w:rPr>
              <w:t>0.422 [-0.047; 0.89]</w:t>
            </w:r>
          </w:p>
        </w:tc>
        <w:tc>
          <w:tcPr>
            <w:tcW w:w="189" w:type="pct"/>
            <w:tcBorders>
              <w:top w:val="nil"/>
              <w:left w:val="nil"/>
              <w:bottom w:val="nil"/>
              <w:right w:val="nil"/>
            </w:tcBorders>
            <w:shd w:val="clear" w:color="auto" w:fill="auto"/>
            <w:vAlign w:val="center"/>
            <w:hideMark/>
          </w:tcPr>
          <w:p w14:paraId="063542FA" w14:textId="77777777" w:rsidR="00CF6783" w:rsidRPr="002001D0" w:rsidRDefault="00CF6783" w:rsidP="002001D0">
            <w:pPr>
              <w:spacing w:line="276" w:lineRule="auto"/>
              <w:jc w:val="center"/>
              <w:rPr>
                <w:sz w:val="18"/>
                <w:szCs w:val="22"/>
              </w:rPr>
            </w:pPr>
            <w:r w:rsidRPr="002001D0">
              <w:rPr>
                <w:sz w:val="18"/>
                <w:szCs w:val="22"/>
              </w:rPr>
              <w:t>0.0777</w:t>
            </w:r>
          </w:p>
        </w:tc>
        <w:tc>
          <w:tcPr>
            <w:tcW w:w="481" w:type="pct"/>
            <w:tcBorders>
              <w:top w:val="nil"/>
              <w:left w:val="nil"/>
              <w:bottom w:val="nil"/>
              <w:right w:val="nil"/>
            </w:tcBorders>
            <w:shd w:val="clear" w:color="auto" w:fill="auto"/>
            <w:vAlign w:val="center"/>
            <w:hideMark/>
          </w:tcPr>
          <w:p w14:paraId="445721E6" w14:textId="77777777" w:rsidR="00CF6783" w:rsidRPr="002001D0" w:rsidRDefault="00CF6783" w:rsidP="002001D0">
            <w:pPr>
              <w:spacing w:line="276" w:lineRule="auto"/>
              <w:jc w:val="center"/>
              <w:rPr>
                <w:sz w:val="18"/>
                <w:szCs w:val="22"/>
              </w:rPr>
            </w:pPr>
            <w:r w:rsidRPr="002001D0">
              <w:rPr>
                <w:sz w:val="18"/>
                <w:szCs w:val="22"/>
              </w:rPr>
              <w:t>0.388 [-0.2; 0.976]</w:t>
            </w:r>
          </w:p>
        </w:tc>
        <w:tc>
          <w:tcPr>
            <w:tcW w:w="189" w:type="pct"/>
            <w:tcBorders>
              <w:top w:val="nil"/>
              <w:left w:val="nil"/>
              <w:bottom w:val="nil"/>
              <w:right w:val="nil"/>
            </w:tcBorders>
            <w:shd w:val="clear" w:color="auto" w:fill="auto"/>
            <w:vAlign w:val="center"/>
            <w:hideMark/>
          </w:tcPr>
          <w:p w14:paraId="5DBC4D6B" w14:textId="77777777" w:rsidR="00CF6783" w:rsidRPr="002001D0" w:rsidRDefault="00CF6783" w:rsidP="002001D0">
            <w:pPr>
              <w:spacing w:line="276" w:lineRule="auto"/>
              <w:jc w:val="center"/>
              <w:rPr>
                <w:sz w:val="18"/>
                <w:szCs w:val="22"/>
              </w:rPr>
            </w:pPr>
            <w:r w:rsidRPr="002001D0">
              <w:rPr>
                <w:sz w:val="18"/>
                <w:szCs w:val="22"/>
              </w:rPr>
              <w:t>0.196</w:t>
            </w:r>
          </w:p>
        </w:tc>
        <w:tc>
          <w:tcPr>
            <w:tcW w:w="465" w:type="pct"/>
            <w:tcBorders>
              <w:top w:val="nil"/>
              <w:left w:val="nil"/>
              <w:bottom w:val="nil"/>
              <w:right w:val="nil"/>
            </w:tcBorders>
            <w:shd w:val="clear" w:color="auto" w:fill="auto"/>
            <w:vAlign w:val="center"/>
            <w:hideMark/>
          </w:tcPr>
          <w:p w14:paraId="1BF2EC0C" w14:textId="77777777" w:rsidR="00CF6783" w:rsidRPr="002001D0" w:rsidRDefault="00CF6783" w:rsidP="002001D0">
            <w:pPr>
              <w:spacing w:line="276" w:lineRule="auto"/>
              <w:jc w:val="center"/>
              <w:rPr>
                <w:sz w:val="18"/>
                <w:szCs w:val="22"/>
              </w:rPr>
            </w:pPr>
            <w:r w:rsidRPr="002001D0">
              <w:rPr>
                <w:sz w:val="18"/>
                <w:szCs w:val="22"/>
              </w:rPr>
              <w:t>0.276 [-0.212; 0.764]</w:t>
            </w:r>
          </w:p>
        </w:tc>
        <w:tc>
          <w:tcPr>
            <w:tcW w:w="165" w:type="pct"/>
            <w:tcBorders>
              <w:top w:val="nil"/>
              <w:left w:val="nil"/>
              <w:bottom w:val="nil"/>
              <w:right w:val="nil"/>
            </w:tcBorders>
            <w:shd w:val="clear" w:color="auto" w:fill="auto"/>
            <w:vAlign w:val="center"/>
            <w:hideMark/>
          </w:tcPr>
          <w:p w14:paraId="51564A98" w14:textId="77777777" w:rsidR="00CF6783" w:rsidRPr="002001D0" w:rsidRDefault="00CF6783" w:rsidP="002001D0">
            <w:pPr>
              <w:spacing w:line="276" w:lineRule="auto"/>
              <w:jc w:val="center"/>
              <w:rPr>
                <w:sz w:val="18"/>
                <w:szCs w:val="22"/>
              </w:rPr>
            </w:pPr>
            <w:r w:rsidRPr="002001D0">
              <w:rPr>
                <w:sz w:val="18"/>
                <w:szCs w:val="22"/>
              </w:rPr>
              <w:t>0.268</w:t>
            </w:r>
          </w:p>
        </w:tc>
        <w:tc>
          <w:tcPr>
            <w:tcW w:w="465" w:type="pct"/>
            <w:tcBorders>
              <w:top w:val="nil"/>
              <w:left w:val="nil"/>
              <w:bottom w:val="nil"/>
              <w:right w:val="nil"/>
            </w:tcBorders>
            <w:shd w:val="clear" w:color="auto" w:fill="auto"/>
            <w:vAlign w:val="center"/>
            <w:hideMark/>
          </w:tcPr>
          <w:p w14:paraId="767898EF" w14:textId="77777777" w:rsidR="00CF6783" w:rsidRPr="002001D0" w:rsidRDefault="00CF6783" w:rsidP="002001D0">
            <w:pPr>
              <w:spacing w:line="276" w:lineRule="auto"/>
              <w:jc w:val="center"/>
              <w:rPr>
                <w:sz w:val="18"/>
                <w:szCs w:val="22"/>
              </w:rPr>
            </w:pPr>
            <w:r w:rsidRPr="002001D0">
              <w:rPr>
                <w:sz w:val="18"/>
                <w:szCs w:val="22"/>
              </w:rPr>
              <w:t>0.396 [0.113; 0.68]</w:t>
            </w:r>
          </w:p>
        </w:tc>
        <w:tc>
          <w:tcPr>
            <w:tcW w:w="174" w:type="pct"/>
            <w:tcBorders>
              <w:top w:val="nil"/>
              <w:left w:val="nil"/>
              <w:bottom w:val="nil"/>
              <w:right w:val="nil"/>
            </w:tcBorders>
            <w:shd w:val="clear" w:color="auto" w:fill="auto"/>
            <w:vAlign w:val="center"/>
            <w:hideMark/>
          </w:tcPr>
          <w:p w14:paraId="0B90025D" w14:textId="77777777" w:rsidR="00CF6783" w:rsidRPr="002001D0" w:rsidRDefault="00CF6783" w:rsidP="002001D0">
            <w:pPr>
              <w:spacing w:line="276" w:lineRule="auto"/>
              <w:jc w:val="center"/>
              <w:rPr>
                <w:sz w:val="18"/>
                <w:szCs w:val="22"/>
              </w:rPr>
            </w:pPr>
            <w:r w:rsidRPr="002001D0">
              <w:rPr>
                <w:sz w:val="18"/>
                <w:szCs w:val="22"/>
              </w:rPr>
              <w:t>0.006</w:t>
            </w:r>
          </w:p>
        </w:tc>
        <w:tc>
          <w:tcPr>
            <w:tcW w:w="158" w:type="pct"/>
            <w:tcBorders>
              <w:top w:val="nil"/>
              <w:left w:val="nil"/>
              <w:bottom w:val="nil"/>
              <w:right w:val="nil"/>
            </w:tcBorders>
            <w:shd w:val="clear" w:color="auto" w:fill="auto"/>
            <w:vAlign w:val="center"/>
            <w:hideMark/>
          </w:tcPr>
          <w:p w14:paraId="2EB74EE0" w14:textId="77777777" w:rsidR="00CF6783" w:rsidRPr="002001D0" w:rsidRDefault="00CF6783" w:rsidP="002001D0">
            <w:pPr>
              <w:spacing w:line="276" w:lineRule="auto"/>
              <w:jc w:val="center"/>
              <w:rPr>
                <w:sz w:val="18"/>
                <w:szCs w:val="22"/>
              </w:rPr>
            </w:pPr>
            <w:r w:rsidRPr="002001D0">
              <w:rPr>
                <w:sz w:val="18"/>
                <w:szCs w:val="22"/>
              </w:rPr>
              <w:t>2</w:t>
            </w:r>
          </w:p>
        </w:tc>
        <w:tc>
          <w:tcPr>
            <w:tcW w:w="217" w:type="pct"/>
            <w:tcBorders>
              <w:top w:val="nil"/>
              <w:left w:val="nil"/>
              <w:bottom w:val="nil"/>
              <w:right w:val="nil"/>
            </w:tcBorders>
            <w:shd w:val="clear" w:color="auto" w:fill="auto"/>
            <w:vAlign w:val="center"/>
            <w:hideMark/>
          </w:tcPr>
          <w:p w14:paraId="4959BDD8" w14:textId="77777777" w:rsidR="00CF6783" w:rsidRPr="002001D0" w:rsidRDefault="00CF6783" w:rsidP="002001D0">
            <w:pPr>
              <w:spacing w:line="276" w:lineRule="auto"/>
              <w:jc w:val="center"/>
              <w:rPr>
                <w:sz w:val="18"/>
                <w:szCs w:val="22"/>
              </w:rPr>
            </w:pPr>
            <w:r w:rsidRPr="002001D0">
              <w:rPr>
                <w:sz w:val="18"/>
                <w:szCs w:val="22"/>
              </w:rPr>
              <w:t>0.7107</w:t>
            </w:r>
          </w:p>
        </w:tc>
      </w:tr>
      <w:tr w:rsidR="002001D0" w:rsidRPr="002001D0" w14:paraId="1EFEA093"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099B3EFB"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23CBE08D" w14:textId="77777777" w:rsidR="00CF6783" w:rsidRPr="002001D0" w:rsidRDefault="00CF6783" w:rsidP="002001D0">
            <w:pPr>
              <w:spacing w:line="276" w:lineRule="auto"/>
              <w:rPr>
                <w:sz w:val="18"/>
                <w:szCs w:val="22"/>
              </w:rPr>
            </w:pPr>
            <w:r w:rsidRPr="002001D0">
              <w:rPr>
                <w:sz w:val="18"/>
                <w:szCs w:val="22"/>
              </w:rPr>
              <w:t>QT</w:t>
            </w:r>
          </w:p>
        </w:tc>
        <w:tc>
          <w:tcPr>
            <w:tcW w:w="465" w:type="pct"/>
            <w:tcBorders>
              <w:top w:val="nil"/>
              <w:left w:val="nil"/>
              <w:bottom w:val="nil"/>
              <w:right w:val="nil"/>
            </w:tcBorders>
            <w:shd w:val="clear" w:color="auto" w:fill="auto"/>
            <w:vAlign w:val="center"/>
            <w:hideMark/>
          </w:tcPr>
          <w:p w14:paraId="5F7251FE" w14:textId="77777777" w:rsidR="00CF6783" w:rsidRPr="002001D0" w:rsidRDefault="00CF6783" w:rsidP="002001D0">
            <w:pPr>
              <w:spacing w:line="276" w:lineRule="auto"/>
              <w:jc w:val="center"/>
              <w:rPr>
                <w:sz w:val="18"/>
                <w:szCs w:val="22"/>
              </w:rPr>
            </w:pPr>
            <w:r w:rsidRPr="002001D0">
              <w:rPr>
                <w:sz w:val="18"/>
                <w:szCs w:val="22"/>
              </w:rPr>
              <w:t>0.501 [0.202; 0.800]</w:t>
            </w:r>
          </w:p>
        </w:tc>
        <w:tc>
          <w:tcPr>
            <w:tcW w:w="204" w:type="pct"/>
            <w:tcBorders>
              <w:top w:val="nil"/>
              <w:left w:val="nil"/>
              <w:bottom w:val="nil"/>
              <w:right w:val="nil"/>
            </w:tcBorders>
            <w:shd w:val="clear" w:color="auto" w:fill="auto"/>
            <w:vAlign w:val="center"/>
            <w:hideMark/>
          </w:tcPr>
          <w:p w14:paraId="3FC07622" w14:textId="77777777" w:rsidR="00CF6783" w:rsidRPr="002001D0" w:rsidRDefault="00CF6783" w:rsidP="002001D0">
            <w:pPr>
              <w:spacing w:line="276" w:lineRule="auto"/>
              <w:jc w:val="center"/>
              <w:rPr>
                <w:sz w:val="18"/>
                <w:szCs w:val="22"/>
              </w:rPr>
            </w:pPr>
            <w:r w:rsidRPr="002001D0">
              <w:rPr>
                <w:sz w:val="18"/>
                <w:szCs w:val="22"/>
              </w:rPr>
              <w:t>0.0010</w:t>
            </w:r>
          </w:p>
        </w:tc>
        <w:tc>
          <w:tcPr>
            <w:tcW w:w="481" w:type="pct"/>
            <w:tcBorders>
              <w:top w:val="nil"/>
              <w:left w:val="nil"/>
              <w:bottom w:val="nil"/>
              <w:right w:val="nil"/>
            </w:tcBorders>
            <w:shd w:val="clear" w:color="auto" w:fill="auto"/>
            <w:vAlign w:val="center"/>
            <w:hideMark/>
          </w:tcPr>
          <w:p w14:paraId="5580CFAA" w14:textId="77777777" w:rsidR="00CF6783" w:rsidRPr="002001D0" w:rsidRDefault="00CF6783" w:rsidP="002001D0">
            <w:pPr>
              <w:spacing w:line="276" w:lineRule="auto"/>
              <w:jc w:val="center"/>
              <w:rPr>
                <w:sz w:val="18"/>
                <w:szCs w:val="22"/>
              </w:rPr>
            </w:pPr>
            <w:r w:rsidRPr="002001D0">
              <w:rPr>
                <w:sz w:val="18"/>
                <w:szCs w:val="22"/>
              </w:rPr>
              <w:t>0.219 [-0.072; 0.511]</w:t>
            </w:r>
          </w:p>
        </w:tc>
        <w:tc>
          <w:tcPr>
            <w:tcW w:w="204" w:type="pct"/>
            <w:tcBorders>
              <w:top w:val="nil"/>
              <w:left w:val="nil"/>
              <w:bottom w:val="nil"/>
              <w:right w:val="nil"/>
            </w:tcBorders>
            <w:shd w:val="clear" w:color="auto" w:fill="auto"/>
            <w:vAlign w:val="center"/>
            <w:hideMark/>
          </w:tcPr>
          <w:p w14:paraId="49AB9A61" w14:textId="77777777" w:rsidR="00CF6783" w:rsidRPr="002001D0" w:rsidRDefault="00CF6783" w:rsidP="002001D0">
            <w:pPr>
              <w:spacing w:line="276" w:lineRule="auto"/>
              <w:jc w:val="center"/>
              <w:rPr>
                <w:sz w:val="18"/>
                <w:szCs w:val="22"/>
              </w:rPr>
            </w:pPr>
            <w:r w:rsidRPr="002001D0">
              <w:rPr>
                <w:sz w:val="18"/>
                <w:szCs w:val="22"/>
              </w:rPr>
              <w:t>0.1405</w:t>
            </w:r>
          </w:p>
        </w:tc>
        <w:tc>
          <w:tcPr>
            <w:tcW w:w="654" w:type="pct"/>
            <w:gridSpan w:val="2"/>
            <w:tcBorders>
              <w:top w:val="single" w:sz="4" w:space="0" w:color="auto"/>
              <w:left w:val="single" w:sz="4" w:space="0" w:color="auto"/>
              <w:bottom w:val="single" w:sz="4" w:space="0" w:color="auto"/>
              <w:right w:val="single" w:sz="4" w:space="0" w:color="auto"/>
            </w:tcBorders>
            <w:shd w:val="clear" w:color="000000" w:fill="BFBFBF"/>
            <w:vAlign w:val="center"/>
            <w:hideMark/>
          </w:tcPr>
          <w:p w14:paraId="574E4B1C" w14:textId="77777777" w:rsidR="00CF6783" w:rsidRPr="002001D0" w:rsidRDefault="00CF6783" w:rsidP="002001D0">
            <w:pPr>
              <w:spacing w:line="276" w:lineRule="auto"/>
              <w:jc w:val="center"/>
              <w:rPr>
                <w:sz w:val="18"/>
                <w:szCs w:val="22"/>
              </w:rPr>
            </w:pPr>
            <w:r w:rsidRPr="002001D0">
              <w:rPr>
                <w:sz w:val="18"/>
                <w:szCs w:val="22"/>
              </w:rPr>
              <w:t>QT</w:t>
            </w:r>
          </w:p>
        </w:tc>
        <w:tc>
          <w:tcPr>
            <w:tcW w:w="481" w:type="pct"/>
            <w:tcBorders>
              <w:top w:val="nil"/>
              <w:left w:val="nil"/>
              <w:bottom w:val="nil"/>
              <w:right w:val="nil"/>
            </w:tcBorders>
            <w:shd w:val="clear" w:color="auto" w:fill="auto"/>
            <w:vAlign w:val="center"/>
            <w:hideMark/>
          </w:tcPr>
          <w:p w14:paraId="71A46323"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4A7C1A1E"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1602DA07"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0672EBF4"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01D2A5F8" w14:textId="77777777"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0935C2A9"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6E797D46" w14:textId="77777777" w:rsidR="00CF6783" w:rsidRPr="002001D0" w:rsidRDefault="00CF6783" w:rsidP="002001D0">
            <w:pPr>
              <w:spacing w:line="276" w:lineRule="auto"/>
              <w:jc w:val="center"/>
              <w:rPr>
                <w:sz w:val="18"/>
                <w:szCs w:val="22"/>
              </w:rPr>
            </w:pPr>
            <w:r w:rsidRPr="002001D0">
              <w:rPr>
                <w:sz w:val="18"/>
                <w:szCs w:val="22"/>
              </w:rPr>
              <w:t>3</w:t>
            </w:r>
          </w:p>
        </w:tc>
        <w:tc>
          <w:tcPr>
            <w:tcW w:w="217" w:type="pct"/>
            <w:tcBorders>
              <w:top w:val="nil"/>
              <w:left w:val="nil"/>
              <w:bottom w:val="nil"/>
              <w:right w:val="nil"/>
            </w:tcBorders>
            <w:shd w:val="clear" w:color="auto" w:fill="auto"/>
            <w:vAlign w:val="center"/>
            <w:hideMark/>
          </w:tcPr>
          <w:p w14:paraId="45C7D9E3" w14:textId="77777777" w:rsidR="00CF6783" w:rsidRPr="002001D0" w:rsidRDefault="00CF6783" w:rsidP="002001D0">
            <w:pPr>
              <w:spacing w:line="276" w:lineRule="auto"/>
              <w:jc w:val="center"/>
              <w:rPr>
                <w:sz w:val="18"/>
                <w:szCs w:val="22"/>
              </w:rPr>
            </w:pPr>
            <w:r w:rsidRPr="002001D0">
              <w:rPr>
                <w:sz w:val="18"/>
                <w:szCs w:val="22"/>
              </w:rPr>
              <w:t>0.4035</w:t>
            </w:r>
          </w:p>
        </w:tc>
      </w:tr>
      <w:tr w:rsidR="002001D0" w:rsidRPr="002001D0" w14:paraId="18CE8D5A"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2962E957"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529E8273" w14:textId="77777777" w:rsidR="00CF6783" w:rsidRPr="002001D0" w:rsidRDefault="00CF6783" w:rsidP="002001D0">
            <w:pPr>
              <w:spacing w:line="276" w:lineRule="auto"/>
              <w:rPr>
                <w:sz w:val="18"/>
                <w:szCs w:val="22"/>
              </w:rPr>
            </w:pPr>
            <w:r w:rsidRPr="002001D0">
              <w:rPr>
                <w:sz w:val="18"/>
                <w:szCs w:val="22"/>
              </w:rPr>
              <w:t>PLT</w:t>
            </w:r>
          </w:p>
        </w:tc>
        <w:tc>
          <w:tcPr>
            <w:tcW w:w="465" w:type="pct"/>
            <w:tcBorders>
              <w:top w:val="nil"/>
              <w:left w:val="nil"/>
              <w:bottom w:val="nil"/>
              <w:right w:val="nil"/>
            </w:tcBorders>
            <w:shd w:val="clear" w:color="auto" w:fill="auto"/>
            <w:vAlign w:val="center"/>
            <w:hideMark/>
          </w:tcPr>
          <w:p w14:paraId="25FF596F" w14:textId="77777777" w:rsidR="00CF6783" w:rsidRPr="002001D0" w:rsidRDefault="00CF6783" w:rsidP="002001D0">
            <w:pPr>
              <w:spacing w:line="276" w:lineRule="auto"/>
              <w:jc w:val="center"/>
              <w:rPr>
                <w:sz w:val="18"/>
                <w:szCs w:val="22"/>
              </w:rPr>
            </w:pPr>
            <w:r w:rsidRPr="002001D0">
              <w:rPr>
                <w:sz w:val="18"/>
                <w:szCs w:val="22"/>
              </w:rPr>
              <w:t>0.667 [0.100; 1.235]</w:t>
            </w:r>
          </w:p>
        </w:tc>
        <w:tc>
          <w:tcPr>
            <w:tcW w:w="204" w:type="pct"/>
            <w:tcBorders>
              <w:top w:val="nil"/>
              <w:left w:val="nil"/>
              <w:bottom w:val="nil"/>
              <w:right w:val="nil"/>
            </w:tcBorders>
            <w:shd w:val="clear" w:color="auto" w:fill="auto"/>
            <w:vAlign w:val="center"/>
            <w:hideMark/>
          </w:tcPr>
          <w:p w14:paraId="5016C121" w14:textId="77777777" w:rsidR="00CF6783" w:rsidRPr="002001D0" w:rsidRDefault="00CF6783" w:rsidP="002001D0">
            <w:pPr>
              <w:spacing w:line="276" w:lineRule="auto"/>
              <w:jc w:val="center"/>
              <w:rPr>
                <w:sz w:val="18"/>
                <w:szCs w:val="22"/>
              </w:rPr>
            </w:pPr>
            <w:r w:rsidRPr="002001D0">
              <w:rPr>
                <w:sz w:val="18"/>
                <w:szCs w:val="22"/>
              </w:rPr>
              <w:t>0.0212</w:t>
            </w:r>
          </w:p>
        </w:tc>
        <w:tc>
          <w:tcPr>
            <w:tcW w:w="481" w:type="pct"/>
            <w:tcBorders>
              <w:top w:val="nil"/>
              <w:left w:val="nil"/>
              <w:bottom w:val="nil"/>
              <w:right w:val="nil"/>
            </w:tcBorders>
            <w:shd w:val="clear" w:color="auto" w:fill="auto"/>
            <w:vAlign w:val="center"/>
            <w:hideMark/>
          </w:tcPr>
          <w:p w14:paraId="13FBE59C" w14:textId="77777777" w:rsidR="00CF6783" w:rsidRPr="002001D0" w:rsidRDefault="00CF6783" w:rsidP="002001D0">
            <w:pPr>
              <w:spacing w:line="276" w:lineRule="auto"/>
              <w:jc w:val="center"/>
              <w:rPr>
                <w:sz w:val="18"/>
                <w:szCs w:val="22"/>
              </w:rPr>
            </w:pPr>
            <w:r w:rsidRPr="002001D0">
              <w:rPr>
                <w:sz w:val="18"/>
                <w:szCs w:val="22"/>
              </w:rPr>
              <w:t>0.385 [-0.159; 0.930]</w:t>
            </w:r>
          </w:p>
        </w:tc>
        <w:tc>
          <w:tcPr>
            <w:tcW w:w="204" w:type="pct"/>
            <w:tcBorders>
              <w:top w:val="nil"/>
              <w:left w:val="nil"/>
              <w:bottom w:val="nil"/>
              <w:right w:val="nil"/>
            </w:tcBorders>
            <w:shd w:val="clear" w:color="auto" w:fill="auto"/>
            <w:vAlign w:val="center"/>
            <w:hideMark/>
          </w:tcPr>
          <w:p w14:paraId="41A44440" w14:textId="77777777" w:rsidR="00CF6783" w:rsidRPr="002001D0" w:rsidRDefault="00CF6783" w:rsidP="002001D0">
            <w:pPr>
              <w:spacing w:line="276" w:lineRule="auto"/>
              <w:jc w:val="center"/>
              <w:rPr>
                <w:sz w:val="18"/>
                <w:szCs w:val="22"/>
              </w:rPr>
            </w:pPr>
            <w:r w:rsidRPr="002001D0">
              <w:rPr>
                <w:sz w:val="18"/>
                <w:szCs w:val="22"/>
              </w:rPr>
              <w:t>0.1653</w:t>
            </w:r>
          </w:p>
        </w:tc>
        <w:tc>
          <w:tcPr>
            <w:tcW w:w="465" w:type="pct"/>
            <w:tcBorders>
              <w:top w:val="nil"/>
              <w:left w:val="nil"/>
              <w:bottom w:val="nil"/>
              <w:right w:val="nil"/>
            </w:tcBorders>
            <w:shd w:val="clear" w:color="auto" w:fill="auto"/>
            <w:vAlign w:val="center"/>
            <w:hideMark/>
          </w:tcPr>
          <w:p w14:paraId="55DB1607" w14:textId="77777777" w:rsidR="00CF6783" w:rsidRPr="002001D0" w:rsidRDefault="00CF6783" w:rsidP="002001D0">
            <w:pPr>
              <w:spacing w:line="276" w:lineRule="auto"/>
              <w:jc w:val="center"/>
              <w:rPr>
                <w:sz w:val="18"/>
                <w:szCs w:val="22"/>
              </w:rPr>
            </w:pPr>
            <w:r w:rsidRPr="002001D0">
              <w:rPr>
                <w:sz w:val="18"/>
                <w:szCs w:val="22"/>
              </w:rPr>
              <w:t>0.166 [-0.451; 0.784]</w:t>
            </w:r>
          </w:p>
        </w:tc>
        <w:tc>
          <w:tcPr>
            <w:tcW w:w="189" w:type="pct"/>
            <w:tcBorders>
              <w:top w:val="nil"/>
              <w:left w:val="nil"/>
              <w:bottom w:val="nil"/>
              <w:right w:val="nil"/>
            </w:tcBorders>
            <w:shd w:val="clear" w:color="auto" w:fill="auto"/>
            <w:vAlign w:val="center"/>
            <w:hideMark/>
          </w:tcPr>
          <w:p w14:paraId="50E8EF05" w14:textId="77777777" w:rsidR="00CF6783" w:rsidRPr="002001D0" w:rsidRDefault="00CF6783" w:rsidP="002001D0">
            <w:pPr>
              <w:spacing w:line="276" w:lineRule="auto"/>
              <w:jc w:val="center"/>
              <w:rPr>
                <w:sz w:val="18"/>
                <w:szCs w:val="22"/>
              </w:rPr>
            </w:pPr>
            <w:r w:rsidRPr="002001D0">
              <w:rPr>
                <w:sz w:val="18"/>
                <w:szCs w:val="22"/>
              </w:rPr>
              <w:t>0.5979</w:t>
            </w:r>
          </w:p>
        </w:tc>
        <w:tc>
          <w:tcPr>
            <w:tcW w:w="670" w:type="pct"/>
            <w:gridSpan w:val="2"/>
            <w:tcBorders>
              <w:top w:val="single" w:sz="4" w:space="0" w:color="auto"/>
              <w:left w:val="single" w:sz="4" w:space="0" w:color="auto"/>
              <w:bottom w:val="single" w:sz="4" w:space="0" w:color="auto"/>
              <w:right w:val="single" w:sz="4" w:space="0" w:color="auto"/>
            </w:tcBorders>
            <w:shd w:val="clear" w:color="000000" w:fill="A6A6A6"/>
            <w:vAlign w:val="center"/>
            <w:hideMark/>
          </w:tcPr>
          <w:p w14:paraId="132682EA" w14:textId="77777777" w:rsidR="00CF6783" w:rsidRPr="002001D0" w:rsidRDefault="00CF6783" w:rsidP="002001D0">
            <w:pPr>
              <w:spacing w:line="276" w:lineRule="auto"/>
              <w:jc w:val="center"/>
              <w:rPr>
                <w:sz w:val="18"/>
                <w:szCs w:val="22"/>
              </w:rPr>
            </w:pPr>
            <w:r w:rsidRPr="002001D0">
              <w:rPr>
                <w:sz w:val="18"/>
                <w:szCs w:val="22"/>
              </w:rPr>
              <w:t>PLT</w:t>
            </w:r>
          </w:p>
        </w:tc>
        <w:tc>
          <w:tcPr>
            <w:tcW w:w="465" w:type="pct"/>
            <w:tcBorders>
              <w:top w:val="nil"/>
              <w:left w:val="nil"/>
              <w:bottom w:val="nil"/>
              <w:right w:val="nil"/>
            </w:tcBorders>
            <w:shd w:val="clear" w:color="auto" w:fill="auto"/>
            <w:vAlign w:val="center"/>
            <w:hideMark/>
          </w:tcPr>
          <w:p w14:paraId="4778F44B"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0640BE50"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7CD1A71A" w14:textId="77777777"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12047873"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508D8BC0" w14:textId="77777777" w:rsidR="00CF6783" w:rsidRPr="002001D0" w:rsidRDefault="00CF6783" w:rsidP="002001D0">
            <w:pPr>
              <w:spacing w:line="276" w:lineRule="auto"/>
              <w:jc w:val="center"/>
              <w:rPr>
                <w:sz w:val="18"/>
                <w:szCs w:val="22"/>
              </w:rPr>
            </w:pPr>
            <w:r w:rsidRPr="002001D0">
              <w:rPr>
                <w:sz w:val="18"/>
                <w:szCs w:val="22"/>
              </w:rPr>
              <w:t>6</w:t>
            </w:r>
          </w:p>
        </w:tc>
        <w:tc>
          <w:tcPr>
            <w:tcW w:w="217" w:type="pct"/>
            <w:tcBorders>
              <w:top w:val="nil"/>
              <w:left w:val="nil"/>
              <w:bottom w:val="nil"/>
              <w:right w:val="nil"/>
            </w:tcBorders>
            <w:shd w:val="clear" w:color="auto" w:fill="auto"/>
            <w:vAlign w:val="center"/>
            <w:hideMark/>
          </w:tcPr>
          <w:p w14:paraId="61371286" w14:textId="77777777" w:rsidR="00CF6783" w:rsidRPr="002001D0" w:rsidRDefault="00CF6783" w:rsidP="002001D0">
            <w:pPr>
              <w:spacing w:line="276" w:lineRule="auto"/>
              <w:jc w:val="center"/>
              <w:rPr>
                <w:sz w:val="18"/>
                <w:szCs w:val="22"/>
              </w:rPr>
            </w:pPr>
            <w:r w:rsidRPr="002001D0">
              <w:rPr>
                <w:sz w:val="18"/>
                <w:szCs w:val="22"/>
              </w:rPr>
              <w:t>0.257</w:t>
            </w:r>
          </w:p>
        </w:tc>
      </w:tr>
      <w:tr w:rsidR="002001D0" w:rsidRPr="002001D0" w14:paraId="19768458"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47117409"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039D5BE8" w14:textId="77777777" w:rsidR="00CF6783" w:rsidRPr="002001D0" w:rsidRDefault="00CF6783" w:rsidP="002001D0">
            <w:pPr>
              <w:spacing w:line="276" w:lineRule="auto"/>
              <w:rPr>
                <w:sz w:val="18"/>
                <w:szCs w:val="22"/>
              </w:rPr>
            </w:pPr>
            <w:r w:rsidRPr="002001D0">
              <w:rPr>
                <w:sz w:val="18"/>
                <w:szCs w:val="22"/>
              </w:rPr>
              <w:t>AT</w:t>
            </w:r>
          </w:p>
        </w:tc>
        <w:tc>
          <w:tcPr>
            <w:tcW w:w="465" w:type="pct"/>
            <w:tcBorders>
              <w:top w:val="nil"/>
              <w:left w:val="nil"/>
              <w:bottom w:val="nil"/>
              <w:right w:val="nil"/>
            </w:tcBorders>
            <w:shd w:val="clear" w:color="auto" w:fill="auto"/>
            <w:vAlign w:val="center"/>
            <w:hideMark/>
          </w:tcPr>
          <w:p w14:paraId="46DB9691" w14:textId="77777777" w:rsidR="00CF6783" w:rsidRPr="002001D0" w:rsidRDefault="00CF6783" w:rsidP="002001D0">
            <w:pPr>
              <w:spacing w:line="276" w:lineRule="auto"/>
              <w:jc w:val="center"/>
              <w:rPr>
                <w:sz w:val="18"/>
                <w:szCs w:val="22"/>
              </w:rPr>
            </w:pPr>
            <w:r w:rsidRPr="002001D0">
              <w:rPr>
                <w:sz w:val="18"/>
                <w:szCs w:val="22"/>
              </w:rPr>
              <w:t>0.558 [-0.195; 1.311]</w:t>
            </w:r>
          </w:p>
        </w:tc>
        <w:tc>
          <w:tcPr>
            <w:tcW w:w="204" w:type="pct"/>
            <w:tcBorders>
              <w:top w:val="nil"/>
              <w:left w:val="nil"/>
              <w:bottom w:val="nil"/>
              <w:right w:val="nil"/>
            </w:tcBorders>
            <w:shd w:val="clear" w:color="auto" w:fill="auto"/>
            <w:vAlign w:val="center"/>
            <w:hideMark/>
          </w:tcPr>
          <w:p w14:paraId="712C16DC" w14:textId="77777777" w:rsidR="00CF6783" w:rsidRPr="002001D0" w:rsidRDefault="00CF6783" w:rsidP="002001D0">
            <w:pPr>
              <w:spacing w:line="276" w:lineRule="auto"/>
              <w:jc w:val="center"/>
              <w:rPr>
                <w:sz w:val="18"/>
                <w:szCs w:val="22"/>
              </w:rPr>
            </w:pPr>
            <w:r w:rsidRPr="002001D0">
              <w:rPr>
                <w:sz w:val="18"/>
                <w:szCs w:val="22"/>
              </w:rPr>
              <w:t>0.1466</w:t>
            </w:r>
          </w:p>
        </w:tc>
        <w:tc>
          <w:tcPr>
            <w:tcW w:w="481" w:type="pct"/>
            <w:tcBorders>
              <w:top w:val="nil"/>
              <w:left w:val="nil"/>
              <w:bottom w:val="nil"/>
              <w:right w:val="nil"/>
            </w:tcBorders>
            <w:shd w:val="clear" w:color="auto" w:fill="auto"/>
            <w:vAlign w:val="center"/>
            <w:hideMark/>
          </w:tcPr>
          <w:p w14:paraId="4375DC20" w14:textId="77777777" w:rsidR="00CF6783" w:rsidRPr="002001D0" w:rsidRDefault="00CF6783" w:rsidP="002001D0">
            <w:pPr>
              <w:spacing w:line="276" w:lineRule="auto"/>
              <w:jc w:val="center"/>
              <w:rPr>
                <w:sz w:val="18"/>
                <w:szCs w:val="22"/>
              </w:rPr>
            </w:pPr>
            <w:r w:rsidRPr="002001D0">
              <w:rPr>
                <w:sz w:val="18"/>
                <w:szCs w:val="22"/>
              </w:rPr>
              <w:t>0.276 [-0.460; 1.012]</w:t>
            </w:r>
          </w:p>
        </w:tc>
        <w:tc>
          <w:tcPr>
            <w:tcW w:w="204" w:type="pct"/>
            <w:tcBorders>
              <w:top w:val="nil"/>
              <w:left w:val="nil"/>
              <w:bottom w:val="nil"/>
              <w:right w:val="nil"/>
            </w:tcBorders>
            <w:shd w:val="clear" w:color="auto" w:fill="auto"/>
            <w:vAlign w:val="center"/>
            <w:hideMark/>
          </w:tcPr>
          <w:p w14:paraId="1B8A882D" w14:textId="77777777" w:rsidR="00CF6783" w:rsidRPr="002001D0" w:rsidRDefault="00CF6783" w:rsidP="002001D0">
            <w:pPr>
              <w:spacing w:line="276" w:lineRule="auto"/>
              <w:jc w:val="center"/>
              <w:rPr>
                <w:sz w:val="18"/>
                <w:szCs w:val="22"/>
              </w:rPr>
            </w:pPr>
            <w:r w:rsidRPr="002001D0">
              <w:rPr>
                <w:sz w:val="18"/>
                <w:szCs w:val="22"/>
              </w:rPr>
              <w:t>0.4623</w:t>
            </w:r>
          </w:p>
        </w:tc>
        <w:tc>
          <w:tcPr>
            <w:tcW w:w="465" w:type="pct"/>
            <w:tcBorders>
              <w:top w:val="nil"/>
              <w:left w:val="nil"/>
              <w:bottom w:val="nil"/>
              <w:right w:val="nil"/>
            </w:tcBorders>
            <w:shd w:val="clear" w:color="auto" w:fill="auto"/>
            <w:vAlign w:val="center"/>
            <w:hideMark/>
          </w:tcPr>
          <w:p w14:paraId="2C96E3F1" w14:textId="77777777" w:rsidR="00CF6783" w:rsidRPr="002001D0" w:rsidRDefault="00CF6783" w:rsidP="002001D0">
            <w:pPr>
              <w:spacing w:line="276" w:lineRule="auto"/>
              <w:jc w:val="center"/>
              <w:rPr>
                <w:sz w:val="18"/>
                <w:szCs w:val="22"/>
              </w:rPr>
            </w:pPr>
            <w:r w:rsidRPr="002001D0">
              <w:rPr>
                <w:sz w:val="18"/>
                <w:szCs w:val="22"/>
              </w:rPr>
              <w:t>0.057 [-0.735; 0.848]</w:t>
            </w:r>
          </w:p>
        </w:tc>
        <w:tc>
          <w:tcPr>
            <w:tcW w:w="189" w:type="pct"/>
            <w:tcBorders>
              <w:top w:val="nil"/>
              <w:left w:val="nil"/>
              <w:bottom w:val="nil"/>
              <w:right w:val="nil"/>
            </w:tcBorders>
            <w:shd w:val="clear" w:color="auto" w:fill="auto"/>
            <w:vAlign w:val="center"/>
            <w:hideMark/>
          </w:tcPr>
          <w:p w14:paraId="33B353DE" w14:textId="77777777" w:rsidR="00CF6783" w:rsidRPr="002001D0" w:rsidRDefault="00CF6783" w:rsidP="002001D0">
            <w:pPr>
              <w:spacing w:line="276" w:lineRule="auto"/>
              <w:jc w:val="center"/>
              <w:rPr>
                <w:sz w:val="18"/>
                <w:szCs w:val="22"/>
              </w:rPr>
            </w:pPr>
            <w:r w:rsidRPr="002001D0">
              <w:rPr>
                <w:sz w:val="18"/>
                <w:szCs w:val="22"/>
              </w:rPr>
              <w:t>0.8149</w:t>
            </w:r>
          </w:p>
        </w:tc>
        <w:tc>
          <w:tcPr>
            <w:tcW w:w="481" w:type="pct"/>
            <w:tcBorders>
              <w:top w:val="nil"/>
              <w:left w:val="nil"/>
              <w:bottom w:val="nil"/>
              <w:right w:val="nil"/>
            </w:tcBorders>
            <w:shd w:val="clear" w:color="auto" w:fill="auto"/>
            <w:vAlign w:val="center"/>
            <w:hideMark/>
          </w:tcPr>
          <w:p w14:paraId="01A531C9" w14:textId="77777777" w:rsidR="00CF6783" w:rsidRPr="002001D0" w:rsidRDefault="00CF6783" w:rsidP="002001D0">
            <w:pPr>
              <w:spacing w:line="276" w:lineRule="auto"/>
              <w:jc w:val="center"/>
              <w:rPr>
                <w:sz w:val="18"/>
                <w:szCs w:val="22"/>
              </w:rPr>
            </w:pPr>
            <w:r w:rsidRPr="002001D0">
              <w:rPr>
                <w:sz w:val="18"/>
                <w:szCs w:val="22"/>
              </w:rPr>
              <w:t>-0.109 [-1.025; 0.806]</w:t>
            </w:r>
          </w:p>
        </w:tc>
        <w:tc>
          <w:tcPr>
            <w:tcW w:w="189" w:type="pct"/>
            <w:tcBorders>
              <w:top w:val="nil"/>
              <w:left w:val="nil"/>
              <w:bottom w:val="nil"/>
              <w:right w:val="nil"/>
            </w:tcBorders>
            <w:shd w:val="clear" w:color="auto" w:fill="auto"/>
            <w:vAlign w:val="center"/>
            <w:hideMark/>
          </w:tcPr>
          <w:p w14:paraId="3973A018" w14:textId="77777777" w:rsidR="00CF6783" w:rsidRPr="002001D0" w:rsidRDefault="00CF6783" w:rsidP="002001D0">
            <w:pPr>
              <w:spacing w:line="276" w:lineRule="auto"/>
              <w:jc w:val="center"/>
              <w:rPr>
                <w:sz w:val="18"/>
                <w:szCs w:val="22"/>
              </w:rPr>
            </w:pPr>
            <w:r w:rsidRPr="002001D0">
              <w:rPr>
                <w:sz w:val="18"/>
                <w:szCs w:val="22"/>
              </w:rPr>
              <w:t>0.8149</w:t>
            </w:r>
          </w:p>
        </w:tc>
        <w:tc>
          <w:tcPr>
            <w:tcW w:w="630" w:type="pct"/>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23D19BC7" w14:textId="77777777" w:rsidR="00CF6783" w:rsidRPr="002001D0" w:rsidRDefault="00CF6783" w:rsidP="002001D0">
            <w:pPr>
              <w:spacing w:line="276" w:lineRule="auto"/>
              <w:jc w:val="center"/>
              <w:rPr>
                <w:color w:val="FFFFFF"/>
                <w:sz w:val="18"/>
                <w:szCs w:val="22"/>
              </w:rPr>
            </w:pPr>
            <w:r w:rsidRPr="002001D0">
              <w:rPr>
                <w:color w:val="FFFFFF"/>
                <w:sz w:val="18"/>
                <w:szCs w:val="22"/>
              </w:rPr>
              <w:t>AT</w:t>
            </w:r>
          </w:p>
        </w:tc>
        <w:tc>
          <w:tcPr>
            <w:tcW w:w="465" w:type="pct"/>
            <w:tcBorders>
              <w:top w:val="nil"/>
              <w:left w:val="nil"/>
              <w:bottom w:val="nil"/>
              <w:right w:val="nil"/>
            </w:tcBorders>
            <w:shd w:val="clear" w:color="auto" w:fill="auto"/>
            <w:vAlign w:val="center"/>
            <w:hideMark/>
          </w:tcPr>
          <w:p w14:paraId="3B51E52E" w14:textId="77777777" w:rsidR="00CF6783" w:rsidRPr="002001D0" w:rsidRDefault="00CF6783" w:rsidP="002001D0">
            <w:pPr>
              <w:spacing w:line="276" w:lineRule="auto"/>
              <w:jc w:val="center"/>
              <w:rPr>
                <w:color w:val="FFFFFF"/>
                <w:sz w:val="18"/>
                <w:szCs w:val="22"/>
              </w:rPr>
            </w:pPr>
          </w:p>
        </w:tc>
        <w:tc>
          <w:tcPr>
            <w:tcW w:w="174" w:type="pct"/>
            <w:tcBorders>
              <w:top w:val="nil"/>
              <w:left w:val="nil"/>
              <w:bottom w:val="nil"/>
              <w:right w:val="nil"/>
            </w:tcBorders>
            <w:shd w:val="clear" w:color="auto" w:fill="auto"/>
            <w:vAlign w:val="center"/>
            <w:hideMark/>
          </w:tcPr>
          <w:p w14:paraId="4FD1DEEA"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4161A29B" w14:textId="77777777" w:rsidR="00CF6783" w:rsidRPr="002001D0" w:rsidRDefault="00CF6783" w:rsidP="002001D0">
            <w:pPr>
              <w:spacing w:line="276" w:lineRule="auto"/>
              <w:jc w:val="center"/>
              <w:rPr>
                <w:sz w:val="18"/>
                <w:szCs w:val="22"/>
              </w:rPr>
            </w:pPr>
            <w:r w:rsidRPr="002001D0">
              <w:rPr>
                <w:sz w:val="18"/>
                <w:szCs w:val="22"/>
              </w:rPr>
              <w:t>4</w:t>
            </w:r>
          </w:p>
        </w:tc>
        <w:tc>
          <w:tcPr>
            <w:tcW w:w="217" w:type="pct"/>
            <w:tcBorders>
              <w:top w:val="nil"/>
              <w:left w:val="nil"/>
              <w:bottom w:val="nil"/>
              <w:right w:val="nil"/>
            </w:tcBorders>
            <w:shd w:val="clear" w:color="auto" w:fill="auto"/>
            <w:vAlign w:val="center"/>
            <w:hideMark/>
          </w:tcPr>
          <w:p w14:paraId="59A7E7DA" w14:textId="77777777" w:rsidR="00CF6783" w:rsidRPr="002001D0" w:rsidRDefault="00CF6783" w:rsidP="002001D0">
            <w:pPr>
              <w:spacing w:line="276" w:lineRule="auto"/>
              <w:jc w:val="center"/>
              <w:rPr>
                <w:sz w:val="18"/>
                <w:szCs w:val="22"/>
              </w:rPr>
            </w:pPr>
            <w:r w:rsidRPr="002001D0">
              <w:rPr>
                <w:sz w:val="18"/>
                <w:szCs w:val="22"/>
              </w:rPr>
              <w:t>0.3859</w:t>
            </w:r>
          </w:p>
        </w:tc>
      </w:tr>
      <w:tr w:rsidR="002001D0" w:rsidRPr="002001D0" w14:paraId="4E6A77FA"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72BFD7E4" w14:textId="77777777" w:rsidR="00CF6783" w:rsidRPr="002001D0" w:rsidRDefault="00CF6783" w:rsidP="002001D0">
            <w:pPr>
              <w:spacing w:line="276" w:lineRule="auto"/>
              <w:rPr>
                <w:sz w:val="18"/>
                <w:szCs w:val="22"/>
              </w:rPr>
            </w:pPr>
          </w:p>
        </w:tc>
        <w:tc>
          <w:tcPr>
            <w:tcW w:w="244" w:type="pct"/>
            <w:tcBorders>
              <w:top w:val="nil"/>
              <w:left w:val="nil"/>
              <w:bottom w:val="single" w:sz="4" w:space="0" w:color="auto"/>
              <w:right w:val="nil"/>
            </w:tcBorders>
            <w:shd w:val="clear" w:color="auto" w:fill="auto"/>
            <w:vAlign w:val="center"/>
            <w:hideMark/>
          </w:tcPr>
          <w:p w14:paraId="44CA414F" w14:textId="77777777" w:rsidR="00CF6783" w:rsidRPr="002001D0" w:rsidRDefault="00CF6783" w:rsidP="002001D0">
            <w:pPr>
              <w:spacing w:line="276" w:lineRule="auto"/>
              <w:rPr>
                <w:sz w:val="18"/>
                <w:szCs w:val="22"/>
              </w:rPr>
            </w:pPr>
            <w:r w:rsidRPr="002001D0">
              <w:rPr>
                <w:sz w:val="18"/>
                <w:szCs w:val="22"/>
              </w:rPr>
              <w:t>TA</w:t>
            </w:r>
          </w:p>
        </w:tc>
        <w:tc>
          <w:tcPr>
            <w:tcW w:w="465" w:type="pct"/>
            <w:tcBorders>
              <w:top w:val="nil"/>
              <w:left w:val="nil"/>
              <w:bottom w:val="single" w:sz="4" w:space="0" w:color="auto"/>
              <w:right w:val="nil"/>
            </w:tcBorders>
            <w:shd w:val="clear" w:color="auto" w:fill="auto"/>
            <w:vAlign w:val="center"/>
            <w:hideMark/>
          </w:tcPr>
          <w:p w14:paraId="1E385ABA" w14:textId="77777777" w:rsidR="00CF6783" w:rsidRPr="002001D0" w:rsidRDefault="00CF6783" w:rsidP="002001D0">
            <w:pPr>
              <w:spacing w:line="276" w:lineRule="auto"/>
              <w:jc w:val="center"/>
              <w:rPr>
                <w:sz w:val="18"/>
                <w:szCs w:val="22"/>
              </w:rPr>
            </w:pPr>
            <w:r w:rsidRPr="002001D0">
              <w:rPr>
                <w:sz w:val="18"/>
                <w:szCs w:val="22"/>
              </w:rPr>
              <w:t>0.656 [0.142; 1.170]</w:t>
            </w:r>
          </w:p>
        </w:tc>
        <w:tc>
          <w:tcPr>
            <w:tcW w:w="204" w:type="pct"/>
            <w:tcBorders>
              <w:top w:val="nil"/>
              <w:left w:val="nil"/>
              <w:bottom w:val="single" w:sz="4" w:space="0" w:color="auto"/>
              <w:right w:val="nil"/>
            </w:tcBorders>
            <w:shd w:val="clear" w:color="auto" w:fill="auto"/>
            <w:vAlign w:val="center"/>
            <w:hideMark/>
          </w:tcPr>
          <w:p w14:paraId="72FD620A" w14:textId="77777777" w:rsidR="00CF6783" w:rsidRPr="002001D0" w:rsidRDefault="00CF6783" w:rsidP="002001D0">
            <w:pPr>
              <w:spacing w:line="276" w:lineRule="auto"/>
              <w:jc w:val="center"/>
              <w:rPr>
                <w:sz w:val="18"/>
                <w:szCs w:val="22"/>
              </w:rPr>
            </w:pPr>
            <w:r w:rsidRPr="002001D0">
              <w:rPr>
                <w:sz w:val="18"/>
                <w:szCs w:val="22"/>
              </w:rPr>
              <w:t>0.0124</w:t>
            </w:r>
          </w:p>
        </w:tc>
        <w:tc>
          <w:tcPr>
            <w:tcW w:w="481" w:type="pct"/>
            <w:tcBorders>
              <w:top w:val="nil"/>
              <w:left w:val="nil"/>
              <w:bottom w:val="single" w:sz="4" w:space="0" w:color="auto"/>
              <w:right w:val="nil"/>
            </w:tcBorders>
            <w:shd w:val="clear" w:color="auto" w:fill="auto"/>
            <w:vAlign w:val="center"/>
            <w:hideMark/>
          </w:tcPr>
          <w:p w14:paraId="7DA71CFB" w14:textId="77777777" w:rsidR="00CF6783" w:rsidRPr="002001D0" w:rsidRDefault="00CF6783" w:rsidP="002001D0">
            <w:pPr>
              <w:spacing w:line="276" w:lineRule="auto"/>
              <w:jc w:val="center"/>
              <w:rPr>
                <w:sz w:val="18"/>
                <w:szCs w:val="22"/>
              </w:rPr>
            </w:pPr>
            <w:r w:rsidRPr="002001D0">
              <w:rPr>
                <w:sz w:val="18"/>
                <w:szCs w:val="22"/>
              </w:rPr>
              <w:t>0.374 [-0.114; 0.862]</w:t>
            </w:r>
          </w:p>
        </w:tc>
        <w:tc>
          <w:tcPr>
            <w:tcW w:w="204" w:type="pct"/>
            <w:tcBorders>
              <w:top w:val="nil"/>
              <w:left w:val="nil"/>
              <w:bottom w:val="single" w:sz="4" w:space="0" w:color="auto"/>
              <w:right w:val="nil"/>
            </w:tcBorders>
            <w:shd w:val="clear" w:color="auto" w:fill="auto"/>
            <w:vAlign w:val="center"/>
            <w:hideMark/>
          </w:tcPr>
          <w:p w14:paraId="0F0FB310" w14:textId="77777777" w:rsidR="00CF6783" w:rsidRPr="002001D0" w:rsidRDefault="00CF6783" w:rsidP="002001D0">
            <w:pPr>
              <w:spacing w:line="276" w:lineRule="auto"/>
              <w:jc w:val="center"/>
              <w:rPr>
                <w:sz w:val="18"/>
                <w:szCs w:val="22"/>
              </w:rPr>
            </w:pPr>
            <w:r w:rsidRPr="002001D0">
              <w:rPr>
                <w:sz w:val="18"/>
                <w:szCs w:val="22"/>
              </w:rPr>
              <w:t>0.1331</w:t>
            </w:r>
          </w:p>
        </w:tc>
        <w:tc>
          <w:tcPr>
            <w:tcW w:w="465" w:type="pct"/>
            <w:tcBorders>
              <w:top w:val="nil"/>
              <w:left w:val="nil"/>
              <w:bottom w:val="single" w:sz="4" w:space="0" w:color="auto"/>
              <w:right w:val="nil"/>
            </w:tcBorders>
            <w:shd w:val="clear" w:color="auto" w:fill="auto"/>
            <w:vAlign w:val="center"/>
            <w:hideMark/>
          </w:tcPr>
          <w:p w14:paraId="68551340" w14:textId="77777777" w:rsidR="00CF6783" w:rsidRPr="002001D0" w:rsidRDefault="00CF6783" w:rsidP="002001D0">
            <w:pPr>
              <w:spacing w:line="276" w:lineRule="auto"/>
              <w:jc w:val="center"/>
              <w:rPr>
                <w:sz w:val="18"/>
                <w:szCs w:val="22"/>
              </w:rPr>
            </w:pPr>
            <w:r w:rsidRPr="002001D0">
              <w:rPr>
                <w:sz w:val="18"/>
                <w:szCs w:val="22"/>
              </w:rPr>
              <w:t>0.155 [-0.414; 0.724]</w:t>
            </w:r>
          </w:p>
        </w:tc>
        <w:tc>
          <w:tcPr>
            <w:tcW w:w="189" w:type="pct"/>
            <w:tcBorders>
              <w:top w:val="nil"/>
              <w:left w:val="nil"/>
              <w:bottom w:val="single" w:sz="4" w:space="0" w:color="auto"/>
              <w:right w:val="nil"/>
            </w:tcBorders>
            <w:shd w:val="clear" w:color="auto" w:fill="auto"/>
            <w:vAlign w:val="center"/>
            <w:hideMark/>
          </w:tcPr>
          <w:p w14:paraId="22D05F0F" w14:textId="77777777" w:rsidR="00CF6783" w:rsidRPr="002001D0" w:rsidRDefault="00CF6783" w:rsidP="002001D0">
            <w:pPr>
              <w:spacing w:line="276" w:lineRule="auto"/>
              <w:jc w:val="center"/>
              <w:rPr>
                <w:sz w:val="18"/>
                <w:szCs w:val="22"/>
              </w:rPr>
            </w:pPr>
            <w:r w:rsidRPr="002001D0">
              <w:rPr>
                <w:sz w:val="18"/>
                <w:szCs w:val="22"/>
              </w:rPr>
              <w:t>0.9761</w:t>
            </w:r>
          </w:p>
        </w:tc>
        <w:tc>
          <w:tcPr>
            <w:tcW w:w="481" w:type="pct"/>
            <w:tcBorders>
              <w:top w:val="nil"/>
              <w:left w:val="nil"/>
              <w:bottom w:val="single" w:sz="4" w:space="0" w:color="auto"/>
              <w:right w:val="nil"/>
            </w:tcBorders>
            <w:shd w:val="clear" w:color="auto" w:fill="auto"/>
            <w:vAlign w:val="center"/>
            <w:hideMark/>
          </w:tcPr>
          <w:p w14:paraId="2EDB9000" w14:textId="77777777" w:rsidR="00CF6783" w:rsidRPr="002001D0" w:rsidRDefault="00CF6783" w:rsidP="002001D0">
            <w:pPr>
              <w:spacing w:line="276" w:lineRule="auto"/>
              <w:jc w:val="center"/>
              <w:rPr>
                <w:sz w:val="18"/>
                <w:szCs w:val="22"/>
              </w:rPr>
            </w:pPr>
            <w:r w:rsidRPr="002001D0">
              <w:rPr>
                <w:sz w:val="18"/>
                <w:szCs w:val="22"/>
              </w:rPr>
              <w:t>-0.011 [-0.742; 0.720]</w:t>
            </w:r>
          </w:p>
        </w:tc>
        <w:tc>
          <w:tcPr>
            <w:tcW w:w="189" w:type="pct"/>
            <w:tcBorders>
              <w:top w:val="nil"/>
              <w:left w:val="nil"/>
              <w:bottom w:val="single" w:sz="4" w:space="0" w:color="auto"/>
              <w:right w:val="nil"/>
            </w:tcBorders>
            <w:shd w:val="clear" w:color="auto" w:fill="auto"/>
            <w:vAlign w:val="center"/>
            <w:hideMark/>
          </w:tcPr>
          <w:p w14:paraId="383029C4" w14:textId="77777777" w:rsidR="00CF6783" w:rsidRPr="002001D0" w:rsidRDefault="00CF6783" w:rsidP="002001D0">
            <w:pPr>
              <w:spacing w:line="276" w:lineRule="auto"/>
              <w:jc w:val="center"/>
              <w:rPr>
                <w:sz w:val="18"/>
                <w:szCs w:val="22"/>
              </w:rPr>
            </w:pPr>
            <w:r w:rsidRPr="002001D0">
              <w:rPr>
                <w:sz w:val="18"/>
                <w:szCs w:val="22"/>
              </w:rPr>
              <w:t>0.9761</w:t>
            </w:r>
          </w:p>
        </w:tc>
        <w:tc>
          <w:tcPr>
            <w:tcW w:w="465" w:type="pct"/>
            <w:tcBorders>
              <w:top w:val="nil"/>
              <w:left w:val="nil"/>
              <w:bottom w:val="single" w:sz="4" w:space="0" w:color="auto"/>
              <w:right w:val="nil"/>
            </w:tcBorders>
            <w:shd w:val="clear" w:color="auto" w:fill="auto"/>
            <w:vAlign w:val="center"/>
            <w:hideMark/>
          </w:tcPr>
          <w:p w14:paraId="2ABF0EE9" w14:textId="77777777" w:rsidR="00CF6783" w:rsidRPr="002001D0" w:rsidRDefault="00CF6783" w:rsidP="002001D0">
            <w:pPr>
              <w:spacing w:line="276" w:lineRule="auto"/>
              <w:jc w:val="center"/>
              <w:rPr>
                <w:sz w:val="18"/>
                <w:szCs w:val="22"/>
              </w:rPr>
            </w:pPr>
            <w:r w:rsidRPr="002001D0">
              <w:rPr>
                <w:sz w:val="18"/>
                <w:szCs w:val="22"/>
              </w:rPr>
              <w:t>0.098 [-0.785; 0.981]</w:t>
            </w:r>
          </w:p>
        </w:tc>
        <w:tc>
          <w:tcPr>
            <w:tcW w:w="165" w:type="pct"/>
            <w:tcBorders>
              <w:top w:val="nil"/>
              <w:left w:val="nil"/>
              <w:bottom w:val="single" w:sz="4" w:space="0" w:color="auto"/>
              <w:right w:val="nil"/>
            </w:tcBorders>
            <w:shd w:val="clear" w:color="auto" w:fill="auto"/>
            <w:vAlign w:val="center"/>
            <w:hideMark/>
          </w:tcPr>
          <w:p w14:paraId="7EABB7CA" w14:textId="77777777" w:rsidR="00CF6783" w:rsidRPr="002001D0" w:rsidRDefault="00CF6783" w:rsidP="002001D0">
            <w:pPr>
              <w:spacing w:line="276" w:lineRule="auto"/>
              <w:jc w:val="center"/>
              <w:rPr>
                <w:sz w:val="18"/>
                <w:szCs w:val="22"/>
              </w:rPr>
            </w:pPr>
            <w:r w:rsidRPr="002001D0">
              <w:rPr>
                <w:sz w:val="18"/>
                <w:szCs w:val="22"/>
              </w:rPr>
              <w:t>0.828</w:t>
            </w:r>
          </w:p>
        </w:tc>
        <w:tc>
          <w:tcPr>
            <w:tcW w:w="640" w:type="pct"/>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1CB6B499" w14:textId="77777777" w:rsidR="00CF6783" w:rsidRPr="002001D0" w:rsidRDefault="00CF6783" w:rsidP="002001D0">
            <w:pPr>
              <w:spacing w:line="276" w:lineRule="auto"/>
              <w:jc w:val="center"/>
              <w:rPr>
                <w:color w:val="FFFFFF"/>
                <w:sz w:val="18"/>
                <w:szCs w:val="22"/>
              </w:rPr>
            </w:pPr>
            <w:r w:rsidRPr="002001D0">
              <w:rPr>
                <w:color w:val="FFFFFF"/>
                <w:sz w:val="18"/>
                <w:szCs w:val="22"/>
              </w:rPr>
              <w:t>TA</w:t>
            </w:r>
          </w:p>
        </w:tc>
        <w:tc>
          <w:tcPr>
            <w:tcW w:w="158" w:type="pct"/>
            <w:tcBorders>
              <w:top w:val="nil"/>
              <w:left w:val="nil"/>
              <w:bottom w:val="single" w:sz="4" w:space="0" w:color="auto"/>
              <w:right w:val="nil"/>
            </w:tcBorders>
            <w:shd w:val="clear" w:color="auto" w:fill="auto"/>
            <w:vAlign w:val="center"/>
            <w:hideMark/>
          </w:tcPr>
          <w:p w14:paraId="283B20EF" w14:textId="77777777" w:rsidR="00CF6783" w:rsidRPr="002001D0" w:rsidRDefault="00CF6783" w:rsidP="002001D0">
            <w:pPr>
              <w:spacing w:line="276" w:lineRule="auto"/>
              <w:jc w:val="center"/>
              <w:rPr>
                <w:sz w:val="18"/>
                <w:szCs w:val="22"/>
              </w:rPr>
            </w:pPr>
            <w:r w:rsidRPr="002001D0">
              <w:rPr>
                <w:sz w:val="18"/>
                <w:szCs w:val="22"/>
              </w:rPr>
              <w:t>5</w:t>
            </w:r>
          </w:p>
        </w:tc>
        <w:tc>
          <w:tcPr>
            <w:tcW w:w="217" w:type="pct"/>
            <w:tcBorders>
              <w:top w:val="nil"/>
              <w:left w:val="nil"/>
              <w:bottom w:val="single" w:sz="4" w:space="0" w:color="auto"/>
              <w:right w:val="nil"/>
            </w:tcBorders>
            <w:shd w:val="clear" w:color="auto" w:fill="auto"/>
            <w:vAlign w:val="center"/>
            <w:hideMark/>
          </w:tcPr>
          <w:p w14:paraId="7F6B3202" w14:textId="77777777" w:rsidR="00CF6783" w:rsidRPr="002001D0" w:rsidRDefault="00CF6783" w:rsidP="002001D0">
            <w:pPr>
              <w:spacing w:line="276" w:lineRule="auto"/>
              <w:jc w:val="center"/>
              <w:rPr>
                <w:sz w:val="18"/>
                <w:szCs w:val="22"/>
              </w:rPr>
            </w:pPr>
            <w:r w:rsidRPr="002001D0">
              <w:rPr>
                <w:sz w:val="18"/>
                <w:szCs w:val="22"/>
              </w:rPr>
              <w:t>0.261</w:t>
            </w:r>
          </w:p>
        </w:tc>
      </w:tr>
      <w:tr w:rsidR="002001D0" w:rsidRPr="002001D0" w14:paraId="3F547462" w14:textId="77777777" w:rsidTr="002001D0">
        <w:trPr>
          <w:trHeight w:val="230"/>
        </w:trPr>
        <w:tc>
          <w:tcPr>
            <w:tcW w:w="431" w:type="pct"/>
            <w:tcBorders>
              <w:top w:val="nil"/>
              <w:left w:val="nil"/>
              <w:bottom w:val="nil"/>
              <w:right w:val="nil"/>
            </w:tcBorders>
            <w:shd w:val="clear" w:color="auto" w:fill="auto"/>
            <w:noWrap/>
            <w:vAlign w:val="bottom"/>
            <w:hideMark/>
          </w:tcPr>
          <w:p w14:paraId="65899865"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noWrap/>
            <w:vAlign w:val="bottom"/>
            <w:hideMark/>
          </w:tcPr>
          <w:p w14:paraId="6AA84E14" w14:textId="77777777" w:rsidR="00CF6783" w:rsidRPr="002001D0" w:rsidRDefault="00CF6783" w:rsidP="002001D0">
            <w:pPr>
              <w:spacing w:line="276" w:lineRule="auto"/>
              <w:rPr>
                <w:sz w:val="18"/>
                <w:szCs w:val="22"/>
              </w:rPr>
            </w:pPr>
          </w:p>
        </w:tc>
        <w:tc>
          <w:tcPr>
            <w:tcW w:w="465" w:type="pct"/>
            <w:tcBorders>
              <w:top w:val="nil"/>
              <w:left w:val="nil"/>
              <w:bottom w:val="nil"/>
              <w:right w:val="nil"/>
            </w:tcBorders>
            <w:shd w:val="clear" w:color="auto" w:fill="auto"/>
            <w:noWrap/>
            <w:vAlign w:val="center"/>
            <w:hideMark/>
          </w:tcPr>
          <w:p w14:paraId="55C84AFA"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noWrap/>
            <w:vAlign w:val="center"/>
            <w:hideMark/>
          </w:tcPr>
          <w:p w14:paraId="7FF1405E"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noWrap/>
            <w:vAlign w:val="center"/>
            <w:hideMark/>
          </w:tcPr>
          <w:p w14:paraId="653F5766"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noWrap/>
            <w:vAlign w:val="center"/>
            <w:hideMark/>
          </w:tcPr>
          <w:p w14:paraId="4A08CAA2"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noWrap/>
            <w:vAlign w:val="center"/>
            <w:hideMark/>
          </w:tcPr>
          <w:p w14:paraId="4E5275E1"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noWrap/>
            <w:vAlign w:val="center"/>
            <w:hideMark/>
          </w:tcPr>
          <w:p w14:paraId="4C810816"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noWrap/>
            <w:vAlign w:val="center"/>
            <w:hideMark/>
          </w:tcPr>
          <w:p w14:paraId="0D201B8C"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noWrap/>
            <w:vAlign w:val="center"/>
            <w:hideMark/>
          </w:tcPr>
          <w:p w14:paraId="23CD7E63"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noWrap/>
            <w:vAlign w:val="center"/>
            <w:hideMark/>
          </w:tcPr>
          <w:p w14:paraId="1D765C1B"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noWrap/>
            <w:vAlign w:val="center"/>
            <w:hideMark/>
          </w:tcPr>
          <w:p w14:paraId="60B83DDD"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noWrap/>
            <w:vAlign w:val="center"/>
            <w:hideMark/>
          </w:tcPr>
          <w:p w14:paraId="172A411F" w14:textId="77777777"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noWrap/>
            <w:vAlign w:val="center"/>
            <w:hideMark/>
          </w:tcPr>
          <w:p w14:paraId="4B110313"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noWrap/>
            <w:vAlign w:val="center"/>
            <w:hideMark/>
          </w:tcPr>
          <w:p w14:paraId="66AFCE4F" w14:textId="77777777" w:rsidR="00CF6783" w:rsidRPr="002001D0" w:rsidRDefault="00CF6783" w:rsidP="002001D0">
            <w:pPr>
              <w:spacing w:line="276" w:lineRule="auto"/>
              <w:jc w:val="center"/>
              <w:rPr>
                <w:sz w:val="18"/>
                <w:szCs w:val="22"/>
              </w:rPr>
            </w:pPr>
          </w:p>
        </w:tc>
        <w:tc>
          <w:tcPr>
            <w:tcW w:w="217" w:type="pct"/>
            <w:tcBorders>
              <w:top w:val="nil"/>
              <w:left w:val="nil"/>
              <w:bottom w:val="nil"/>
              <w:right w:val="nil"/>
            </w:tcBorders>
            <w:shd w:val="clear" w:color="auto" w:fill="auto"/>
            <w:noWrap/>
            <w:vAlign w:val="center"/>
            <w:hideMark/>
          </w:tcPr>
          <w:p w14:paraId="018AA7CF" w14:textId="77777777" w:rsidR="00CF6783" w:rsidRPr="002001D0" w:rsidRDefault="00CF6783" w:rsidP="002001D0">
            <w:pPr>
              <w:spacing w:line="276" w:lineRule="auto"/>
              <w:jc w:val="center"/>
              <w:rPr>
                <w:sz w:val="18"/>
                <w:szCs w:val="22"/>
              </w:rPr>
            </w:pPr>
          </w:p>
        </w:tc>
      </w:tr>
      <w:tr w:rsidR="002001D0" w:rsidRPr="002001D0" w14:paraId="423F88FC" w14:textId="77777777" w:rsidTr="002001D0">
        <w:trPr>
          <w:trHeight w:val="230"/>
        </w:trPr>
        <w:tc>
          <w:tcPr>
            <w:tcW w:w="431" w:type="pct"/>
            <w:vMerge w:val="restart"/>
            <w:tcBorders>
              <w:top w:val="single" w:sz="4" w:space="0" w:color="auto"/>
              <w:left w:val="nil"/>
              <w:bottom w:val="single" w:sz="4" w:space="0" w:color="000000"/>
              <w:right w:val="nil"/>
            </w:tcBorders>
            <w:shd w:val="clear" w:color="auto" w:fill="auto"/>
            <w:vAlign w:val="center"/>
            <w:hideMark/>
          </w:tcPr>
          <w:p w14:paraId="2601B8AF" w14:textId="77777777" w:rsidR="00CF6783" w:rsidRPr="002001D0" w:rsidRDefault="00CF6783" w:rsidP="002001D0">
            <w:pPr>
              <w:spacing w:line="276" w:lineRule="auto"/>
              <w:rPr>
                <w:sz w:val="18"/>
                <w:szCs w:val="22"/>
              </w:rPr>
            </w:pPr>
            <w:r w:rsidRPr="002001D0">
              <w:rPr>
                <w:sz w:val="18"/>
                <w:szCs w:val="22"/>
              </w:rPr>
              <w:t>Tegner</w:t>
            </w:r>
          </w:p>
        </w:tc>
        <w:tc>
          <w:tcPr>
            <w:tcW w:w="244" w:type="pct"/>
            <w:tcBorders>
              <w:top w:val="single" w:sz="4" w:space="0" w:color="auto"/>
              <w:left w:val="nil"/>
              <w:bottom w:val="nil"/>
              <w:right w:val="nil"/>
            </w:tcBorders>
            <w:shd w:val="clear" w:color="auto" w:fill="auto"/>
            <w:vAlign w:val="center"/>
            <w:hideMark/>
          </w:tcPr>
          <w:p w14:paraId="2B16D1CA" w14:textId="77777777" w:rsidR="00CF6783" w:rsidRPr="002001D0" w:rsidRDefault="00CF6783" w:rsidP="002001D0">
            <w:pPr>
              <w:spacing w:line="276" w:lineRule="auto"/>
              <w:rPr>
                <w:sz w:val="18"/>
                <w:szCs w:val="22"/>
              </w:rPr>
            </w:pPr>
            <w:r w:rsidRPr="002001D0">
              <w:rPr>
                <w:sz w:val="18"/>
                <w:szCs w:val="22"/>
              </w:rPr>
              <w:t>BPTB</w:t>
            </w:r>
          </w:p>
        </w:tc>
        <w:tc>
          <w:tcPr>
            <w:tcW w:w="670" w:type="pct"/>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257AFF69" w14:textId="77777777" w:rsidR="00CF6783" w:rsidRPr="002001D0" w:rsidRDefault="00CF6783" w:rsidP="002001D0">
            <w:pPr>
              <w:spacing w:line="276" w:lineRule="auto"/>
              <w:jc w:val="center"/>
              <w:rPr>
                <w:sz w:val="18"/>
                <w:szCs w:val="22"/>
              </w:rPr>
            </w:pPr>
            <w:r w:rsidRPr="002001D0">
              <w:rPr>
                <w:sz w:val="18"/>
                <w:szCs w:val="22"/>
              </w:rPr>
              <w:t>BPTB</w:t>
            </w:r>
          </w:p>
        </w:tc>
        <w:tc>
          <w:tcPr>
            <w:tcW w:w="481" w:type="pct"/>
            <w:tcBorders>
              <w:top w:val="single" w:sz="4" w:space="0" w:color="auto"/>
              <w:left w:val="nil"/>
              <w:bottom w:val="nil"/>
              <w:right w:val="nil"/>
            </w:tcBorders>
            <w:shd w:val="clear" w:color="auto" w:fill="auto"/>
            <w:vAlign w:val="center"/>
            <w:hideMark/>
          </w:tcPr>
          <w:p w14:paraId="7AA52E7E" w14:textId="77777777" w:rsidR="00CF6783" w:rsidRPr="002001D0" w:rsidRDefault="00CF6783" w:rsidP="002001D0">
            <w:pPr>
              <w:spacing w:line="276" w:lineRule="auto"/>
              <w:jc w:val="center"/>
              <w:rPr>
                <w:sz w:val="18"/>
                <w:szCs w:val="22"/>
              </w:rPr>
            </w:pPr>
            <w:r w:rsidRPr="002001D0">
              <w:rPr>
                <w:sz w:val="18"/>
                <w:szCs w:val="22"/>
              </w:rPr>
              <w:t>0.498 [0.29; 0.707]</w:t>
            </w:r>
          </w:p>
        </w:tc>
        <w:tc>
          <w:tcPr>
            <w:tcW w:w="204" w:type="pct"/>
            <w:tcBorders>
              <w:top w:val="single" w:sz="4" w:space="0" w:color="auto"/>
              <w:left w:val="nil"/>
              <w:bottom w:val="nil"/>
              <w:right w:val="nil"/>
            </w:tcBorders>
            <w:shd w:val="clear" w:color="auto" w:fill="auto"/>
            <w:vAlign w:val="center"/>
            <w:hideMark/>
          </w:tcPr>
          <w:p w14:paraId="2DF57F53" w14:textId="77777777" w:rsidR="00CF6783" w:rsidRPr="002001D0" w:rsidRDefault="00CF6783" w:rsidP="002001D0">
            <w:pPr>
              <w:spacing w:line="276" w:lineRule="auto"/>
              <w:jc w:val="center"/>
              <w:rPr>
                <w:sz w:val="18"/>
                <w:szCs w:val="22"/>
              </w:rPr>
            </w:pPr>
            <w:r w:rsidRPr="002001D0">
              <w:rPr>
                <w:sz w:val="18"/>
                <w:szCs w:val="22"/>
              </w:rPr>
              <w:t>0.0000</w:t>
            </w:r>
          </w:p>
        </w:tc>
        <w:tc>
          <w:tcPr>
            <w:tcW w:w="465" w:type="pct"/>
            <w:tcBorders>
              <w:top w:val="single" w:sz="4" w:space="0" w:color="auto"/>
              <w:left w:val="nil"/>
              <w:bottom w:val="nil"/>
              <w:right w:val="nil"/>
            </w:tcBorders>
            <w:shd w:val="clear" w:color="auto" w:fill="auto"/>
            <w:vAlign w:val="center"/>
            <w:hideMark/>
          </w:tcPr>
          <w:p w14:paraId="3E226E31" w14:textId="37094106" w:rsidR="00CF6783" w:rsidRPr="002001D0" w:rsidRDefault="00CF6783" w:rsidP="002001D0">
            <w:pPr>
              <w:spacing w:line="276" w:lineRule="auto"/>
              <w:jc w:val="center"/>
              <w:rPr>
                <w:sz w:val="18"/>
                <w:szCs w:val="22"/>
              </w:rPr>
            </w:pPr>
          </w:p>
        </w:tc>
        <w:tc>
          <w:tcPr>
            <w:tcW w:w="189" w:type="pct"/>
            <w:tcBorders>
              <w:top w:val="single" w:sz="4" w:space="0" w:color="auto"/>
              <w:left w:val="nil"/>
              <w:bottom w:val="nil"/>
              <w:right w:val="nil"/>
            </w:tcBorders>
            <w:shd w:val="clear" w:color="auto" w:fill="auto"/>
            <w:vAlign w:val="center"/>
            <w:hideMark/>
          </w:tcPr>
          <w:p w14:paraId="49EA1BE0" w14:textId="791062DC" w:rsidR="00CF6783" w:rsidRPr="002001D0" w:rsidRDefault="00CF6783" w:rsidP="002001D0">
            <w:pPr>
              <w:spacing w:line="276" w:lineRule="auto"/>
              <w:jc w:val="center"/>
              <w:rPr>
                <w:sz w:val="18"/>
                <w:szCs w:val="22"/>
              </w:rPr>
            </w:pPr>
          </w:p>
        </w:tc>
        <w:tc>
          <w:tcPr>
            <w:tcW w:w="481" w:type="pct"/>
            <w:tcBorders>
              <w:top w:val="single" w:sz="4" w:space="0" w:color="auto"/>
              <w:left w:val="nil"/>
              <w:bottom w:val="nil"/>
              <w:right w:val="nil"/>
            </w:tcBorders>
            <w:shd w:val="clear" w:color="auto" w:fill="auto"/>
            <w:vAlign w:val="center"/>
            <w:hideMark/>
          </w:tcPr>
          <w:p w14:paraId="353C448E" w14:textId="04AD9068" w:rsidR="00CF6783" w:rsidRPr="002001D0" w:rsidRDefault="00CF6783" w:rsidP="002001D0">
            <w:pPr>
              <w:spacing w:line="276" w:lineRule="auto"/>
              <w:jc w:val="center"/>
              <w:rPr>
                <w:sz w:val="18"/>
                <w:szCs w:val="22"/>
              </w:rPr>
            </w:pPr>
          </w:p>
        </w:tc>
        <w:tc>
          <w:tcPr>
            <w:tcW w:w="189" w:type="pct"/>
            <w:tcBorders>
              <w:top w:val="single" w:sz="4" w:space="0" w:color="auto"/>
              <w:left w:val="nil"/>
              <w:bottom w:val="nil"/>
              <w:right w:val="nil"/>
            </w:tcBorders>
            <w:shd w:val="clear" w:color="auto" w:fill="auto"/>
            <w:vAlign w:val="center"/>
            <w:hideMark/>
          </w:tcPr>
          <w:p w14:paraId="641ECFCE" w14:textId="11898A46" w:rsidR="00CF6783" w:rsidRPr="002001D0" w:rsidRDefault="00CF6783" w:rsidP="002001D0">
            <w:pPr>
              <w:spacing w:line="276" w:lineRule="auto"/>
              <w:jc w:val="center"/>
              <w:rPr>
                <w:sz w:val="18"/>
                <w:szCs w:val="22"/>
              </w:rPr>
            </w:pPr>
          </w:p>
        </w:tc>
        <w:tc>
          <w:tcPr>
            <w:tcW w:w="465" w:type="pct"/>
            <w:tcBorders>
              <w:top w:val="single" w:sz="4" w:space="0" w:color="auto"/>
              <w:left w:val="nil"/>
              <w:bottom w:val="nil"/>
              <w:right w:val="nil"/>
            </w:tcBorders>
            <w:shd w:val="clear" w:color="auto" w:fill="auto"/>
            <w:vAlign w:val="center"/>
          </w:tcPr>
          <w:p w14:paraId="0D16F1F9" w14:textId="612D390A" w:rsidR="00CF6783" w:rsidRPr="002001D0" w:rsidRDefault="00CF6783" w:rsidP="002001D0">
            <w:pPr>
              <w:spacing w:line="276" w:lineRule="auto"/>
              <w:jc w:val="center"/>
              <w:rPr>
                <w:sz w:val="18"/>
                <w:szCs w:val="22"/>
              </w:rPr>
            </w:pPr>
          </w:p>
        </w:tc>
        <w:tc>
          <w:tcPr>
            <w:tcW w:w="165" w:type="pct"/>
            <w:tcBorders>
              <w:top w:val="single" w:sz="4" w:space="0" w:color="auto"/>
              <w:left w:val="nil"/>
              <w:bottom w:val="nil"/>
              <w:right w:val="nil"/>
            </w:tcBorders>
            <w:shd w:val="clear" w:color="auto" w:fill="auto"/>
            <w:vAlign w:val="center"/>
            <w:hideMark/>
          </w:tcPr>
          <w:p w14:paraId="444D92A8" w14:textId="648A6483" w:rsidR="00CF6783" w:rsidRPr="002001D0" w:rsidRDefault="00CF6783" w:rsidP="002001D0">
            <w:pPr>
              <w:spacing w:line="276" w:lineRule="auto"/>
              <w:jc w:val="center"/>
              <w:rPr>
                <w:sz w:val="18"/>
                <w:szCs w:val="22"/>
              </w:rPr>
            </w:pPr>
          </w:p>
        </w:tc>
        <w:tc>
          <w:tcPr>
            <w:tcW w:w="465" w:type="pct"/>
            <w:tcBorders>
              <w:top w:val="single" w:sz="4" w:space="0" w:color="auto"/>
              <w:left w:val="nil"/>
              <w:bottom w:val="nil"/>
              <w:right w:val="nil"/>
            </w:tcBorders>
            <w:shd w:val="clear" w:color="auto" w:fill="auto"/>
            <w:vAlign w:val="center"/>
            <w:hideMark/>
          </w:tcPr>
          <w:p w14:paraId="6F000F85" w14:textId="3503D80F" w:rsidR="00CF6783" w:rsidRPr="002001D0" w:rsidRDefault="00CF6783" w:rsidP="002001D0">
            <w:pPr>
              <w:spacing w:line="276" w:lineRule="auto"/>
              <w:jc w:val="center"/>
              <w:rPr>
                <w:sz w:val="18"/>
                <w:szCs w:val="22"/>
              </w:rPr>
            </w:pPr>
          </w:p>
        </w:tc>
        <w:tc>
          <w:tcPr>
            <w:tcW w:w="174" w:type="pct"/>
            <w:tcBorders>
              <w:top w:val="single" w:sz="4" w:space="0" w:color="auto"/>
              <w:left w:val="nil"/>
              <w:bottom w:val="nil"/>
              <w:right w:val="nil"/>
            </w:tcBorders>
            <w:shd w:val="clear" w:color="auto" w:fill="auto"/>
            <w:vAlign w:val="center"/>
            <w:hideMark/>
          </w:tcPr>
          <w:p w14:paraId="70604F02" w14:textId="2C3EE190" w:rsidR="00CF6783" w:rsidRPr="002001D0" w:rsidRDefault="00CF6783" w:rsidP="002001D0">
            <w:pPr>
              <w:spacing w:line="276" w:lineRule="auto"/>
              <w:jc w:val="center"/>
              <w:rPr>
                <w:sz w:val="18"/>
                <w:szCs w:val="22"/>
              </w:rPr>
            </w:pPr>
          </w:p>
        </w:tc>
        <w:tc>
          <w:tcPr>
            <w:tcW w:w="158" w:type="pct"/>
            <w:tcBorders>
              <w:top w:val="single" w:sz="4" w:space="0" w:color="auto"/>
              <w:left w:val="nil"/>
              <w:bottom w:val="nil"/>
              <w:right w:val="nil"/>
            </w:tcBorders>
            <w:shd w:val="clear" w:color="auto" w:fill="auto"/>
            <w:vAlign w:val="center"/>
            <w:hideMark/>
          </w:tcPr>
          <w:p w14:paraId="39C3FCEF" w14:textId="77777777" w:rsidR="00CF6783" w:rsidRPr="002001D0" w:rsidRDefault="00CF6783" w:rsidP="002001D0">
            <w:pPr>
              <w:spacing w:line="276" w:lineRule="auto"/>
              <w:jc w:val="center"/>
              <w:rPr>
                <w:sz w:val="18"/>
                <w:szCs w:val="22"/>
              </w:rPr>
            </w:pPr>
            <w:r w:rsidRPr="002001D0">
              <w:rPr>
                <w:sz w:val="18"/>
                <w:szCs w:val="22"/>
              </w:rPr>
              <w:t>1</w:t>
            </w:r>
          </w:p>
        </w:tc>
        <w:tc>
          <w:tcPr>
            <w:tcW w:w="217" w:type="pct"/>
            <w:tcBorders>
              <w:top w:val="single" w:sz="4" w:space="0" w:color="auto"/>
              <w:left w:val="nil"/>
              <w:bottom w:val="nil"/>
              <w:right w:val="nil"/>
            </w:tcBorders>
            <w:shd w:val="clear" w:color="auto" w:fill="auto"/>
            <w:vAlign w:val="center"/>
            <w:hideMark/>
          </w:tcPr>
          <w:p w14:paraId="2ECB2462" w14:textId="77777777" w:rsidR="00CF6783" w:rsidRPr="002001D0" w:rsidRDefault="00CF6783" w:rsidP="002001D0">
            <w:pPr>
              <w:spacing w:line="276" w:lineRule="auto"/>
              <w:jc w:val="center"/>
              <w:rPr>
                <w:sz w:val="18"/>
                <w:szCs w:val="22"/>
              </w:rPr>
            </w:pPr>
            <w:r w:rsidRPr="002001D0">
              <w:rPr>
                <w:sz w:val="18"/>
                <w:szCs w:val="22"/>
              </w:rPr>
              <w:t>0.9332</w:t>
            </w:r>
          </w:p>
        </w:tc>
      </w:tr>
      <w:tr w:rsidR="002001D0" w:rsidRPr="002001D0" w14:paraId="0907037D"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1A770D08"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643BAB72" w14:textId="77777777" w:rsidR="00CF6783" w:rsidRPr="002001D0" w:rsidRDefault="00CF6783" w:rsidP="002001D0">
            <w:pPr>
              <w:spacing w:line="276" w:lineRule="auto"/>
              <w:rPr>
                <w:sz w:val="18"/>
                <w:szCs w:val="22"/>
              </w:rPr>
            </w:pPr>
            <w:r w:rsidRPr="002001D0">
              <w:rPr>
                <w:sz w:val="18"/>
                <w:szCs w:val="22"/>
              </w:rPr>
              <w:t>HT</w:t>
            </w:r>
          </w:p>
        </w:tc>
        <w:tc>
          <w:tcPr>
            <w:tcW w:w="465" w:type="pct"/>
            <w:tcBorders>
              <w:top w:val="nil"/>
              <w:left w:val="nil"/>
              <w:bottom w:val="nil"/>
              <w:right w:val="nil"/>
            </w:tcBorders>
            <w:shd w:val="clear" w:color="auto" w:fill="auto"/>
            <w:vAlign w:val="center"/>
            <w:hideMark/>
          </w:tcPr>
          <w:p w14:paraId="602D0F73" w14:textId="77777777" w:rsidR="00CF6783" w:rsidRPr="002001D0" w:rsidRDefault="00CF6783" w:rsidP="002001D0">
            <w:pPr>
              <w:spacing w:line="276" w:lineRule="auto"/>
              <w:jc w:val="center"/>
              <w:rPr>
                <w:sz w:val="18"/>
                <w:szCs w:val="22"/>
              </w:rPr>
            </w:pPr>
            <w:r w:rsidRPr="002001D0">
              <w:rPr>
                <w:sz w:val="18"/>
                <w:szCs w:val="22"/>
              </w:rPr>
              <w:t>0.478 [0.271; 0.686]</w:t>
            </w:r>
          </w:p>
        </w:tc>
        <w:tc>
          <w:tcPr>
            <w:tcW w:w="204" w:type="pct"/>
            <w:tcBorders>
              <w:top w:val="nil"/>
              <w:left w:val="nil"/>
              <w:bottom w:val="nil"/>
              <w:right w:val="nil"/>
            </w:tcBorders>
            <w:shd w:val="clear" w:color="auto" w:fill="auto"/>
            <w:vAlign w:val="center"/>
            <w:hideMark/>
          </w:tcPr>
          <w:p w14:paraId="3BB6A337" w14:textId="77777777" w:rsidR="00CF6783" w:rsidRPr="002001D0" w:rsidRDefault="00CF6783" w:rsidP="002001D0">
            <w:pPr>
              <w:spacing w:line="276" w:lineRule="auto"/>
              <w:jc w:val="center"/>
              <w:rPr>
                <w:sz w:val="18"/>
                <w:szCs w:val="22"/>
              </w:rPr>
            </w:pPr>
            <w:r w:rsidRPr="002001D0">
              <w:rPr>
                <w:sz w:val="18"/>
                <w:szCs w:val="22"/>
              </w:rPr>
              <w:t>&lt; 0.001</w:t>
            </w:r>
          </w:p>
        </w:tc>
        <w:tc>
          <w:tcPr>
            <w:tcW w:w="685" w:type="pct"/>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68A05928" w14:textId="77777777" w:rsidR="00CF6783" w:rsidRPr="002001D0" w:rsidRDefault="00CF6783" w:rsidP="002001D0">
            <w:pPr>
              <w:spacing w:line="276" w:lineRule="auto"/>
              <w:jc w:val="center"/>
              <w:rPr>
                <w:sz w:val="18"/>
                <w:szCs w:val="22"/>
              </w:rPr>
            </w:pPr>
            <w:r w:rsidRPr="002001D0">
              <w:rPr>
                <w:sz w:val="18"/>
                <w:szCs w:val="22"/>
              </w:rPr>
              <w:t>HT</w:t>
            </w:r>
          </w:p>
        </w:tc>
        <w:tc>
          <w:tcPr>
            <w:tcW w:w="465" w:type="pct"/>
            <w:tcBorders>
              <w:top w:val="nil"/>
              <w:left w:val="nil"/>
              <w:bottom w:val="nil"/>
              <w:right w:val="nil"/>
            </w:tcBorders>
            <w:shd w:val="clear" w:color="auto" w:fill="auto"/>
            <w:vAlign w:val="center"/>
            <w:hideMark/>
          </w:tcPr>
          <w:p w14:paraId="6A894E1D"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30868EAB"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vAlign w:val="center"/>
            <w:hideMark/>
          </w:tcPr>
          <w:p w14:paraId="351C11AF"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10DF3F11"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tcPr>
          <w:p w14:paraId="5F833682"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47CEF011"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68DCAA05" w14:textId="77777777" w:rsidR="00CF6783" w:rsidRPr="002001D0" w:rsidRDefault="00CF6783" w:rsidP="002001D0">
            <w:pPr>
              <w:spacing w:line="276" w:lineRule="auto"/>
              <w:jc w:val="center"/>
              <w:rPr>
                <w:sz w:val="18"/>
                <w:szCs w:val="22"/>
              </w:rPr>
            </w:pPr>
            <w:r w:rsidRPr="002001D0">
              <w:rPr>
                <w:sz w:val="18"/>
                <w:szCs w:val="22"/>
              </w:rPr>
              <w:t>0.04 [-0.196; 0.276]</w:t>
            </w:r>
          </w:p>
        </w:tc>
        <w:tc>
          <w:tcPr>
            <w:tcW w:w="174" w:type="pct"/>
            <w:tcBorders>
              <w:top w:val="nil"/>
              <w:left w:val="nil"/>
              <w:bottom w:val="nil"/>
              <w:right w:val="nil"/>
            </w:tcBorders>
            <w:shd w:val="clear" w:color="auto" w:fill="auto"/>
            <w:vAlign w:val="center"/>
            <w:hideMark/>
          </w:tcPr>
          <w:p w14:paraId="74736698" w14:textId="77777777" w:rsidR="00CF6783" w:rsidRPr="002001D0" w:rsidRDefault="00CF6783" w:rsidP="002001D0">
            <w:pPr>
              <w:spacing w:line="276" w:lineRule="auto"/>
              <w:jc w:val="center"/>
              <w:rPr>
                <w:sz w:val="18"/>
                <w:szCs w:val="22"/>
              </w:rPr>
            </w:pPr>
            <w:r w:rsidRPr="002001D0">
              <w:rPr>
                <w:sz w:val="18"/>
                <w:szCs w:val="22"/>
              </w:rPr>
              <w:t>0.74</w:t>
            </w:r>
          </w:p>
        </w:tc>
        <w:tc>
          <w:tcPr>
            <w:tcW w:w="158" w:type="pct"/>
            <w:tcBorders>
              <w:top w:val="nil"/>
              <w:left w:val="nil"/>
              <w:bottom w:val="nil"/>
              <w:right w:val="nil"/>
            </w:tcBorders>
            <w:shd w:val="clear" w:color="auto" w:fill="auto"/>
            <w:vAlign w:val="center"/>
            <w:hideMark/>
          </w:tcPr>
          <w:p w14:paraId="0A33BAD3" w14:textId="77777777" w:rsidR="00CF6783" w:rsidRPr="002001D0" w:rsidRDefault="00CF6783" w:rsidP="002001D0">
            <w:pPr>
              <w:spacing w:line="276" w:lineRule="auto"/>
              <w:jc w:val="center"/>
              <w:rPr>
                <w:sz w:val="18"/>
                <w:szCs w:val="22"/>
              </w:rPr>
            </w:pPr>
            <w:r w:rsidRPr="002001D0">
              <w:rPr>
                <w:sz w:val="18"/>
                <w:szCs w:val="22"/>
              </w:rPr>
              <w:t>4</w:t>
            </w:r>
          </w:p>
        </w:tc>
        <w:tc>
          <w:tcPr>
            <w:tcW w:w="217" w:type="pct"/>
            <w:tcBorders>
              <w:top w:val="nil"/>
              <w:left w:val="nil"/>
              <w:bottom w:val="nil"/>
              <w:right w:val="nil"/>
            </w:tcBorders>
            <w:shd w:val="clear" w:color="auto" w:fill="auto"/>
            <w:vAlign w:val="center"/>
            <w:hideMark/>
          </w:tcPr>
          <w:p w14:paraId="7D92EFD0" w14:textId="77777777" w:rsidR="00CF6783" w:rsidRPr="002001D0" w:rsidRDefault="00CF6783" w:rsidP="002001D0">
            <w:pPr>
              <w:spacing w:line="276" w:lineRule="auto"/>
              <w:jc w:val="center"/>
              <w:rPr>
                <w:sz w:val="18"/>
                <w:szCs w:val="22"/>
              </w:rPr>
            </w:pPr>
            <w:r w:rsidRPr="002001D0">
              <w:rPr>
                <w:sz w:val="18"/>
                <w:szCs w:val="22"/>
              </w:rPr>
              <w:t>0.4426</w:t>
            </w:r>
          </w:p>
        </w:tc>
      </w:tr>
      <w:tr w:rsidR="002001D0" w:rsidRPr="002001D0" w14:paraId="16CF1E66"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6D1D8EE0"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21FF179F" w14:textId="77777777" w:rsidR="00CF6783" w:rsidRPr="002001D0" w:rsidRDefault="00CF6783" w:rsidP="002001D0">
            <w:pPr>
              <w:spacing w:line="276" w:lineRule="auto"/>
              <w:rPr>
                <w:sz w:val="18"/>
                <w:szCs w:val="22"/>
              </w:rPr>
            </w:pPr>
            <w:r w:rsidRPr="002001D0">
              <w:rPr>
                <w:sz w:val="18"/>
                <w:szCs w:val="22"/>
              </w:rPr>
              <w:t>QT</w:t>
            </w:r>
          </w:p>
        </w:tc>
        <w:tc>
          <w:tcPr>
            <w:tcW w:w="465" w:type="pct"/>
            <w:tcBorders>
              <w:top w:val="nil"/>
              <w:left w:val="nil"/>
              <w:bottom w:val="nil"/>
              <w:right w:val="nil"/>
            </w:tcBorders>
            <w:shd w:val="clear" w:color="auto" w:fill="auto"/>
            <w:vAlign w:val="center"/>
            <w:hideMark/>
          </w:tcPr>
          <w:p w14:paraId="5239E622" w14:textId="77777777" w:rsidR="00CF6783" w:rsidRPr="002001D0" w:rsidRDefault="00CF6783" w:rsidP="002001D0">
            <w:pPr>
              <w:spacing w:line="276" w:lineRule="auto"/>
              <w:jc w:val="center"/>
              <w:rPr>
                <w:sz w:val="18"/>
                <w:szCs w:val="22"/>
              </w:rPr>
            </w:pPr>
            <w:r w:rsidRPr="002001D0">
              <w:rPr>
                <w:sz w:val="18"/>
                <w:szCs w:val="22"/>
              </w:rPr>
              <w:t>0.279 [-0.278; 0.836]</w:t>
            </w:r>
          </w:p>
        </w:tc>
        <w:tc>
          <w:tcPr>
            <w:tcW w:w="204" w:type="pct"/>
            <w:tcBorders>
              <w:top w:val="nil"/>
              <w:left w:val="nil"/>
              <w:bottom w:val="nil"/>
              <w:right w:val="nil"/>
            </w:tcBorders>
            <w:shd w:val="clear" w:color="auto" w:fill="auto"/>
            <w:vAlign w:val="center"/>
            <w:hideMark/>
          </w:tcPr>
          <w:p w14:paraId="123E891C" w14:textId="77777777" w:rsidR="00CF6783" w:rsidRPr="002001D0" w:rsidRDefault="00CF6783" w:rsidP="002001D0">
            <w:pPr>
              <w:spacing w:line="276" w:lineRule="auto"/>
              <w:jc w:val="center"/>
              <w:rPr>
                <w:sz w:val="18"/>
                <w:szCs w:val="22"/>
              </w:rPr>
            </w:pPr>
            <w:r w:rsidRPr="002001D0">
              <w:rPr>
                <w:sz w:val="18"/>
                <w:szCs w:val="22"/>
              </w:rPr>
              <w:t>0.3260</w:t>
            </w:r>
          </w:p>
        </w:tc>
        <w:tc>
          <w:tcPr>
            <w:tcW w:w="481" w:type="pct"/>
            <w:tcBorders>
              <w:top w:val="nil"/>
              <w:left w:val="nil"/>
              <w:bottom w:val="nil"/>
              <w:right w:val="nil"/>
            </w:tcBorders>
            <w:shd w:val="clear" w:color="auto" w:fill="auto"/>
            <w:vAlign w:val="center"/>
            <w:hideMark/>
          </w:tcPr>
          <w:p w14:paraId="041EBA16" w14:textId="77777777" w:rsidR="00CF6783" w:rsidRPr="002001D0" w:rsidRDefault="00CF6783" w:rsidP="002001D0">
            <w:pPr>
              <w:spacing w:line="276" w:lineRule="auto"/>
              <w:jc w:val="center"/>
              <w:rPr>
                <w:sz w:val="18"/>
                <w:szCs w:val="22"/>
              </w:rPr>
            </w:pPr>
            <w:r w:rsidRPr="002001D0">
              <w:rPr>
                <w:sz w:val="18"/>
                <w:szCs w:val="22"/>
              </w:rPr>
              <w:t>-0.199 [-0.755; 0.357]</w:t>
            </w:r>
          </w:p>
        </w:tc>
        <w:tc>
          <w:tcPr>
            <w:tcW w:w="204" w:type="pct"/>
            <w:tcBorders>
              <w:top w:val="nil"/>
              <w:left w:val="nil"/>
              <w:bottom w:val="nil"/>
              <w:right w:val="nil"/>
            </w:tcBorders>
            <w:shd w:val="clear" w:color="auto" w:fill="auto"/>
            <w:vAlign w:val="center"/>
            <w:hideMark/>
          </w:tcPr>
          <w:p w14:paraId="29D59956" w14:textId="77777777" w:rsidR="00CF6783" w:rsidRPr="002001D0" w:rsidRDefault="00CF6783" w:rsidP="002001D0">
            <w:pPr>
              <w:spacing w:line="276" w:lineRule="auto"/>
              <w:jc w:val="center"/>
              <w:rPr>
                <w:sz w:val="18"/>
                <w:szCs w:val="22"/>
              </w:rPr>
            </w:pPr>
            <w:r w:rsidRPr="002001D0">
              <w:rPr>
                <w:sz w:val="18"/>
                <w:szCs w:val="22"/>
              </w:rPr>
              <w:t>0.4829</w:t>
            </w:r>
          </w:p>
        </w:tc>
        <w:tc>
          <w:tcPr>
            <w:tcW w:w="654" w:type="pct"/>
            <w:gridSpan w:val="2"/>
            <w:tcBorders>
              <w:top w:val="single" w:sz="4" w:space="0" w:color="auto"/>
              <w:left w:val="single" w:sz="4" w:space="0" w:color="auto"/>
              <w:bottom w:val="single" w:sz="4" w:space="0" w:color="auto"/>
              <w:right w:val="single" w:sz="4" w:space="0" w:color="auto"/>
            </w:tcBorders>
            <w:shd w:val="clear" w:color="000000" w:fill="BFBFBF"/>
            <w:vAlign w:val="center"/>
            <w:hideMark/>
          </w:tcPr>
          <w:p w14:paraId="02684CB1" w14:textId="77777777" w:rsidR="00CF6783" w:rsidRPr="002001D0" w:rsidRDefault="00CF6783" w:rsidP="002001D0">
            <w:pPr>
              <w:spacing w:line="276" w:lineRule="auto"/>
              <w:jc w:val="center"/>
              <w:rPr>
                <w:sz w:val="18"/>
                <w:szCs w:val="22"/>
              </w:rPr>
            </w:pPr>
            <w:r w:rsidRPr="002001D0">
              <w:rPr>
                <w:sz w:val="18"/>
                <w:szCs w:val="22"/>
              </w:rPr>
              <w:t>QT</w:t>
            </w:r>
          </w:p>
        </w:tc>
        <w:tc>
          <w:tcPr>
            <w:tcW w:w="481" w:type="pct"/>
            <w:tcBorders>
              <w:top w:val="nil"/>
              <w:left w:val="nil"/>
              <w:bottom w:val="nil"/>
              <w:right w:val="nil"/>
            </w:tcBorders>
            <w:shd w:val="clear" w:color="auto" w:fill="auto"/>
            <w:vAlign w:val="center"/>
            <w:hideMark/>
          </w:tcPr>
          <w:p w14:paraId="7652CA9C" w14:textId="36646081"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6133B83C"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tcPr>
          <w:p w14:paraId="182FC66B" w14:textId="1EF20FF9"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7BDBAA91"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tcPr>
          <w:p w14:paraId="352B899E" w14:textId="54432623"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624B3F7F"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7BCFE7D0" w14:textId="77777777" w:rsidR="00CF6783" w:rsidRPr="002001D0" w:rsidRDefault="00CF6783" w:rsidP="002001D0">
            <w:pPr>
              <w:spacing w:line="276" w:lineRule="auto"/>
              <w:jc w:val="center"/>
              <w:rPr>
                <w:sz w:val="18"/>
                <w:szCs w:val="22"/>
              </w:rPr>
            </w:pPr>
            <w:r w:rsidRPr="002001D0">
              <w:rPr>
                <w:sz w:val="18"/>
                <w:szCs w:val="22"/>
              </w:rPr>
              <w:t>2</w:t>
            </w:r>
          </w:p>
        </w:tc>
        <w:tc>
          <w:tcPr>
            <w:tcW w:w="217" w:type="pct"/>
            <w:tcBorders>
              <w:top w:val="nil"/>
              <w:left w:val="nil"/>
              <w:bottom w:val="nil"/>
              <w:right w:val="nil"/>
            </w:tcBorders>
            <w:shd w:val="clear" w:color="auto" w:fill="auto"/>
            <w:vAlign w:val="center"/>
            <w:hideMark/>
          </w:tcPr>
          <w:p w14:paraId="71FD205A" w14:textId="77777777" w:rsidR="00CF6783" w:rsidRPr="002001D0" w:rsidRDefault="00CF6783" w:rsidP="002001D0">
            <w:pPr>
              <w:spacing w:line="276" w:lineRule="auto"/>
              <w:jc w:val="center"/>
              <w:rPr>
                <w:sz w:val="18"/>
                <w:szCs w:val="22"/>
              </w:rPr>
            </w:pPr>
            <w:r w:rsidRPr="002001D0">
              <w:rPr>
                <w:sz w:val="18"/>
                <w:szCs w:val="22"/>
              </w:rPr>
              <w:t>0.6467</w:t>
            </w:r>
          </w:p>
        </w:tc>
      </w:tr>
      <w:tr w:rsidR="002001D0" w:rsidRPr="002001D0" w14:paraId="3F11B0C5"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22CDF2B8"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51E53125" w14:textId="77777777" w:rsidR="00CF6783" w:rsidRPr="002001D0" w:rsidRDefault="00CF6783" w:rsidP="002001D0">
            <w:pPr>
              <w:spacing w:line="276" w:lineRule="auto"/>
              <w:rPr>
                <w:sz w:val="18"/>
                <w:szCs w:val="22"/>
              </w:rPr>
            </w:pPr>
            <w:r w:rsidRPr="002001D0">
              <w:rPr>
                <w:sz w:val="18"/>
                <w:szCs w:val="22"/>
              </w:rPr>
              <w:t>PLT</w:t>
            </w:r>
          </w:p>
        </w:tc>
        <w:tc>
          <w:tcPr>
            <w:tcW w:w="465" w:type="pct"/>
            <w:tcBorders>
              <w:top w:val="nil"/>
              <w:left w:val="nil"/>
              <w:bottom w:val="nil"/>
              <w:right w:val="nil"/>
            </w:tcBorders>
            <w:shd w:val="clear" w:color="auto" w:fill="auto"/>
            <w:vAlign w:val="center"/>
            <w:hideMark/>
          </w:tcPr>
          <w:p w14:paraId="609B2A09" w14:textId="77777777" w:rsidR="00CF6783" w:rsidRPr="002001D0" w:rsidRDefault="00CF6783" w:rsidP="002001D0">
            <w:pPr>
              <w:spacing w:line="276" w:lineRule="auto"/>
              <w:jc w:val="center"/>
              <w:rPr>
                <w:sz w:val="18"/>
                <w:szCs w:val="22"/>
              </w:rPr>
            </w:pPr>
            <w:r w:rsidRPr="002001D0">
              <w:rPr>
                <w:sz w:val="18"/>
                <w:szCs w:val="22"/>
              </w:rPr>
              <w:t>1.004 [0.115; 1.893]</w:t>
            </w:r>
          </w:p>
        </w:tc>
        <w:tc>
          <w:tcPr>
            <w:tcW w:w="204" w:type="pct"/>
            <w:tcBorders>
              <w:top w:val="nil"/>
              <w:left w:val="nil"/>
              <w:bottom w:val="nil"/>
              <w:right w:val="nil"/>
            </w:tcBorders>
            <w:shd w:val="clear" w:color="auto" w:fill="auto"/>
            <w:vAlign w:val="center"/>
            <w:hideMark/>
          </w:tcPr>
          <w:p w14:paraId="3BA8940E" w14:textId="77777777" w:rsidR="00CF6783" w:rsidRPr="002001D0" w:rsidRDefault="00CF6783" w:rsidP="002001D0">
            <w:pPr>
              <w:spacing w:line="276" w:lineRule="auto"/>
              <w:jc w:val="center"/>
              <w:rPr>
                <w:sz w:val="18"/>
                <w:szCs w:val="22"/>
              </w:rPr>
            </w:pPr>
            <w:r w:rsidRPr="002001D0">
              <w:rPr>
                <w:sz w:val="18"/>
                <w:szCs w:val="22"/>
              </w:rPr>
              <w:t>0.0269</w:t>
            </w:r>
          </w:p>
        </w:tc>
        <w:tc>
          <w:tcPr>
            <w:tcW w:w="481" w:type="pct"/>
            <w:tcBorders>
              <w:top w:val="nil"/>
              <w:left w:val="nil"/>
              <w:bottom w:val="nil"/>
              <w:right w:val="nil"/>
            </w:tcBorders>
            <w:shd w:val="clear" w:color="auto" w:fill="auto"/>
            <w:vAlign w:val="center"/>
            <w:hideMark/>
          </w:tcPr>
          <w:p w14:paraId="4D44AF6F" w14:textId="77777777" w:rsidR="00CF6783" w:rsidRPr="002001D0" w:rsidRDefault="00CF6783" w:rsidP="002001D0">
            <w:pPr>
              <w:spacing w:line="276" w:lineRule="auto"/>
              <w:jc w:val="center"/>
              <w:rPr>
                <w:sz w:val="18"/>
                <w:szCs w:val="22"/>
              </w:rPr>
            </w:pPr>
            <w:r w:rsidRPr="002001D0">
              <w:rPr>
                <w:sz w:val="18"/>
                <w:szCs w:val="22"/>
              </w:rPr>
              <w:t>0.526 [-0.338; 1.390]</w:t>
            </w:r>
          </w:p>
        </w:tc>
        <w:tc>
          <w:tcPr>
            <w:tcW w:w="204" w:type="pct"/>
            <w:tcBorders>
              <w:top w:val="nil"/>
              <w:left w:val="nil"/>
              <w:bottom w:val="nil"/>
              <w:right w:val="nil"/>
            </w:tcBorders>
            <w:shd w:val="clear" w:color="auto" w:fill="auto"/>
            <w:vAlign w:val="center"/>
            <w:hideMark/>
          </w:tcPr>
          <w:p w14:paraId="5F0B00B3" w14:textId="77777777" w:rsidR="00CF6783" w:rsidRPr="002001D0" w:rsidRDefault="00CF6783" w:rsidP="002001D0">
            <w:pPr>
              <w:spacing w:line="276" w:lineRule="auto"/>
              <w:jc w:val="center"/>
              <w:rPr>
                <w:sz w:val="18"/>
                <w:szCs w:val="22"/>
              </w:rPr>
            </w:pPr>
            <w:r w:rsidRPr="002001D0">
              <w:rPr>
                <w:sz w:val="18"/>
                <w:szCs w:val="22"/>
              </w:rPr>
              <w:t>0.2330</w:t>
            </w:r>
          </w:p>
        </w:tc>
        <w:tc>
          <w:tcPr>
            <w:tcW w:w="465" w:type="pct"/>
            <w:tcBorders>
              <w:top w:val="nil"/>
              <w:left w:val="nil"/>
              <w:bottom w:val="nil"/>
              <w:right w:val="nil"/>
            </w:tcBorders>
            <w:shd w:val="clear" w:color="auto" w:fill="auto"/>
            <w:vAlign w:val="center"/>
            <w:hideMark/>
          </w:tcPr>
          <w:p w14:paraId="4426C8E4" w14:textId="77777777" w:rsidR="00CF6783" w:rsidRPr="002001D0" w:rsidRDefault="00CF6783" w:rsidP="002001D0">
            <w:pPr>
              <w:spacing w:line="276" w:lineRule="auto"/>
              <w:jc w:val="center"/>
              <w:rPr>
                <w:sz w:val="18"/>
                <w:szCs w:val="22"/>
              </w:rPr>
            </w:pPr>
            <w:r w:rsidRPr="002001D0">
              <w:rPr>
                <w:sz w:val="18"/>
                <w:szCs w:val="22"/>
              </w:rPr>
              <w:t>0.725 [-0.303; 1.753]</w:t>
            </w:r>
          </w:p>
        </w:tc>
        <w:tc>
          <w:tcPr>
            <w:tcW w:w="189" w:type="pct"/>
            <w:tcBorders>
              <w:top w:val="nil"/>
              <w:left w:val="nil"/>
              <w:bottom w:val="nil"/>
              <w:right w:val="nil"/>
            </w:tcBorders>
            <w:shd w:val="clear" w:color="auto" w:fill="auto"/>
            <w:vAlign w:val="center"/>
            <w:hideMark/>
          </w:tcPr>
          <w:p w14:paraId="1EF5A1F4" w14:textId="77777777" w:rsidR="00CF6783" w:rsidRPr="002001D0" w:rsidRDefault="00CF6783" w:rsidP="002001D0">
            <w:pPr>
              <w:spacing w:line="276" w:lineRule="auto"/>
              <w:jc w:val="center"/>
              <w:rPr>
                <w:sz w:val="18"/>
                <w:szCs w:val="22"/>
              </w:rPr>
            </w:pPr>
            <w:r w:rsidRPr="002001D0">
              <w:rPr>
                <w:sz w:val="18"/>
                <w:szCs w:val="22"/>
              </w:rPr>
              <w:t>0.1668</w:t>
            </w:r>
          </w:p>
        </w:tc>
        <w:tc>
          <w:tcPr>
            <w:tcW w:w="670" w:type="pct"/>
            <w:gridSpan w:val="2"/>
            <w:tcBorders>
              <w:top w:val="single" w:sz="4" w:space="0" w:color="auto"/>
              <w:left w:val="single" w:sz="4" w:space="0" w:color="auto"/>
              <w:bottom w:val="single" w:sz="4" w:space="0" w:color="auto"/>
              <w:right w:val="single" w:sz="4" w:space="0" w:color="auto"/>
            </w:tcBorders>
            <w:shd w:val="clear" w:color="000000" w:fill="A6A6A6"/>
            <w:vAlign w:val="center"/>
            <w:hideMark/>
          </w:tcPr>
          <w:p w14:paraId="5052E049" w14:textId="77777777" w:rsidR="00CF6783" w:rsidRPr="002001D0" w:rsidRDefault="00CF6783" w:rsidP="002001D0">
            <w:pPr>
              <w:spacing w:line="276" w:lineRule="auto"/>
              <w:jc w:val="center"/>
              <w:rPr>
                <w:sz w:val="18"/>
                <w:szCs w:val="22"/>
              </w:rPr>
            </w:pPr>
            <w:r w:rsidRPr="002001D0">
              <w:rPr>
                <w:sz w:val="18"/>
                <w:szCs w:val="22"/>
              </w:rPr>
              <w:t>PLT</w:t>
            </w:r>
          </w:p>
        </w:tc>
        <w:tc>
          <w:tcPr>
            <w:tcW w:w="465" w:type="pct"/>
            <w:tcBorders>
              <w:top w:val="nil"/>
              <w:left w:val="nil"/>
              <w:bottom w:val="nil"/>
              <w:right w:val="nil"/>
            </w:tcBorders>
            <w:shd w:val="clear" w:color="auto" w:fill="auto"/>
            <w:vAlign w:val="center"/>
          </w:tcPr>
          <w:p w14:paraId="167337C6" w14:textId="475B870B"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5D2F65F1"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tcPr>
          <w:p w14:paraId="7E66C589" w14:textId="2F1AEC40"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47B503B1"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065B7EF0" w14:textId="77777777" w:rsidR="00CF6783" w:rsidRPr="002001D0" w:rsidRDefault="00CF6783" w:rsidP="002001D0">
            <w:pPr>
              <w:spacing w:line="276" w:lineRule="auto"/>
              <w:jc w:val="center"/>
              <w:rPr>
                <w:sz w:val="18"/>
                <w:szCs w:val="22"/>
              </w:rPr>
            </w:pPr>
            <w:r w:rsidRPr="002001D0">
              <w:rPr>
                <w:sz w:val="18"/>
                <w:szCs w:val="22"/>
              </w:rPr>
              <w:t>6</w:t>
            </w:r>
          </w:p>
        </w:tc>
        <w:tc>
          <w:tcPr>
            <w:tcW w:w="217" w:type="pct"/>
            <w:tcBorders>
              <w:top w:val="nil"/>
              <w:left w:val="nil"/>
              <w:bottom w:val="nil"/>
              <w:right w:val="nil"/>
            </w:tcBorders>
            <w:shd w:val="clear" w:color="auto" w:fill="auto"/>
            <w:vAlign w:val="center"/>
            <w:hideMark/>
          </w:tcPr>
          <w:p w14:paraId="7F21644C" w14:textId="77777777" w:rsidR="00CF6783" w:rsidRPr="002001D0" w:rsidRDefault="00CF6783" w:rsidP="002001D0">
            <w:pPr>
              <w:spacing w:line="276" w:lineRule="auto"/>
              <w:jc w:val="center"/>
              <w:rPr>
                <w:sz w:val="18"/>
                <w:szCs w:val="22"/>
              </w:rPr>
            </w:pPr>
            <w:r w:rsidRPr="002001D0">
              <w:rPr>
                <w:sz w:val="18"/>
                <w:szCs w:val="22"/>
              </w:rPr>
              <w:t>0.1154</w:t>
            </w:r>
          </w:p>
        </w:tc>
      </w:tr>
      <w:tr w:rsidR="002001D0" w:rsidRPr="002001D0" w14:paraId="3CA79B49"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24B74478"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25CA6D56" w14:textId="77777777" w:rsidR="00CF6783" w:rsidRPr="002001D0" w:rsidRDefault="00CF6783" w:rsidP="002001D0">
            <w:pPr>
              <w:spacing w:line="276" w:lineRule="auto"/>
              <w:rPr>
                <w:sz w:val="18"/>
                <w:szCs w:val="22"/>
              </w:rPr>
            </w:pPr>
            <w:r w:rsidRPr="002001D0">
              <w:rPr>
                <w:sz w:val="18"/>
                <w:szCs w:val="22"/>
              </w:rPr>
              <w:t>AT</w:t>
            </w:r>
          </w:p>
        </w:tc>
        <w:tc>
          <w:tcPr>
            <w:tcW w:w="465" w:type="pct"/>
            <w:tcBorders>
              <w:top w:val="nil"/>
              <w:left w:val="nil"/>
              <w:bottom w:val="nil"/>
              <w:right w:val="nil"/>
            </w:tcBorders>
            <w:shd w:val="clear" w:color="auto" w:fill="auto"/>
            <w:vAlign w:val="center"/>
            <w:hideMark/>
          </w:tcPr>
          <w:p w14:paraId="61D1497E" w14:textId="77777777" w:rsidR="00CF6783" w:rsidRPr="002001D0" w:rsidRDefault="00CF6783" w:rsidP="002001D0">
            <w:pPr>
              <w:spacing w:line="276" w:lineRule="auto"/>
              <w:jc w:val="center"/>
              <w:rPr>
                <w:sz w:val="18"/>
                <w:szCs w:val="22"/>
              </w:rPr>
            </w:pPr>
            <w:r w:rsidRPr="002001D0">
              <w:rPr>
                <w:sz w:val="18"/>
                <w:szCs w:val="22"/>
              </w:rPr>
              <w:t>0.478 [-0.363; 1.320]</w:t>
            </w:r>
          </w:p>
        </w:tc>
        <w:tc>
          <w:tcPr>
            <w:tcW w:w="204" w:type="pct"/>
            <w:tcBorders>
              <w:top w:val="nil"/>
              <w:left w:val="nil"/>
              <w:bottom w:val="nil"/>
              <w:right w:val="nil"/>
            </w:tcBorders>
            <w:shd w:val="clear" w:color="auto" w:fill="auto"/>
            <w:vAlign w:val="center"/>
            <w:hideMark/>
          </w:tcPr>
          <w:p w14:paraId="34FD4B07" w14:textId="77777777" w:rsidR="00CF6783" w:rsidRPr="002001D0" w:rsidRDefault="00CF6783" w:rsidP="002001D0">
            <w:pPr>
              <w:spacing w:line="276" w:lineRule="auto"/>
              <w:jc w:val="center"/>
              <w:rPr>
                <w:sz w:val="18"/>
                <w:szCs w:val="22"/>
              </w:rPr>
            </w:pPr>
            <w:r w:rsidRPr="002001D0">
              <w:rPr>
                <w:sz w:val="18"/>
                <w:szCs w:val="22"/>
              </w:rPr>
              <w:t>0.2654</w:t>
            </w:r>
          </w:p>
        </w:tc>
        <w:tc>
          <w:tcPr>
            <w:tcW w:w="481" w:type="pct"/>
            <w:tcBorders>
              <w:top w:val="nil"/>
              <w:left w:val="nil"/>
              <w:bottom w:val="nil"/>
              <w:right w:val="nil"/>
            </w:tcBorders>
            <w:shd w:val="clear" w:color="auto" w:fill="auto"/>
            <w:vAlign w:val="center"/>
            <w:hideMark/>
          </w:tcPr>
          <w:p w14:paraId="743426BA" w14:textId="77777777" w:rsidR="00CF6783" w:rsidRPr="002001D0" w:rsidRDefault="00CF6783" w:rsidP="002001D0">
            <w:pPr>
              <w:spacing w:line="276" w:lineRule="auto"/>
              <w:jc w:val="center"/>
              <w:rPr>
                <w:sz w:val="18"/>
                <w:szCs w:val="22"/>
              </w:rPr>
            </w:pPr>
            <w:r w:rsidRPr="002001D0">
              <w:rPr>
                <w:sz w:val="18"/>
                <w:szCs w:val="22"/>
              </w:rPr>
              <w:t>0.000 [-0.815; 0.815]</w:t>
            </w:r>
          </w:p>
        </w:tc>
        <w:tc>
          <w:tcPr>
            <w:tcW w:w="204" w:type="pct"/>
            <w:tcBorders>
              <w:top w:val="nil"/>
              <w:left w:val="nil"/>
              <w:bottom w:val="nil"/>
              <w:right w:val="nil"/>
            </w:tcBorders>
            <w:shd w:val="clear" w:color="auto" w:fill="auto"/>
            <w:vAlign w:val="center"/>
            <w:hideMark/>
          </w:tcPr>
          <w:p w14:paraId="0FBEAFF3" w14:textId="77777777" w:rsidR="00CF6783" w:rsidRPr="002001D0" w:rsidRDefault="00CF6783" w:rsidP="002001D0">
            <w:pPr>
              <w:spacing w:line="276" w:lineRule="auto"/>
              <w:jc w:val="center"/>
              <w:rPr>
                <w:sz w:val="18"/>
                <w:szCs w:val="22"/>
              </w:rPr>
            </w:pPr>
            <w:r w:rsidRPr="002001D0">
              <w:rPr>
                <w:sz w:val="18"/>
                <w:szCs w:val="22"/>
              </w:rPr>
              <w:t>1.0000</w:t>
            </w:r>
          </w:p>
        </w:tc>
        <w:tc>
          <w:tcPr>
            <w:tcW w:w="465" w:type="pct"/>
            <w:tcBorders>
              <w:top w:val="nil"/>
              <w:left w:val="nil"/>
              <w:bottom w:val="nil"/>
              <w:right w:val="nil"/>
            </w:tcBorders>
            <w:shd w:val="clear" w:color="auto" w:fill="auto"/>
            <w:vAlign w:val="center"/>
            <w:hideMark/>
          </w:tcPr>
          <w:p w14:paraId="2170B2DA" w14:textId="77777777" w:rsidR="00CF6783" w:rsidRPr="002001D0" w:rsidRDefault="00CF6783" w:rsidP="002001D0">
            <w:pPr>
              <w:spacing w:line="276" w:lineRule="auto"/>
              <w:jc w:val="center"/>
              <w:rPr>
                <w:sz w:val="18"/>
                <w:szCs w:val="22"/>
              </w:rPr>
            </w:pPr>
            <w:r w:rsidRPr="002001D0">
              <w:rPr>
                <w:sz w:val="18"/>
                <w:szCs w:val="22"/>
              </w:rPr>
              <w:t>0.199 [-0.788; 1.186]</w:t>
            </w:r>
          </w:p>
        </w:tc>
        <w:tc>
          <w:tcPr>
            <w:tcW w:w="189" w:type="pct"/>
            <w:tcBorders>
              <w:top w:val="nil"/>
              <w:left w:val="nil"/>
              <w:bottom w:val="nil"/>
              <w:right w:val="nil"/>
            </w:tcBorders>
            <w:shd w:val="clear" w:color="auto" w:fill="auto"/>
            <w:vAlign w:val="center"/>
            <w:hideMark/>
          </w:tcPr>
          <w:p w14:paraId="7B8A2A29" w14:textId="77777777" w:rsidR="00CF6783" w:rsidRPr="002001D0" w:rsidRDefault="00CF6783" w:rsidP="002001D0">
            <w:pPr>
              <w:spacing w:line="276" w:lineRule="auto"/>
              <w:jc w:val="center"/>
              <w:rPr>
                <w:sz w:val="18"/>
                <w:szCs w:val="22"/>
              </w:rPr>
            </w:pPr>
            <w:r w:rsidRPr="002001D0">
              <w:rPr>
                <w:sz w:val="18"/>
                <w:szCs w:val="22"/>
              </w:rPr>
              <w:t>0.6926</w:t>
            </w:r>
          </w:p>
        </w:tc>
        <w:tc>
          <w:tcPr>
            <w:tcW w:w="481" w:type="pct"/>
            <w:tcBorders>
              <w:top w:val="nil"/>
              <w:left w:val="nil"/>
              <w:bottom w:val="nil"/>
              <w:right w:val="nil"/>
            </w:tcBorders>
            <w:shd w:val="clear" w:color="auto" w:fill="auto"/>
            <w:vAlign w:val="center"/>
            <w:hideMark/>
          </w:tcPr>
          <w:p w14:paraId="7E806658" w14:textId="77777777" w:rsidR="00CF6783" w:rsidRPr="002001D0" w:rsidRDefault="00CF6783" w:rsidP="002001D0">
            <w:pPr>
              <w:spacing w:line="276" w:lineRule="auto"/>
              <w:jc w:val="center"/>
              <w:rPr>
                <w:sz w:val="18"/>
                <w:szCs w:val="22"/>
              </w:rPr>
            </w:pPr>
            <w:r w:rsidRPr="002001D0">
              <w:rPr>
                <w:sz w:val="18"/>
                <w:szCs w:val="22"/>
              </w:rPr>
              <w:t>-0.526 [-1.714; 0.662]</w:t>
            </w:r>
          </w:p>
        </w:tc>
        <w:tc>
          <w:tcPr>
            <w:tcW w:w="189" w:type="pct"/>
            <w:tcBorders>
              <w:top w:val="nil"/>
              <w:left w:val="nil"/>
              <w:bottom w:val="nil"/>
              <w:right w:val="nil"/>
            </w:tcBorders>
            <w:shd w:val="clear" w:color="auto" w:fill="auto"/>
            <w:vAlign w:val="center"/>
            <w:hideMark/>
          </w:tcPr>
          <w:p w14:paraId="1EE33D20" w14:textId="77777777" w:rsidR="00CF6783" w:rsidRPr="002001D0" w:rsidRDefault="00CF6783" w:rsidP="002001D0">
            <w:pPr>
              <w:spacing w:line="276" w:lineRule="auto"/>
              <w:jc w:val="center"/>
              <w:rPr>
                <w:sz w:val="18"/>
                <w:szCs w:val="22"/>
              </w:rPr>
            </w:pPr>
            <w:r w:rsidRPr="002001D0">
              <w:rPr>
                <w:sz w:val="18"/>
                <w:szCs w:val="22"/>
              </w:rPr>
              <w:t>0.386</w:t>
            </w:r>
          </w:p>
        </w:tc>
        <w:tc>
          <w:tcPr>
            <w:tcW w:w="630" w:type="pct"/>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0EACB18C" w14:textId="77777777" w:rsidR="00CF6783" w:rsidRPr="002001D0" w:rsidRDefault="00CF6783" w:rsidP="002001D0">
            <w:pPr>
              <w:spacing w:line="276" w:lineRule="auto"/>
              <w:jc w:val="center"/>
              <w:rPr>
                <w:color w:val="FFFFFF"/>
                <w:sz w:val="18"/>
                <w:szCs w:val="22"/>
              </w:rPr>
            </w:pPr>
            <w:r w:rsidRPr="002001D0">
              <w:rPr>
                <w:color w:val="FFFFFF"/>
                <w:sz w:val="18"/>
                <w:szCs w:val="22"/>
              </w:rPr>
              <w:t>AT</w:t>
            </w:r>
          </w:p>
        </w:tc>
        <w:tc>
          <w:tcPr>
            <w:tcW w:w="465" w:type="pct"/>
            <w:tcBorders>
              <w:top w:val="nil"/>
              <w:left w:val="nil"/>
              <w:bottom w:val="nil"/>
              <w:right w:val="nil"/>
            </w:tcBorders>
            <w:shd w:val="clear" w:color="auto" w:fill="auto"/>
            <w:vAlign w:val="center"/>
          </w:tcPr>
          <w:p w14:paraId="1223EED3" w14:textId="36E61D6E"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078DD984"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67DE4DA8" w14:textId="77777777" w:rsidR="00CF6783" w:rsidRPr="002001D0" w:rsidRDefault="00CF6783" w:rsidP="002001D0">
            <w:pPr>
              <w:spacing w:line="276" w:lineRule="auto"/>
              <w:jc w:val="center"/>
              <w:rPr>
                <w:sz w:val="18"/>
                <w:szCs w:val="22"/>
              </w:rPr>
            </w:pPr>
            <w:r w:rsidRPr="002001D0">
              <w:rPr>
                <w:sz w:val="18"/>
                <w:szCs w:val="22"/>
              </w:rPr>
              <w:t>3</w:t>
            </w:r>
          </w:p>
        </w:tc>
        <w:tc>
          <w:tcPr>
            <w:tcW w:w="217" w:type="pct"/>
            <w:tcBorders>
              <w:top w:val="nil"/>
              <w:left w:val="nil"/>
              <w:bottom w:val="nil"/>
              <w:right w:val="nil"/>
            </w:tcBorders>
            <w:shd w:val="clear" w:color="auto" w:fill="auto"/>
            <w:vAlign w:val="center"/>
            <w:hideMark/>
          </w:tcPr>
          <w:p w14:paraId="5656026B" w14:textId="77777777" w:rsidR="00CF6783" w:rsidRPr="002001D0" w:rsidRDefault="00CF6783" w:rsidP="002001D0">
            <w:pPr>
              <w:spacing w:line="276" w:lineRule="auto"/>
              <w:jc w:val="center"/>
              <w:rPr>
                <w:sz w:val="18"/>
                <w:szCs w:val="22"/>
              </w:rPr>
            </w:pPr>
            <w:r w:rsidRPr="002001D0">
              <w:rPr>
                <w:sz w:val="18"/>
                <w:szCs w:val="22"/>
              </w:rPr>
              <w:t>0.4662</w:t>
            </w:r>
          </w:p>
        </w:tc>
      </w:tr>
      <w:tr w:rsidR="002001D0" w:rsidRPr="002001D0" w14:paraId="6F82C6FF"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04FD2640" w14:textId="77777777" w:rsidR="00CF6783" w:rsidRPr="002001D0" w:rsidRDefault="00CF6783" w:rsidP="002001D0">
            <w:pPr>
              <w:spacing w:line="276" w:lineRule="auto"/>
              <w:rPr>
                <w:sz w:val="18"/>
                <w:szCs w:val="22"/>
              </w:rPr>
            </w:pPr>
          </w:p>
        </w:tc>
        <w:tc>
          <w:tcPr>
            <w:tcW w:w="244" w:type="pct"/>
            <w:tcBorders>
              <w:top w:val="nil"/>
              <w:left w:val="nil"/>
              <w:bottom w:val="single" w:sz="4" w:space="0" w:color="auto"/>
              <w:right w:val="nil"/>
            </w:tcBorders>
            <w:shd w:val="clear" w:color="auto" w:fill="auto"/>
            <w:vAlign w:val="center"/>
            <w:hideMark/>
          </w:tcPr>
          <w:p w14:paraId="7EB119D9" w14:textId="77777777" w:rsidR="00CF6783" w:rsidRPr="002001D0" w:rsidRDefault="00CF6783" w:rsidP="002001D0">
            <w:pPr>
              <w:spacing w:line="276" w:lineRule="auto"/>
              <w:rPr>
                <w:sz w:val="18"/>
                <w:szCs w:val="22"/>
              </w:rPr>
            </w:pPr>
            <w:r w:rsidRPr="002001D0">
              <w:rPr>
                <w:sz w:val="18"/>
                <w:szCs w:val="22"/>
              </w:rPr>
              <w:t>TA</w:t>
            </w:r>
          </w:p>
        </w:tc>
        <w:tc>
          <w:tcPr>
            <w:tcW w:w="465" w:type="pct"/>
            <w:tcBorders>
              <w:top w:val="nil"/>
              <w:left w:val="nil"/>
              <w:bottom w:val="single" w:sz="4" w:space="0" w:color="auto"/>
              <w:right w:val="nil"/>
            </w:tcBorders>
            <w:shd w:val="clear" w:color="auto" w:fill="auto"/>
            <w:vAlign w:val="center"/>
            <w:hideMark/>
          </w:tcPr>
          <w:p w14:paraId="6B39874D" w14:textId="77777777" w:rsidR="00CF6783" w:rsidRPr="002001D0" w:rsidRDefault="00CF6783" w:rsidP="002001D0">
            <w:pPr>
              <w:spacing w:line="276" w:lineRule="auto"/>
              <w:jc w:val="center"/>
              <w:rPr>
                <w:sz w:val="18"/>
                <w:szCs w:val="22"/>
              </w:rPr>
            </w:pPr>
            <w:r w:rsidRPr="002001D0">
              <w:rPr>
                <w:sz w:val="18"/>
                <w:szCs w:val="22"/>
              </w:rPr>
              <w:t>0.530 [0.035; 1.026]</w:t>
            </w:r>
          </w:p>
        </w:tc>
        <w:tc>
          <w:tcPr>
            <w:tcW w:w="204" w:type="pct"/>
            <w:tcBorders>
              <w:top w:val="nil"/>
              <w:left w:val="nil"/>
              <w:bottom w:val="single" w:sz="4" w:space="0" w:color="auto"/>
              <w:right w:val="nil"/>
            </w:tcBorders>
            <w:shd w:val="clear" w:color="auto" w:fill="auto"/>
            <w:vAlign w:val="center"/>
            <w:hideMark/>
          </w:tcPr>
          <w:p w14:paraId="19087D5A" w14:textId="77777777" w:rsidR="00CF6783" w:rsidRPr="002001D0" w:rsidRDefault="00CF6783" w:rsidP="002001D0">
            <w:pPr>
              <w:spacing w:line="276" w:lineRule="auto"/>
              <w:jc w:val="center"/>
              <w:rPr>
                <w:sz w:val="18"/>
                <w:szCs w:val="22"/>
              </w:rPr>
            </w:pPr>
            <w:r w:rsidRPr="002001D0">
              <w:rPr>
                <w:sz w:val="18"/>
                <w:szCs w:val="22"/>
              </w:rPr>
              <w:t>0.0360</w:t>
            </w:r>
          </w:p>
        </w:tc>
        <w:tc>
          <w:tcPr>
            <w:tcW w:w="481" w:type="pct"/>
            <w:tcBorders>
              <w:top w:val="nil"/>
              <w:left w:val="nil"/>
              <w:bottom w:val="single" w:sz="4" w:space="0" w:color="auto"/>
              <w:right w:val="nil"/>
            </w:tcBorders>
            <w:shd w:val="clear" w:color="auto" w:fill="auto"/>
            <w:vAlign w:val="center"/>
            <w:hideMark/>
          </w:tcPr>
          <w:p w14:paraId="75BD9A38" w14:textId="77777777" w:rsidR="00CF6783" w:rsidRPr="002001D0" w:rsidRDefault="00CF6783" w:rsidP="002001D0">
            <w:pPr>
              <w:spacing w:line="276" w:lineRule="auto"/>
              <w:jc w:val="center"/>
              <w:rPr>
                <w:sz w:val="18"/>
                <w:szCs w:val="22"/>
              </w:rPr>
            </w:pPr>
            <w:r w:rsidRPr="002001D0">
              <w:rPr>
                <w:sz w:val="18"/>
                <w:szCs w:val="22"/>
              </w:rPr>
              <w:t>0.052 [-0.398; 0.502]</w:t>
            </w:r>
          </w:p>
        </w:tc>
        <w:tc>
          <w:tcPr>
            <w:tcW w:w="204" w:type="pct"/>
            <w:tcBorders>
              <w:top w:val="nil"/>
              <w:left w:val="nil"/>
              <w:bottom w:val="single" w:sz="4" w:space="0" w:color="auto"/>
              <w:right w:val="nil"/>
            </w:tcBorders>
            <w:shd w:val="clear" w:color="auto" w:fill="auto"/>
            <w:vAlign w:val="center"/>
            <w:hideMark/>
          </w:tcPr>
          <w:p w14:paraId="05D23CD9" w14:textId="77777777" w:rsidR="00CF6783" w:rsidRPr="002001D0" w:rsidRDefault="00CF6783" w:rsidP="002001D0">
            <w:pPr>
              <w:spacing w:line="276" w:lineRule="auto"/>
              <w:jc w:val="center"/>
              <w:rPr>
                <w:sz w:val="18"/>
                <w:szCs w:val="22"/>
              </w:rPr>
            </w:pPr>
            <w:r w:rsidRPr="002001D0">
              <w:rPr>
                <w:sz w:val="18"/>
                <w:szCs w:val="22"/>
              </w:rPr>
              <w:t>0.8205</w:t>
            </w:r>
          </w:p>
        </w:tc>
        <w:tc>
          <w:tcPr>
            <w:tcW w:w="465" w:type="pct"/>
            <w:tcBorders>
              <w:top w:val="nil"/>
              <w:left w:val="nil"/>
              <w:bottom w:val="single" w:sz="4" w:space="0" w:color="auto"/>
              <w:right w:val="nil"/>
            </w:tcBorders>
            <w:shd w:val="clear" w:color="auto" w:fill="auto"/>
            <w:vAlign w:val="center"/>
            <w:hideMark/>
          </w:tcPr>
          <w:p w14:paraId="6D7516E3" w14:textId="77777777" w:rsidR="00CF6783" w:rsidRPr="002001D0" w:rsidRDefault="00CF6783" w:rsidP="002001D0">
            <w:pPr>
              <w:spacing w:line="276" w:lineRule="auto"/>
              <w:jc w:val="center"/>
              <w:rPr>
                <w:sz w:val="18"/>
                <w:szCs w:val="22"/>
              </w:rPr>
            </w:pPr>
            <w:r w:rsidRPr="002001D0">
              <w:rPr>
                <w:sz w:val="18"/>
                <w:szCs w:val="22"/>
              </w:rPr>
              <w:t>0.251 [-0.464; 0.967]</w:t>
            </w:r>
          </w:p>
        </w:tc>
        <w:tc>
          <w:tcPr>
            <w:tcW w:w="189" w:type="pct"/>
            <w:tcBorders>
              <w:top w:val="nil"/>
              <w:left w:val="nil"/>
              <w:bottom w:val="single" w:sz="4" w:space="0" w:color="auto"/>
              <w:right w:val="nil"/>
            </w:tcBorders>
            <w:shd w:val="clear" w:color="auto" w:fill="auto"/>
            <w:vAlign w:val="center"/>
            <w:hideMark/>
          </w:tcPr>
          <w:p w14:paraId="3FFBFC4C" w14:textId="77777777" w:rsidR="00CF6783" w:rsidRPr="002001D0" w:rsidRDefault="00CF6783" w:rsidP="002001D0">
            <w:pPr>
              <w:spacing w:line="276" w:lineRule="auto"/>
              <w:jc w:val="center"/>
              <w:rPr>
                <w:sz w:val="18"/>
                <w:szCs w:val="22"/>
              </w:rPr>
            </w:pPr>
            <w:r w:rsidRPr="002001D0">
              <w:rPr>
                <w:sz w:val="18"/>
                <w:szCs w:val="22"/>
              </w:rPr>
              <w:t>0.4914</w:t>
            </w:r>
          </w:p>
        </w:tc>
        <w:tc>
          <w:tcPr>
            <w:tcW w:w="481" w:type="pct"/>
            <w:tcBorders>
              <w:top w:val="nil"/>
              <w:left w:val="nil"/>
              <w:bottom w:val="single" w:sz="4" w:space="0" w:color="auto"/>
              <w:right w:val="nil"/>
            </w:tcBorders>
            <w:shd w:val="clear" w:color="auto" w:fill="auto"/>
            <w:vAlign w:val="center"/>
            <w:hideMark/>
          </w:tcPr>
          <w:p w14:paraId="410AD6F0" w14:textId="77777777" w:rsidR="00CF6783" w:rsidRPr="002001D0" w:rsidRDefault="00CF6783" w:rsidP="002001D0">
            <w:pPr>
              <w:spacing w:line="276" w:lineRule="auto"/>
              <w:jc w:val="center"/>
              <w:rPr>
                <w:sz w:val="18"/>
                <w:szCs w:val="22"/>
              </w:rPr>
            </w:pPr>
            <w:r w:rsidRPr="002001D0">
              <w:rPr>
                <w:sz w:val="18"/>
                <w:szCs w:val="22"/>
              </w:rPr>
              <w:t>-0.474 [-1.449; 0.501]</w:t>
            </w:r>
          </w:p>
        </w:tc>
        <w:tc>
          <w:tcPr>
            <w:tcW w:w="189" w:type="pct"/>
            <w:tcBorders>
              <w:top w:val="nil"/>
              <w:left w:val="nil"/>
              <w:bottom w:val="single" w:sz="4" w:space="0" w:color="auto"/>
              <w:right w:val="nil"/>
            </w:tcBorders>
            <w:shd w:val="clear" w:color="auto" w:fill="auto"/>
            <w:vAlign w:val="center"/>
            <w:hideMark/>
          </w:tcPr>
          <w:p w14:paraId="57E47B2B" w14:textId="77777777" w:rsidR="00CF6783" w:rsidRPr="002001D0" w:rsidRDefault="00CF6783" w:rsidP="002001D0">
            <w:pPr>
              <w:spacing w:line="276" w:lineRule="auto"/>
              <w:jc w:val="center"/>
              <w:rPr>
                <w:sz w:val="18"/>
                <w:szCs w:val="22"/>
              </w:rPr>
            </w:pPr>
            <w:r w:rsidRPr="002001D0">
              <w:rPr>
                <w:sz w:val="18"/>
                <w:szCs w:val="22"/>
              </w:rPr>
              <w:t>0.341</w:t>
            </w:r>
          </w:p>
        </w:tc>
        <w:tc>
          <w:tcPr>
            <w:tcW w:w="465" w:type="pct"/>
            <w:tcBorders>
              <w:top w:val="nil"/>
              <w:left w:val="nil"/>
              <w:bottom w:val="single" w:sz="4" w:space="0" w:color="auto"/>
              <w:right w:val="nil"/>
            </w:tcBorders>
            <w:shd w:val="clear" w:color="auto" w:fill="auto"/>
            <w:vAlign w:val="center"/>
            <w:hideMark/>
          </w:tcPr>
          <w:p w14:paraId="7356137C" w14:textId="77777777" w:rsidR="00CF6783" w:rsidRPr="002001D0" w:rsidRDefault="00CF6783" w:rsidP="002001D0">
            <w:pPr>
              <w:spacing w:line="276" w:lineRule="auto"/>
              <w:jc w:val="center"/>
              <w:rPr>
                <w:sz w:val="18"/>
                <w:szCs w:val="22"/>
              </w:rPr>
            </w:pPr>
            <w:r w:rsidRPr="002001D0">
              <w:rPr>
                <w:sz w:val="18"/>
                <w:szCs w:val="22"/>
              </w:rPr>
              <w:t>0.052 [-0.879; 0.984]</w:t>
            </w:r>
          </w:p>
        </w:tc>
        <w:tc>
          <w:tcPr>
            <w:tcW w:w="165" w:type="pct"/>
            <w:tcBorders>
              <w:top w:val="nil"/>
              <w:left w:val="nil"/>
              <w:bottom w:val="single" w:sz="4" w:space="0" w:color="auto"/>
              <w:right w:val="nil"/>
            </w:tcBorders>
            <w:shd w:val="clear" w:color="auto" w:fill="auto"/>
            <w:vAlign w:val="center"/>
            <w:hideMark/>
          </w:tcPr>
          <w:p w14:paraId="48366758" w14:textId="77777777" w:rsidR="00CF6783" w:rsidRPr="002001D0" w:rsidRDefault="00CF6783" w:rsidP="002001D0">
            <w:pPr>
              <w:spacing w:line="276" w:lineRule="auto"/>
              <w:jc w:val="center"/>
              <w:rPr>
                <w:sz w:val="18"/>
                <w:szCs w:val="22"/>
              </w:rPr>
            </w:pPr>
            <w:r w:rsidRPr="002001D0">
              <w:rPr>
                <w:sz w:val="18"/>
                <w:szCs w:val="22"/>
              </w:rPr>
              <w:t>0.913</w:t>
            </w:r>
          </w:p>
        </w:tc>
        <w:tc>
          <w:tcPr>
            <w:tcW w:w="640" w:type="pct"/>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6A277900" w14:textId="77777777" w:rsidR="00CF6783" w:rsidRPr="002001D0" w:rsidRDefault="00CF6783" w:rsidP="002001D0">
            <w:pPr>
              <w:spacing w:line="276" w:lineRule="auto"/>
              <w:jc w:val="center"/>
              <w:rPr>
                <w:color w:val="FFFFFF"/>
                <w:sz w:val="18"/>
                <w:szCs w:val="22"/>
              </w:rPr>
            </w:pPr>
            <w:r w:rsidRPr="002001D0">
              <w:rPr>
                <w:color w:val="FFFFFF"/>
                <w:sz w:val="18"/>
                <w:szCs w:val="22"/>
              </w:rPr>
              <w:t>TA</w:t>
            </w:r>
          </w:p>
        </w:tc>
        <w:tc>
          <w:tcPr>
            <w:tcW w:w="158" w:type="pct"/>
            <w:tcBorders>
              <w:top w:val="nil"/>
              <w:left w:val="nil"/>
              <w:bottom w:val="single" w:sz="4" w:space="0" w:color="auto"/>
              <w:right w:val="nil"/>
            </w:tcBorders>
            <w:shd w:val="clear" w:color="auto" w:fill="auto"/>
            <w:vAlign w:val="center"/>
            <w:hideMark/>
          </w:tcPr>
          <w:p w14:paraId="0759F3A2" w14:textId="77777777" w:rsidR="00CF6783" w:rsidRPr="002001D0" w:rsidRDefault="00CF6783" w:rsidP="002001D0">
            <w:pPr>
              <w:spacing w:line="276" w:lineRule="auto"/>
              <w:jc w:val="center"/>
              <w:rPr>
                <w:sz w:val="18"/>
                <w:szCs w:val="22"/>
              </w:rPr>
            </w:pPr>
            <w:r w:rsidRPr="002001D0">
              <w:rPr>
                <w:sz w:val="18"/>
                <w:szCs w:val="22"/>
              </w:rPr>
              <w:t>5</w:t>
            </w:r>
          </w:p>
        </w:tc>
        <w:tc>
          <w:tcPr>
            <w:tcW w:w="217" w:type="pct"/>
            <w:tcBorders>
              <w:top w:val="nil"/>
              <w:left w:val="nil"/>
              <w:bottom w:val="single" w:sz="4" w:space="0" w:color="auto"/>
              <w:right w:val="nil"/>
            </w:tcBorders>
            <w:shd w:val="clear" w:color="auto" w:fill="auto"/>
            <w:vAlign w:val="center"/>
            <w:hideMark/>
          </w:tcPr>
          <w:p w14:paraId="20E44048" w14:textId="77777777" w:rsidR="00CF6783" w:rsidRPr="002001D0" w:rsidRDefault="00CF6783" w:rsidP="002001D0">
            <w:pPr>
              <w:spacing w:line="276" w:lineRule="auto"/>
              <w:jc w:val="center"/>
              <w:rPr>
                <w:sz w:val="18"/>
                <w:szCs w:val="22"/>
              </w:rPr>
            </w:pPr>
            <w:r w:rsidRPr="002001D0">
              <w:rPr>
                <w:sz w:val="18"/>
                <w:szCs w:val="22"/>
              </w:rPr>
              <w:t>0.3961</w:t>
            </w:r>
          </w:p>
        </w:tc>
      </w:tr>
      <w:tr w:rsidR="002001D0" w:rsidRPr="002001D0" w14:paraId="751CC955" w14:textId="77777777" w:rsidTr="002001D0">
        <w:trPr>
          <w:trHeight w:val="230"/>
        </w:trPr>
        <w:tc>
          <w:tcPr>
            <w:tcW w:w="431" w:type="pct"/>
            <w:tcBorders>
              <w:top w:val="nil"/>
              <w:left w:val="nil"/>
              <w:bottom w:val="nil"/>
              <w:right w:val="nil"/>
            </w:tcBorders>
            <w:shd w:val="clear" w:color="auto" w:fill="auto"/>
            <w:noWrap/>
            <w:vAlign w:val="bottom"/>
            <w:hideMark/>
          </w:tcPr>
          <w:p w14:paraId="0719115D"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noWrap/>
            <w:vAlign w:val="bottom"/>
            <w:hideMark/>
          </w:tcPr>
          <w:p w14:paraId="67BBBF7A" w14:textId="77777777" w:rsidR="00CF6783" w:rsidRPr="002001D0" w:rsidRDefault="00CF6783" w:rsidP="002001D0">
            <w:pPr>
              <w:spacing w:line="276" w:lineRule="auto"/>
              <w:rPr>
                <w:sz w:val="18"/>
                <w:szCs w:val="22"/>
              </w:rPr>
            </w:pPr>
          </w:p>
        </w:tc>
        <w:tc>
          <w:tcPr>
            <w:tcW w:w="465" w:type="pct"/>
            <w:tcBorders>
              <w:top w:val="nil"/>
              <w:left w:val="nil"/>
              <w:bottom w:val="nil"/>
              <w:right w:val="nil"/>
            </w:tcBorders>
            <w:shd w:val="clear" w:color="auto" w:fill="auto"/>
            <w:noWrap/>
            <w:vAlign w:val="center"/>
            <w:hideMark/>
          </w:tcPr>
          <w:p w14:paraId="28AD88FC"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noWrap/>
            <w:vAlign w:val="center"/>
            <w:hideMark/>
          </w:tcPr>
          <w:p w14:paraId="246CE0F9"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noWrap/>
            <w:vAlign w:val="center"/>
            <w:hideMark/>
          </w:tcPr>
          <w:p w14:paraId="7FFF777C"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noWrap/>
            <w:vAlign w:val="center"/>
            <w:hideMark/>
          </w:tcPr>
          <w:p w14:paraId="0697D7BF"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noWrap/>
            <w:vAlign w:val="center"/>
            <w:hideMark/>
          </w:tcPr>
          <w:p w14:paraId="0A3C6C11"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noWrap/>
            <w:vAlign w:val="center"/>
            <w:hideMark/>
          </w:tcPr>
          <w:p w14:paraId="4B0A8C0F"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noWrap/>
            <w:vAlign w:val="center"/>
            <w:hideMark/>
          </w:tcPr>
          <w:p w14:paraId="6EAC0B04"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noWrap/>
            <w:vAlign w:val="center"/>
            <w:hideMark/>
          </w:tcPr>
          <w:p w14:paraId="592F840D"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noWrap/>
            <w:vAlign w:val="center"/>
            <w:hideMark/>
          </w:tcPr>
          <w:p w14:paraId="0EE9BA45"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noWrap/>
            <w:vAlign w:val="center"/>
            <w:hideMark/>
          </w:tcPr>
          <w:p w14:paraId="379BB0D9"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noWrap/>
            <w:vAlign w:val="center"/>
            <w:hideMark/>
          </w:tcPr>
          <w:p w14:paraId="6ADC4F1E" w14:textId="77777777"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noWrap/>
            <w:vAlign w:val="center"/>
            <w:hideMark/>
          </w:tcPr>
          <w:p w14:paraId="20D42D62"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noWrap/>
            <w:vAlign w:val="center"/>
            <w:hideMark/>
          </w:tcPr>
          <w:p w14:paraId="06DDC945" w14:textId="77777777" w:rsidR="00CF6783" w:rsidRPr="002001D0" w:rsidRDefault="00CF6783" w:rsidP="002001D0">
            <w:pPr>
              <w:spacing w:line="276" w:lineRule="auto"/>
              <w:jc w:val="center"/>
              <w:rPr>
                <w:sz w:val="18"/>
                <w:szCs w:val="22"/>
              </w:rPr>
            </w:pPr>
          </w:p>
        </w:tc>
        <w:tc>
          <w:tcPr>
            <w:tcW w:w="217" w:type="pct"/>
            <w:tcBorders>
              <w:top w:val="nil"/>
              <w:left w:val="nil"/>
              <w:bottom w:val="nil"/>
              <w:right w:val="nil"/>
            </w:tcBorders>
            <w:shd w:val="clear" w:color="auto" w:fill="auto"/>
            <w:noWrap/>
            <w:vAlign w:val="center"/>
            <w:hideMark/>
          </w:tcPr>
          <w:p w14:paraId="057F062E" w14:textId="77777777" w:rsidR="00CF6783" w:rsidRPr="002001D0" w:rsidRDefault="00CF6783" w:rsidP="002001D0">
            <w:pPr>
              <w:spacing w:line="276" w:lineRule="auto"/>
              <w:jc w:val="center"/>
              <w:rPr>
                <w:sz w:val="18"/>
                <w:szCs w:val="22"/>
              </w:rPr>
            </w:pPr>
          </w:p>
        </w:tc>
      </w:tr>
      <w:tr w:rsidR="002001D0" w:rsidRPr="002001D0" w14:paraId="4C8FA732" w14:textId="77777777" w:rsidTr="002001D0">
        <w:trPr>
          <w:trHeight w:val="230"/>
        </w:trPr>
        <w:tc>
          <w:tcPr>
            <w:tcW w:w="431" w:type="pct"/>
            <w:vMerge w:val="restart"/>
            <w:tcBorders>
              <w:top w:val="single" w:sz="4" w:space="0" w:color="auto"/>
              <w:left w:val="nil"/>
              <w:bottom w:val="single" w:sz="4" w:space="0" w:color="000000"/>
              <w:right w:val="nil"/>
            </w:tcBorders>
            <w:shd w:val="clear" w:color="auto" w:fill="auto"/>
            <w:vAlign w:val="center"/>
            <w:hideMark/>
          </w:tcPr>
          <w:p w14:paraId="6C64ABAD" w14:textId="77777777" w:rsidR="00CF6783" w:rsidRPr="002001D0" w:rsidRDefault="00CF6783" w:rsidP="002001D0">
            <w:pPr>
              <w:spacing w:line="276" w:lineRule="auto"/>
              <w:rPr>
                <w:sz w:val="18"/>
                <w:szCs w:val="22"/>
              </w:rPr>
            </w:pPr>
            <w:r w:rsidRPr="002001D0">
              <w:rPr>
                <w:sz w:val="18"/>
                <w:szCs w:val="22"/>
              </w:rPr>
              <w:t>Instrumented laxity</w:t>
            </w:r>
          </w:p>
        </w:tc>
        <w:tc>
          <w:tcPr>
            <w:tcW w:w="244" w:type="pct"/>
            <w:tcBorders>
              <w:top w:val="single" w:sz="4" w:space="0" w:color="auto"/>
              <w:left w:val="nil"/>
              <w:bottom w:val="nil"/>
              <w:right w:val="nil"/>
            </w:tcBorders>
            <w:shd w:val="clear" w:color="auto" w:fill="auto"/>
            <w:vAlign w:val="center"/>
            <w:hideMark/>
          </w:tcPr>
          <w:p w14:paraId="6D1AF7F7" w14:textId="77777777" w:rsidR="00CF6783" w:rsidRPr="002001D0" w:rsidRDefault="00CF6783" w:rsidP="002001D0">
            <w:pPr>
              <w:spacing w:line="276" w:lineRule="auto"/>
              <w:rPr>
                <w:sz w:val="18"/>
                <w:szCs w:val="22"/>
              </w:rPr>
            </w:pPr>
            <w:r w:rsidRPr="002001D0">
              <w:rPr>
                <w:sz w:val="18"/>
                <w:szCs w:val="22"/>
              </w:rPr>
              <w:t>BPTB</w:t>
            </w:r>
          </w:p>
        </w:tc>
        <w:tc>
          <w:tcPr>
            <w:tcW w:w="670" w:type="pct"/>
            <w:gridSpan w:val="2"/>
            <w:tcBorders>
              <w:top w:val="single" w:sz="4" w:space="0" w:color="auto"/>
              <w:left w:val="single" w:sz="4" w:space="0" w:color="auto"/>
              <w:bottom w:val="single" w:sz="4" w:space="0" w:color="auto"/>
              <w:right w:val="single" w:sz="4" w:space="0" w:color="000000"/>
            </w:tcBorders>
            <w:shd w:val="clear" w:color="000000" w:fill="D9D9D9"/>
            <w:vAlign w:val="center"/>
            <w:hideMark/>
          </w:tcPr>
          <w:p w14:paraId="3EA7C321" w14:textId="77777777" w:rsidR="00CF6783" w:rsidRPr="002001D0" w:rsidRDefault="00CF6783" w:rsidP="002001D0">
            <w:pPr>
              <w:spacing w:line="276" w:lineRule="auto"/>
              <w:jc w:val="center"/>
              <w:rPr>
                <w:sz w:val="18"/>
                <w:szCs w:val="22"/>
              </w:rPr>
            </w:pPr>
            <w:r w:rsidRPr="002001D0">
              <w:rPr>
                <w:sz w:val="18"/>
                <w:szCs w:val="22"/>
              </w:rPr>
              <w:t>BPTB</w:t>
            </w:r>
          </w:p>
        </w:tc>
        <w:tc>
          <w:tcPr>
            <w:tcW w:w="481" w:type="pct"/>
            <w:tcBorders>
              <w:top w:val="single" w:sz="4" w:space="0" w:color="auto"/>
              <w:left w:val="nil"/>
              <w:bottom w:val="nil"/>
              <w:right w:val="nil"/>
            </w:tcBorders>
            <w:shd w:val="clear" w:color="auto" w:fill="auto"/>
            <w:vAlign w:val="center"/>
            <w:hideMark/>
          </w:tcPr>
          <w:p w14:paraId="44F5A154" w14:textId="77777777" w:rsidR="00CF6783" w:rsidRPr="002001D0" w:rsidRDefault="00CF6783" w:rsidP="002001D0">
            <w:pPr>
              <w:spacing w:line="276" w:lineRule="auto"/>
              <w:jc w:val="center"/>
              <w:rPr>
                <w:sz w:val="18"/>
                <w:szCs w:val="22"/>
              </w:rPr>
            </w:pPr>
            <w:r w:rsidRPr="002001D0">
              <w:rPr>
                <w:sz w:val="18"/>
                <w:szCs w:val="22"/>
              </w:rPr>
              <w:t>0.285 [0.204; 0.367]</w:t>
            </w:r>
          </w:p>
        </w:tc>
        <w:tc>
          <w:tcPr>
            <w:tcW w:w="204" w:type="pct"/>
            <w:tcBorders>
              <w:top w:val="single" w:sz="4" w:space="0" w:color="auto"/>
              <w:left w:val="nil"/>
              <w:bottom w:val="nil"/>
              <w:right w:val="nil"/>
            </w:tcBorders>
            <w:shd w:val="clear" w:color="auto" w:fill="auto"/>
            <w:vAlign w:val="center"/>
            <w:hideMark/>
          </w:tcPr>
          <w:p w14:paraId="1E3AF347" w14:textId="77777777" w:rsidR="00CF6783" w:rsidRPr="002001D0" w:rsidRDefault="00CF6783" w:rsidP="002001D0">
            <w:pPr>
              <w:spacing w:line="276" w:lineRule="auto"/>
              <w:jc w:val="center"/>
              <w:rPr>
                <w:sz w:val="18"/>
                <w:szCs w:val="22"/>
              </w:rPr>
            </w:pPr>
            <w:r w:rsidRPr="002001D0">
              <w:rPr>
                <w:sz w:val="18"/>
                <w:szCs w:val="22"/>
              </w:rPr>
              <w:t>0.0000</w:t>
            </w:r>
          </w:p>
        </w:tc>
        <w:tc>
          <w:tcPr>
            <w:tcW w:w="465" w:type="pct"/>
            <w:tcBorders>
              <w:top w:val="single" w:sz="4" w:space="0" w:color="auto"/>
              <w:left w:val="nil"/>
              <w:bottom w:val="nil"/>
              <w:right w:val="nil"/>
            </w:tcBorders>
            <w:shd w:val="clear" w:color="auto" w:fill="auto"/>
            <w:vAlign w:val="center"/>
            <w:hideMark/>
          </w:tcPr>
          <w:p w14:paraId="5693A383" w14:textId="77777777" w:rsidR="00CF6783" w:rsidRPr="002001D0" w:rsidRDefault="00CF6783" w:rsidP="002001D0">
            <w:pPr>
              <w:spacing w:line="276" w:lineRule="auto"/>
              <w:jc w:val="center"/>
              <w:rPr>
                <w:sz w:val="18"/>
                <w:szCs w:val="22"/>
              </w:rPr>
            </w:pPr>
            <w:r w:rsidRPr="002001D0">
              <w:rPr>
                <w:sz w:val="18"/>
                <w:szCs w:val="22"/>
              </w:rPr>
              <w:t>0.087 [-0.265; 0.438]</w:t>
            </w:r>
          </w:p>
        </w:tc>
        <w:tc>
          <w:tcPr>
            <w:tcW w:w="189" w:type="pct"/>
            <w:tcBorders>
              <w:top w:val="single" w:sz="4" w:space="0" w:color="auto"/>
              <w:left w:val="nil"/>
              <w:bottom w:val="nil"/>
              <w:right w:val="nil"/>
            </w:tcBorders>
            <w:shd w:val="clear" w:color="auto" w:fill="auto"/>
            <w:vAlign w:val="center"/>
            <w:hideMark/>
          </w:tcPr>
          <w:p w14:paraId="78F4C5AF" w14:textId="77777777" w:rsidR="00CF6783" w:rsidRPr="002001D0" w:rsidRDefault="00CF6783" w:rsidP="002001D0">
            <w:pPr>
              <w:spacing w:line="276" w:lineRule="auto"/>
              <w:jc w:val="center"/>
              <w:rPr>
                <w:sz w:val="18"/>
                <w:szCs w:val="22"/>
              </w:rPr>
            </w:pPr>
            <w:r w:rsidRPr="002001D0">
              <w:rPr>
                <w:sz w:val="18"/>
                <w:szCs w:val="22"/>
              </w:rPr>
              <w:t>0.6282</w:t>
            </w:r>
          </w:p>
        </w:tc>
        <w:tc>
          <w:tcPr>
            <w:tcW w:w="481" w:type="pct"/>
            <w:tcBorders>
              <w:top w:val="single" w:sz="4" w:space="0" w:color="auto"/>
              <w:left w:val="nil"/>
              <w:bottom w:val="nil"/>
              <w:right w:val="nil"/>
            </w:tcBorders>
            <w:shd w:val="clear" w:color="auto" w:fill="auto"/>
            <w:vAlign w:val="center"/>
            <w:hideMark/>
          </w:tcPr>
          <w:p w14:paraId="6150B665" w14:textId="6CB5C77E" w:rsidR="00CF6783" w:rsidRPr="002001D0" w:rsidRDefault="00CF6783" w:rsidP="002001D0">
            <w:pPr>
              <w:spacing w:line="276" w:lineRule="auto"/>
              <w:jc w:val="center"/>
              <w:rPr>
                <w:sz w:val="18"/>
                <w:szCs w:val="22"/>
              </w:rPr>
            </w:pPr>
          </w:p>
        </w:tc>
        <w:tc>
          <w:tcPr>
            <w:tcW w:w="189" w:type="pct"/>
            <w:tcBorders>
              <w:top w:val="single" w:sz="4" w:space="0" w:color="auto"/>
              <w:left w:val="nil"/>
              <w:bottom w:val="nil"/>
              <w:right w:val="nil"/>
            </w:tcBorders>
            <w:shd w:val="clear" w:color="auto" w:fill="auto"/>
            <w:vAlign w:val="center"/>
            <w:hideMark/>
          </w:tcPr>
          <w:p w14:paraId="70722937" w14:textId="03602157" w:rsidR="00CF6783" w:rsidRPr="002001D0" w:rsidRDefault="00CF6783" w:rsidP="002001D0">
            <w:pPr>
              <w:spacing w:line="276" w:lineRule="auto"/>
              <w:jc w:val="center"/>
              <w:rPr>
                <w:sz w:val="18"/>
                <w:szCs w:val="22"/>
              </w:rPr>
            </w:pPr>
          </w:p>
        </w:tc>
        <w:tc>
          <w:tcPr>
            <w:tcW w:w="465" w:type="pct"/>
            <w:tcBorders>
              <w:top w:val="single" w:sz="4" w:space="0" w:color="auto"/>
              <w:left w:val="nil"/>
              <w:bottom w:val="nil"/>
              <w:right w:val="nil"/>
            </w:tcBorders>
            <w:shd w:val="clear" w:color="auto" w:fill="auto"/>
            <w:vAlign w:val="center"/>
            <w:hideMark/>
          </w:tcPr>
          <w:p w14:paraId="66A40BBA" w14:textId="19EBB9C9" w:rsidR="00CF6783" w:rsidRPr="002001D0" w:rsidRDefault="00CF6783" w:rsidP="002001D0">
            <w:pPr>
              <w:spacing w:line="276" w:lineRule="auto"/>
              <w:jc w:val="center"/>
              <w:rPr>
                <w:sz w:val="18"/>
                <w:szCs w:val="22"/>
              </w:rPr>
            </w:pPr>
          </w:p>
        </w:tc>
        <w:tc>
          <w:tcPr>
            <w:tcW w:w="165" w:type="pct"/>
            <w:tcBorders>
              <w:top w:val="single" w:sz="4" w:space="0" w:color="auto"/>
              <w:left w:val="nil"/>
              <w:bottom w:val="nil"/>
              <w:right w:val="nil"/>
            </w:tcBorders>
            <w:shd w:val="clear" w:color="auto" w:fill="auto"/>
            <w:vAlign w:val="center"/>
            <w:hideMark/>
          </w:tcPr>
          <w:p w14:paraId="3E62DC60" w14:textId="034309D2" w:rsidR="00CF6783" w:rsidRPr="002001D0" w:rsidRDefault="00CF6783" w:rsidP="002001D0">
            <w:pPr>
              <w:spacing w:line="276" w:lineRule="auto"/>
              <w:jc w:val="center"/>
              <w:rPr>
                <w:sz w:val="18"/>
                <w:szCs w:val="22"/>
              </w:rPr>
            </w:pPr>
          </w:p>
        </w:tc>
        <w:tc>
          <w:tcPr>
            <w:tcW w:w="465" w:type="pct"/>
            <w:tcBorders>
              <w:top w:val="single" w:sz="4" w:space="0" w:color="auto"/>
              <w:left w:val="nil"/>
              <w:bottom w:val="nil"/>
              <w:right w:val="nil"/>
            </w:tcBorders>
            <w:shd w:val="clear" w:color="auto" w:fill="auto"/>
            <w:vAlign w:val="center"/>
            <w:hideMark/>
          </w:tcPr>
          <w:p w14:paraId="71AD27BD" w14:textId="3CEFBD6F" w:rsidR="00CF6783" w:rsidRPr="002001D0" w:rsidRDefault="00CF6783" w:rsidP="002001D0">
            <w:pPr>
              <w:spacing w:line="276" w:lineRule="auto"/>
              <w:jc w:val="center"/>
              <w:rPr>
                <w:sz w:val="18"/>
                <w:szCs w:val="22"/>
              </w:rPr>
            </w:pPr>
          </w:p>
        </w:tc>
        <w:tc>
          <w:tcPr>
            <w:tcW w:w="174" w:type="pct"/>
            <w:tcBorders>
              <w:top w:val="single" w:sz="4" w:space="0" w:color="auto"/>
              <w:left w:val="nil"/>
              <w:bottom w:val="nil"/>
              <w:right w:val="nil"/>
            </w:tcBorders>
            <w:shd w:val="clear" w:color="auto" w:fill="auto"/>
            <w:vAlign w:val="center"/>
            <w:hideMark/>
          </w:tcPr>
          <w:p w14:paraId="1ADA67D6" w14:textId="3DDC80CD" w:rsidR="00CF6783" w:rsidRPr="002001D0" w:rsidRDefault="00CF6783" w:rsidP="002001D0">
            <w:pPr>
              <w:spacing w:line="276" w:lineRule="auto"/>
              <w:jc w:val="center"/>
              <w:rPr>
                <w:sz w:val="18"/>
                <w:szCs w:val="22"/>
              </w:rPr>
            </w:pPr>
          </w:p>
        </w:tc>
        <w:tc>
          <w:tcPr>
            <w:tcW w:w="158" w:type="pct"/>
            <w:tcBorders>
              <w:top w:val="single" w:sz="4" w:space="0" w:color="auto"/>
              <w:left w:val="nil"/>
              <w:bottom w:val="nil"/>
              <w:right w:val="nil"/>
            </w:tcBorders>
            <w:shd w:val="clear" w:color="auto" w:fill="auto"/>
            <w:vAlign w:val="center"/>
            <w:hideMark/>
          </w:tcPr>
          <w:p w14:paraId="47CE3F0E" w14:textId="77777777" w:rsidR="00CF6783" w:rsidRPr="002001D0" w:rsidRDefault="00CF6783" w:rsidP="002001D0">
            <w:pPr>
              <w:spacing w:line="276" w:lineRule="auto"/>
              <w:jc w:val="center"/>
              <w:rPr>
                <w:sz w:val="18"/>
                <w:szCs w:val="22"/>
              </w:rPr>
            </w:pPr>
            <w:r w:rsidRPr="002001D0">
              <w:rPr>
                <w:sz w:val="18"/>
                <w:szCs w:val="22"/>
              </w:rPr>
              <w:t>1</w:t>
            </w:r>
          </w:p>
        </w:tc>
        <w:tc>
          <w:tcPr>
            <w:tcW w:w="217" w:type="pct"/>
            <w:tcBorders>
              <w:top w:val="single" w:sz="4" w:space="0" w:color="auto"/>
              <w:left w:val="nil"/>
              <w:bottom w:val="nil"/>
              <w:right w:val="nil"/>
            </w:tcBorders>
            <w:shd w:val="clear" w:color="auto" w:fill="auto"/>
            <w:vAlign w:val="center"/>
            <w:hideMark/>
          </w:tcPr>
          <w:p w14:paraId="4E55CC69" w14:textId="77777777" w:rsidR="00CF6783" w:rsidRPr="002001D0" w:rsidRDefault="00CF6783" w:rsidP="002001D0">
            <w:pPr>
              <w:spacing w:line="276" w:lineRule="auto"/>
              <w:jc w:val="center"/>
              <w:rPr>
                <w:sz w:val="18"/>
                <w:szCs w:val="22"/>
              </w:rPr>
            </w:pPr>
            <w:r w:rsidRPr="002001D0">
              <w:rPr>
                <w:sz w:val="18"/>
                <w:szCs w:val="22"/>
              </w:rPr>
              <w:t>0.9996</w:t>
            </w:r>
          </w:p>
        </w:tc>
      </w:tr>
      <w:tr w:rsidR="002001D0" w:rsidRPr="002001D0" w14:paraId="0B548756"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3E0DF4D8"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3876C77A" w14:textId="77777777" w:rsidR="00CF6783" w:rsidRPr="002001D0" w:rsidRDefault="00CF6783" w:rsidP="002001D0">
            <w:pPr>
              <w:spacing w:line="276" w:lineRule="auto"/>
              <w:rPr>
                <w:sz w:val="18"/>
                <w:szCs w:val="22"/>
              </w:rPr>
            </w:pPr>
            <w:r w:rsidRPr="002001D0">
              <w:rPr>
                <w:sz w:val="18"/>
                <w:szCs w:val="22"/>
              </w:rPr>
              <w:t>HT</w:t>
            </w:r>
          </w:p>
        </w:tc>
        <w:tc>
          <w:tcPr>
            <w:tcW w:w="465" w:type="pct"/>
            <w:tcBorders>
              <w:top w:val="nil"/>
              <w:left w:val="nil"/>
              <w:bottom w:val="nil"/>
              <w:right w:val="nil"/>
            </w:tcBorders>
            <w:shd w:val="clear" w:color="auto" w:fill="auto"/>
            <w:vAlign w:val="center"/>
            <w:hideMark/>
          </w:tcPr>
          <w:p w14:paraId="3FCF7853" w14:textId="77777777" w:rsidR="00CF6783" w:rsidRPr="002001D0" w:rsidRDefault="00CF6783" w:rsidP="002001D0">
            <w:pPr>
              <w:spacing w:line="276" w:lineRule="auto"/>
              <w:jc w:val="center"/>
              <w:rPr>
                <w:sz w:val="18"/>
                <w:szCs w:val="22"/>
              </w:rPr>
            </w:pPr>
            <w:r w:rsidRPr="002001D0">
              <w:rPr>
                <w:sz w:val="18"/>
                <w:szCs w:val="22"/>
              </w:rPr>
              <w:t>0.270 [0.190; 0.350]</w:t>
            </w:r>
          </w:p>
        </w:tc>
        <w:tc>
          <w:tcPr>
            <w:tcW w:w="204" w:type="pct"/>
            <w:tcBorders>
              <w:top w:val="nil"/>
              <w:left w:val="nil"/>
              <w:bottom w:val="nil"/>
              <w:right w:val="nil"/>
            </w:tcBorders>
            <w:shd w:val="clear" w:color="auto" w:fill="auto"/>
            <w:vAlign w:val="center"/>
            <w:hideMark/>
          </w:tcPr>
          <w:p w14:paraId="1547DC4D" w14:textId="77777777" w:rsidR="00CF6783" w:rsidRPr="002001D0" w:rsidRDefault="00CF6783" w:rsidP="002001D0">
            <w:pPr>
              <w:spacing w:line="276" w:lineRule="auto"/>
              <w:jc w:val="center"/>
              <w:rPr>
                <w:sz w:val="18"/>
                <w:szCs w:val="22"/>
              </w:rPr>
            </w:pPr>
            <w:r w:rsidRPr="002001D0">
              <w:rPr>
                <w:sz w:val="18"/>
                <w:szCs w:val="22"/>
              </w:rPr>
              <w:t>&lt; 0.001</w:t>
            </w:r>
          </w:p>
        </w:tc>
        <w:tc>
          <w:tcPr>
            <w:tcW w:w="685" w:type="pct"/>
            <w:gridSpan w:val="2"/>
            <w:tcBorders>
              <w:top w:val="single" w:sz="4" w:space="0" w:color="auto"/>
              <w:left w:val="single" w:sz="4" w:space="0" w:color="auto"/>
              <w:bottom w:val="single" w:sz="4" w:space="0" w:color="auto"/>
              <w:right w:val="single" w:sz="4" w:space="0" w:color="000000"/>
            </w:tcBorders>
            <w:shd w:val="clear" w:color="000000" w:fill="D9D9D9"/>
            <w:vAlign w:val="center"/>
            <w:hideMark/>
          </w:tcPr>
          <w:p w14:paraId="00DB28C7" w14:textId="77777777" w:rsidR="00CF6783" w:rsidRPr="002001D0" w:rsidRDefault="00CF6783" w:rsidP="002001D0">
            <w:pPr>
              <w:spacing w:line="276" w:lineRule="auto"/>
              <w:jc w:val="center"/>
              <w:rPr>
                <w:sz w:val="18"/>
                <w:szCs w:val="22"/>
              </w:rPr>
            </w:pPr>
            <w:r w:rsidRPr="002001D0">
              <w:rPr>
                <w:sz w:val="18"/>
                <w:szCs w:val="22"/>
              </w:rPr>
              <w:t>HT</w:t>
            </w:r>
          </w:p>
        </w:tc>
        <w:tc>
          <w:tcPr>
            <w:tcW w:w="465" w:type="pct"/>
            <w:tcBorders>
              <w:top w:val="nil"/>
              <w:left w:val="nil"/>
              <w:bottom w:val="nil"/>
              <w:right w:val="nil"/>
            </w:tcBorders>
            <w:shd w:val="clear" w:color="auto" w:fill="auto"/>
            <w:vAlign w:val="center"/>
            <w:hideMark/>
          </w:tcPr>
          <w:p w14:paraId="72B8139C" w14:textId="77777777" w:rsidR="00CF6783" w:rsidRPr="002001D0" w:rsidRDefault="00CF6783" w:rsidP="002001D0">
            <w:pPr>
              <w:spacing w:line="276" w:lineRule="auto"/>
              <w:jc w:val="center"/>
              <w:rPr>
                <w:sz w:val="18"/>
                <w:szCs w:val="22"/>
              </w:rPr>
            </w:pPr>
            <w:r w:rsidRPr="002001D0">
              <w:rPr>
                <w:sz w:val="18"/>
                <w:szCs w:val="22"/>
              </w:rPr>
              <w:t>0.283 [-0.028; 0.594]</w:t>
            </w:r>
          </w:p>
        </w:tc>
        <w:tc>
          <w:tcPr>
            <w:tcW w:w="189" w:type="pct"/>
            <w:tcBorders>
              <w:top w:val="nil"/>
              <w:left w:val="nil"/>
              <w:bottom w:val="nil"/>
              <w:right w:val="nil"/>
            </w:tcBorders>
            <w:shd w:val="clear" w:color="auto" w:fill="auto"/>
            <w:vAlign w:val="center"/>
            <w:hideMark/>
          </w:tcPr>
          <w:p w14:paraId="1AD54628" w14:textId="77777777" w:rsidR="00CF6783" w:rsidRPr="002001D0" w:rsidRDefault="00CF6783" w:rsidP="002001D0">
            <w:pPr>
              <w:spacing w:line="276" w:lineRule="auto"/>
              <w:jc w:val="center"/>
              <w:rPr>
                <w:sz w:val="18"/>
                <w:szCs w:val="22"/>
              </w:rPr>
            </w:pPr>
            <w:r w:rsidRPr="002001D0">
              <w:rPr>
                <w:sz w:val="18"/>
                <w:szCs w:val="22"/>
              </w:rPr>
              <w:t>0.0744</w:t>
            </w:r>
          </w:p>
        </w:tc>
        <w:tc>
          <w:tcPr>
            <w:tcW w:w="481" w:type="pct"/>
            <w:tcBorders>
              <w:top w:val="nil"/>
              <w:left w:val="nil"/>
              <w:bottom w:val="nil"/>
              <w:right w:val="nil"/>
            </w:tcBorders>
            <w:shd w:val="clear" w:color="auto" w:fill="auto"/>
            <w:vAlign w:val="center"/>
            <w:hideMark/>
          </w:tcPr>
          <w:p w14:paraId="02F11C90" w14:textId="77777777" w:rsidR="00CF6783" w:rsidRPr="002001D0" w:rsidRDefault="00CF6783" w:rsidP="002001D0">
            <w:pPr>
              <w:spacing w:line="276" w:lineRule="auto"/>
              <w:jc w:val="center"/>
              <w:rPr>
                <w:sz w:val="18"/>
                <w:szCs w:val="22"/>
              </w:rPr>
            </w:pPr>
            <w:r w:rsidRPr="002001D0">
              <w:rPr>
                <w:sz w:val="18"/>
                <w:szCs w:val="22"/>
              </w:rPr>
              <w:t>0.238 [-0.06; 0.536]</w:t>
            </w:r>
          </w:p>
        </w:tc>
        <w:tc>
          <w:tcPr>
            <w:tcW w:w="189" w:type="pct"/>
            <w:tcBorders>
              <w:top w:val="nil"/>
              <w:left w:val="nil"/>
              <w:bottom w:val="nil"/>
              <w:right w:val="nil"/>
            </w:tcBorders>
            <w:shd w:val="clear" w:color="auto" w:fill="auto"/>
            <w:vAlign w:val="center"/>
            <w:hideMark/>
          </w:tcPr>
          <w:p w14:paraId="76E18458" w14:textId="77777777" w:rsidR="00CF6783" w:rsidRPr="002001D0" w:rsidRDefault="00CF6783" w:rsidP="002001D0">
            <w:pPr>
              <w:spacing w:line="276" w:lineRule="auto"/>
              <w:jc w:val="center"/>
              <w:rPr>
                <w:sz w:val="18"/>
                <w:szCs w:val="22"/>
              </w:rPr>
            </w:pPr>
            <w:r w:rsidRPr="002001D0">
              <w:rPr>
                <w:sz w:val="18"/>
                <w:szCs w:val="22"/>
              </w:rPr>
              <w:t>0.118</w:t>
            </w:r>
          </w:p>
        </w:tc>
        <w:tc>
          <w:tcPr>
            <w:tcW w:w="465" w:type="pct"/>
            <w:tcBorders>
              <w:top w:val="nil"/>
              <w:left w:val="nil"/>
              <w:bottom w:val="nil"/>
              <w:right w:val="nil"/>
            </w:tcBorders>
            <w:shd w:val="clear" w:color="auto" w:fill="auto"/>
            <w:vAlign w:val="center"/>
            <w:hideMark/>
          </w:tcPr>
          <w:p w14:paraId="449F217A"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27D41951"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0EDC03A8" w14:textId="77777777" w:rsidR="00CF6783" w:rsidRPr="002001D0" w:rsidRDefault="00CF6783" w:rsidP="002001D0">
            <w:pPr>
              <w:spacing w:line="276" w:lineRule="auto"/>
              <w:jc w:val="center"/>
              <w:rPr>
                <w:sz w:val="18"/>
                <w:szCs w:val="22"/>
              </w:rPr>
            </w:pPr>
            <w:r w:rsidRPr="002001D0">
              <w:rPr>
                <w:sz w:val="18"/>
                <w:szCs w:val="22"/>
              </w:rPr>
              <w:t>0.99 [0.471; 1.509]</w:t>
            </w:r>
          </w:p>
        </w:tc>
        <w:tc>
          <w:tcPr>
            <w:tcW w:w="174" w:type="pct"/>
            <w:tcBorders>
              <w:top w:val="nil"/>
              <w:left w:val="nil"/>
              <w:bottom w:val="nil"/>
              <w:right w:val="nil"/>
            </w:tcBorders>
            <w:shd w:val="clear" w:color="auto" w:fill="auto"/>
            <w:vAlign w:val="center"/>
            <w:hideMark/>
          </w:tcPr>
          <w:p w14:paraId="29850598" w14:textId="77777777" w:rsidR="00CF6783" w:rsidRPr="002001D0" w:rsidRDefault="00CF6783" w:rsidP="002001D0">
            <w:pPr>
              <w:spacing w:line="276" w:lineRule="auto"/>
              <w:jc w:val="center"/>
              <w:rPr>
                <w:sz w:val="18"/>
                <w:szCs w:val="22"/>
              </w:rPr>
            </w:pPr>
            <w:r w:rsidRPr="002001D0">
              <w:rPr>
                <w:sz w:val="18"/>
                <w:szCs w:val="22"/>
              </w:rPr>
              <w:t>2E-04</w:t>
            </w:r>
          </w:p>
        </w:tc>
        <w:tc>
          <w:tcPr>
            <w:tcW w:w="158" w:type="pct"/>
            <w:tcBorders>
              <w:top w:val="nil"/>
              <w:left w:val="nil"/>
              <w:bottom w:val="nil"/>
              <w:right w:val="nil"/>
            </w:tcBorders>
            <w:shd w:val="clear" w:color="auto" w:fill="auto"/>
            <w:vAlign w:val="center"/>
            <w:hideMark/>
          </w:tcPr>
          <w:p w14:paraId="6F346F95" w14:textId="77777777" w:rsidR="00CF6783" w:rsidRPr="002001D0" w:rsidRDefault="00CF6783" w:rsidP="002001D0">
            <w:pPr>
              <w:spacing w:line="276" w:lineRule="auto"/>
              <w:jc w:val="center"/>
              <w:rPr>
                <w:sz w:val="18"/>
                <w:szCs w:val="22"/>
              </w:rPr>
            </w:pPr>
            <w:r w:rsidRPr="002001D0">
              <w:rPr>
                <w:sz w:val="18"/>
                <w:szCs w:val="22"/>
              </w:rPr>
              <w:t>2</w:t>
            </w:r>
          </w:p>
        </w:tc>
        <w:tc>
          <w:tcPr>
            <w:tcW w:w="217" w:type="pct"/>
            <w:tcBorders>
              <w:top w:val="nil"/>
              <w:left w:val="nil"/>
              <w:bottom w:val="nil"/>
              <w:right w:val="nil"/>
            </w:tcBorders>
            <w:shd w:val="clear" w:color="auto" w:fill="auto"/>
            <w:vAlign w:val="center"/>
            <w:hideMark/>
          </w:tcPr>
          <w:p w14:paraId="49A99F63" w14:textId="77777777" w:rsidR="00CF6783" w:rsidRPr="002001D0" w:rsidRDefault="00CF6783" w:rsidP="002001D0">
            <w:pPr>
              <w:spacing w:line="276" w:lineRule="auto"/>
              <w:jc w:val="center"/>
              <w:rPr>
                <w:sz w:val="18"/>
                <w:szCs w:val="22"/>
              </w:rPr>
            </w:pPr>
            <w:r w:rsidRPr="002001D0">
              <w:rPr>
                <w:sz w:val="18"/>
                <w:szCs w:val="22"/>
              </w:rPr>
              <w:t>0.6923</w:t>
            </w:r>
          </w:p>
        </w:tc>
      </w:tr>
      <w:tr w:rsidR="002001D0" w:rsidRPr="002001D0" w14:paraId="612A1F7A"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44D8B713"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48F41CA8" w14:textId="77777777" w:rsidR="00CF6783" w:rsidRPr="002001D0" w:rsidRDefault="00CF6783" w:rsidP="002001D0">
            <w:pPr>
              <w:spacing w:line="276" w:lineRule="auto"/>
              <w:rPr>
                <w:sz w:val="18"/>
                <w:szCs w:val="22"/>
              </w:rPr>
            </w:pPr>
            <w:r w:rsidRPr="002001D0">
              <w:rPr>
                <w:sz w:val="18"/>
                <w:szCs w:val="22"/>
              </w:rPr>
              <w:t>QT</w:t>
            </w:r>
          </w:p>
        </w:tc>
        <w:tc>
          <w:tcPr>
            <w:tcW w:w="465" w:type="pct"/>
            <w:tcBorders>
              <w:top w:val="nil"/>
              <w:left w:val="nil"/>
              <w:bottom w:val="nil"/>
              <w:right w:val="nil"/>
            </w:tcBorders>
            <w:shd w:val="clear" w:color="auto" w:fill="auto"/>
            <w:vAlign w:val="center"/>
            <w:hideMark/>
          </w:tcPr>
          <w:p w14:paraId="57FC412E" w14:textId="77777777" w:rsidR="00CF6783" w:rsidRPr="002001D0" w:rsidRDefault="00CF6783" w:rsidP="002001D0">
            <w:pPr>
              <w:spacing w:line="276" w:lineRule="auto"/>
              <w:jc w:val="center"/>
              <w:rPr>
                <w:sz w:val="18"/>
                <w:szCs w:val="22"/>
              </w:rPr>
            </w:pPr>
            <w:r w:rsidRPr="002001D0">
              <w:rPr>
                <w:sz w:val="18"/>
                <w:szCs w:val="22"/>
              </w:rPr>
              <w:t>0.374 [0.154; 0.594]</w:t>
            </w:r>
          </w:p>
        </w:tc>
        <w:tc>
          <w:tcPr>
            <w:tcW w:w="204" w:type="pct"/>
            <w:tcBorders>
              <w:top w:val="nil"/>
              <w:left w:val="nil"/>
              <w:bottom w:val="nil"/>
              <w:right w:val="nil"/>
            </w:tcBorders>
            <w:shd w:val="clear" w:color="auto" w:fill="auto"/>
            <w:vAlign w:val="center"/>
            <w:hideMark/>
          </w:tcPr>
          <w:p w14:paraId="035D6DFD" w14:textId="77777777" w:rsidR="00CF6783" w:rsidRPr="002001D0" w:rsidRDefault="00CF6783" w:rsidP="002001D0">
            <w:pPr>
              <w:spacing w:line="276" w:lineRule="auto"/>
              <w:jc w:val="center"/>
              <w:rPr>
                <w:sz w:val="18"/>
                <w:szCs w:val="22"/>
              </w:rPr>
            </w:pPr>
            <w:r w:rsidRPr="002001D0">
              <w:rPr>
                <w:sz w:val="18"/>
                <w:szCs w:val="22"/>
              </w:rPr>
              <w:t>&lt; 0.001</w:t>
            </w:r>
          </w:p>
        </w:tc>
        <w:tc>
          <w:tcPr>
            <w:tcW w:w="481" w:type="pct"/>
            <w:tcBorders>
              <w:top w:val="nil"/>
              <w:left w:val="nil"/>
              <w:bottom w:val="nil"/>
              <w:right w:val="nil"/>
            </w:tcBorders>
            <w:shd w:val="clear" w:color="auto" w:fill="auto"/>
            <w:vAlign w:val="center"/>
            <w:hideMark/>
          </w:tcPr>
          <w:p w14:paraId="32512215" w14:textId="77777777" w:rsidR="00CF6783" w:rsidRPr="002001D0" w:rsidRDefault="00CF6783" w:rsidP="002001D0">
            <w:pPr>
              <w:spacing w:line="276" w:lineRule="auto"/>
              <w:jc w:val="center"/>
              <w:rPr>
                <w:sz w:val="18"/>
                <w:szCs w:val="22"/>
              </w:rPr>
            </w:pPr>
            <w:r w:rsidRPr="002001D0">
              <w:rPr>
                <w:sz w:val="18"/>
                <w:szCs w:val="22"/>
              </w:rPr>
              <w:t>0.104 [-0.112; 0.321]</w:t>
            </w:r>
          </w:p>
        </w:tc>
        <w:tc>
          <w:tcPr>
            <w:tcW w:w="204" w:type="pct"/>
            <w:tcBorders>
              <w:top w:val="nil"/>
              <w:left w:val="nil"/>
              <w:bottom w:val="nil"/>
              <w:right w:val="nil"/>
            </w:tcBorders>
            <w:shd w:val="clear" w:color="auto" w:fill="auto"/>
            <w:vAlign w:val="center"/>
            <w:hideMark/>
          </w:tcPr>
          <w:p w14:paraId="6D9548AE" w14:textId="77777777" w:rsidR="00CF6783" w:rsidRPr="002001D0" w:rsidRDefault="00CF6783" w:rsidP="002001D0">
            <w:pPr>
              <w:spacing w:line="276" w:lineRule="auto"/>
              <w:jc w:val="center"/>
              <w:rPr>
                <w:sz w:val="18"/>
                <w:szCs w:val="22"/>
              </w:rPr>
            </w:pPr>
            <w:r w:rsidRPr="002001D0">
              <w:rPr>
                <w:sz w:val="18"/>
                <w:szCs w:val="22"/>
              </w:rPr>
              <w:t>0.3440</w:t>
            </w:r>
          </w:p>
        </w:tc>
        <w:tc>
          <w:tcPr>
            <w:tcW w:w="654" w:type="pct"/>
            <w:gridSpan w:val="2"/>
            <w:tcBorders>
              <w:top w:val="single" w:sz="4" w:space="0" w:color="auto"/>
              <w:left w:val="single" w:sz="4" w:space="0" w:color="auto"/>
              <w:bottom w:val="single" w:sz="4" w:space="0" w:color="auto"/>
              <w:right w:val="single" w:sz="4" w:space="0" w:color="000000"/>
            </w:tcBorders>
            <w:shd w:val="clear" w:color="000000" w:fill="BFBFBF"/>
            <w:vAlign w:val="center"/>
            <w:hideMark/>
          </w:tcPr>
          <w:p w14:paraId="13123F3D" w14:textId="77777777" w:rsidR="00CF6783" w:rsidRPr="002001D0" w:rsidRDefault="00CF6783" w:rsidP="002001D0">
            <w:pPr>
              <w:spacing w:line="276" w:lineRule="auto"/>
              <w:jc w:val="center"/>
              <w:rPr>
                <w:sz w:val="18"/>
                <w:szCs w:val="22"/>
              </w:rPr>
            </w:pPr>
            <w:r w:rsidRPr="002001D0">
              <w:rPr>
                <w:sz w:val="18"/>
                <w:szCs w:val="22"/>
              </w:rPr>
              <w:t>QT</w:t>
            </w:r>
          </w:p>
        </w:tc>
        <w:tc>
          <w:tcPr>
            <w:tcW w:w="481" w:type="pct"/>
            <w:tcBorders>
              <w:top w:val="nil"/>
              <w:left w:val="nil"/>
              <w:bottom w:val="nil"/>
              <w:right w:val="nil"/>
            </w:tcBorders>
            <w:shd w:val="clear" w:color="auto" w:fill="auto"/>
            <w:vAlign w:val="center"/>
            <w:hideMark/>
          </w:tcPr>
          <w:p w14:paraId="3E10BCBC" w14:textId="14B31CCB"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23254D45"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691202CA"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7301FE75"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tcPr>
          <w:p w14:paraId="2E8BD11B" w14:textId="1B61F662"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44E1C35D"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2410965C" w14:textId="77777777" w:rsidR="00CF6783" w:rsidRPr="002001D0" w:rsidRDefault="00CF6783" w:rsidP="002001D0">
            <w:pPr>
              <w:spacing w:line="276" w:lineRule="auto"/>
              <w:jc w:val="center"/>
              <w:rPr>
                <w:sz w:val="18"/>
                <w:szCs w:val="22"/>
              </w:rPr>
            </w:pPr>
            <w:r w:rsidRPr="002001D0">
              <w:rPr>
                <w:sz w:val="18"/>
                <w:szCs w:val="22"/>
              </w:rPr>
              <w:t>3</w:t>
            </w:r>
          </w:p>
        </w:tc>
        <w:tc>
          <w:tcPr>
            <w:tcW w:w="217" w:type="pct"/>
            <w:tcBorders>
              <w:top w:val="nil"/>
              <w:left w:val="nil"/>
              <w:bottom w:val="nil"/>
              <w:right w:val="nil"/>
            </w:tcBorders>
            <w:shd w:val="clear" w:color="auto" w:fill="auto"/>
            <w:vAlign w:val="center"/>
            <w:hideMark/>
          </w:tcPr>
          <w:p w14:paraId="2B651D84" w14:textId="77777777" w:rsidR="00CF6783" w:rsidRPr="002001D0" w:rsidRDefault="00CF6783" w:rsidP="002001D0">
            <w:pPr>
              <w:spacing w:line="276" w:lineRule="auto"/>
              <w:jc w:val="center"/>
              <w:rPr>
                <w:sz w:val="18"/>
                <w:szCs w:val="22"/>
              </w:rPr>
            </w:pPr>
            <w:r w:rsidRPr="002001D0">
              <w:rPr>
                <w:sz w:val="18"/>
                <w:szCs w:val="22"/>
              </w:rPr>
              <w:t>0.4825</w:t>
            </w:r>
          </w:p>
        </w:tc>
      </w:tr>
      <w:tr w:rsidR="002001D0" w:rsidRPr="002001D0" w14:paraId="341324F5"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280672F3"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1A748FC6" w14:textId="77777777" w:rsidR="00CF6783" w:rsidRPr="002001D0" w:rsidRDefault="00CF6783" w:rsidP="002001D0">
            <w:pPr>
              <w:spacing w:line="276" w:lineRule="auto"/>
              <w:rPr>
                <w:sz w:val="18"/>
                <w:szCs w:val="22"/>
              </w:rPr>
            </w:pPr>
            <w:r w:rsidRPr="002001D0">
              <w:rPr>
                <w:sz w:val="18"/>
                <w:szCs w:val="22"/>
              </w:rPr>
              <w:t>PLT</w:t>
            </w:r>
          </w:p>
        </w:tc>
        <w:tc>
          <w:tcPr>
            <w:tcW w:w="465" w:type="pct"/>
            <w:tcBorders>
              <w:top w:val="nil"/>
              <w:left w:val="nil"/>
              <w:bottom w:val="nil"/>
              <w:right w:val="nil"/>
            </w:tcBorders>
            <w:shd w:val="clear" w:color="auto" w:fill="auto"/>
            <w:vAlign w:val="center"/>
            <w:hideMark/>
          </w:tcPr>
          <w:p w14:paraId="04BC5AF4" w14:textId="77777777" w:rsidR="00CF6783" w:rsidRPr="002001D0" w:rsidRDefault="00CF6783" w:rsidP="002001D0">
            <w:pPr>
              <w:spacing w:line="276" w:lineRule="auto"/>
              <w:jc w:val="center"/>
              <w:rPr>
                <w:sz w:val="18"/>
                <w:szCs w:val="22"/>
              </w:rPr>
            </w:pPr>
            <w:r w:rsidRPr="002001D0">
              <w:rPr>
                <w:sz w:val="18"/>
                <w:szCs w:val="22"/>
              </w:rPr>
              <w:t>0.508 [0.199; 0.816]</w:t>
            </w:r>
          </w:p>
        </w:tc>
        <w:tc>
          <w:tcPr>
            <w:tcW w:w="204" w:type="pct"/>
            <w:tcBorders>
              <w:top w:val="nil"/>
              <w:left w:val="nil"/>
              <w:bottom w:val="nil"/>
              <w:right w:val="nil"/>
            </w:tcBorders>
            <w:shd w:val="clear" w:color="auto" w:fill="auto"/>
            <w:vAlign w:val="center"/>
            <w:hideMark/>
          </w:tcPr>
          <w:p w14:paraId="48F9E2B6" w14:textId="77777777" w:rsidR="00CF6783" w:rsidRPr="002001D0" w:rsidRDefault="00CF6783" w:rsidP="002001D0">
            <w:pPr>
              <w:spacing w:line="276" w:lineRule="auto"/>
              <w:jc w:val="center"/>
              <w:rPr>
                <w:sz w:val="18"/>
                <w:szCs w:val="22"/>
              </w:rPr>
            </w:pPr>
            <w:r w:rsidRPr="002001D0">
              <w:rPr>
                <w:sz w:val="18"/>
                <w:szCs w:val="22"/>
              </w:rPr>
              <w:t>0.0013</w:t>
            </w:r>
          </w:p>
        </w:tc>
        <w:tc>
          <w:tcPr>
            <w:tcW w:w="481" w:type="pct"/>
            <w:tcBorders>
              <w:top w:val="nil"/>
              <w:left w:val="nil"/>
              <w:bottom w:val="nil"/>
              <w:right w:val="nil"/>
            </w:tcBorders>
            <w:shd w:val="clear" w:color="auto" w:fill="auto"/>
            <w:vAlign w:val="center"/>
            <w:hideMark/>
          </w:tcPr>
          <w:p w14:paraId="357B3011" w14:textId="77777777" w:rsidR="00CF6783" w:rsidRPr="002001D0" w:rsidRDefault="00CF6783" w:rsidP="002001D0">
            <w:pPr>
              <w:spacing w:line="276" w:lineRule="auto"/>
              <w:jc w:val="center"/>
              <w:rPr>
                <w:sz w:val="18"/>
                <w:szCs w:val="22"/>
              </w:rPr>
            </w:pPr>
            <w:r w:rsidRPr="002001D0">
              <w:rPr>
                <w:sz w:val="18"/>
                <w:szCs w:val="22"/>
              </w:rPr>
              <w:t>0.238 [-0.060; 0.536]</w:t>
            </w:r>
          </w:p>
        </w:tc>
        <w:tc>
          <w:tcPr>
            <w:tcW w:w="204" w:type="pct"/>
            <w:tcBorders>
              <w:top w:val="nil"/>
              <w:left w:val="nil"/>
              <w:bottom w:val="nil"/>
              <w:right w:val="nil"/>
            </w:tcBorders>
            <w:shd w:val="clear" w:color="auto" w:fill="auto"/>
            <w:vAlign w:val="center"/>
            <w:hideMark/>
          </w:tcPr>
          <w:p w14:paraId="51EFCEBF" w14:textId="77777777" w:rsidR="00CF6783" w:rsidRPr="002001D0" w:rsidRDefault="00CF6783" w:rsidP="002001D0">
            <w:pPr>
              <w:spacing w:line="276" w:lineRule="auto"/>
              <w:jc w:val="center"/>
              <w:rPr>
                <w:sz w:val="18"/>
                <w:szCs w:val="22"/>
              </w:rPr>
            </w:pPr>
            <w:r w:rsidRPr="002001D0">
              <w:rPr>
                <w:sz w:val="18"/>
                <w:szCs w:val="22"/>
              </w:rPr>
              <w:t>0.1182</w:t>
            </w:r>
          </w:p>
        </w:tc>
        <w:tc>
          <w:tcPr>
            <w:tcW w:w="465" w:type="pct"/>
            <w:tcBorders>
              <w:top w:val="nil"/>
              <w:left w:val="nil"/>
              <w:bottom w:val="nil"/>
              <w:right w:val="nil"/>
            </w:tcBorders>
            <w:shd w:val="clear" w:color="auto" w:fill="auto"/>
            <w:vAlign w:val="center"/>
            <w:hideMark/>
          </w:tcPr>
          <w:p w14:paraId="77DB55AB" w14:textId="77777777" w:rsidR="00CF6783" w:rsidRPr="002001D0" w:rsidRDefault="00CF6783" w:rsidP="002001D0">
            <w:pPr>
              <w:spacing w:line="276" w:lineRule="auto"/>
              <w:jc w:val="center"/>
              <w:rPr>
                <w:sz w:val="18"/>
                <w:szCs w:val="22"/>
              </w:rPr>
            </w:pPr>
            <w:r w:rsidRPr="002001D0">
              <w:rPr>
                <w:sz w:val="18"/>
                <w:szCs w:val="22"/>
              </w:rPr>
              <w:t>0.133 [-0.235; 0.502]</w:t>
            </w:r>
          </w:p>
        </w:tc>
        <w:tc>
          <w:tcPr>
            <w:tcW w:w="189" w:type="pct"/>
            <w:tcBorders>
              <w:top w:val="nil"/>
              <w:left w:val="nil"/>
              <w:bottom w:val="nil"/>
              <w:right w:val="nil"/>
            </w:tcBorders>
            <w:shd w:val="clear" w:color="auto" w:fill="auto"/>
            <w:vAlign w:val="center"/>
            <w:hideMark/>
          </w:tcPr>
          <w:p w14:paraId="34726A9F" w14:textId="77777777" w:rsidR="00CF6783" w:rsidRPr="002001D0" w:rsidRDefault="00CF6783" w:rsidP="002001D0">
            <w:pPr>
              <w:spacing w:line="276" w:lineRule="auto"/>
              <w:jc w:val="center"/>
              <w:rPr>
                <w:sz w:val="18"/>
                <w:szCs w:val="22"/>
              </w:rPr>
            </w:pPr>
            <w:r w:rsidRPr="002001D0">
              <w:rPr>
                <w:sz w:val="18"/>
                <w:szCs w:val="22"/>
              </w:rPr>
              <w:t>0.4781</w:t>
            </w:r>
          </w:p>
        </w:tc>
        <w:tc>
          <w:tcPr>
            <w:tcW w:w="670" w:type="pct"/>
            <w:gridSpan w:val="2"/>
            <w:tcBorders>
              <w:top w:val="single" w:sz="4" w:space="0" w:color="auto"/>
              <w:left w:val="single" w:sz="4" w:space="0" w:color="auto"/>
              <w:bottom w:val="single" w:sz="4" w:space="0" w:color="auto"/>
              <w:right w:val="single" w:sz="4" w:space="0" w:color="000000"/>
            </w:tcBorders>
            <w:shd w:val="clear" w:color="000000" w:fill="A6A6A6"/>
            <w:vAlign w:val="center"/>
            <w:hideMark/>
          </w:tcPr>
          <w:p w14:paraId="24712603" w14:textId="77777777" w:rsidR="00CF6783" w:rsidRPr="002001D0" w:rsidRDefault="00CF6783" w:rsidP="002001D0">
            <w:pPr>
              <w:spacing w:line="276" w:lineRule="auto"/>
              <w:jc w:val="center"/>
              <w:rPr>
                <w:sz w:val="18"/>
                <w:szCs w:val="22"/>
              </w:rPr>
            </w:pPr>
            <w:r w:rsidRPr="002001D0">
              <w:rPr>
                <w:sz w:val="18"/>
                <w:szCs w:val="22"/>
              </w:rPr>
              <w:t>PLT</w:t>
            </w:r>
          </w:p>
        </w:tc>
        <w:tc>
          <w:tcPr>
            <w:tcW w:w="465" w:type="pct"/>
            <w:tcBorders>
              <w:top w:val="nil"/>
              <w:left w:val="nil"/>
              <w:bottom w:val="nil"/>
              <w:right w:val="nil"/>
            </w:tcBorders>
            <w:shd w:val="clear" w:color="auto" w:fill="auto"/>
            <w:vAlign w:val="center"/>
            <w:hideMark/>
          </w:tcPr>
          <w:p w14:paraId="23CC092C" w14:textId="77777777" w:rsidR="00CF6783" w:rsidRPr="002001D0" w:rsidRDefault="00CF6783" w:rsidP="002001D0">
            <w:pPr>
              <w:spacing w:line="276" w:lineRule="auto"/>
              <w:jc w:val="center"/>
              <w:rPr>
                <w:sz w:val="18"/>
                <w:szCs w:val="22"/>
              </w:rPr>
            </w:pPr>
          </w:p>
        </w:tc>
        <w:tc>
          <w:tcPr>
            <w:tcW w:w="165" w:type="pct"/>
            <w:tcBorders>
              <w:top w:val="nil"/>
              <w:left w:val="nil"/>
              <w:bottom w:val="nil"/>
              <w:right w:val="nil"/>
            </w:tcBorders>
            <w:shd w:val="clear" w:color="auto" w:fill="auto"/>
            <w:vAlign w:val="center"/>
            <w:hideMark/>
          </w:tcPr>
          <w:p w14:paraId="6588ACC8"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tcPr>
          <w:p w14:paraId="47595FA7" w14:textId="1835DD54" w:rsidR="00CF6783" w:rsidRPr="002001D0" w:rsidRDefault="00CF6783" w:rsidP="002001D0">
            <w:pPr>
              <w:spacing w:line="276" w:lineRule="auto"/>
              <w:jc w:val="center"/>
              <w:rPr>
                <w:sz w:val="18"/>
                <w:szCs w:val="22"/>
              </w:rPr>
            </w:pPr>
          </w:p>
        </w:tc>
        <w:tc>
          <w:tcPr>
            <w:tcW w:w="174" w:type="pct"/>
            <w:tcBorders>
              <w:top w:val="nil"/>
              <w:left w:val="nil"/>
              <w:bottom w:val="nil"/>
              <w:right w:val="nil"/>
            </w:tcBorders>
            <w:shd w:val="clear" w:color="auto" w:fill="auto"/>
            <w:vAlign w:val="center"/>
            <w:hideMark/>
          </w:tcPr>
          <w:p w14:paraId="4AB77231"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7AA4AA8C" w14:textId="77777777" w:rsidR="00CF6783" w:rsidRPr="002001D0" w:rsidRDefault="00CF6783" w:rsidP="002001D0">
            <w:pPr>
              <w:spacing w:line="276" w:lineRule="auto"/>
              <w:jc w:val="center"/>
              <w:rPr>
                <w:sz w:val="18"/>
                <w:szCs w:val="22"/>
              </w:rPr>
            </w:pPr>
            <w:r w:rsidRPr="002001D0">
              <w:rPr>
                <w:sz w:val="18"/>
                <w:szCs w:val="22"/>
              </w:rPr>
              <w:t>4</w:t>
            </w:r>
          </w:p>
        </w:tc>
        <w:tc>
          <w:tcPr>
            <w:tcW w:w="217" w:type="pct"/>
            <w:tcBorders>
              <w:top w:val="nil"/>
              <w:left w:val="nil"/>
              <w:bottom w:val="nil"/>
              <w:right w:val="nil"/>
            </w:tcBorders>
            <w:shd w:val="clear" w:color="auto" w:fill="auto"/>
            <w:vAlign w:val="center"/>
            <w:hideMark/>
          </w:tcPr>
          <w:p w14:paraId="1A2FBA84" w14:textId="77777777" w:rsidR="00CF6783" w:rsidRPr="002001D0" w:rsidRDefault="00CF6783" w:rsidP="002001D0">
            <w:pPr>
              <w:spacing w:line="276" w:lineRule="auto"/>
              <w:jc w:val="center"/>
              <w:rPr>
                <w:sz w:val="18"/>
                <w:szCs w:val="22"/>
              </w:rPr>
            </w:pPr>
            <w:r w:rsidRPr="002001D0">
              <w:rPr>
                <w:sz w:val="18"/>
                <w:szCs w:val="22"/>
              </w:rPr>
              <w:t>0.3236</w:t>
            </w:r>
          </w:p>
        </w:tc>
      </w:tr>
      <w:tr w:rsidR="002001D0" w:rsidRPr="002001D0" w14:paraId="6A07CEE6"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5D7D9E06" w14:textId="77777777" w:rsidR="00CF6783" w:rsidRPr="002001D0" w:rsidRDefault="00CF6783" w:rsidP="002001D0">
            <w:pPr>
              <w:spacing w:line="276" w:lineRule="auto"/>
              <w:rPr>
                <w:sz w:val="18"/>
                <w:szCs w:val="22"/>
              </w:rPr>
            </w:pPr>
          </w:p>
        </w:tc>
        <w:tc>
          <w:tcPr>
            <w:tcW w:w="244" w:type="pct"/>
            <w:tcBorders>
              <w:top w:val="nil"/>
              <w:left w:val="nil"/>
              <w:bottom w:val="nil"/>
              <w:right w:val="nil"/>
            </w:tcBorders>
            <w:shd w:val="clear" w:color="auto" w:fill="auto"/>
            <w:vAlign w:val="center"/>
            <w:hideMark/>
          </w:tcPr>
          <w:p w14:paraId="37242FE9" w14:textId="77777777" w:rsidR="00CF6783" w:rsidRPr="002001D0" w:rsidRDefault="00CF6783" w:rsidP="002001D0">
            <w:pPr>
              <w:spacing w:line="276" w:lineRule="auto"/>
              <w:rPr>
                <w:sz w:val="18"/>
                <w:szCs w:val="22"/>
              </w:rPr>
            </w:pPr>
            <w:r w:rsidRPr="002001D0">
              <w:rPr>
                <w:sz w:val="18"/>
                <w:szCs w:val="22"/>
              </w:rPr>
              <w:t>AT</w:t>
            </w:r>
          </w:p>
        </w:tc>
        <w:tc>
          <w:tcPr>
            <w:tcW w:w="465" w:type="pct"/>
            <w:tcBorders>
              <w:top w:val="nil"/>
              <w:left w:val="nil"/>
              <w:bottom w:val="nil"/>
              <w:right w:val="nil"/>
            </w:tcBorders>
            <w:shd w:val="clear" w:color="auto" w:fill="auto"/>
            <w:vAlign w:val="center"/>
            <w:hideMark/>
          </w:tcPr>
          <w:p w14:paraId="024ECE6C"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vAlign w:val="center"/>
            <w:hideMark/>
          </w:tcPr>
          <w:p w14:paraId="2451B15F"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vAlign w:val="center"/>
            <w:hideMark/>
          </w:tcPr>
          <w:p w14:paraId="6D0E3C76" w14:textId="77777777" w:rsidR="00CF6783" w:rsidRPr="002001D0" w:rsidRDefault="00CF6783" w:rsidP="002001D0">
            <w:pPr>
              <w:spacing w:line="276" w:lineRule="auto"/>
              <w:jc w:val="center"/>
              <w:rPr>
                <w:sz w:val="18"/>
                <w:szCs w:val="22"/>
              </w:rPr>
            </w:pPr>
          </w:p>
        </w:tc>
        <w:tc>
          <w:tcPr>
            <w:tcW w:w="204" w:type="pct"/>
            <w:tcBorders>
              <w:top w:val="nil"/>
              <w:left w:val="nil"/>
              <w:bottom w:val="nil"/>
              <w:right w:val="nil"/>
            </w:tcBorders>
            <w:shd w:val="clear" w:color="auto" w:fill="auto"/>
            <w:vAlign w:val="center"/>
            <w:hideMark/>
          </w:tcPr>
          <w:p w14:paraId="56327F7D" w14:textId="77777777" w:rsidR="00CF6783" w:rsidRPr="002001D0" w:rsidRDefault="00CF6783" w:rsidP="002001D0">
            <w:pPr>
              <w:spacing w:line="276" w:lineRule="auto"/>
              <w:jc w:val="center"/>
              <w:rPr>
                <w:sz w:val="18"/>
                <w:szCs w:val="22"/>
              </w:rPr>
            </w:pPr>
          </w:p>
        </w:tc>
        <w:tc>
          <w:tcPr>
            <w:tcW w:w="465" w:type="pct"/>
            <w:tcBorders>
              <w:top w:val="nil"/>
              <w:left w:val="nil"/>
              <w:bottom w:val="nil"/>
              <w:right w:val="nil"/>
            </w:tcBorders>
            <w:shd w:val="clear" w:color="auto" w:fill="auto"/>
            <w:vAlign w:val="center"/>
            <w:hideMark/>
          </w:tcPr>
          <w:p w14:paraId="6A51CBBA"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5F019F4C" w14:textId="77777777" w:rsidR="00CF6783" w:rsidRPr="002001D0" w:rsidRDefault="00CF6783" w:rsidP="002001D0">
            <w:pPr>
              <w:spacing w:line="276" w:lineRule="auto"/>
              <w:jc w:val="center"/>
              <w:rPr>
                <w:sz w:val="18"/>
                <w:szCs w:val="22"/>
              </w:rPr>
            </w:pPr>
          </w:p>
        </w:tc>
        <w:tc>
          <w:tcPr>
            <w:tcW w:w="481" w:type="pct"/>
            <w:tcBorders>
              <w:top w:val="nil"/>
              <w:left w:val="nil"/>
              <w:bottom w:val="nil"/>
              <w:right w:val="nil"/>
            </w:tcBorders>
            <w:shd w:val="clear" w:color="auto" w:fill="auto"/>
            <w:vAlign w:val="center"/>
            <w:hideMark/>
          </w:tcPr>
          <w:p w14:paraId="5C4902B2" w14:textId="77777777" w:rsidR="00CF6783" w:rsidRPr="002001D0" w:rsidRDefault="00CF6783" w:rsidP="002001D0">
            <w:pPr>
              <w:spacing w:line="276" w:lineRule="auto"/>
              <w:jc w:val="center"/>
              <w:rPr>
                <w:sz w:val="18"/>
                <w:szCs w:val="22"/>
              </w:rPr>
            </w:pPr>
          </w:p>
        </w:tc>
        <w:tc>
          <w:tcPr>
            <w:tcW w:w="189" w:type="pct"/>
            <w:tcBorders>
              <w:top w:val="nil"/>
              <w:left w:val="nil"/>
              <w:bottom w:val="nil"/>
              <w:right w:val="nil"/>
            </w:tcBorders>
            <w:shd w:val="clear" w:color="auto" w:fill="auto"/>
            <w:vAlign w:val="center"/>
            <w:hideMark/>
          </w:tcPr>
          <w:p w14:paraId="77F94991" w14:textId="77777777" w:rsidR="00CF6783" w:rsidRPr="002001D0" w:rsidRDefault="00CF6783" w:rsidP="002001D0">
            <w:pPr>
              <w:spacing w:line="276" w:lineRule="auto"/>
              <w:jc w:val="center"/>
              <w:rPr>
                <w:sz w:val="18"/>
                <w:szCs w:val="22"/>
              </w:rPr>
            </w:pPr>
          </w:p>
        </w:tc>
        <w:tc>
          <w:tcPr>
            <w:tcW w:w="630" w:type="pct"/>
            <w:gridSpan w:val="2"/>
            <w:tcBorders>
              <w:top w:val="single" w:sz="4" w:space="0" w:color="auto"/>
              <w:left w:val="single" w:sz="4" w:space="0" w:color="auto"/>
              <w:bottom w:val="single" w:sz="4" w:space="0" w:color="auto"/>
              <w:right w:val="single" w:sz="4" w:space="0" w:color="000000"/>
            </w:tcBorders>
            <w:shd w:val="clear" w:color="000000" w:fill="808080"/>
            <w:vAlign w:val="center"/>
            <w:hideMark/>
          </w:tcPr>
          <w:p w14:paraId="318836E3" w14:textId="77777777" w:rsidR="00CF6783" w:rsidRPr="002001D0" w:rsidRDefault="00CF6783" w:rsidP="002001D0">
            <w:pPr>
              <w:spacing w:line="276" w:lineRule="auto"/>
              <w:jc w:val="center"/>
              <w:rPr>
                <w:color w:val="FFFFFF"/>
                <w:sz w:val="18"/>
                <w:szCs w:val="22"/>
              </w:rPr>
            </w:pPr>
            <w:r w:rsidRPr="002001D0">
              <w:rPr>
                <w:color w:val="FFFFFF"/>
                <w:sz w:val="18"/>
                <w:szCs w:val="22"/>
              </w:rPr>
              <w:t>AT</w:t>
            </w:r>
          </w:p>
        </w:tc>
        <w:tc>
          <w:tcPr>
            <w:tcW w:w="465" w:type="pct"/>
            <w:tcBorders>
              <w:top w:val="nil"/>
              <w:left w:val="nil"/>
              <w:bottom w:val="nil"/>
              <w:right w:val="nil"/>
            </w:tcBorders>
            <w:shd w:val="clear" w:color="auto" w:fill="auto"/>
            <w:vAlign w:val="center"/>
          </w:tcPr>
          <w:p w14:paraId="51AE7C01" w14:textId="77777777" w:rsidR="00CF6783" w:rsidRPr="002001D0" w:rsidRDefault="00CF6783" w:rsidP="002001D0">
            <w:pPr>
              <w:spacing w:line="276" w:lineRule="auto"/>
              <w:jc w:val="center"/>
              <w:rPr>
                <w:color w:val="FFFFFF"/>
                <w:sz w:val="18"/>
                <w:szCs w:val="22"/>
              </w:rPr>
            </w:pPr>
          </w:p>
        </w:tc>
        <w:tc>
          <w:tcPr>
            <w:tcW w:w="174" w:type="pct"/>
            <w:tcBorders>
              <w:top w:val="nil"/>
              <w:left w:val="nil"/>
              <w:bottom w:val="nil"/>
              <w:right w:val="nil"/>
            </w:tcBorders>
            <w:shd w:val="clear" w:color="auto" w:fill="auto"/>
            <w:vAlign w:val="center"/>
            <w:hideMark/>
          </w:tcPr>
          <w:p w14:paraId="2DD80E87" w14:textId="77777777" w:rsidR="00CF6783" w:rsidRPr="002001D0" w:rsidRDefault="00CF6783" w:rsidP="002001D0">
            <w:pPr>
              <w:spacing w:line="276" w:lineRule="auto"/>
              <w:jc w:val="center"/>
              <w:rPr>
                <w:sz w:val="18"/>
                <w:szCs w:val="22"/>
              </w:rPr>
            </w:pPr>
          </w:p>
        </w:tc>
        <w:tc>
          <w:tcPr>
            <w:tcW w:w="158" w:type="pct"/>
            <w:tcBorders>
              <w:top w:val="nil"/>
              <w:left w:val="nil"/>
              <w:bottom w:val="nil"/>
              <w:right w:val="nil"/>
            </w:tcBorders>
            <w:shd w:val="clear" w:color="auto" w:fill="auto"/>
            <w:vAlign w:val="center"/>
            <w:hideMark/>
          </w:tcPr>
          <w:p w14:paraId="54B2148D" w14:textId="77777777" w:rsidR="00CF6783" w:rsidRPr="002001D0" w:rsidRDefault="00CF6783" w:rsidP="002001D0">
            <w:pPr>
              <w:spacing w:line="276" w:lineRule="auto"/>
              <w:jc w:val="center"/>
              <w:rPr>
                <w:sz w:val="18"/>
                <w:szCs w:val="22"/>
              </w:rPr>
            </w:pPr>
          </w:p>
        </w:tc>
        <w:tc>
          <w:tcPr>
            <w:tcW w:w="217" w:type="pct"/>
            <w:tcBorders>
              <w:top w:val="nil"/>
              <w:left w:val="nil"/>
              <w:bottom w:val="nil"/>
              <w:right w:val="nil"/>
            </w:tcBorders>
            <w:shd w:val="clear" w:color="auto" w:fill="auto"/>
            <w:vAlign w:val="center"/>
            <w:hideMark/>
          </w:tcPr>
          <w:p w14:paraId="4ECB5850" w14:textId="77777777" w:rsidR="00CF6783" w:rsidRPr="002001D0" w:rsidRDefault="00CF6783" w:rsidP="002001D0">
            <w:pPr>
              <w:spacing w:line="276" w:lineRule="auto"/>
              <w:jc w:val="center"/>
              <w:rPr>
                <w:sz w:val="18"/>
                <w:szCs w:val="22"/>
              </w:rPr>
            </w:pPr>
          </w:p>
        </w:tc>
      </w:tr>
      <w:tr w:rsidR="002001D0" w:rsidRPr="002001D0" w14:paraId="02904F66" w14:textId="77777777" w:rsidTr="002001D0">
        <w:trPr>
          <w:trHeight w:val="230"/>
        </w:trPr>
        <w:tc>
          <w:tcPr>
            <w:tcW w:w="431" w:type="pct"/>
            <w:vMerge/>
            <w:tcBorders>
              <w:top w:val="single" w:sz="4" w:space="0" w:color="auto"/>
              <w:left w:val="nil"/>
              <w:bottom w:val="single" w:sz="4" w:space="0" w:color="000000"/>
              <w:right w:val="nil"/>
            </w:tcBorders>
            <w:vAlign w:val="center"/>
            <w:hideMark/>
          </w:tcPr>
          <w:p w14:paraId="48994597" w14:textId="77777777" w:rsidR="00CF6783" w:rsidRPr="002001D0" w:rsidRDefault="00CF6783" w:rsidP="002001D0">
            <w:pPr>
              <w:spacing w:line="276" w:lineRule="auto"/>
              <w:rPr>
                <w:sz w:val="18"/>
                <w:szCs w:val="22"/>
              </w:rPr>
            </w:pPr>
          </w:p>
        </w:tc>
        <w:tc>
          <w:tcPr>
            <w:tcW w:w="244" w:type="pct"/>
            <w:tcBorders>
              <w:top w:val="nil"/>
              <w:left w:val="nil"/>
              <w:bottom w:val="single" w:sz="4" w:space="0" w:color="auto"/>
              <w:right w:val="nil"/>
            </w:tcBorders>
            <w:shd w:val="clear" w:color="auto" w:fill="auto"/>
            <w:vAlign w:val="center"/>
            <w:hideMark/>
          </w:tcPr>
          <w:p w14:paraId="3B0F8B3F" w14:textId="77777777" w:rsidR="00CF6783" w:rsidRPr="002001D0" w:rsidRDefault="00CF6783" w:rsidP="002001D0">
            <w:pPr>
              <w:spacing w:line="276" w:lineRule="auto"/>
              <w:rPr>
                <w:sz w:val="18"/>
                <w:szCs w:val="22"/>
              </w:rPr>
            </w:pPr>
            <w:r w:rsidRPr="002001D0">
              <w:rPr>
                <w:sz w:val="18"/>
                <w:szCs w:val="22"/>
              </w:rPr>
              <w:t>TA</w:t>
            </w:r>
          </w:p>
        </w:tc>
        <w:tc>
          <w:tcPr>
            <w:tcW w:w="465" w:type="pct"/>
            <w:tcBorders>
              <w:top w:val="nil"/>
              <w:left w:val="nil"/>
              <w:bottom w:val="single" w:sz="4" w:space="0" w:color="auto"/>
              <w:right w:val="nil"/>
            </w:tcBorders>
            <w:shd w:val="clear" w:color="auto" w:fill="auto"/>
            <w:vAlign w:val="center"/>
            <w:hideMark/>
          </w:tcPr>
          <w:p w14:paraId="5E5DBE1C" w14:textId="77777777" w:rsidR="00CF6783" w:rsidRPr="002001D0" w:rsidRDefault="00CF6783" w:rsidP="002001D0">
            <w:pPr>
              <w:spacing w:line="276" w:lineRule="auto"/>
              <w:jc w:val="center"/>
              <w:rPr>
                <w:sz w:val="18"/>
                <w:szCs w:val="22"/>
              </w:rPr>
            </w:pPr>
            <w:r w:rsidRPr="002001D0">
              <w:rPr>
                <w:sz w:val="18"/>
                <w:szCs w:val="22"/>
              </w:rPr>
              <w:t>1.260 [0.734; 1.785]</w:t>
            </w:r>
          </w:p>
        </w:tc>
        <w:tc>
          <w:tcPr>
            <w:tcW w:w="204" w:type="pct"/>
            <w:tcBorders>
              <w:top w:val="nil"/>
              <w:left w:val="nil"/>
              <w:bottom w:val="single" w:sz="4" w:space="0" w:color="auto"/>
              <w:right w:val="nil"/>
            </w:tcBorders>
            <w:shd w:val="clear" w:color="auto" w:fill="auto"/>
            <w:vAlign w:val="center"/>
            <w:hideMark/>
          </w:tcPr>
          <w:p w14:paraId="4D532A4A" w14:textId="77777777" w:rsidR="00CF6783" w:rsidRPr="002001D0" w:rsidRDefault="00CF6783" w:rsidP="002001D0">
            <w:pPr>
              <w:spacing w:line="276" w:lineRule="auto"/>
              <w:jc w:val="center"/>
              <w:rPr>
                <w:sz w:val="18"/>
                <w:szCs w:val="22"/>
              </w:rPr>
            </w:pPr>
            <w:r w:rsidRPr="002001D0">
              <w:rPr>
                <w:sz w:val="18"/>
                <w:szCs w:val="22"/>
              </w:rPr>
              <w:t>&lt; 0.001</w:t>
            </w:r>
          </w:p>
        </w:tc>
        <w:tc>
          <w:tcPr>
            <w:tcW w:w="481" w:type="pct"/>
            <w:tcBorders>
              <w:top w:val="nil"/>
              <w:left w:val="nil"/>
              <w:bottom w:val="single" w:sz="4" w:space="0" w:color="auto"/>
              <w:right w:val="nil"/>
            </w:tcBorders>
            <w:shd w:val="clear" w:color="auto" w:fill="auto"/>
            <w:vAlign w:val="center"/>
            <w:hideMark/>
          </w:tcPr>
          <w:p w14:paraId="0A8A24DD" w14:textId="77777777" w:rsidR="00CF6783" w:rsidRPr="002001D0" w:rsidRDefault="00CF6783" w:rsidP="002001D0">
            <w:pPr>
              <w:spacing w:line="276" w:lineRule="auto"/>
              <w:jc w:val="center"/>
              <w:rPr>
                <w:sz w:val="18"/>
                <w:szCs w:val="22"/>
              </w:rPr>
            </w:pPr>
            <w:r w:rsidRPr="002001D0">
              <w:rPr>
                <w:sz w:val="18"/>
                <w:szCs w:val="22"/>
              </w:rPr>
              <w:t>0.990 [0.471; 1.509]</w:t>
            </w:r>
          </w:p>
        </w:tc>
        <w:tc>
          <w:tcPr>
            <w:tcW w:w="204" w:type="pct"/>
            <w:tcBorders>
              <w:top w:val="nil"/>
              <w:left w:val="nil"/>
              <w:bottom w:val="single" w:sz="4" w:space="0" w:color="auto"/>
              <w:right w:val="nil"/>
            </w:tcBorders>
            <w:shd w:val="clear" w:color="auto" w:fill="auto"/>
            <w:vAlign w:val="center"/>
            <w:hideMark/>
          </w:tcPr>
          <w:p w14:paraId="70B4ECCD" w14:textId="77777777" w:rsidR="00CF6783" w:rsidRPr="002001D0" w:rsidRDefault="00CF6783" w:rsidP="002001D0">
            <w:pPr>
              <w:spacing w:line="276" w:lineRule="auto"/>
              <w:jc w:val="center"/>
              <w:rPr>
                <w:sz w:val="18"/>
                <w:szCs w:val="22"/>
              </w:rPr>
            </w:pPr>
            <w:r w:rsidRPr="002001D0">
              <w:rPr>
                <w:sz w:val="18"/>
                <w:szCs w:val="22"/>
              </w:rPr>
              <w:t>&lt; 0.001</w:t>
            </w:r>
          </w:p>
        </w:tc>
        <w:tc>
          <w:tcPr>
            <w:tcW w:w="465" w:type="pct"/>
            <w:tcBorders>
              <w:top w:val="nil"/>
              <w:left w:val="nil"/>
              <w:bottom w:val="single" w:sz="4" w:space="0" w:color="auto"/>
              <w:right w:val="nil"/>
            </w:tcBorders>
            <w:shd w:val="clear" w:color="auto" w:fill="auto"/>
            <w:vAlign w:val="center"/>
            <w:hideMark/>
          </w:tcPr>
          <w:p w14:paraId="67ED6F5A" w14:textId="77777777" w:rsidR="00CF6783" w:rsidRPr="002001D0" w:rsidRDefault="00CF6783" w:rsidP="002001D0">
            <w:pPr>
              <w:spacing w:line="276" w:lineRule="auto"/>
              <w:jc w:val="center"/>
              <w:rPr>
                <w:sz w:val="18"/>
                <w:szCs w:val="22"/>
              </w:rPr>
            </w:pPr>
            <w:r w:rsidRPr="002001D0">
              <w:rPr>
                <w:sz w:val="18"/>
                <w:szCs w:val="22"/>
              </w:rPr>
              <w:t>0.886 [0.323; 1.448]</w:t>
            </w:r>
          </w:p>
        </w:tc>
        <w:tc>
          <w:tcPr>
            <w:tcW w:w="189" w:type="pct"/>
            <w:tcBorders>
              <w:top w:val="nil"/>
              <w:left w:val="nil"/>
              <w:bottom w:val="single" w:sz="4" w:space="0" w:color="auto"/>
              <w:right w:val="nil"/>
            </w:tcBorders>
            <w:shd w:val="clear" w:color="auto" w:fill="auto"/>
            <w:vAlign w:val="center"/>
            <w:hideMark/>
          </w:tcPr>
          <w:p w14:paraId="1AD5CBB4" w14:textId="77777777" w:rsidR="00CF6783" w:rsidRPr="002001D0" w:rsidRDefault="00CF6783" w:rsidP="002001D0">
            <w:pPr>
              <w:spacing w:line="276" w:lineRule="auto"/>
              <w:jc w:val="center"/>
              <w:rPr>
                <w:sz w:val="18"/>
                <w:szCs w:val="22"/>
              </w:rPr>
            </w:pPr>
            <w:r w:rsidRPr="002001D0">
              <w:rPr>
                <w:sz w:val="18"/>
                <w:szCs w:val="22"/>
              </w:rPr>
              <w:t>0.0020</w:t>
            </w:r>
          </w:p>
        </w:tc>
        <w:tc>
          <w:tcPr>
            <w:tcW w:w="481" w:type="pct"/>
            <w:tcBorders>
              <w:top w:val="nil"/>
              <w:left w:val="nil"/>
              <w:bottom w:val="single" w:sz="4" w:space="0" w:color="auto"/>
              <w:right w:val="nil"/>
            </w:tcBorders>
            <w:shd w:val="clear" w:color="auto" w:fill="auto"/>
            <w:vAlign w:val="center"/>
            <w:hideMark/>
          </w:tcPr>
          <w:p w14:paraId="16F48379" w14:textId="77777777" w:rsidR="00CF6783" w:rsidRPr="002001D0" w:rsidRDefault="00CF6783" w:rsidP="002001D0">
            <w:pPr>
              <w:spacing w:line="276" w:lineRule="auto"/>
              <w:jc w:val="center"/>
              <w:rPr>
                <w:sz w:val="18"/>
                <w:szCs w:val="22"/>
              </w:rPr>
            </w:pPr>
            <w:r w:rsidRPr="002001D0">
              <w:rPr>
                <w:sz w:val="18"/>
                <w:szCs w:val="22"/>
              </w:rPr>
              <w:t>0.752 [0.153; 1.351]</w:t>
            </w:r>
          </w:p>
        </w:tc>
        <w:tc>
          <w:tcPr>
            <w:tcW w:w="189" w:type="pct"/>
            <w:tcBorders>
              <w:top w:val="nil"/>
              <w:left w:val="nil"/>
              <w:bottom w:val="single" w:sz="4" w:space="0" w:color="auto"/>
              <w:right w:val="nil"/>
            </w:tcBorders>
            <w:shd w:val="clear" w:color="auto" w:fill="auto"/>
            <w:vAlign w:val="center"/>
            <w:hideMark/>
          </w:tcPr>
          <w:p w14:paraId="3D646C95" w14:textId="77777777" w:rsidR="00CF6783" w:rsidRPr="002001D0" w:rsidRDefault="00CF6783" w:rsidP="002001D0">
            <w:pPr>
              <w:spacing w:line="276" w:lineRule="auto"/>
              <w:jc w:val="center"/>
              <w:rPr>
                <w:sz w:val="18"/>
                <w:szCs w:val="22"/>
              </w:rPr>
            </w:pPr>
            <w:r w:rsidRPr="002001D0">
              <w:rPr>
                <w:sz w:val="18"/>
                <w:szCs w:val="22"/>
              </w:rPr>
              <w:t>0.014</w:t>
            </w:r>
          </w:p>
        </w:tc>
        <w:tc>
          <w:tcPr>
            <w:tcW w:w="465" w:type="pct"/>
            <w:tcBorders>
              <w:top w:val="nil"/>
              <w:left w:val="nil"/>
              <w:bottom w:val="single" w:sz="4" w:space="0" w:color="auto"/>
              <w:right w:val="nil"/>
            </w:tcBorders>
            <w:shd w:val="clear" w:color="auto" w:fill="auto"/>
            <w:vAlign w:val="center"/>
            <w:hideMark/>
          </w:tcPr>
          <w:p w14:paraId="50A66FBD" w14:textId="4F460533" w:rsidR="00CF6783" w:rsidRPr="002001D0" w:rsidRDefault="00CF6783" w:rsidP="002001D0">
            <w:pPr>
              <w:spacing w:line="276" w:lineRule="auto"/>
              <w:jc w:val="center"/>
              <w:rPr>
                <w:sz w:val="18"/>
                <w:szCs w:val="22"/>
              </w:rPr>
            </w:pPr>
          </w:p>
        </w:tc>
        <w:tc>
          <w:tcPr>
            <w:tcW w:w="165" w:type="pct"/>
            <w:tcBorders>
              <w:top w:val="nil"/>
              <w:left w:val="nil"/>
              <w:bottom w:val="single" w:sz="4" w:space="0" w:color="auto"/>
              <w:right w:val="nil"/>
            </w:tcBorders>
            <w:shd w:val="clear" w:color="auto" w:fill="auto"/>
            <w:vAlign w:val="center"/>
            <w:hideMark/>
          </w:tcPr>
          <w:p w14:paraId="1C1976CF" w14:textId="4C42665E" w:rsidR="00CF6783" w:rsidRPr="002001D0" w:rsidRDefault="00CF6783" w:rsidP="002001D0">
            <w:pPr>
              <w:spacing w:line="276" w:lineRule="auto"/>
              <w:jc w:val="center"/>
              <w:rPr>
                <w:sz w:val="18"/>
                <w:szCs w:val="22"/>
              </w:rPr>
            </w:pPr>
          </w:p>
        </w:tc>
        <w:tc>
          <w:tcPr>
            <w:tcW w:w="640" w:type="pct"/>
            <w:gridSpan w:val="2"/>
            <w:tcBorders>
              <w:top w:val="single" w:sz="4" w:space="0" w:color="auto"/>
              <w:left w:val="single" w:sz="4" w:space="0" w:color="auto"/>
              <w:bottom w:val="single" w:sz="4" w:space="0" w:color="auto"/>
              <w:right w:val="single" w:sz="4" w:space="0" w:color="000000"/>
            </w:tcBorders>
            <w:shd w:val="clear" w:color="000000" w:fill="808080"/>
            <w:vAlign w:val="center"/>
            <w:hideMark/>
          </w:tcPr>
          <w:p w14:paraId="17EFB22D" w14:textId="77777777" w:rsidR="00CF6783" w:rsidRPr="002001D0" w:rsidRDefault="00CF6783" w:rsidP="002001D0">
            <w:pPr>
              <w:spacing w:line="276" w:lineRule="auto"/>
              <w:jc w:val="center"/>
              <w:rPr>
                <w:color w:val="FFFFFF"/>
                <w:sz w:val="18"/>
                <w:szCs w:val="22"/>
              </w:rPr>
            </w:pPr>
            <w:r w:rsidRPr="002001D0">
              <w:rPr>
                <w:color w:val="FFFFFF"/>
                <w:sz w:val="18"/>
                <w:szCs w:val="22"/>
              </w:rPr>
              <w:t>TA</w:t>
            </w:r>
          </w:p>
        </w:tc>
        <w:tc>
          <w:tcPr>
            <w:tcW w:w="158" w:type="pct"/>
            <w:tcBorders>
              <w:top w:val="nil"/>
              <w:left w:val="nil"/>
              <w:bottom w:val="single" w:sz="4" w:space="0" w:color="auto"/>
              <w:right w:val="nil"/>
            </w:tcBorders>
            <w:shd w:val="clear" w:color="auto" w:fill="auto"/>
            <w:vAlign w:val="center"/>
            <w:hideMark/>
          </w:tcPr>
          <w:p w14:paraId="61932D0E" w14:textId="77777777" w:rsidR="00CF6783" w:rsidRPr="002001D0" w:rsidRDefault="00CF6783" w:rsidP="002001D0">
            <w:pPr>
              <w:spacing w:line="276" w:lineRule="auto"/>
              <w:jc w:val="center"/>
              <w:rPr>
                <w:sz w:val="18"/>
                <w:szCs w:val="22"/>
              </w:rPr>
            </w:pPr>
            <w:r w:rsidRPr="002001D0">
              <w:rPr>
                <w:sz w:val="18"/>
                <w:szCs w:val="22"/>
              </w:rPr>
              <w:t>5</w:t>
            </w:r>
          </w:p>
        </w:tc>
        <w:tc>
          <w:tcPr>
            <w:tcW w:w="217" w:type="pct"/>
            <w:tcBorders>
              <w:top w:val="nil"/>
              <w:left w:val="nil"/>
              <w:bottom w:val="single" w:sz="4" w:space="0" w:color="auto"/>
              <w:right w:val="nil"/>
            </w:tcBorders>
            <w:shd w:val="clear" w:color="auto" w:fill="auto"/>
            <w:vAlign w:val="center"/>
            <w:hideMark/>
          </w:tcPr>
          <w:p w14:paraId="66346194" w14:textId="77777777" w:rsidR="00CF6783" w:rsidRPr="002001D0" w:rsidRDefault="00CF6783" w:rsidP="002001D0">
            <w:pPr>
              <w:spacing w:line="276" w:lineRule="auto"/>
              <w:jc w:val="center"/>
              <w:rPr>
                <w:sz w:val="18"/>
                <w:szCs w:val="22"/>
              </w:rPr>
            </w:pPr>
            <w:r w:rsidRPr="002001D0">
              <w:rPr>
                <w:sz w:val="18"/>
                <w:szCs w:val="22"/>
              </w:rPr>
              <w:t>0.002</w:t>
            </w:r>
          </w:p>
        </w:tc>
      </w:tr>
    </w:tbl>
    <w:p w14:paraId="524F4CDC" w14:textId="77777777" w:rsidR="00CF6783" w:rsidRDefault="00CF6783" w:rsidP="00AC74D4">
      <w:pPr>
        <w:rPr>
          <w:vertAlign w:val="superscript"/>
        </w:rPr>
      </w:pPr>
    </w:p>
    <w:p w14:paraId="7EA1D31F" w14:textId="22EF52FC" w:rsidR="00AC74D4" w:rsidRDefault="00AC74D4" w:rsidP="00AC74D4">
      <w:pPr>
        <w:rPr>
          <w:szCs w:val="20"/>
        </w:rPr>
      </w:pPr>
      <w:r>
        <w:rPr>
          <w:vertAlign w:val="superscript"/>
        </w:rPr>
        <w:t>a</w:t>
      </w:r>
      <w:r>
        <w:t xml:space="preserve"> </w:t>
      </w:r>
      <w:r>
        <w:rPr>
          <w:szCs w:val="20"/>
        </w:rPr>
        <w:t>Continuous outcomes include IKDC subjective knee form score, Lysholm knee scoring scale, Tegner activity scale, and side-to-side difference in instrumented laxity measured by arthrometer.</w:t>
      </w:r>
    </w:p>
    <w:p w14:paraId="212D48DF" w14:textId="77777777" w:rsidR="00AC74D4" w:rsidRPr="00CD250D" w:rsidRDefault="00AC74D4" w:rsidP="00AC74D4">
      <w:pPr>
        <w:rPr>
          <w:szCs w:val="20"/>
        </w:rPr>
      </w:pPr>
      <w:r>
        <w:rPr>
          <w:szCs w:val="20"/>
        </w:rPr>
        <w:t xml:space="preserve"> </w:t>
      </w:r>
    </w:p>
    <w:p w14:paraId="5FCC9334" w14:textId="77777777" w:rsidR="00CF6783" w:rsidRDefault="00CF6783" w:rsidP="00AC74D4">
      <w:pPr>
        <w:pStyle w:val="TableCaption"/>
        <w:spacing w:before="120" w:after="120"/>
        <w:sectPr w:rsidR="00CF6783" w:rsidSect="00CF6783">
          <w:pgSz w:w="23811" w:h="16838" w:orient="landscape" w:code="8"/>
          <w:pgMar w:top="1440" w:right="1440" w:bottom="1440" w:left="547" w:header="0" w:footer="0" w:gutter="0"/>
          <w:lnNumType w:countBy="1" w:restart="continuous"/>
          <w:pgNumType w:start="1"/>
          <w:cols w:space="720"/>
          <w:docGrid w:linePitch="360"/>
        </w:sectPr>
      </w:pPr>
    </w:p>
    <w:p w14:paraId="6151492F" w14:textId="77777777" w:rsidR="00AC74D4" w:rsidRDefault="00AC74D4" w:rsidP="00AC74D4">
      <w:pPr>
        <w:pStyle w:val="TableCaption"/>
        <w:spacing w:before="120" w:after="120"/>
      </w:pPr>
      <w:r>
        <w:lastRenderedPageBreak/>
        <w:t>Results of network meta-analysis for dichotomous outcomes</w:t>
      </w:r>
      <w:r>
        <w:rPr>
          <w:vertAlign w:val="superscript"/>
        </w:rPr>
        <w:t xml:space="preserve"> a</w:t>
      </w:r>
    </w:p>
    <w:tbl>
      <w:tblPr>
        <w:tblW w:w="5000" w:type="pct"/>
        <w:tblLook w:val="04A0" w:firstRow="1" w:lastRow="0" w:firstColumn="1" w:lastColumn="0" w:noHBand="0" w:noVBand="1"/>
      </w:tblPr>
      <w:tblGrid>
        <w:gridCol w:w="1350"/>
        <w:gridCol w:w="848"/>
        <w:gridCol w:w="1868"/>
        <w:gridCol w:w="1828"/>
        <w:gridCol w:w="1787"/>
        <w:gridCol w:w="1667"/>
        <w:gridCol w:w="1667"/>
        <w:gridCol w:w="1625"/>
        <w:gridCol w:w="561"/>
        <w:gridCol w:w="757"/>
      </w:tblGrid>
      <w:tr w:rsidR="00AC74D4" w:rsidRPr="00CF12F0" w14:paraId="3FE4802A" w14:textId="77777777" w:rsidTr="005C1DC3">
        <w:trPr>
          <w:trHeight w:val="290"/>
        </w:trPr>
        <w:tc>
          <w:tcPr>
            <w:tcW w:w="484" w:type="pct"/>
            <w:vMerge w:val="restart"/>
            <w:tcBorders>
              <w:top w:val="single" w:sz="8" w:space="0" w:color="auto"/>
              <w:left w:val="nil"/>
              <w:bottom w:val="single" w:sz="4" w:space="0" w:color="000000"/>
              <w:right w:val="nil"/>
            </w:tcBorders>
            <w:shd w:val="clear" w:color="auto" w:fill="auto"/>
            <w:noWrap/>
            <w:vAlign w:val="center"/>
            <w:hideMark/>
          </w:tcPr>
          <w:p w14:paraId="0671766E" w14:textId="77777777" w:rsidR="00AC74D4" w:rsidRPr="00CF12F0" w:rsidRDefault="00AC74D4" w:rsidP="005C1DC3">
            <w:pPr>
              <w:jc w:val="center"/>
              <w:rPr>
                <w:color w:val="000000"/>
                <w:sz w:val="16"/>
                <w:szCs w:val="16"/>
              </w:rPr>
            </w:pPr>
            <w:r w:rsidRPr="00CF12F0">
              <w:rPr>
                <w:color w:val="000000"/>
                <w:sz w:val="16"/>
                <w:szCs w:val="16"/>
              </w:rPr>
              <w:t>Outcome</w:t>
            </w:r>
          </w:p>
        </w:tc>
        <w:tc>
          <w:tcPr>
            <w:tcW w:w="304" w:type="pct"/>
            <w:vMerge w:val="restart"/>
            <w:tcBorders>
              <w:top w:val="single" w:sz="8" w:space="0" w:color="auto"/>
              <w:left w:val="nil"/>
              <w:bottom w:val="single" w:sz="4" w:space="0" w:color="000000"/>
              <w:right w:val="nil"/>
            </w:tcBorders>
            <w:shd w:val="clear" w:color="auto" w:fill="auto"/>
            <w:vAlign w:val="center"/>
            <w:hideMark/>
          </w:tcPr>
          <w:p w14:paraId="49D91215" w14:textId="77777777" w:rsidR="00AC74D4" w:rsidRPr="00CF12F0" w:rsidRDefault="00AC74D4" w:rsidP="005C1DC3">
            <w:pPr>
              <w:jc w:val="center"/>
              <w:rPr>
                <w:color w:val="000000"/>
                <w:sz w:val="16"/>
                <w:szCs w:val="16"/>
              </w:rPr>
            </w:pPr>
            <w:r w:rsidRPr="00CF12F0">
              <w:rPr>
                <w:color w:val="000000"/>
                <w:sz w:val="16"/>
                <w:szCs w:val="16"/>
              </w:rPr>
              <w:t>Subgroup</w:t>
            </w:r>
          </w:p>
        </w:tc>
        <w:tc>
          <w:tcPr>
            <w:tcW w:w="3740" w:type="pct"/>
            <w:gridSpan w:val="6"/>
            <w:tcBorders>
              <w:top w:val="single" w:sz="8" w:space="0" w:color="auto"/>
              <w:left w:val="nil"/>
              <w:bottom w:val="single" w:sz="4" w:space="0" w:color="auto"/>
              <w:right w:val="nil"/>
            </w:tcBorders>
            <w:shd w:val="clear" w:color="auto" w:fill="auto"/>
            <w:noWrap/>
            <w:vAlign w:val="bottom"/>
            <w:hideMark/>
          </w:tcPr>
          <w:p w14:paraId="27978B58" w14:textId="77777777" w:rsidR="00AC74D4" w:rsidRPr="00CF12F0" w:rsidRDefault="00AC74D4" w:rsidP="005C1DC3">
            <w:pPr>
              <w:jc w:val="center"/>
              <w:rPr>
                <w:color w:val="000000"/>
                <w:sz w:val="16"/>
                <w:szCs w:val="16"/>
              </w:rPr>
            </w:pPr>
            <w:r w:rsidRPr="00CF12F0">
              <w:rPr>
                <w:color w:val="000000"/>
                <w:sz w:val="16"/>
                <w:szCs w:val="16"/>
              </w:rPr>
              <w:t>OR [95% CI]</w:t>
            </w:r>
          </w:p>
        </w:tc>
        <w:tc>
          <w:tcPr>
            <w:tcW w:w="201" w:type="pct"/>
            <w:vMerge w:val="restart"/>
            <w:tcBorders>
              <w:top w:val="single" w:sz="8" w:space="0" w:color="auto"/>
              <w:left w:val="nil"/>
              <w:bottom w:val="single" w:sz="4" w:space="0" w:color="000000"/>
              <w:right w:val="nil"/>
            </w:tcBorders>
            <w:shd w:val="clear" w:color="auto" w:fill="auto"/>
            <w:vAlign w:val="center"/>
            <w:hideMark/>
          </w:tcPr>
          <w:p w14:paraId="7BC96F07" w14:textId="77777777" w:rsidR="00AC74D4" w:rsidRPr="00CF12F0" w:rsidRDefault="00AC74D4" w:rsidP="005C1DC3">
            <w:pPr>
              <w:jc w:val="center"/>
              <w:rPr>
                <w:color w:val="000000"/>
                <w:sz w:val="16"/>
                <w:szCs w:val="16"/>
              </w:rPr>
            </w:pPr>
            <w:r w:rsidRPr="00CF12F0">
              <w:rPr>
                <w:color w:val="000000"/>
                <w:sz w:val="16"/>
                <w:szCs w:val="16"/>
              </w:rPr>
              <w:t>Rank</w:t>
            </w:r>
          </w:p>
        </w:tc>
        <w:tc>
          <w:tcPr>
            <w:tcW w:w="272" w:type="pct"/>
            <w:vMerge w:val="restart"/>
            <w:tcBorders>
              <w:top w:val="single" w:sz="8" w:space="0" w:color="auto"/>
              <w:left w:val="nil"/>
              <w:bottom w:val="single" w:sz="4" w:space="0" w:color="000000"/>
              <w:right w:val="nil"/>
            </w:tcBorders>
            <w:shd w:val="clear" w:color="auto" w:fill="auto"/>
            <w:vAlign w:val="center"/>
            <w:hideMark/>
          </w:tcPr>
          <w:p w14:paraId="79B56B5B" w14:textId="77777777" w:rsidR="00AC74D4" w:rsidRPr="00CF12F0" w:rsidRDefault="00AC74D4" w:rsidP="005C1DC3">
            <w:pPr>
              <w:jc w:val="center"/>
              <w:rPr>
                <w:color w:val="000000"/>
                <w:sz w:val="16"/>
                <w:szCs w:val="16"/>
              </w:rPr>
            </w:pPr>
            <w:r w:rsidRPr="00CF12F0">
              <w:rPr>
                <w:color w:val="000000"/>
                <w:sz w:val="16"/>
                <w:szCs w:val="16"/>
              </w:rPr>
              <w:t>SUCRA</w:t>
            </w:r>
          </w:p>
        </w:tc>
      </w:tr>
      <w:tr w:rsidR="00AC74D4" w:rsidRPr="00CF12F0" w14:paraId="3D29A2D7" w14:textId="77777777" w:rsidTr="005C1DC3">
        <w:trPr>
          <w:trHeight w:val="230"/>
        </w:trPr>
        <w:tc>
          <w:tcPr>
            <w:tcW w:w="484" w:type="pct"/>
            <w:vMerge/>
            <w:tcBorders>
              <w:top w:val="nil"/>
              <w:left w:val="nil"/>
              <w:bottom w:val="single" w:sz="4" w:space="0" w:color="000000"/>
              <w:right w:val="nil"/>
            </w:tcBorders>
            <w:vAlign w:val="center"/>
            <w:hideMark/>
          </w:tcPr>
          <w:p w14:paraId="3C1599B5" w14:textId="77777777" w:rsidR="00AC74D4" w:rsidRPr="00CF12F0" w:rsidRDefault="00AC74D4" w:rsidP="005C1DC3">
            <w:pPr>
              <w:rPr>
                <w:color w:val="000000"/>
                <w:sz w:val="16"/>
                <w:szCs w:val="16"/>
              </w:rPr>
            </w:pPr>
          </w:p>
        </w:tc>
        <w:tc>
          <w:tcPr>
            <w:tcW w:w="304" w:type="pct"/>
            <w:vMerge/>
            <w:tcBorders>
              <w:top w:val="nil"/>
              <w:left w:val="nil"/>
              <w:bottom w:val="single" w:sz="4" w:space="0" w:color="000000"/>
              <w:right w:val="nil"/>
            </w:tcBorders>
            <w:vAlign w:val="center"/>
            <w:hideMark/>
          </w:tcPr>
          <w:p w14:paraId="23B6956A" w14:textId="77777777" w:rsidR="00AC74D4" w:rsidRPr="00CF12F0" w:rsidRDefault="00AC74D4" w:rsidP="005C1DC3">
            <w:pPr>
              <w:rPr>
                <w:color w:val="000000"/>
                <w:sz w:val="16"/>
                <w:szCs w:val="16"/>
              </w:rPr>
            </w:pPr>
          </w:p>
        </w:tc>
        <w:tc>
          <w:tcPr>
            <w:tcW w:w="669" w:type="pct"/>
            <w:tcBorders>
              <w:top w:val="nil"/>
              <w:left w:val="nil"/>
              <w:bottom w:val="single" w:sz="4" w:space="0" w:color="auto"/>
              <w:right w:val="nil"/>
            </w:tcBorders>
            <w:shd w:val="clear" w:color="auto" w:fill="auto"/>
            <w:vAlign w:val="center"/>
            <w:hideMark/>
          </w:tcPr>
          <w:p w14:paraId="2E8EC320" w14:textId="77777777" w:rsidR="00AC74D4" w:rsidRPr="00CF12F0" w:rsidRDefault="00AC74D4" w:rsidP="005C1DC3">
            <w:pPr>
              <w:jc w:val="center"/>
              <w:rPr>
                <w:color w:val="000000"/>
                <w:sz w:val="16"/>
                <w:szCs w:val="16"/>
              </w:rPr>
            </w:pPr>
            <w:r w:rsidRPr="00CF12F0">
              <w:rPr>
                <w:color w:val="000000"/>
                <w:sz w:val="16"/>
                <w:szCs w:val="16"/>
              </w:rPr>
              <w:t>BPTB</w:t>
            </w:r>
          </w:p>
        </w:tc>
        <w:tc>
          <w:tcPr>
            <w:tcW w:w="655" w:type="pct"/>
            <w:tcBorders>
              <w:top w:val="nil"/>
              <w:left w:val="nil"/>
              <w:bottom w:val="single" w:sz="4" w:space="0" w:color="auto"/>
              <w:right w:val="nil"/>
            </w:tcBorders>
            <w:shd w:val="clear" w:color="auto" w:fill="auto"/>
            <w:vAlign w:val="center"/>
            <w:hideMark/>
          </w:tcPr>
          <w:p w14:paraId="35E05E45" w14:textId="77777777" w:rsidR="00AC74D4" w:rsidRPr="00CF12F0" w:rsidRDefault="00AC74D4" w:rsidP="005C1DC3">
            <w:pPr>
              <w:jc w:val="center"/>
              <w:rPr>
                <w:color w:val="000000"/>
                <w:sz w:val="16"/>
                <w:szCs w:val="16"/>
              </w:rPr>
            </w:pPr>
            <w:r w:rsidRPr="00CF12F0">
              <w:rPr>
                <w:color w:val="000000"/>
                <w:sz w:val="16"/>
                <w:szCs w:val="16"/>
              </w:rPr>
              <w:t>HT</w:t>
            </w:r>
          </w:p>
        </w:tc>
        <w:tc>
          <w:tcPr>
            <w:tcW w:w="640" w:type="pct"/>
            <w:tcBorders>
              <w:top w:val="nil"/>
              <w:left w:val="nil"/>
              <w:bottom w:val="nil"/>
              <w:right w:val="nil"/>
            </w:tcBorders>
            <w:shd w:val="clear" w:color="auto" w:fill="auto"/>
            <w:vAlign w:val="center"/>
            <w:hideMark/>
          </w:tcPr>
          <w:p w14:paraId="7B8D4704" w14:textId="77777777" w:rsidR="00AC74D4" w:rsidRPr="00CF12F0" w:rsidRDefault="00AC74D4" w:rsidP="005C1DC3">
            <w:pPr>
              <w:jc w:val="center"/>
              <w:rPr>
                <w:color w:val="000000"/>
                <w:sz w:val="16"/>
                <w:szCs w:val="16"/>
              </w:rPr>
            </w:pPr>
            <w:r w:rsidRPr="00CF12F0">
              <w:rPr>
                <w:color w:val="000000"/>
                <w:sz w:val="16"/>
                <w:szCs w:val="16"/>
              </w:rPr>
              <w:t>QT</w:t>
            </w:r>
          </w:p>
        </w:tc>
        <w:tc>
          <w:tcPr>
            <w:tcW w:w="597" w:type="pct"/>
            <w:tcBorders>
              <w:top w:val="nil"/>
              <w:left w:val="nil"/>
              <w:bottom w:val="nil"/>
              <w:right w:val="nil"/>
            </w:tcBorders>
            <w:shd w:val="clear" w:color="auto" w:fill="auto"/>
            <w:vAlign w:val="center"/>
            <w:hideMark/>
          </w:tcPr>
          <w:p w14:paraId="75EA6F5E" w14:textId="77777777" w:rsidR="00AC74D4" w:rsidRPr="00CF12F0" w:rsidRDefault="00AC74D4" w:rsidP="005C1DC3">
            <w:pPr>
              <w:jc w:val="center"/>
              <w:rPr>
                <w:color w:val="000000"/>
                <w:sz w:val="16"/>
                <w:szCs w:val="16"/>
              </w:rPr>
            </w:pPr>
            <w:r w:rsidRPr="00CF12F0">
              <w:rPr>
                <w:color w:val="000000"/>
                <w:sz w:val="16"/>
                <w:szCs w:val="16"/>
              </w:rPr>
              <w:t>PLT</w:t>
            </w:r>
          </w:p>
        </w:tc>
        <w:tc>
          <w:tcPr>
            <w:tcW w:w="597" w:type="pct"/>
            <w:tcBorders>
              <w:top w:val="nil"/>
              <w:left w:val="nil"/>
              <w:bottom w:val="nil"/>
              <w:right w:val="nil"/>
            </w:tcBorders>
            <w:shd w:val="clear" w:color="auto" w:fill="auto"/>
            <w:vAlign w:val="center"/>
            <w:hideMark/>
          </w:tcPr>
          <w:p w14:paraId="3DBF605C" w14:textId="77777777" w:rsidR="00AC74D4" w:rsidRPr="00CF12F0" w:rsidRDefault="00AC74D4" w:rsidP="005C1DC3">
            <w:pPr>
              <w:jc w:val="center"/>
              <w:rPr>
                <w:color w:val="000000"/>
                <w:sz w:val="16"/>
                <w:szCs w:val="16"/>
              </w:rPr>
            </w:pPr>
            <w:r w:rsidRPr="00CF12F0">
              <w:rPr>
                <w:color w:val="000000"/>
                <w:sz w:val="16"/>
                <w:szCs w:val="16"/>
              </w:rPr>
              <w:t>AT</w:t>
            </w:r>
          </w:p>
        </w:tc>
        <w:tc>
          <w:tcPr>
            <w:tcW w:w="582" w:type="pct"/>
            <w:tcBorders>
              <w:top w:val="nil"/>
              <w:left w:val="nil"/>
              <w:bottom w:val="nil"/>
              <w:right w:val="nil"/>
            </w:tcBorders>
            <w:shd w:val="clear" w:color="auto" w:fill="auto"/>
            <w:vAlign w:val="center"/>
            <w:hideMark/>
          </w:tcPr>
          <w:p w14:paraId="71E082F5" w14:textId="77777777" w:rsidR="00AC74D4" w:rsidRPr="00CF12F0" w:rsidRDefault="00AC74D4" w:rsidP="005C1DC3">
            <w:pPr>
              <w:jc w:val="center"/>
              <w:rPr>
                <w:color w:val="000000"/>
                <w:sz w:val="16"/>
                <w:szCs w:val="16"/>
              </w:rPr>
            </w:pPr>
            <w:r w:rsidRPr="00CF12F0">
              <w:rPr>
                <w:color w:val="000000"/>
                <w:sz w:val="16"/>
                <w:szCs w:val="16"/>
              </w:rPr>
              <w:t>TA</w:t>
            </w:r>
          </w:p>
        </w:tc>
        <w:tc>
          <w:tcPr>
            <w:tcW w:w="201" w:type="pct"/>
            <w:vMerge/>
            <w:tcBorders>
              <w:top w:val="nil"/>
              <w:left w:val="nil"/>
              <w:bottom w:val="single" w:sz="4" w:space="0" w:color="000000"/>
              <w:right w:val="nil"/>
            </w:tcBorders>
            <w:vAlign w:val="center"/>
            <w:hideMark/>
          </w:tcPr>
          <w:p w14:paraId="4D0CF387" w14:textId="77777777" w:rsidR="00AC74D4" w:rsidRPr="00CF12F0" w:rsidRDefault="00AC74D4" w:rsidP="005C1DC3">
            <w:pPr>
              <w:rPr>
                <w:color w:val="000000"/>
                <w:sz w:val="16"/>
                <w:szCs w:val="16"/>
              </w:rPr>
            </w:pPr>
          </w:p>
        </w:tc>
        <w:tc>
          <w:tcPr>
            <w:tcW w:w="272" w:type="pct"/>
            <w:vMerge/>
            <w:tcBorders>
              <w:top w:val="nil"/>
              <w:left w:val="nil"/>
              <w:bottom w:val="single" w:sz="4" w:space="0" w:color="000000"/>
              <w:right w:val="nil"/>
            </w:tcBorders>
            <w:vAlign w:val="center"/>
            <w:hideMark/>
          </w:tcPr>
          <w:p w14:paraId="04E76C12" w14:textId="77777777" w:rsidR="00AC74D4" w:rsidRPr="00CF12F0" w:rsidRDefault="00AC74D4" w:rsidP="005C1DC3">
            <w:pPr>
              <w:rPr>
                <w:color w:val="000000"/>
                <w:sz w:val="16"/>
                <w:szCs w:val="16"/>
              </w:rPr>
            </w:pPr>
          </w:p>
        </w:tc>
      </w:tr>
      <w:tr w:rsidR="00AC74D4" w:rsidRPr="00CF12F0" w14:paraId="6725A1F5" w14:textId="77777777" w:rsidTr="005C1DC3">
        <w:trPr>
          <w:trHeight w:val="230"/>
        </w:trPr>
        <w:tc>
          <w:tcPr>
            <w:tcW w:w="484" w:type="pct"/>
            <w:vMerge w:val="restart"/>
            <w:tcBorders>
              <w:top w:val="nil"/>
              <w:left w:val="nil"/>
              <w:bottom w:val="single" w:sz="4" w:space="0" w:color="000000"/>
              <w:right w:val="nil"/>
            </w:tcBorders>
            <w:shd w:val="clear" w:color="auto" w:fill="auto"/>
            <w:vAlign w:val="center"/>
            <w:hideMark/>
          </w:tcPr>
          <w:p w14:paraId="0158E3B5" w14:textId="77777777" w:rsidR="00AC74D4" w:rsidRPr="00CF12F0" w:rsidRDefault="00AC74D4" w:rsidP="005C1DC3">
            <w:pPr>
              <w:jc w:val="center"/>
              <w:rPr>
                <w:color w:val="000000"/>
                <w:sz w:val="16"/>
                <w:szCs w:val="16"/>
              </w:rPr>
            </w:pPr>
            <w:r w:rsidRPr="00CF12F0">
              <w:rPr>
                <w:color w:val="000000"/>
                <w:sz w:val="16"/>
                <w:szCs w:val="16"/>
              </w:rPr>
              <w:t>Pivot-shift (≥ 1+)</w:t>
            </w:r>
          </w:p>
        </w:tc>
        <w:tc>
          <w:tcPr>
            <w:tcW w:w="304" w:type="pct"/>
            <w:tcBorders>
              <w:top w:val="nil"/>
              <w:left w:val="nil"/>
              <w:bottom w:val="nil"/>
              <w:right w:val="nil"/>
            </w:tcBorders>
            <w:shd w:val="clear" w:color="auto" w:fill="auto"/>
            <w:vAlign w:val="center"/>
            <w:hideMark/>
          </w:tcPr>
          <w:p w14:paraId="4A2442D0" w14:textId="77777777" w:rsidR="00AC74D4" w:rsidRPr="00CF12F0" w:rsidRDefault="00AC74D4" w:rsidP="005C1DC3">
            <w:pPr>
              <w:rPr>
                <w:color w:val="000000"/>
                <w:sz w:val="16"/>
                <w:szCs w:val="16"/>
              </w:rPr>
            </w:pPr>
            <w:r w:rsidRPr="00CF12F0">
              <w:rPr>
                <w:color w:val="000000"/>
                <w:sz w:val="16"/>
                <w:szCs w:val="16"/>
              </w:rPr>
              <w:t>BPTB</w:t>
            </w:r>
          </w:p>
        </w:tc>
        <w:tc>
          <w:tcPr>
            <w:tcW w:w="669" w:type="pct"/>
            <w:tcBorders>
              <w:top w:val="nil"/>
              <w:left w:val="single" w:sz="4" w:space="0" w:color="auto"/>
              <w:bottom w:val="single" w:sz="4" w:space="0" w:color="auto"/>
              <w:right w:val="single" w:sz="4" w:space="0" w:color="auto"/>
            </w:tcBorders>
            <w:shd w:val="clear" w:color="000000" w:fill="D9D9D9"/>
            <w:vAlign w:val="center"/>
            <w:hideMark/>
          </w:tcPr>
          <w:p w14:paraId="6C23F7E8" w14:textId="77777777" w:rsidR="00AC74D4" w:rsidRPr="00CF12F0" w:rsidRDefault="00AC74D4" w:rsidP="005C1DC3">
            <w:pPr>
              <w:jc w:val="center"/>
              <w:rPr>
                <w:color w:val="000000"/>
                <w:sz w:val="16"/>
                <w:szCs w:val="16"/>
              </w:rPr>
            </w:pPr>
            <w:r w:rsidRPr="00CF12F0">
              <w:rPr>
                <w:color w:val="000000"/>
                <w:sz w:val="16"/>
                <w:szCs w:val="16"/>
              </w:rPr>
              <w:t>BPTB</w:t>
            </w:r>
          </w:p>
        </w:tc>
        <w:tc>
          <w:tcPr>
            <w:tcW w:w="655" w:type="pct"/>
            <w:tcBorders>
              <w:top w:val="nil"/>
              <w:left w:val="nil"/>
              <w:bottom w:val="nil"/>
              <w:right w:val="nil"/>
            </w:tcBorders>
            <w:shd w:val="clear" w:color="auto" w:fill="auto"/>
            <w:vAlign w:val="center"/>
            <w:hideMark/>
          </w:tcPr>
          <w:p w14:paraId="3AEA7C7D" w14:textId="77777777" w:rsidR="00AC74D4" w:rsidRPr="00CF12F0" w:rsidRDefault="00AC74D4" w:rsidP="005C1DC3">
            <w:pPr>
              <w:jc w:val="center"/>
              <w:rPr>
                <w:color w:val="000000"/>
                <w:sz w:val="16"/>
                <w:szCs w:val="16"/>
              </w:rPr>
            </w:pPr>
            <w:r w:rsidRPr="00CF12F0">
              <w:rPr>
                <w:color w:val="000000"/>
                <w:sz w:val="16"/>
                <w:szCs w:val="16"/>
              </w:rPr>
              <w:t>1.976 [1.059;   3.687]</w:t>
            </w:r>
          </w:p>
        </w:tc>
        <w:tc>
          <w:tcPr>
            <w:tcW w:w="640" w:type="pct"/>
            <w:tcBorders>
              <w:top w:val="single" w:sz="4" w:space="0" w:color="auto"/>
              <w:left w:val="nil"/>
              <w:bottom w:val="nil"/>
              <w:right w:val="nil"/>
            </w:tcBorders>
            <w:shd w:val="clear" w:color="auto" w:fill="auto"/>
            <w:vAlign w:val="center"/>
            <w:hideMark/>
          </w:tcPr>
          <w:p w14:paraId="50B68EF7" w14:textId="77777777" w:rsidR="00AC74D4" w:rsidRPr="00CF12F0" w:rsidRDefault="00AC74D4" w:rsidP="005C1DC3">
            <w:pPr>
              <w:jc w:val="center"/>
              <w:rPr>
                <w:color w:val="000000"/>
                <w:sz w:val="16"/>
                <w:szCs w:val="16"/>
              </w:rPr>
            </w:pPr>
            <w:r w:rsidRPr="00CF12F0">
              <w:rPr>
                <w:color w:val="000000"/>
                <w:sz w:val="16"/>
                <w:szCs w:val="16"/>
              </w:rPr>
              <w:t>1.429 [0.130;  15.748]</w:t>
            </w:r>
          </w:p>
        </w:tc>
        <w:tc>
          <w:tcPr>
            <w:tcW w:w="597" w:type="pct"/>
            <w:tcBorders>
              <w:top w:val="single" w:sz="4" w:space="0" w:color="auto"/>
              <w:left w:val="nil"/>
              <w:bottom w:val="nil"/>
              <w:right w:val="nil"/>
            </w:tcBorders>
            <w:shd w:val="clear" w:color="auto" w:fill="auto"/>
            <w:vAlign w:val="center"/>
            <w:hideMark/>
          </w:tcPr>
          <w:p w14:paraId="0697857B" w14:textId="77777777" w:rsidR="00AC74D4" w:rsidRPr="00CF12F0" w:rsidRDefault="00AC74D4" w:rsidP="005C1DC3">
            <w:pPr>
              <w:jc w:val="center"/>
              <w:rPr>
                <w:color w:val="000000"/>
                <w:sz w:val="16"/>
                <w:szCs w:val="16"/>
              </w:rPr>
            </w:pPr>
            <w:r w:rsidRPr="00CF12F0">
              <w:rPr>
                <w:color w:val="000000"/>
                <w:sz w:val="16"/>
                <w:szCs w:val="16"/>
              </w:rPr>
              <w:t>.</w:t>
            </w:r>
          </w:p>
        </w:tc>
        <w:tc>
          <w:tcPr>
            <w:tcW w:w="597" w:type="pct"/>
            <w:tcBorders>
              <w:top w:val="single" w:sz="4" w:space="0" w:color="auto"/>
              <w:left w:val="nil"/>
              <w:bottom w:val="nil"/>
              <w:right w:val="nil"/>
            </w:tcBorders>
            <w:shd w:val="clear" w:color="auto" w:fill="auto"/>
            <w:vAlign w:val="center"/>
            <w:hideMark/>
          </w:tcPr>
          <w:p w14:paraId="7DE87ACC"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single" w:sz="4" w:space="0" w:color="auto"/>
              <w:left w:val="nil"/>
              <w:bottom w:val="nil"/>
              <w:right w:val="nil"/>
            </w:tcBorders>
            <w:shd w:val="clear" w:color="auto" w:fill="auto"/>
            <w:vAlign w:val="center"/>
            <w:hideMark/>
          </w:tcPr>
          <w:p w14:paraId="5ABBF060"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77016DE9" w14:textId="77777777" w:rsidR="00AC74D4" w:rsidRPr="00CF12F0" w:rsidRDefault="00AC74D4" w:rsidP="005C1DC3">
            <w:pPr>
              <w:jc w:val="center"/>
              <w:rPr>
                <w:color w:val="000000"/>
                <w:sz w:val="16"/>
                <w:szCs w:val="16"/>
              </w:rPr>
            </w:pPr>
            <w:r w:rsidRPr="00CF12F0">
              <w:rPr>
                <w:color w:val="000000"/>
                <w:sz w:val="16"/>
                <w:szCs w:val="16"/>
              </w:rPr>
              <w:t>1</w:t>
            </w:r>
          </w:p>
        </w:tc>
        <w:tc>
          <w:tcPr>
            <w:tcW w:w="272" w:type="pct"/>
            <w:tcBorders>
              <w:top w:val="nil"/>
              <w:left w:val="nil"/>
              <w:bottom w:val="nil"/>
              <w:right w:val="nil"/>
            </w:tcBorders>
            <w:shd w:val="clear" w:color="auto" w:fill="auto"/>
            <w:vAlign w:val="center"/>
            <w:hideMark/>
          </w:tcPr>
          <w:p w14:paraId="0CE27816" w14:textId="77777777" w:rsidR="00AC74D4" w:rsidRPr="00CF12F0" w:rsidRDefault="00AC74D4" w:rsidP="005C1DC3">
            <w:pPr>
              <w:jc w:val="center"/>
              <w:rPr>
                <w:color w:val="000000"/>
                <w:sz w:val="16"/>
                <w:szCs w:val="16"/>
              </w:rPr>
            </w:pPr>
            <w:r w:rsidRPr="00CF12F0">
              <w:rPr>
                <w:color w:val="000000"/>
                <w:sz w:val="16"/>
                <w:szCs w:val="16"/>
              </w:rPr>
              <w:t>0.9345</w:t>
            </w:r>
          </w:p>
        </w:tc>
      </w:tr>
      <w:tr w:rsidR="00AC74D4" w:rsidRPr="00CF12F0" w14:paraId="3B21E718" w14:textId="77777777" w:rsidTr="005C1DC3">
        <w:trPr>
          <w:trHeight w:val="230"/>
        </w:trPr>
        <w:tc>
          <w:tcPr>
            <w:tcW w:w="484" w:type="pct"/>
            <w:vMerge/>
            <w:tcBorders>
              <w:top w:val="nil"/>
              <w:left w:val="nil"/>
              <w:bottom w:val="single" w:sz="4" w:space="0" w:color="000000"/>
              <w:right w:val="nil"/>
            </w:tcBorders>
            <w:vAlign w:val="center"/>
            <w:hideMark/>
          </w:tcPr>
          <w:p w14:paraId="29C31629"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3C35FAC9" w14:textId="77777777" w:rsidR="00AC74D4" w:rsidRPr="00CF12F0" w:rsidRDefault="00AC74D4" w:rsidP="005C1DC3">
            <w:pPr>
              <w:rPr>
                <w:color w:val="000000"/>
                <w:sz w:val="16"/>
                <w:szCs w:val="16"/>
              </w:rPr>
            </w:pPr>
            <w:r w:rsidRPr="00CF12F0">
              <w:rPr>
                <w:color w:val="000000"/>
                <w:sz w:val="16"/>
                <w:szCs w:val="16"/>
              </w:rPr>
              <w:t>HT</w:t>
            </w:r>
          </w:p>
        </w:tc>
        <w:tc>
          <w:tcPr>
            <w:tcW w:w="669" w:type="pct"/>
            <w:tcBorders>
              <w:top w:val="nil"/>
              <w:left w:val="nil"/>
              <w:bottom w:val="nil"/>
              <w:right w:val="nil"/>
            </w:tcBorders>
            <w:shd w:val="clear" w:color="auto" w:fill="auto"/>
            <w:vAlign w:val="center"/>
            <w:hideMark/>
          </w:tcPr>
          <w:p w14:paraId="7DE2CD54" w14:textId="77777777" w:rsidR="00AC74D4" w:rsidRPr="00CF12F0" w:rsidRDefault="00AC74D4" w:rsidP="005C1DC3">
            <w:pPr>
              <w:jc w:val="center"/>
              <w:rPr>
                <w:color w:val="000000"/>
                <w:sz w:val="16"/>
                <w:szCs w:val="16"/>
              </w:rPr>
            </w:pPr>
            <w:r w:rsidRPr="00CF12F0">
              <w:rPr>
                <w:color w:val="000000"/>
                <w:sz w:val="16"/>
                <w:szCs w:val="16"/>
              </w:rPr>
              <w:t>1.659 [0.901;   3.054]</w:t>
            </w:r>
          </w:p>
        </w:tc>
        <w:tc>
          <w:tcPr>
            <w:tcW w:w="65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00EC0755" w14:textId="77777777" w:rsidR="00AC74D4" w:rsidRPr="00CF12F0" w:rsidRDefault="00AC74D4" w:rsidP="005C1DC3">
            <w:pPr>
              <w:jc w:val="center"/>
              <w:rPr>
                <w:color w:val="000000"/>
                <w:sz w:val="16"/>
                <w:szCs w:val="16"/>
              </w:rPr>
            </w:pPr>
            <w:r w:rsidRPr="00CF12F0">
              <w:rPr>
                <w:color w:val="000000"/>
                <w:sz w:val="16"/>
                <w:szCs w:val="16"/>
              </w:rPr>
              <w:t>HT</w:t>
            </w:r>
          </w:p>
        </w:tc>
        <w:tc>
          <w:tcPr>
            <w:tcW w:w="640" w:type="pct"/>
            <w:tcBorders>
              <w:top w:val="nil"/>
              <w:left w:val="nil"/>
              <w:bottom w:val="nil"/>
              <w:right w:val="nil"/>
            </w:tcBorders>
            <w:shd w:val="clear" w:color="auto" w:fill="auto"/>
            <w:vAlign w:val="center"/>
            <w:hideMark/>
          </w:tcPr>
          <w:p w14:paraId="79E1E612" w14:textId="77777777" w:rsidR="00AC74D4" w:rsidRPr="00CF12F0" w:rsidRDefault="00AC74D4" w:rsidP="005C1DC3">
            <w:pPr>
              <w:jc w:val="center"/>
              <w:rPr>
                <w:color w:val="000000"/>
                <w:sz w:val="16"/>
                <w:szCs w:val="16"/>
              </w:rPr>
            </w:pPr>
            <w:r w:rsidRPr="00CF12F0">
              <w:rPr>
                <w:color w:val="000000"/>
                <w:sz w:val="16"/>
                <w:szCs w:val="16"/>
              </w:rPr>
              <w:t>41.518 [7.633; 225.839]</w:t>
            </w:r>
          </w:p>
        </w:tc>
        <w:tc>
          <w:tcPr>
            <w:tcW w:w="597" w:type="pct"/>
            <w:tcBorders>
              <w:top w:val="nil"/>
              <w:left w:val="nil"/>
              <w:bottom w:val="nil"/>
              <w:right w:val="nil"/>
            </w:tcBorders>
            <w:shd w:val="clear" w:color="auto" w:fill="auto"/>
            <w:vAlign w:val="center"/>
            <w:hideMark/>
          </w:tcPr>
          <w:p w14:paraId="6A444875" w14:textId="77777777" w:rsidR="00AC74D4" w:rsidRPr="00CF12F0" w:rsidRDefault="00AC74D4" w:rsidP="005C1DC3">
            <w:pPr>
              <w:jc w:val="center"/>
              <w:rPr>
                <w:color w:val="000000"/>
                <w:sz w:val="16"/>
                <w:szCs w:val="16"/>
              </w:rPr>
            </w:pPr>
            <w:r w:rsidRPr="00CF12F0">
              <w:rPr>
                <w:color w:val="000000"/>
                <w:sz w:val="16"/>
                <w:szCs w:val="16"/>
              </w:rPr>
              <w:t>2.888 [0.539;  15.468]</w:t>
            </w:r>
          </w:p>
        </w:tc>
        <w:tc>
          <w:tcPr>
            <w:tcW w:w="597" w:type="pct"/>
            <w:tcBorders>
              <w:top w:val="nil"/>
              <w:left w:val="nil"/>
              <w:bottom w:val="nil"/>
              <w:right w:val="nil"/>
            </w:tcBorders>
            <w:shd w:val="clear" w:color="auto" w:fill="auto"/>
            <w:vAlign w:val="center"/>
            <w:hideMark/>
          </w:tcPr>
          <w:p w14:paraId="589CA8EA" w14:textId="77777777" w:rsidR="00AC74D4" w:rsidRPr="00CF12F0" w:rsidRDefault="00AC74D4" w:rsidP="005C1DC3">
            <w:pPr>
              <w:jc w:val="center"/>
              <w:rPr>
                <w:color w:val="000000"/>
                <w:sz w:val="16"/>
                <w:szCs w:val="16"/>
              </w:rPr>
            </w:pPr>
            <w:r w:rsidRPr="00CF12F0">
              <w:rPr>
                <w:color w:val="000000"/>
                <w:sz w:val="16"/>
                <w:szCs w:val="16"/>
              </w:rPr>
              <w:t>1.553 [0.170;  14.215]</w:t>
            </w:r>
          </w:p>
        </w:tc>
        <w:tc>
          <w:tcPr>
            <w:tcW w:w="582" w:type="pct"/>
            <w:tcBorders>
              <w:top w:val="nil"/>
              <w:left w:val="nil"/>
              <w:bottom w:val="nil"/>
              <w:right w:val="nil"/>
            </w:tcBorders>
            <w:shd w:val="clear" w:color="auto" w:fill="auto"/>
            <w:vAlign w:val="center"/>
            <w:hideMark/>
          </w:tcPr>
          <w:p w14:paraId="0D08EEE1" w14:textId="77777777" w:rsidR="00AC74D4" w:rsidRPr="00CF12F0" w:rsidRDefault="00AC74D4" w:rsidP="005C1DC3">
            <w:pPr>
              <w:jc w:val="center"/>
              <w:rPr>
                <w:color w:val="000000"/>
                <w:sz w:val="16"/>
                <w:szCs w:val="16"/>
              </w:rPr>
            </w:pPr>
            <w:r w:rsidRPr="00CF12F0">
              <w:rPr>
                <w:color w:val="000000"/>
                <w:sz w:val="16"/>
                <w:szCs w:val="16"/>
              </w:rPr>
              <w:t>2.351 [0.662;   8.346]</w:t>
            </w:r>
          </w:p>
        </w:tc>
        <w:tc>
          <w:tcPr>
            <w:tcW w:w="201" w:type="pct"/>
            <w:tcBorders>
              <w:top w:val="nil"/>
              <w:left w:val="nil"/>
              <w:bottom w:val="nil"/>
              <w:right w:val="nil"/>
            </w:tcBorders>
            <w:shd w:val="clear" w:color="auto" w:fill="auto"/>
            <w:vAlign w:val="center"/>
            <w:hideMark/>
          </w:tcPr>
          <w:p w14:paraId="2AC0E75C" w14:textId="77777777" w:rsidR="00AC74D4" w:rsidRPr="00CF12F0" w:rsidRDefault="00AC74D4" w:rsidP="005C1DC3">
            <w:pPr>
              <w:jc w:val="center"/>
              <w:rPr>
                <w:color w:val="000000"/>
                <w:sz w:val="16"/>
                <w:szCs w:val="16"/>
              </w:rPr>
            </w:pPr>
            <w:r w:rsidRPr="00CF12F0">
              <w:rPr>
                <w:color w:val="000000"/>
                <w:sz w:val="16"/>
                <w:szCs w:val="16"/>
              </w:rPr>
              <w:t>2</w:t>
            </w:r>
          </w:p>
        </w:tc>
        <w:tc>
          <w:tcPr>
            <w:tcW w:w="272" w:type="pct"/>
            <w:tcBorders>
              <w:top w:val="nil"/>
              <w:left w:val="nil"/>
              <w:bottom w:val="nil"/>
              <w:right w:val="nil"/>
            </w:tcBorders>
            <w:shd w:val="clear" w:color="auto" w:fill="auto"/>
            <w:vAlign w:val="center"/>
            <w:hideMark/>
          </w:tcPr>
          <w:p w14:paraId="4578820C" w14:textId="77777777" w:rsidR="00AC74D4" w:rsidRPr="00CF12F0" w:rsidRDefault="00AC74D4" w:rsidP="005C1DC3">
            <w:pPr>
              <w:jc w:val="center"/>
              <w:rPr>
                <w:color w:val="000000"/>
                <w:sz w:val="16"/>
                <w:szCs w:val="16"/>
              </w:rPr>
            </w:pPr>
            <w:r w:rsidRPr="00CF12F0">
              <w:rPr>
                <w:color w:val="000000"/>
                <w:sz w:val="16"/>
                <w:szCs w:val="16"/>
              </w:rPr>
              <w:t>0.6985</w:t>
            </w:r>
          </w:p>
        </w:tc>
      </w:tr>
      <w:tr w:rsidR="00AC74D4" w:rsidRPr="00CF12F0" w14:paraId="06170CEA" w14:textId="77777777" w:rsidTr="005C1DC3">
        <w:trPr>
          <w:trHeight w:val="230"/>
        </w:trPr>
        <w:tc>
          <w:tcPr>
            <w:tcW w:w="484" w:type="pct"/>
            <w:vMerge/>
            <w:tcBorders>
              <w:top w:val="nil"/>
              <w:left w:val="nil"/>
              <w:bottom w:val="single" w:sz="4" w:space="0" w:color="000000"/>
              <w:right w:val="nil"/>
            </w:tcBorders>
            <w:vAlign w:val="center"/>
            <w:hideMark/>
          </w:tcPr>
          <w:p w14:paraId="1EAB4A4E"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2C4E49DC" w14:textId="77777777" w:rsidR="00AC74D4" w:rsidRPr="00CF12F0" w:rsidRDefault="00AC74D4" w:rsidP="005C1DC3">
            <w:pPr>
              <w:rPr>
                <w:color w:val="000000"/>
                <w:sz w:val="16"/>
                <w:szCs w:val="16"/>
              </w:rPr>
            </w:pPr>
            <w:r w:rsidRPr="00CF12F0">
              <w:rPr>
                <w:color w:val="000000"/>
                <w:sz w:val="16"/>
                <w:szCs w:val="16"/>
              </w:rPr>
              <w:t>QT</w:t>
            </w:r>
          </w:p>
        </w:tc>
        <w:tc>
          <w:tcPr>
            <w:tcW w:w="669" w:type="pct"/>
            <w:tcBorders>
              <w:top w:val="nil"/>
              <w:left w:val="nil"/>
              <w:bottom w:val="nil"/>
              <w:right w:val="nil"/>
            </w:tcBorders>
            <w:shd w:val="clear" w:color="auto" w:fill="auto"/>
            <w:vAlign w:val="center"/>
            <w:hideMark/>
          </w:tcPr>
          <w:p w14:paraId="52744740" w14:textId="77777777" w:rsidR="00AC74D4" w:rsidRPr="00CF12F0" w:rsidRDefault="00AC74D4" w:rsidP="005C1DC3">
            <w:pPr>
              <w:jc w:val="center"/>
              <w:rPr>
                <w:color w:val="000000"/>
                <w:sz w:val="16"/>
                <w:szCs w:val="16"/>
              </w:rPr>
            </w:pPr>
            <w:r w:rsidRPr="00CF12F0">
              <w:rPr>
                <w:color w:val="000000"/>
                <w:sz w:val="16"/>
                <w:szCs w:val="16"/>
              </w:rPr>
              <w:t>18.988 [4.488;  80.337]</w:t>
            </w:r>
          </w:p>
        </w:tc>
        <w:tc>
          <w:tcPr>
            <w:tcW w:w="655" w:type="pct"/>
            <w:tcBorders>
              <w:top w:val="nil"/>
              <w:left w:val="nil"/>
              <w:bottom w:val="nil"/>
              <w:right w:val="nil"/>
            </w:tcBorders>
            <w:shd w:val="clear" w:color="auto" w:fill="auto"/>
            <w:vAlign w:val="center"/>
            <w:hideMark/>
          </w:tcPr>
          <w:p w14:paraId="51DE4348" w14:textId="77777777" w:rsidR="00AC74D4" w:rsidRPr="00CF12F0" w:rsidRDefault="00AC74D4" w:rsidP="005C1DC3">
            <w:pPr>
              <w:jc w:val="center"/>
              <w:rPr>
                <w:color w:val="000000"/>
                <w:sz w:val="16"/>
                <w:szCs w:val="16"/>
              </w:rPr>
            </w:pPr>
            <w:r w:rsidRPr="00CF12F0">
              <w:rPr>
                <w:color w:val="000000"/>
                <w:sz w:val="16"/>
                <w:szCs w:val="16"/>
              </w:rPr>
              <w:t>11.445 [2.826;  46.344]</w:t>
            </w:r>
          </w:p>
        </w:tc>
        <w:tc>
          <w:tcPr>
            <w:tcW w:w="640"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56C8039C" w14:textId="77777777" w:rsidR="00AC74D4" w:rsidRPr="00CF12F0" w:rsidRDefault="00AC74D4" w:rsidP="005C1DC3">
            <w:pPr>
              <w:jc w:val="center"/>
              <w:rPr>
                <w:color w:val="000000"/>
                <w:sz w:val="16"/>
                <w:szCs w:val="16"/>
              </w:rPr>
            </w:pPr>
            <w:r w:rsidRPr="00CF12F0">
              <w:rPr>
                <w:color w:val="000000"/>
                <w:sz w:val="16"/>
                <w:szCs w:val="16"/>
              </w:rPr>
              <w:t>QT</w:t>
            </w:r>
          </w:p>
        </w:tc>
        <w:tc>
          <w:tcPr>
            <w:tcW w:w="597" w:type="pct"/>
            <w:tcBorders>
              <w:top w:val="nil"/>
              <w:left w:val="nil"/>
              <w:bottom w:val="nil"/>
              <w:right w:val="nil"/>
            </w:tcBorders>
            <w:shd w:val="clear" w:color="auto" w:fill="auto"/>
            <w:vAlign w:val="center"/>
            <w:hideMark/>
          </w:tcPr>
          <w:p w14:paraId="523F6B6F" w14:textId="77777777" w:rsidR="00AC74D4" w:rsidRPr="00CF12F0" w:rsidRDefault="00AC74D4" w:rsidP="005C1DC3">
            <w:pPr>
              <w:jc w:val="center"/>
              <w:rPr>
                <w:color w:val="000000"/>
                <w:sz w:val="16"/>
                <w:szCs w:val="16"/>
              </w:rPr>
            </w:pPr>
            <w:r w:rsidRPr="00CF12F0">
              <w:rPr>
                <w:color w:val="000000"/>
                <w:sz w:val="16"/>
                <w:szCs w:val="16"/>
              </w:rPr>
              <w:t>.</w:t>
            </w:r>
          </w:p>
        </w:tc>
        <w:tc>
          <w:tcPr>
            <w:tcW w:w="597" w:type="pct"/>
            <w:tcBorders>
              <w:top w:val="nil"/>
              <w:left w:val="nil"/>
              <w:bottom w:val="nil"/>
              <w:right w:val="nil"/>
            </w:tcBorders>
            <w:shd w:val="clear" w:color="auto" w:fill="auto"/>
            <w:vAlign w:val="center"/>
            <w:hideMark/>
          </w:tcPr>
          <w:p w14:paraId="66097383"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nil"/>
              <w:left w:val="nil"/>
              <w:bottom w:val="nil"/>
              <w:right w:val="nil"/>
            </w:tcBorders>
            <w:shd w:val="clear" w:color="auto" w:fill="auto"/>
            <w:vAlign w:val="center"/>
            <w:hideMark/>
          </w:tcPr>
          <w:p w14:paraId="13A161E7"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31359151" w14:textId="77777777" w:rsidR="00AC74D4" w:rsidRPr="00CF12F0" w:rsidRDefault="00AC74D4" w:rsidP="005C1DC3">
            <w:pPr>
              <w:jc w:val="center"/>
              <w:rPr>
                <w:color w:val="000000"/>
                <w:sz w:val="16"/>
                <w:szCs w:val="16"/>
              </w:rPr>
            </w:pPr>
            <w:r w:rsidRPr="00CF12F0">
              <w:rPr>
                <w:color w:val="000000"/>
                <w:sz w:val="16"/>
                <w:szCs w:val="16"/>
              </w:rPr>
              <w:t>6</w:t>
            </w:r>
          </w:p>
        </w:tc>
        <w:tc>
          <w:tcPr>
            <w:tcW w:w="272" w:type="pct"/>
            <w:tcBorders>
              <w:top w:val="nil"/>
              <w:left w:val="nil"/>
              <w:bottom w:val="nil"/>
              <w:right w:val="nil"/>
            </w:tcBorders>
            <w:shd w:val="clear" w:color="auto" w:fill="auto"/>
            <w:vAlign w:val="center"/>
            <w:hideMark/>
          </w:tcPr>
          <w:p w14:paraId="6F14A551" w14:textId="77777777" w:rsidR="00AC74D4" w:rsidRPr="00CF12F0" w:rsidRDefault="00AC74D4" w:rsidP="005C1DC3">
            <w:pPr>
              <w:jc w:val="center"/>
              <w:rPr>
                <w:color w:val="000000"/>
                <w:sz w:val="16"/>
                <w:szCs w:val="16"/>
              </w:rPr>
            </w:pPr>
            <w:r w:rsidRPr="00CF12F0">
              <w:rPr>
                <w:color w:val="000000"/>
                <w:sz w:val="16"/>
                <w:szCs w:val="16"/>
              </w:rPr>
              <w:t>0.0441</w:t>
            </w:r>
          </w:p>
        </w:tc>
      </w:tr>
      <w:tr w:rsidR="00AC74D4" w:rsidRPr="00CF12F0" w14:paraId="054C3661" w14:textId="77777777" w:rsidTr="005C1DC3">
        <w:trPr>
          <w:trHeight w:val="230"/>
        </w:trPr>
        <w:tc>
          <w:tcPr>
            <w:tcW w:w="484" w:type="pct"/>
            <w:vMerge/>
            <w:tcBorders>
              <w:top w:val="nil"/>
              <w:left w:val="nil"/>
              <w:bottom w:val="single" w:sz="4" w:space="0" w:color="000000"/>
              <w:right w:val="nil"/>
            </w:tcBorders>
            <w:vAlign w:val="center"/>
            <w:hideMark/>
          </w:tcPr>
          <w:p w14:paraId="3D57237B"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52F9018B" w14:textId="77777777" w:rsidR="00AC74D4" w:rsidRPr="00CF12F0" w:rsidRDefault="00AC74D4" w:rsidP="005C1DC3">
            <w:pPr>
              <w:rPr>
                <w:color w:val="000000"/>
                <w:sz w:val="16"/>
                <w:szCs w:val="16"/>
              </w:rPr>
            </w:pPr>
            <w:r w:rsidRPr="00CF12F0">
              <w:rPr>
                <w:color w:val="000000"/>
                <w:sz w:val="16"/>
                <w:szCs w:val="16"/>
              </w:rPr>
              <w:t>PLT</w:t>
            </w:r>
          </w:p>
        </w:tc>
        <w:tc>
          <w:tcPr>
            <w:tcW w:w="669" w:type="pct"/>
            <w:tcBorders>
              <w:top w:val="nil"/>
              <w:left w:val="nil"/>
              <w:bottom w:val="nil"/>
              <w:right w:val="nil"/>
            </w:tcBorders>
            <w:shd w:val="clear" w:color="auto" w:fill="auto"/>
            <w:vAlign w:val="center"/>
            <w:hideMark/>
          </w:tcPr>
          <w:p w14:paraId="35BD25DC" w14:textId="77777777" w:rsidR="00AC74D4" w:rsidRPr="00CF12F0" w:rsidRDefault="00AC74D4" w:rsidP="005C1DC3">
            <w:pPr>
              <w:jc w:val="center"/>
              <w:rPr>
                <w:color w:val="000000"/>
                <w:sz w:val="16"/>
                <w:szCs w:val="16"/>
              </w:rPr>
            </w:pPr>
            <w:r w:rsidRPr="00CF12F0">
              <w:rPr>
                <w:color w:val="000000"/>
                <w:sz w:val="16"/>
                <w:szCs w:val="16"/>
              </w:rPr>
              <w:t>4.791 [0.803;  28.574]</w:t>
            </w:r>
          </w:p>
        </w:tc>
        <w:tc>
          <w:tcPr>
            <w:tcW w:w="655" w:type="pct"/>
            <w:tcBorders>
              <w:top w:val="nil"/>
              <w:left w:val="nil"/>
              <w:bottom w:val="nil"/>
              <w:right w:val="nil"/>
            </w:tcBorders>
            <w:shd w:val="clear" w:color="auto" w:fill="auto"/>
            <w:vAlign w:val="center"/>
            <w:hideMark/>
          </w:tcPr>
          <w:p w14:paraId="34624622" w14:textId="77777777" w:rsidR="00AC74D4" w:rsidRPr="00CF12F0" w:rsidRDefault="00AC74D4" w:rsidP="005C1DC3">
            <w:pPr>
              <w:jc w:val="center"/>
              <w:rPr>
                <w:color w:val="000000"/>
                <w:sz w:val="16"/>
                <w:szCs w:val="16"/>
              </w:rPr>
            </w:pPr>
            <w:r w:rsidRPr="00CF12F0">
              <w:rPr>
                <w:color w:val="000000"/>
                <w:sz w:val="16"/>
                <w:szCs w:val="16"/>
              </w:rPr>
              <w:t>2.888 [0.539;  15.468]</w:t>
            </w:r>
          </w:p>
        </w:tc>
        <w:tc>
          <w:tcPr>
            <w:tcW w:w="640" w:type="pct"/>
            <w:tcBorders>
              <w:top w:val="nil"/>
              <w:left w:val="nil"/>
              <w:bottom w:val="nil"/>
              <w:right w:val="nil"/>
            </w:tcBorders>
            <w:shd w:val="clear" w:color="auto" w:fill="auto"/>
            <w:vAlign w:val="center"/>
            <w:hideMark/>
          </w:tcPr>
          <w:p w14:paraId="39295EB1" w14:textId="77777777" w:rsidR="00AC74D4" w:rsidRPr="00CF12F0" w:rsidRDefault="00AC74D4" w:rsidP="005C1DC3">
            <w:pPr>
              <w:jc w:val="center"/>
              <w:rPr>
                <w:color w:val="000000"/>
                <w:sz w:val="16"/>
                <w:szCs w:val="16"/>
              </w:rPr>
            </w:pPr>
            <w:r w:rsidRPr="00CF12F0">
              <w:rPr>
                <w:color w:val="000000"/>
                <w:sz w:val="16"/>
                <w:szCs w:val="16"/>
              </w:rPr>
              <w:t>0.252 [0.028;   2.243]</w:t>
            </w:r>
          </w:p>
        </w:tc>
        <w:tc>
          <w:tcPr>
            <w:tcW w:w="597" w:type="pct"/>
            <w:tcBorders>
              <w:top w:val="single" w:sz="4" w:space="0" w:color="auto"/>
              <w:left w:val="single" w:sz="4" w:space="0" w:color="auto"/>
              <w:bottom w:val="single" w:sz="4" w:space="0" w:color="auto"/>
              <w:right w:val="single" w:sz="4" w:space="0" w:color="auto"/>
            </w:tcBorders>
            <w:shd w:val="clear" w:color="000000" w:fill="A6A6A6"/>
            <w:vAlign w:val="center"/>
            <w:hideMark/>
          </w:tcPr>
          <w:p w14:paraId="03228C10" w14:textId="77777777" w:rsidR="00AC74D4" w:rsidRPr="00CF12F0" w:rsidRDefault="00AC74D4" w:rsidP="005C1DC3">
            <w:pPr>
              <w:jc w:val="center"/>
              <w:rPr>
                <w:color w:val="000000"/>
                <w:sz w:val="16"/>
                <w:szCs w:val="16"/>
              </w:rPr>
            </w:pPr>
            <w:r w:rsidRPr="00CF12F0">
              <w:rPr>
                <w:color w:val="000000"/>
                <w:sz w:val="16"/>
                <w:szCs w:val="16"/>
              </w:rPr>
              <w:t>PLT</w:t>
            </w:r>
          </w:p>
        </w:tc>
        <w:tc>
          <w:tcPr>
            <w:tcW w:w="597" w:type="pct"/>
            <w:tcBorders>
              <w:top w:val="nil"/>
              <w:left w:val="nil"/>
              <w:bottom w:val="nil"/>
              <w:right w:val="nil"/>
            </w:tcBorders>
            <w:shd w:val="clear" w:color="auto" w:fill="auto"/>
            <w:vAlign w:val="center"/>
            <w:hideMark/>
          </w:tcPr>
          <w:p w14:paraId="5F63FA88"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nil"/>
              <w:left w:val="nil"/>
              <w:bottom w:val="nil"/>
              <w:right w:val="nil"/>
            </w:tcBorders>
            <w:shd w:val="clear" w:color="auto" w:fill="auto"/>
            <w:vAlign w:val="center"/>
            <w:hideMark/>
          </w:tcPr>
          <w:p w14:paraId="198F2082"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22DED154" w14:textId="77777777" w:rsidR="00AC74D4" w:rsidRPr="00CF12F0" w:rsidRDefault="00AC74D4" w:rsidP="005C1DC3">
            <w:pPr>
              <w:jc w:val="center"/>
              <w:rPr>
                <w:color w:val="000000"/>
                <w:sz w:val="16"/>
                <w:szCs w:val="16"/>
              </w:rPr>
            </w:pPr>
            <w:r w:rsidRPr="00CF12F0">
              <w:rPr>
                <w:color w:val="000000"/>
                <w:sz w:val="16"/>
                <w:szCs w:val="16"/>
              </w:rPr>
              <w:t>5</w:t>
            </w:r>
          </w:p>
        </w:tc>
        <w:tc>
          <w:tcPr>
            <w:tcW w:w="272" w:type="pct"/>
            <w:tcBorders>
              <w:top w:val="nil"/>
              <w:left w:val="nil"/>
              <w:bottom w:val="nil"/>
              <w:right w:val="nil"/>
            </w:tcBorders>
            <w:shd w:val="clear" w:color="auto" w:fill="auto"/>
            <w:vAlign w:val="center"/>
            <w:hideMark/>
          </w:tcPr>
          <w:p w14:paraId="59113C89" w14:textId="77777777" w:rsidR="00AC74D4" w:rsidRPr="00CF12F0" w:rsidRDefault="00AC74D4" w:rsidP="005C1DC3">
            <w:pPr>
              <w:jc w:val="center"/>
              <w:rPr>
                <w:color w:val="000000"/>
                <w:sz w:val="16"/>
                <w:szCs w:val="16"/>
              </w:rPr>
            </w:pPr>
            <w:r w:rsidRPr="00CF12F0">
              <w:rPr>
                <w:color w:val="000000"/>
                <w:sz w:val="16"/>
                <w:szCs w:val="16"/>
              </w:rPr>
              <w:t>0.3591</w:t>
            </w:r>
          </w:p>
        </w:tc>
      </w:tr>
      <w:tr w:rsidR="00AC74D4" w:rsidRPr="00CF12F0" w14:paraId="77C488E3" w14:textId="77777777" w:rsidTr="005C1DC3">
        <w:trPr>
          <w:trHeight w:val="230"/>
        </w:trPr>
        <w:tc>
          <w:tcPr>
            <w:tcW w:w="484" w:type="pct"/>
            <w:vMerge/>
            <w:tcBorders>
              <w:top w:val="nil"/>
              <w:left w:val="nil"/>
              <w:bottom w:val="single" w:sz="4" w:space="0" w:color="000000"/>
              <w:right w:val="nil"/>
            </w:tcBorders>
            <w:vAlign w:val="center"/>
            <w:hideMark/>
          </w:tcPr>
          <w:p w14:paraId="57CEDC36"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35E2ED91" w14:textId="77777777" w:rsidR="00AC74D4" w:rsidRPr="00CF12F0" w:rsidRDefault="00AC74D4" w:rsidP="005C1DC3">
            <w:pPr>
              <w:rPr>
                <w:color w:val="000000"/>
                <w:sz w:val="16"/>
                <w:szCs w:val="16"/>
              </w:rPr>
            </w:pPr>
            <w:r w:rsidRPr="00CF12F0">
              <w:rPr>
                <w:color w:val="000000"/>
                <w:sz w:val="16"/>
                <w:szCs w:val="16"/>
              </w:rPr>
              <w:t>AT</w:t>
            </w:r>
          </w:p>
        </w:tc>
        <w:tc>
          <w:tcPr>
            <w:tcW w:w="669" w:type="pct"/>
            <w:tcBorders>
              <w:top w:val="nil"/>
              <w:left w:val="nil"/>
              <w:bottom w:val="nil"/>
              <w:right w:val="nil"/>
            </w:tcBorders>
            <w:shd w:val="clear" w:color="auto" w:fill="auto"/>
            <w:vAlign w:val="center"/>
            <w:hideMark/>
          </w:tcPr>
          <w:p w14:paraId="5DC0A75F" w14:textId="77777777" w:rsidR="00AC74D4" w:rsidRPr="00CF12F0" w:rsidRDefault="00AC74D4" w:rsidP="005C1DC3">
            <w:pPr>
              <w:jc w:val="center"/>
              <w:rPr>
                <w:color w:val="000000"/>
                <w:sz w:val="16"/>
                <w:szCs w:val="16"/>
              </w:rPr>
            </w:pPr>
            <w:r w:rsidRPr="00CF12F0">
              <w:rPr>
                <w:color w:val="000000"/>
                <w:sz w:val="16"/>
                <w:szCs w:val="16"/>
              </w:rPr>
              <w:t>2.576 [0.259;  25.612]</w:t>
            </w:r>
          </w:p>
        </w:tc>
        <w:tc>
          <w:tcPr>
            <w:tcW w:w="655" w:type="pct"/>
            <w:tcBorders>
              <w:top w:val="nil"/>
              <w:left w:val="nil"/>
              <w:bottom w:val="nil"/>
              <w:right w:val="nil"/>
            </w:tcBorders>
            <w:shd w:val="clear" w:color="auto" w:fill="auto"/>
            <w:vAlign w:val="center"/>
            <w:hideMark/>
          </w:tcPr>
          <w:p w14:paraId="42E1BD3B" w14:textId="77777777" w:rsidR="00AC74D4" w:rsidRPr="00CF12F0" w:rsidRDefault="00AC74D4" w:rsidP="005C1DC3">
            <w:pPr>
              <w:jc w:val="center"/>
              <w:rPr>
                <w:color w:val="000000"/>
                <w:sz w:val="16"/>
                <w:szCs w:val="16"/>
              </w:rPr>
            </w:pPr>
            <w:r w:rsidRPr="00CF12F0">
              <w:rPr>
                <w:color w:val="000000"/>
                <w:sz w:val="16"/>
                <w:szCs w:val="16"/>
              </w:rPr>
              <w:t>1.553 [0.170;  14.215]</w:t>
            </w:r>
          </w:p>
        </w:tc>
        <w:tc>
          <w:tcPr>
            <w:tcW w:w="640" w:type="pct"/>
            <w:tcBorders>
              <w:top w:val="nil"/>
              <w:left w:val="nil"/>
              <w:bottom w:val="nil"/>
              <w:right w:val="nil"/>
            </w:tcBorders>
            <w:shd w:val="clear" w:color="auto" w:fill="auto"/>
            <w:vAlign w:val="center"/>
            <w:hideMark/>
          </w:tcPr>
          <w:p w14:paraId="6925527A" w14:textId="77777777" w:rsidR="00AC74D4" w:rsidRPr="00CF12F0" w:rsidRDefault="00AC74D4" w:rsidP="005C1DC3">
            <w:pPr>
              <w:jc w:val="center"/>
              <w:rPr>
                <w:color w:val="000000"/>
                <w:sz w:val="16"/>
                <w:szCs w:val="16"/>
              </w:rPr>
            </w:pPr>
            <w:r w:rsidRPr="00CF12F0">
              <w:rPr>
                <w:color w:val="000000"/>
                <w:sz w:val="16"/>
                <w:szCs w:val="16"/>
              </w:rPr>
              <w:t>0.136 [0.010;   1.862]</w:t>
            </w:r>
          </w:p>
        </w:tc>
        <w:tc>
          <w:tcPr>
            <w:tcW w:w="597" w:type="pct"/>
            <w:tcBorders>
              <w:top w:val="nil"/>
              <w:left w:val="nil"/>
              <w:bottom w:val="nil"/>
              <w:right w:val="nil"/>
            </w:tcBorders>
            <w:shd w:val="clear" w:color="auto" w:fill="auto"/>
            <w:vAlign w:val="center"/>
            <w:hideMark/>
          </w:tcPr>
          <w:p w14:paraId="57DA0E8D" w14:textId="77777777" w:rsidR="00AC74D4" w:rsidRPr="00CF12F0" w:rsidRDefault="00AC74D4" w:rsidP="005C1DC3">
            <w:pPr>
              <w:jc w:val="center"/>
              <w:rPr>
                <w:color w:val="000000"/>
                <w:sz w:val="16"/>
                <w:szCs w:val="16"/>
              </w:rPr>
            </w:pPr>
            <w:r w:rsidRPr="00CF12F0">
              <w:rPr>
                <w:color w:val="000000"/>
                <w:sz w:val="16"/>
                <w:szCs w:val="16"/>
              </w:rPr>
              <w:t>0.538 [0.033;   8.653]</w:t>
            </w:r>
          </w:p>
        </w:tc>
        <w:tc>
          <w:tcPr>
            <w:tcW w:w="597"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636D1734" w14:textId="77777777" w:rsidR="00AC74D4" w:rsidRPr="00CF12F0" w:rsidRDefault="00AC74D4" w:rsidP="005C1DC3">
            <w:pPr>
              <w:jc w:val="center"/>
              <w:rPr>
                <w:color w:val="FFFFFF"/>
                <w:sz w:val="16"/>
                <w:szCs w:val="16"/>
              </w:rPr>
            </w:pPr>
            <w:r w:rsidRPr="00CF12F0">
              <w:rPr>
                <w:color w:val="FFFFFF"/>
                <w:sz w:val="16"/>
                <w:szCs w:val="16"/>
              </w:rPr>
              <w:t>AT</w:t>
            </w:r>
          </w:p>
        </w:tc>
        <w:tc>
          <w:tcPr>
            <w:tcW w:w="582" w:type="pct"/>
            <w:tcBorders>
              <w:top w:val="nil"/>
              <w:left w:val="nil"/>
              <w:bottom w:val="nil"/>
              <w:right w:val="nil"/>
            </w:tcBorders>
            <w:shd w:val="clear" w:color="auto" w:fill="auto"/>
            <w:vAlign w:val="center"/>
            <w:hideMark/>
          </w:tcPr>
          <w:p w14:paraId="6B2019E1"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498DAD78" w14:textId="77777777" w:rsidR="00AC74D4" w:rsidRPr="00CF12F0" w:rsidRDefault="00AC74D4" w:rsidP="005C1DC3">
            <w:pPr>
              <w:jc w:val="center"/>
              <w:rPr>
                <w:color w:val="000000"/>
                <w:sz w:val="16"/>
                <w:szCs w:val="16"/>
              </w:rPr>
            </w:pPr>
            <w:r w:rsidRPr="00CF12F0">
              <w:rPr>
                <w:color w:val="000000"/>
                <w:sz w:val="16"/>
                <w:szCs w:val="16"/>
              </w:rPr>
              <w:t>3</w:t>
            </w:r>
          </w:p>
        </w:tc>
        <w:tc>
          <w:tcPr>
            <w:tcW w:w="272" w:type="pct"/>
            <w:tcBorders>
              <w:top w:val="nil"/>
              <w:left w:val="nil"/>
              <w:bottom w:val="nil"/>
              <w:right w:val="nil"/>
            </w:tcBorders>
            <w:shd w:val="clear" w:color="auto" w:fill="auto"/>
            <w:vAlign w:val="center"/>
            <w:hideMark/>
          </w:tcPr>
          <w:p w14:paraId="5B44C19D" w14:textId="77777777" w:rsidR="00AC74D4" w:rsidRPr="00CF12F0" w:rsidRDefault="00AC74D4" w:rsidP="005C1DC3">
            <w:pPr>
              <w:jc w:val="center"/>
              <w:rPr>
                <w:color w:val="000000"/>
                <w:sz w:val="16"/>
                <w:szCs w:val="16"/>
              </w:rPr>
            </w:pPr>
            <w:r w:rsidRPr="00CF12F0">
              <w:rPr>
                <w:color w:val="000000"/>
                <w:sz w:val="16"/>
                <w:szCs w:val="16"/>
              </w:rPr>
              <w:t>0.5594</w:t>
            </w:r>
          </w:p>
        </w:tc>
      </w:tr>
      <w:tr w:rsidR="00AC74D4" w:rsidRPr="00CF12F0" w14:paraId="5CA35B23" w14:textId="77777777" w:rsidTr="005C1DC3">
        <w:trPr>
          <w:trHeight w:val="230"/>
        </w:trPr>
        <w:tc>
          <w:tcPr>
            <w:tcW w:w="484" w:type="pct"/>
            <w:vMerge/>
            <w:tcBorders>
              <w:top w:val="nil"/>
              <w:left w:val="nil"/>
              <w:bottom w:val="single" w:sz="4" w:space="0" w:color="000000"/>
              <w:right w:val="nil"/>
            </w:tcBorders>
            <w:vAlign w:val="center"/>
            <w:hideMark/>
          </w:tcPr>
          <w:p w14:paraId="49C45909" w14:textId="77777777" w:rsidR="00AC74D4" w:rsidRPr="00CF12F0" w:rsidRDefault="00AC74D4" w:rsidP="005C1DC3">
            <w:pPr>
              <w:rPr>
                <w:color w:val="000000"/>
                <w:sz w:val="16"/>
                <w:szCs w:val="16"/>
              </w:rPr>
            </w:pPr>
          </w:p>
        </w:tc>
        <w:tc>
          <w:tcPr>
            <w:tcW w:w="304" w:type="pct"/>
            <w:tcBorders>
              <w:top w:val="nil"/>
              <w:left w:val="nil"/>
              <w:bottom w:val="single" w:sz="4" w:space="0" w:color="auto"/>
              <w:right w:val="nil"/>
            </w:tcBorders>
            <w:shd w:val="clear" w:color="auto" w:fill="auto"/>
            <w:vAlign w:val="center"/>
            <w:hideMark/>
          </w:tcPr>
          <w:p w14:paraId="0C988FC1" w14:textId="77777777" w:rsidR="00AC74D4" w:rsidRPr="00CF12F0" w:rsidRDefault="00AC74D4" w:rsidP="005C1DC3">
            <w:pPr>
              <w:rPr>
                <w:color w:val="000000"/>
                <w:sz w:val="16"/>
                <w:szCs w:val="16"/>
              </w:rPr>
            </w:pPr>
            <w:r w:rsidRPr="00CF12F0">
              <w:rPr>
                <w:color w:val="000000"/>
                <w:sz w:val="16"/>
                <w:szCs w:val="16"/>
              </w:rPr>
              <w:t>TA</w:t>
            </w:r>
          </w:p>
        </w:tc>
        <w:tc>
          <w:tcPr>
            <w:tcW w:w="669" w:type="pct"/>
            <w:tcBorders>
              <w:top w:val="nil"/>
              <w:left w:val="nil"/>
              <w:bottom w:val="single" w:sz="4" w:space="0" w:color="auto"/>
              <w:right w:val="nil"/>
            </w:tcBorders>
            <w:shd w:val="clear" w:color="auto" w:fill="auto"/>
            <w:vAlign w:val="center"/>
            <w:hideMark/>
          </w:tcPr>
          <w:p w14:paraId="53CF9EA7" w14:textId="77777777" w:rsidR="00AC74D4" w:rsidRPr="00CF12F0" w:rsidRDefault="00AC74D4" w:rsidP="005C1DC3">
            <w:pPr>
              <w:jc w:val="center"/>
              <w:rPr>
                <w:color w:val="000000"/>
                <w:sz w:val="16"/>
                <w:szCs w:val="16"/>
              </w:rPr>
            </w:pPr>
            <w:r w:rsidRPr="00CF12F0">
              <w:rPr>
                <w:color w:val="000000"/>
                <w:sz w:val="16"/>
                <w:szCs w:val="16"/>
              </w:rPr>
              <w:t>3.900 [0.956;  15.916]</w:t>
            </w:r>
          </w:p>
        </w:tc>
        <w:tc>
          <w:tcPr>
            <w:tcW w:w="655" w:type="pct"/>
            <w:tcBorders>
              <w:top w:val="nil"/>
              <w:left w:val="nil"/>
              <w:bottom w:val="single" w:sz="4" w:space="0" w:color="auto"/>
              <w:right w:val="nil"/>
            </w:tcBorders>
            <w:shd w:val="clear" w:color="auto" w:fill="auto"/>
            <w:vAlign w:val="center"/>
            <w:hideMark/>
          </w:tcPr>
          <w:p w14:paraId="5F0647B4" w14:textId="77777777" w:rsidR="00AC74D4" w:rsidRPr="00CF12F0" w:rsidRDefault="00AC74D4" w:rsidP="005C1DC3">
            <w:pPr>
              <w:jc w:val="center"/>
              <w:rPr>
                <w:color w:val="000000"/>
                <w:sz w:val="16"/>
                <w:szCs w:val="16"/>
              </w:rPr>
            </w:pPr>
            <w:r w:rsidRPr="00CF12F0">
              <w:rPr>
                <w:color w:val="000000"/>
                <w:sz w:val="16"/>
                <w:szCs w:val="16"/>
              </w:rPr>
              <w:t>2.351 [0.662;   8.346]</w:t>
            </w:r>
          </w:p>
        </w:tc>
        <w:tc>
          <w:tcPr>
            <w:tcW w:w="640" w:type="pct"/>
            <w:tcBorders>
              <w:top w:val="nil"/>
              <w:left w:val="nil"/>
              <w:bottom w:val="single" w:sz="4" w:space="0" w:color="auto"/>
              <w:right w:val="nil"/>
            </w:tcBorders>
            <w:shd w:val="clear" w:color="auto" w:fill="auto"/>
            <w:vAlign w:val="center"/>
            <w:hideMark/>
          </w:tcPr>
          <w:p w14:paraId="0EF9B8D5" w14:textId="77777777" w:rsidR="00AC74D4" w:rsidRPr="00CF12F0" w:rsidRDefault="00AC74D4" w:rsidP="005C1DC3">
            <w:pPr>
              <w:jc w:val="center"/>
              <w:rPr>
                <w:color w:val="000000"/>
                <w:sz w:val="16"/>
                <w:szCs w:val="16"/>
              </w:rPr>
            </w:pPr>
            <w:r w:rsidRPr="00CF12F0">
              <w:rPr>
                <w:color w:val="000000"/>
                <w:sz w:val="16"/>
                <w:szCs w:val="16"/>
              </w:rPr>
              <w:t>0.205 [0.031;   1.356]</w:t>
            </w:r>
          </w:p>
        </w:tc>
        <w:tc>
          <w:tcPr>
            <w:tcW w:w="597" w:type="pct"/>
            <w:tcBorders>
              <w:top w:val="nil"/>
              <w:left w:val="nil"/>
              <w:bottom w:val="single" w:sz="4" w:space="0" w:color="auto"/>
              <w:right w:val="nil"/>
            </w:tcBorders>
            <w:shd w:val="clear" w:color="auto" w:fill="auto"/>
            <w:vAlign w:val="center"/>
            <w:hideMark/>
          </w:tcPr>
          <w:p w14:paraId="1D348132" w14:textId="77777777" w:rsidR="00AC74D4" w:rsidRPr="00CF12F0" w:rsidRDefault="00AC74D4" w:rsidP="005C1DC3">
            <w:pPr>
              <w:jc w:val="center"/>
              <w:rPr>
                <w:color w:val="000000"/>
                <w:sz w:val="16"/>
                <w:szCs w:val="16"/>
              </w:rPr>
            </w:pPr>
            <w:r w:rsidRPr="00CF12F0">
              <w:rPr>
                <w:color w:val="000000"/>
                <w:sz w:val="16"/>
                <w:szCs w:val="16"/>
              </w:rPr>
              <w:t>0.814 [0.099;   6.666]</w:t>
            </w:r>
          </w:p>
        </w:tc>
        <w:tc>
          <w:tcPr>
            <w:tcW w:w="597" w:type="pct"/>
            <w:tcBorders>
              <w:top w:val="nil"/>
              <w:left w:val="nil"/>
              <w:bottom w:val="single" w:sz="4" w:space="0" w:color="auto"/>
              <w:right w:val="nil"/>
            </w:tcBorders>
            <w:shd w:val="clear" w:color="auto" w:fill="auto"/>
            <w:vAlign w:val="center"/>
            <w:hideMark/>
          </w:tcPr>
          <w:p w14:paraId="024D2F63" w14:textId="77777777" w:rsidR="00AC74D4" w:rsidRPr="00CF12F0" w:rsidRDefault="00AC74D4" w:rsidP="005C1DC3">
            <w:pPr>
              <w:jc w:val="center"/>
              <w:rPr>
                <w:color w:val="000000"/>
                <w:sz w:val="16"/>
                <w:szCs w:val="16"/>
              </w:rPr>
            </w:pPr>
            <w:r w:rsidRPr="00CF12F0">
              <w:rPr>
                <w:color w:val="000000"/>
                <w:sz w:val="16"/>
                <w:szCs w:val="16"/>
              </w:rPr>
              <w:t>1.514 [0.118;  19.412]</w:t>
            </w:r>
          </w:p>
        </w:tc>
        <w:tc>
          <w:tcPr>
            <w:tcW w:w="582"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661FA2BC" w14:textId="77777777" w:rsidR="00AC74D4" w:rsidRPr="00CF12F0" w:rsidRDefault="00AC74D4" w:rsidP="005C1DC3">
            <w:pPr>
              <w:jc w:val="center"/>
              <w:rPr>
                <w:color w:val="FFFFFF"/>
                <w:sz w:val="16"/>
                <w:szCs w:val="16"/>
              </w:rPr>
            </w:pPr>
            <w:r w:rsidRPr="00CF12F0">
              <w:rPr>
                <w:color w:val="FFFFFF"/>
                <w:sz w:val="16"/>
                <w:szCs w:val="16"/>
              </w:rPr>
              <w:t>TA</w:t>
            </w:r>
          </w:p>
        </w:tc>
        <w:tc>
          <w:tcPr>
            <w:tcW w:w="201" w:type="pct"/>
            <w:tcBorders>
              <w:top w:val="nil"/>
              <w:left w:val="nil"/>
              <w:bottom w:val="single" w:sz="4" w:space="0" w:color="auto"/>
              <w:right w:val="nil"/>
            </w:tcBorders>
            <w:shd w:val="clear" w:color="auto" w:fill="auto"/>
            <w:vAlign w:val="center"/>
            <w:hideMark/>
          </w:tcPr>
          <w:p w14:paraId="66B2E1DC" w14:textId="77777777" w:rsidR="00AC74D4" w:rsidRPr="00CF12F0" w:rsidRDefault="00AC74D4" w:rsidP="005C1DC3">
            <w:pPr>
              <w:jc w:val="center"/>
              <w:rPr>
                <w:color w:val="000000"/>
                <w:sz w:val="16"/>
                <w:szCs w:val="16"/>
              </w:rPr>
            </w:pPr>
            <w:r w:rsidRPr="00CF12F0">
              <w:rPr>
                <w:color w:val="000000"/>
                <w:sz w:val="16"/>
                <w:szCs w:val="16"/>
              </w:rPr>
              <w:t>4</w:t>
            </w:r>
          </w:p>
        </w:tc>
        <w:tc>
          <w:tcPr>
            <w:tcW w:w="272" w:type="pct"/>
            <w:tcBorders>
              <w:top w:val="nil"/>
              <w:left w:val="nil"/>
              <w:bottom w:val="single" w:sz="4" w:space="0" w:color="auto"/>
              <w:right w:val="nil"/>
            </w:tcBorders>
            <w:shd w:val="clear" w:color="auto" w:fill="auto"/>
            <w:vAlign w:val="center"/>
            <w:hideMark/>
          </w:tcPr>
          <w:p w14:paraId="778FA469" w14:textId="77777777" w:rsidR="00AC74D4" w:rsidRPr="00CF12F0" w:rsidRDefault="00AC74D4" w:rsidP="005C1DC3">
            <w:pPr>
              <w:jc w:val="center"/>
              <w:rPr>
                <w:color w:val="000000"/>
                <w:sz w:val="16"/>
                <w:szCs w:val="16"/>
              </w:rPr>
            </w:pPr>
            <w:r w:rsidRPr="00CF12F0">
              <w:rPr>
                <w:color w:val="000000"/>
                <w:sz w:val="16"/>
                <w:szCs w:val="16"/>
              </w:rPr>
              <w:t>0.4044</w:t>
            </w:r>
          </w:p>
        </w:tc>
      </w:tr>
      <w:tr w:rsidR="00AC74D4" w:rsidRPr="00CF12F0" w14:paraId="76D05B56" w14:textId="77777777" w:rsidTr="005C1DC3">
        <w:trPr>
          <w:trHeight w:val="230"/>
        </w:trPr>
        <w:tc>
          <w:tcPr>
            <w:tcW w:w="484" w:type="pct"/>
            <w:tcBorders>
              <w:top w:val="nil"/>
              <w:left w:val="nil"/>
              <w:bottom w:val="nil"/>
              <w:right w:val="nil"/>
            </w:tcBorders>
            <w:shd w:val="clear" w:color="auto" w:fill="auto"/>
            <w:noWrap/>
            <w:vAlign w:val="bottom"/>
            <w:hideMark/>
          </w:tcPr>
          <w:p w14:paraId="01EC2576" w14:textId="77777777" w:rsidR="00AC74D4" w:rsidRPr="00CF12F0" w:rsidRDefault="00AC74D4" w:rsidP="005C1DC3">
            <w:pPr>
              <w:jc w:val="center"/>
              <w:rPr>
                <w:color w:val="000000"/>
                <w:sz w:val="16"/>
                <w:szCs w:val="16"/>
              </w:rPr>
            </w:pPr>
          </w:p>
        </w:tc>
        <w:tc>
          <w:tcPr>
            <w:tcW w:w="304" w:type="pct"/>
            <w:tcBorders>
              <w:top w:val="nil"/>
              <w:left w:val="nil"/>
              <w:bottom w:val="nil"/>
              <w:right w:val="nil"/>
            </w:tcBorders>
            <w:shd w:val="clear" w:color="auto" w:fill="auto"/>
            <w:noWrap/>
            <w:vAlign w:val="bottom"/>
            <w:hideMark/>
          </w:tcPr>
          <w:p w14:paraId="5B65C7E1" w14:textId="77777777" w:rsidR="00AC74D4" w:rsidRPr="00CF12F0" w:rsidRDefault="00AC74D4" w:rsidP="005C1DC3">
            <w:pPr>
              <w:rPr>
                <w:sz w:val="16"/>
                <w:szCs w:val="16"/>
              </w:rPr>
            </w:pPr>
          </w:p>
        </w:tc>
        <w:tc>
          <w:tcPr>
            <w:tcW w:w="669" w:type="pct"/>
            <w:tcBorders>
              <w:top w:val="nil"/>
              <w:left w:val="nil"/>
              <w:bottom w:val="nil"/>
              <w:right w:val="nil"/>
            </w:tcBorders>
            <w:shd w:val="clear" w:color="auto" w:fill="auto"/>
            <w:noWrap/>
            <w:vAlign w:val="bottom"/>
            <w:hideMark/>
          </w:tcPr>
          <w:p w14:paraId="6AB1DC6D" w14:textId="77777777" w:rsidR="00AC74D4" w:rsidRPr="00CF12F0" w:rsidRDefault="00AC74D4" w:rsidP="005C1DC3">
            <w:pPr>
              <w:rPr>
                <w:sz w:val="16"/>
                <w:szCs w:val="16"/>
              </w:rPr>
            </w:pPr>
          </w:p>
        </w:tc>
        <w:tc>
          <w:tcPr>
            <w:tcW w:w="655" w:type="pct"/>
            <w:tcBorders>
              <w:top w:val="nil"/>
              <w:left w:val="nil"/>
              <w:bottom w:val="nil"/>
              <w:right w:val="nil"/>
            </w:tcBorders>
            <w:shd w:val="clear" w:color="auto" w:fill="auto"/>
            <w:noWrap/>
            <w:vAlign w:val="bottom"/>
            <w:hideMark/>
          </w:tcPr>
          <w:p w14:paraId="446242B3" w14:textId="77777777" w:rsidR="00AC74D4" w:rsidRPr="00CF12F0" w:rsidRDefault="00AC74D4" w:rsidP="005C1DC3">
            <w:pPr>
              <w:rPr>
                <w:sz w:val="16"/>
                <w:szCs w:val="16"/>
              </w:rPr>
            </w:pPr>
          </w:p>
        </w:tc>
        <w:tc>
          <w:tcPr>
            <w:tcW w:w="640" w:type="pct"/>
            <w:tcBorders>
              <w:top w:val="nil"/>
              <w:left w:val="nil"/>
              <w:bottom w:val="nil"/>
              <w:right w:val="nil"/>
            </w:tcBorders>
            <w:shd w:val="clear" w:color="auto" w:fill="auto"/>
            <w:noWrap/>
            <w:vAlign w:val="bottom"/>
            <w:hideMark/>
          </w:tcPr>
          <w:p w14:paraId="08A5A599" w14:textId="77777777" w:rsidR="00AC74D4" w:rsidRPr="00CF12F0" w:rsidRDefault="00AC74D4" w:rsidP="005C1DC3">
            <w:pPr>
              <w:rPr>
                <w:sz w:val="16"/>
                <w:szCs w:val="16"/>
              </w:rPr>
            </w:pPr>
          </w:p>
        </w:tc>
        <w:tc>
          <w:tcPr>
            <w:tcW w:w="597" w:type="pct"/>
            <w:tcBorders>
              <w:top w:val="nil"/>
              <w:left w:val="nil"/>
              <w:bottom w:val="nil"/>
              <w:right w:val="nil"/>
            </w:tcBorders>
            <w:shd w:val="clear" w:color="auto" w:fill="auto"/>
            <w:noWrap/>
            <w:vAlign w:val="bottom"/>
            <w:hideMark/>
          </w:tcPr>
          <w:p w14:paraId="55CE8685" w14:textId="77777777" w:rsidR="00AC74D4" w:rsidRPr="00CF12F0" w:rsidRDefault="00AC74D4" w:rsidP="005C1DC3">
            <w:pPr>
              <w:rPr>
                <w:sz w:val="16"/>
                <w:szCs w:val="16"/>
              </w:rPr>
            </w:pPr>
          </w:p>
        </w:tc>
        <w:tc>
          <w:tcPr>
            <w:tcW w:w="597" w:type="pct"/>
            <w:tcBorders>
              <w:top w:val="nil"/>
              <w:left w:val="nil"/>
              <w:bottom w:val="nil"/>
              <w:right w:val="nil"/>
            </w:tcBorders>
            <w:shd w:val="clear" w:color="auto" w:fill="auto"/>
            <w:noWrap/>
            <w:vAlign w:val="bottom"/>
            <w:hideMark/>
          </w:tcPr>
          <w:p w14:paraId="6F0B6F09" w14:textId="77777777" w:rsidR="00AC74D4" w:rsidRPr="00CF12F0" w:rsidRDefault="00AC74D4" w:rsidP="005C1DC3">
            <w:pPr>
              <w:rPr>
                <w:sz w:val="16"/>
                <w:szCs w:val="16"/>
              </w:rPr>
            </w:pPr>
          </w:p>
        </w:tc>
        <w:tc>
          <w:tcPr>
            <w:tcW w:w="582" w:type="pct"/>
            <w:tcBorders>
              <w:top w:val="nil"/>
              <w:left w:val="nil"/>
              <w:bottom w:val="nil"/>
              <w:right w:val="nil"/>
            </w:tcBorders>
            <w:shd w:val="clear" w:color="auto" w:fill="auto"/>
            <w:noWrap/>
            <w:vAlign w:val="bottom"/>
            <w:hideMark/>
          </w:tcPr>
          <w:p w14:paraId="24AF9A7E" w14:textId="77777777" w:rsidR="00AC74D4" w:rsidRPr="00CF12F0" w:rsidRDefault="00AC74D4" w:rsidP="005C1DC3">
            <w:pPr>
              <w:rPr>
                <w:sz w:val="16"/>
                <w:szCs w:val="16"/>
              </w:rPr>
            </w:pPr>
          </w:p>
        </w:tc>
        <w:tc>
          <w:tcPr>
            <w:tcW w:w="201" w:type="pct"/>
            <w:tcBorders>
              <w:top w:val="nil"/>
              <w:left w:val="nil"/>
              <w:bottom w:val="nil"/>
              <w:right w:val="nil"/>
            </w:tcBorders>
            <w:shd w:val="clear" w:color="auto" w:fill="auto"/>
            <w:noWrap/>
            <w:vAlign w:val="bottom"/>
            <w:hideMark/>
          </w:tcPr>
          <w:p w14:paraId="7FC68EBD" w14:textId="77777777" w:rsidR="00AC74D4" w:rsidRPr="00CF12F0" w:rsidRDefault="00AC74D4" w:rsidP="005C1DC3">
            <w:pPr>
              <w:rPr>
                <w:sz w:val="16"/>
                <w:szCs w:val="16"/>
              </w:rPr>
            </w:pPr>
          </w:p>
        </w:tc>
        <w:tc>
          <w:tcPr>
            <w:tcW w:w="272" w:type="pct"/>
            <w:tcBorders>
              <w:top w:val="nil"/>
              <w:left w:val="nil"/>
              <w:bottom w:val="nil"/>
              <w:right w:val="nil"/>
            </w:tcBorders>
            <w:shd w:val="clear" w:color="auto" w:fill="auto"/>
            <w:noWrap/>
            <w:vAlign w:val="bottom"/>
            <w:hideMark/>
          </w:tcPr>
          <w:p w14:paraId="7F5EE6FC" w14:textId="77777777" w:rsidR="00AC74D4" w:rsidRPr="00CF12F0" w:rsidRDefault="00AC74D4" w:rsidP="005C1DC3">
            <w:pPr>
              <w:rPr>
                <w:sz w:val="16"/>
                <w:szCs w:val="16"/>
              </w:rPr>
            </w:pPr>
          </w:p>
        </w:tc>
      </w:tr>
      <w:tr w:rsidR="00AC74D4" w:rsidRPr="00CF12F0" w14:paraId="2DE3B232" w14:textId="77777777" w:rsidTr="005C1DC3">
        <w:trPr>
          <w:trHeight w:val="230"/>
        </w:trPr>
        <w:tc>
          <w:tcPr>
            <w:tcW w:w="484" w:type="pct"/>
            <w:vMerge w:val="restart"/>
            <w:tcBorders>
              <w:top w:val="single" w:sz="4" w:space="0" w:color="auto"/>
              <w:left w:val="nil"/>
              <w:bottom w:val="single" w:sz="4" w:space="0" w:color="000000"/>
              <w:right w:val="nil"/>
            </w:tcBorders>
            <w:shd w:val="clear" w:color="auto" w:fill="auto"/>
            <w:vAlign w:val="center"/>
            <w:hideMark/>
          </w:tcPr>
          <w:p w14:paraId="324CF3F2" w14:textId="77777777" w:rsidR="00AC74D4" w:rsidRPr="00CF12F0" w:rsidRDefault="00AC74D4" w:rsidP="005C1DC3">
            <w:pPr>
              <w:jc w:val="center"/>
              <w:rPr>
                <w:color w:val="000000"/>
                <w:sz w:val="16"/>
                <w:szCs w:val="16"/>
              </w:rPr>
            </w:pPr>
            <w:r w:rsidRPr="00CF12F0">
              <w:rPr>
                <w:color w:val="000000"/>
                <w:sz w:val="16"/>
                <w:szCs w:val="16"/>
              </w:rPr>
              <w:t>Pivot-shift (≥ 2+)</w:t>
            </w:r>
          </w:p>
        </w:tc>
        <w:tc>
          <w:tcPr>
            <w:tcW w:w="304" w:type="pct"/>
            <w:tcBorders>
              <w:top w:val="single" w:sz="4" w:space="0" w:color="auto"/>
              <w:left w:val="nil"/>
              <w:bottom w:val="nil"/>
              <w:right w:val="nil"/>
            </w:tcBorders>
            <w:shd w:val="clear" w:color="auto" w:fill="auto"/>
            <w:vAlign w:val="center"/>
            <w:hideMark/>
          </w:tcPr>
          <w:p w14:paraId="4D374E93" w14:textId="77777777" w:rsidR="00AC74D4" w:rsidRPr="00CF12F0" w:rsidRDefault="00AC74D4" w:rsidP="005C1DC3">
            <w:pPr>
              <w:rPr>
                <w:color w:val="000000"/>
                <w:sz w:val="16"/>
                <w:szCs w:val="16"/>
              </w:rPr>
            </w:pPr>
            <w:r w:rsidRPr="00CF12F0">
              <w:rPr>
                <w:color w:val="000000"/>
                <w:sz w:val="16"/>
                <w:szCs w:val="16"/>
              </w:rPr>
              <w:t>BPTB</w:t>
            </w:r>
          </w:p>
        </w:tc>
        <w:tc>
          <w:tcPr>
            <w:tcW w:w="669"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5DCE3810" w14:textId="77777777" w:rsidR="00AC74D4" w:rsidRPr="00CF12F0" w:rsidRDefault="00AC74D4" w:rsidP="005C1DC3">
            <w:pPr>
              <w:jc w:val="center"/>
              <w:rPr>
                <w:color w:val="000000"/>
                <w:sz w:val="16"/>
                <w:szCs w:val="16"/>
              </w:rPr>
            </w:pPr>
            <w:r w:rsidRPr="00CF12F0">
              <w:rPr>
                <w:color w:val="000000"/>
                <w:sz w:val="16"/>
                <w:szCs w:val="16"/>
              </w:rPr>
              <w:t>BPTB</w:t>
            </w:r>
          </w:p>
        </w:tc>
        <w:tc>
          <w:tcPr>
            <w:tcW w:w="655" w:type="pct"/>
            <w:tcBorders>
              <w:top w:val="single" w:sz="4" w:space="0" w:color="auto"/>
              <w:left w:val="nil"/>
              <w:bottom w:val="nil"/>
              <w:right w:val="nil"/>
            </w:tcBorders>
            <w:shd w:val="clear" w:color="auto" w:fill="auto"/>
            <w:vAlign w:val="center"/>
            <w:hideMark/>
          </w:tcPr>
          <w:p w14:paraId="4B49B5C6" w14:textId="77777777" w:rsidR="00AC74D4" w:rsidRPr="00CF12F0" w:rsidRDefault="00AC74D4" w:rsidP="005C1DC3">
            <w:pPr>
              <w:jc w:val="center"/>
              <w:rPr>
                <w:color w:val="000000"/>
                <w:sz w:val="16"/>
                <w:szCs w:val="16"/>
              </w:rPr>
            </w:pPr>
            <w:r w:rsidRPr="00CF12F0">
              <w:rPr>
                <w:color w:val="000000"/>
                <w:sz w:val="16"/>
                <w:szCs w:val="16"/>
              </w:rPr>
              <w:t>3.694 [1.547;  8.820]</w:t>
            </w:r>
          </w:p>
        </w:tc>
        <w:tc>
          <w:tcPr>
            <w:tcW w:w="640" w:type="pct"/>
            <w:tcBorders>
              <w:top w:val="single" w:sz="4" w:space="0" w:color="auto"/>
              <w:left w:val="nil"/>
              <w:bottom w:val="nil"/>
              <w:right w:val="nil"/>
            </w:tcBorders>
            <w:shd w:val="clear" w:color="auto" w:fill="auto"/>
            <w:vAlign w:val="center"/>
            <w:hideMark/>
          </w:tcPr>
          <w:p w14:paraId="65CF3F59" w14:textId="77777777" w:rsidR="00AC74D4" w:rsidRPr="00CF12F0" w:rsidRDefault="00AC74D4" w:rsidP="005C1DC3">
            <w:pPr>
              <w:jc w:val="center"/>
              <w:rPr>
                <w:color w:val="000000"/>
                <w:sz w:val="16"/>
                <w:szCs w:val="16"/>
              </w:rPr>
            </w:pPr>
            <w:r w:rsidRPr="00CF12F0">
              <w:rPr>
                <w:color w:val="000000"/>
                <w:sz w:val="16"/>
                <w:szCs w:val="16"/>
              </w:rPr>
              <w:t>1.429 [0.111; 18.438]</w:t>
            </w:r>
          </w:p>
        </w:tc>
        <w:tc>
          <w:tcPr>
            <w:tcW w:w="597" w:type="pct"/>
            <w:tcBorders>
              <w:top w:val="single" w:sz="4" w:space="0" w:color="auto"/>
              <w:left w:val="nil"/>
              <w:bottom w:val="nil"/>
              <w:right w:val="nil"/>
            </w:tcBorders>
            <w:shd w:val="clear" w:color="auto" w:fill="auto"/>
            <w:vAlign w:val="center"/>
            <w:hideMark/>
          </w:tcPr>
          <w:p w14:paraId="5ABE320A" w14:textId="77777777" w:rsidR="00AC74D4" w:rsidRPr="00CF12F0" w:rsidRDefault="00AC74D4" w:rsidP="005C1DC3">
            <w:pPr>
              <w:jc w:val="center"/>
              <w:rPr>
                <w:color w:val="000000"/>
                <w:sz w:val="16"/>
                <w:szCs w:val="16"/>
              </w:rPr>
            </w:pPr>
            <w:r w:rsidRPr="00CF12F0">
              <w:rPr>
                <w:color w:val="000000"/>
                <w:sz w:val="16"/>
                <w:szCs w:val="16"/>
              </w:rPr>
              <w:t>.</w:t>
            </w:r>
          </w:p>
        </w:tc>
        <w:tc>
          <w:tcPr>
            <w:tcW w:w="597" w:type="pct"/>
            <w:tcBorders>
              <w:top w:val="single" w:sz="4" w:space="0" w:color="auto"/>
              <w:left w:val="nil"/>
              <w:bottom w:val="nil"/>
              <w:right w:val="nil"/>
            </w:tcBorders>
            <w:shd w:val="clear" w:color="auto" w:fill="auto"/>
            <w:vAlign w:val="center"/>
            <w:hideMark/>
          </w:tcPr>
          <w:p w14:paraId="4D929B60"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single" w:sz="4" w:space="0" w:color="auto"/>
              <w:left w:val="nil"/>
              <w:bottom w:val="nil"/>
              <w:right w:val="nil"/>
            </w:tcBorders>
            <w:shd w:val="clear" w:color="auto" w:fill="auto"/>
            <w:vAlign w:val="center"/>
            <w:hideMark/>
          </w:tcPr>
          <w:p w14:paraId="0C5F8161"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single" w:sz="4" w:space="0" w:color="auto"/>
              <w:left w:val="nil"/>
              <w:bottom w:val="nil"/>
              <w:right w:val="nil"/>
            </w:tcBorders>
            <w:shd w:val="clear" w:color="auto" w:fill="auto"/>
            <w:vAlign w:val="center"/>
            <w:hideMark/>
          </w:tcPr>
          <w:p w14:paraId="46F30F00" w14:textId="77777777" w:rsidR="00AC74D4" w:rsidRPr="00CF12F0" w:rsidRDefault="00AC74D4" w:rsidP="005C1DC3">
            <w:pPr>
              <w:jc w:val="center"/>
              <w:rPr>
                <w:color w:val="000000"/>
                <w:sz w:val="16"/>
                <w:szCs w:val="16"/>
              </w:rPr>
            </w:pPr>
            <w:r w:rsidRPr="00CF12F0">
              <w:rPr>
                <w:color w:val="000000"/>
                <w:sz w:val="16"/>
                <w:szCs w:val="16"/>
              </w:rPr>
              <w:t>1</w:t>
            </w:r>
          </w:p>
        </w:tc>
        <w:tc>
          <w:tcPr>
            <w:tcW w:w="272" w:type="pct"/>
            <w:tcBorders>
              <w:top w:val="single" w:sz="4" w:space="0" w:color="auto"/>
              <w:left w:val="nil"/>
              <w:bottom w:val="nil"/>
              <w:right w:val="nil"/>
            </w:tcBorders>
            <w:shd w:val="clear" w:color="auto" w:fill="auto"/>
            <w:vAlign w:val="center"/>
            <w:hideMark/>
          </w:tcPr>
          <w:p w14:paraId="759345A5" w14:textId="77777777" w:rsidR="00AC74D4" w:rsidRPr="00CF12F0" w:rsidRDefault="00AC74D4" w:rsidP="005C1DC3">
            <w:pPr>
              <w:jc w:val="center"/>
              <w:rPr>
                <w:color w:val="000000"/>
                <w:sz w:val="16"/>
                <w:szCs w:val="16"/>
              </w:rPr>
            </w:pPr>
            <w:r w:rsidRPr="00CF12F0">
              <w:rPr>
                <w:color w:val="000000"/>
                <w:sz w:val="16"/>
                <w:szCs w:val="16"/>
              </w:rPr>
              <w:t>0.9555</w:t>
            </w:r>
          </w:p>
        </w:tc>
      </w:tr>
      <w:tr w:rsidR="00AC74D4" w:rsidRPr="00CF12F0" w14:paraId="59F7D8AB"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1337E755"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62B26013" w14:textId="77777777" w:rsidR="00AC74D4" w:rsidRPr="00CF12F0" w:rsidRDefault="00AC74D4" w:rsidP="005C1DC3">
            <w:pPr>
              <w:rPr>
                <w:color w:val="000000"/>
                <w:sz w:val="16"/>
                <w:szCs w:val="16"/>
              </w:rPr>
            </w:pPr>
            <w:r w:rsidRPr="00CF12F0">
              <w:rPr>
                <w:color w:val="000000"/>
                <w:sz w:val="16"/>
                <w:szCs w:val="16"/>
              </w:rPr>
              <w:t>HT</w:t>
            </w:r>
          </w:p>
        </w:tc>
        <w:tc>
          <w:tcPr>
            <w:tcW w:w="669" w:type="pct"/>
            <w:tcBorders>
              <w:top w:val="nil"/>
              <w:left w:val="nil"/>
              <w:bottom w:val="nil"/>
              <w:right w:val="nil"/>
            </w:tcBorders>
            <w:shd w:val="clear" w:color="auto" w:fill="auto"/>
            <w:vAlign w:val="center"/>
            <w:hideMark/>
          </w:tcPr>
          <w:p w14:paraId="701C9B95" w14:textId="77777777" w:rsidR="00AC74D4" w:rsidRPr="00CF12F0" w:rsidRDefault="00AC74D4" w:rsidP="005C1DC3">
            <w:pPr>
              <w:jc w:val="center"/>
              <w:rPr>
                <w:color w:val="000000"/>
                <w:sz w:val="16"/>
                <w:szCs w:val="16"/>
              </w:rPr>
            </w:pPr>
            <w:r w:rsidRPr="00CF12F0">
              <w:rPr>
                <w:color w:val="000000"/>
                <w:sz w:val="16"/>
                <w:szCs w:val="16"/>
              </w:rPr>
              <w:t>3.178 [1.365;   7.400]</w:t>
            </w:r>
          </w:p>
        </w:tc>
        <w:tc>
          <w:tcPr>
            <w:tcW w:w="65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14898570" w14:textId="77777777" w:rsidR="00AC74D4" w:rsidRPr="00CF12F0" w:rsidRDefault="00AC74D4" w:rsidP="005C1DC3">
            <w:pPr>
              <w:jc w:val="center"/>
              <w:rPr>
                <w:color w:val="000000"/>
                <w:sz w:val="16"/>
                <w:szCs w:val="16"/>
              </w:rPr>
            </w:pPr>
            <w:r w:rsidRPr="00CF12F0">
              <w:rPr>
                <w:color w:val="000000"/>
                <w:sz w:val="16"/>
                <w:szCs w:val="16"/>
              </w:rPr>
              <w:t>HT</w:t>
            </w:r>
          </w:p>
        </w:tc>
        <w:tc>
          <w:tcPr>
            <w:tcW w:w="640" w:type="pct"/>
            <w:tcBorders>
              <w:top w:val="nil"/>
              <w:left w:val="nil"/>
              <w:bottom w:val="nil"/>
              <w:right w:val="nil"/>
            </w:tcBorders>
            <w:shd w:val="clear" w:color="auto" w:fill="auto"/>
            <w:vAlign w:val="center"/>
            <w:hideMark/>
          </w:tcPr>
          <w:p w14:paraId="7AD0D926" w14:textId="77777777" w:rsidR="00AC74D4" w:rsidRPr="00CF12F0" w:rsidRDefault="00AC74D4" w:rsidP="005C1DC3">
            <w:pPr>
              <w:jc w:val="center"/>
              <w:rPr>
                <w:color w:val="000000"/>
                <w:sz w:val="16"/>
                <w:szCs w:val="16"/>
              </w:rPr>
            </w:pPr>
            <w:r w:rsidRPr="00CF12F0">
              <w:rPr>
                <w:color w:val="000000"/>
                <w:sz w:val="16"/>
                <w:szCs w:val="16"/>
              </w:rPr>
              <w:t>5.411 [0.468; 62.564]</w:t>
            </w:r>
          </w:p>
        </w:tc>
        <w:tc>
          <w:tcPr>
            <w:tcW w:w="597" w:type="pct"/>
            <w:tcBorders>
              <w:top w:val="nil"/>
              <w:left w:val="nil"/>
              <w:bottom w:val="nil"/>
              <w:right w:val="nil"/>
            </w:tcBorders>
            <w:shd w:val="clear" w:color="auto" w:fill="auto"/>
            <w:vAlign w:val="center"/>
            <w:hideMark/>
          </w:tcPr>
          <w:p w14:paraId="3927813D" w14:textId="77777777" w:rsidR="00AC74D4" w:rsidRPr="00CF12F0" w:rsidRDefault="00AC74D4" w:rsidP="005C1DC3">
            <w:pPr>
              <w:jc w:val="center"/>
              <w:rPr>
                <w:color w:val="000000"/>
                <w:sz w:val="16"/>
                <w:szCs w:val="16"/>
              </w:rPr>
            </w:pPr>
            <w:r w:rsidRPr="00CF12F0">
              <w:rPr>
                <w:color w:val="000000"/>
                <w:sz w:val="16"/>
                <w:szCs w:val="16"/>
              </w:rPr>
              <w:t>6.551 [0.761; 56.386]</w:t>
            </w:r>
          </w:p>
        </w:tc>
        <w:tc>
          <w:tcPr>
            <w:tcW w:w="597" w:type="pct"/>
            <w:tcBorders>
              <w:top w:val="nil"/>
              <w:left w:val="nil"/>
              <w:bottom w:val="nil"/>
              <w:right w:val="nil"/>
            </w:tcBorders>
            <w:shd w:val="clear" w:color="auto" w:fill="auto"/>
            <w:vAlign w:val="center"/>
            <w:hideMark/>
          </w:tcPr>
          <w:p w14:paraId="3B95D382" w14:textId="77777777" w:rsidR="00AC74D4" w:rsidRPr="00CF12F0" w:rsidRDefault="00AC74D4" w:rsidP="005C1DC3">
            <w:pPr>
              <w:jc w:val="center"/>
              <w:rPr>
                <w:color w:val="000000"/>
                <w:sz w:val="16"/>
                <w:szCs w:val="16"/>
              </w:rPr>
            </w:pPr>
            <w:r w:rsidRPr="00CF12F0">
              <w:rPr>
                <w:color w:val="000000"/>
                <w:sz w:val="16"/>
                <w:szCs w:val="16"/>
              </w:rPr>
              <w:t>1.474 [0.082; 26.503]</w:t>
            </w:r>
          </w:p>
        </w:tc>
        <w:tc>
          <w:tcPr>
            <w:tcW w:w="582" w:type="pct"/>
            <w:tcBorders>
              <w:top w:val="nil"/>
              <w:left w:val="nil"/>
              <w:bottom w:val="nil"/>
              <w:right w:val="nil"/>
            </w:tcBorders>
            <w:shd w:val="clear" w:color="auto" w:fill="auto"/>
            <w:vAlign w:val="center"/>
            <w:hideMark/>
          </w:tcPr>
          <w:p w14:paraId="7DDFED9A" w14:textId="77777777" w:rsidR="00AC74D4" w:rsidRPr="00CF12F0" w:rsidRDefault="00AC74D4" w:rsidP="005C1DC3">
            <w:pPr>
              <w:jc w:val="center"/>
              <w:rPr>
                <w:color w:val="000000"/>
                <w:sz w:val="16"/>
                <w:szCs w:val="16"/>
              </w:rPr>
            </w:pPr>
            <w:r w:rsidRPr="00CF12F0">
              <w:rPr>
                <w:color w:val="000000"/>
                <w:sz w:val="16"/>
                <w:szCs w:val="16"/>
              </w:rPr>
              <w:t>3.455 [0.510; 23.391]</w:t>
            </w:r>
          </w:p>
        </w:tc>
        <w:tc>
          <w:tcPr>
            <w:tcW w:w="201" w:type="pct"/>
            <w:tcBorders>
              <w:top w:val="nil"/>
              <w:left w:val="nil"/>
              <w:bottom w:val="nil"/>
              <w:right w:val="nil"/>
            </w:tcBorders>
            <w:shd w:val="clear" w:color="auto" w:fill="auto"/>
            <w:vAlign w:val="center"/>
            <w:hideMark/>
          </w:tcPr>
          <w:p w14:paraId="12AB22D0" w14:textId="77777777" w:rsidR="00AC74D4" w:rsidRPr="00CF12F0" w:rsidRDefault="00AC74D4" w:rsidP="005C1DC3">
            <w:pPr>
              <w:jc w:val="center"/>
              <w:rPr>
                <w:color w:val="000000"/>
                <w:sz w:val="16"/>
                <w:szCs w:val="16"/>
              </w:rPr>
            </w:pPr>
            <w:r w:rsidRPr="00CF12F0">
              <w:rPr>
                <w:color w:val="000000"/>
                <w:sz w:val="16"/>
                <w:szCs w:val="16"/>
              </w:rPr>
              <w:t>2</w:t>
            </w:r>
          </w:p>
        </w:tc>
        <w:tc>
          <w:tcPr>
            <w:tcW w:w="272" w:type="pct"/>
            <w:tcBorders>
              <w:top w:val="nil"/>
              <w:left w:val="nil"/>
              <w:bottom w:val="nil"/>
              <w:right w:val="nil"/>
            </w:tcBorders>
            <w:shd w:val="clear" w:color="auto" w:fill="auto"/>
            <w:vAlign w:val="center"/>
            <w:hideMark/>
          </w:tcPr>
          <w:p w14:paraId="4A632E66" w14:textId="77777777" w:rsidR="00AC74D4" w:rsidRPr="00CF12F0" w:rsidRDefault="00AC74D4" w:rsidP="005C1DC3">
            <w:pPr>
              <w:jc w:val="center"/>
              <w:rPr>
                <w:color w:val="000000"/>
                <w:sz w:val="16"/>
                <w:szCs w:val="16"/>
              </w:rPr>
            </w:pPr>
            <w:r w:rsidRPr="00CF12F0">
              <w:rPr>
                <w:color w:val="000000"/>
                <w:sz w:val="16"/>
                <w:szCs w:val="16"/>
              </w:rPr>
              <w:t>0.6332</w:t>
            </w:r>
          </w:p>
        </w:tc>
      </w:tr>
      <w:tr w:rsidR="00AC74D4" w:rsidRPr="00CF12F0" w14:paraId="1E67F5B9"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143FFB41"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7596AC00" w14:textId="77777777" w:rsidR="00AC74D4" w:rsidRPr="00CF12F0" w:rsidRDefault="00AC74D4" w:rsidP="005C1DC3">
            <w:pPr>
              <w:rPr>
                <w:color w:val="000000"/>
                <w:sz w:val="16"/>
                <w:szCs w:val="16"/>
              </w:rPr>
            </w:pPr>
            <w:r w:rsidRPr="00CF12F0">
              <w:rPr>
                <w:color w:val="000000"/>
                <w:sz w:val="16"/>
                <w:szCs w:val="16"/>
              </w:rPr>
              <w:t>QT</w:t>
            </w:r>
          </w:p>
        </w:tc>
        <w:tc>
          <w:tcPr>
            <w:tcW w:w="669" w:type="pct"/>
            <w:tcBorders>
              <w:top w:val="nil"/>
              <w:left w:val="nil"/>
              <w:bottom w:val="nil"/>
              <w:right w:val="nil"/>
            </w:tcBorders>
            <w:shd w:val="clear" w:color="auto" w:fill="auto"/>
            <w:vAlign w:val="center"/>
            <w:hideMark/>
          </w:tcPr>
          <w:p w14:paraId="30516F77" w14:textId="77777777" w:rsidR="00AC74D4" w:rsidRPr="00CF12F0" w:rsidRDefault="00AC74D4" w:rsidP="005C1DC3">
            <w:pPr>
              <w:jc w:val="center"/>
              <w:rPr>
                <w:color w:val="000000"/>
                <w:sz w:val="16"/>
                <w:szCs w:val="16"/>
              </w:rPr>
            </w:pPr>
            <w:r w:rsidRPr="00CF12F0">
              <w:rPr>
                <w:color w:val="000000"/>
                <w:sz w:val="16"/>
                <w:szCs w:val="16"/>
              </w:rPr>
              <w:t>5.235 [0.846;  32.393]</w:t>
            </w:r>
          </w:p>
        </w:tc>
        <w:tc>
          <w:tcPr>
            <w:tcW w:w="655" w:type="pct"/>
            <w:tcBorders>
              <w:top w:val="nil"/>
              <w:left w:val="nil"/>
              <w:bottom w:val="nil"/>
              <w:right w:val="nil"/>
            </w:tcBorders>
            <w:shd w:val="clear" w:color="auto" w:fill="auto"/>
            <w:vAlign w:val="center"/>
            <w:hideMark/>
          </w:tcPr>
          <w:p w14:paraId="3F2DFEA0" w14:textId="77777777" w:rsidR="00AC74D4" w:rsidRPr="00CF12F0" w:rsidRDefault="00AC74D4" w:rsidP="005C1DC3">
            <w:pPr>
              <w:jc w:val="center"/>
              <w:rPr>
                <w:color w:val="000000"/>
                <w:sz w:val="16"/>
                <w:szCs w:val="16"/>
              </w:rPr>
            </w:pPr>
            <w:r w:rsidRPr="00CF12F0">
              <w:rPr>
                <w:color w:val="000000"/>
                <w:sz w:val="16"/>
                <w:szCs w:val="16"/>
              </w:rPr>
              <w:t>1.647 [0.269;  10.104]</w:t>
            </w:r>
          </w:p>
        </w:tc>
        <w:tc>
          <w:tcPr>
            <w:tcW w:w="640"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628E0428" w14:textId="77777777" w:rsidR="00AC74D4" w:rsidRPr="00CF12F0" w:rsidRDefault="00AC74D4" w:rsidP="005C1DC3">
            <w:pPr>
              <w:jc w:val="center"/>
              <w:rPr>
                <w:color w:val="000000"/>
                <w:sz w:val="16"/>
                <w:szCs w:val="16"/>
              </w:rPr>
            </w:pPr>
            <w:r w:rsidRPr="00CF12F0">
              <w:rPr>
                <w:color w:val="000000"/>
                <w:sz w:val="16"/>
                <w:szCs w:val="16"/>
              </w:rPr>
              <w:t>QT</w:t>
            </w:r>
          </w:p>
        </w:tc>
        <w:tc>
          <w:tcPr>
            <w:tcW w:w="597" w:type="pct"/>
            <w:tcBorders>
              <w:top w:val="nil"/>
              <w:left w:val="nil"/>
              <w:bottom w:val="nil"/>
              <w:right w:val="nil"/>
            </w:tcBorders>
            <w:shd w:val="clear" w:color="auto" w:fill="auto"/>
            <w:vAlign w:val="center"/>
            <w:hideMark/>
          </w:tcPr>
          <w:p w14:paraId="7D427008" w14:textId="77777777" w:rsidR="00AC74D4" w:rsidRPr="00CF12F0" w:rsidRDefault="00AC74D4" w:rsidP="005C1DC3">
            <w:pPr>
              <w:jc w:val="center"/>
              <w:rPr>
                <w:color w:val="000000"/>
                <w:sz w:val="16"/>
                <w:szCs w:val="16"/>
              </w:rPr>
            </w:pPr>
            <w:r w:rsidRPr="00CF12F0">
              <w:rPr>
                <w:color w:val="000000"/>
                <w:sz w:val="16"/>
                <w:szCs w:val="16"/>
              </w:rPr>
              <w:t>.</w:t>
            </w:r>
          </w:p>
        </w:tc>
        <w:tc>
          <w:tcPr>
            <w:tcW w:w="597" w:type="pct"/>
            <w:tcBorders>
              <w:top w:val="nil"/>
              <w:left w:val="nil"/>
              <w:bottom w:val="nil"/>
              <w:right w:val="nil"/>
            </w:tcBorders>
            <w:shd w:val="clear" w:color="auto" w:fill="auto"/>
            <w:vAlign w:val="center"/>
            <w:hideMark/>
          </w:tcPr>
          <w:p w14:paraId="78D0EC9F"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nil"/>
              <w:left w:val="nil"/>
              <w:bottom w:val="nil"/>
              <w:right w:val="nil"/>
            </w:tcBorders>
            <w:shd w:val="clear" w:color="auto" w:fill="auto"/>
            <w:vAlign w:val="center"/>
            <w:hideMark/>
          </w:tcPr>
          <w:p w14:paraId="02128A93"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1C5AD1CB" w14:textId="77777777" w:rsidR="00AC74D4" w:rsidRPr="00CF12F0" w:rsidRDefault="00AC74D4" w:rsidP="005C1DC3">
            <w:pPr>
              <w:jc w:val="center"/>
              <w:rPr>
                <w:color w:val="000000"/>
                <w:sz w:val="16"/>
                <w:szCs w:val="16"/>
              </w:rPr>
            </w:pPr>
            <w:r w:rsidRPr="00CF12F0">
              <w:rPr>
                <w:color w:val="000000"/>
                <w:sz w:val="16"/>
                <w:szCs w:val="16"/>
              </w:rPr>
              <w:t>4</w:t>
            </w:r>
          </w:p>
        </w:tc>
        <w:tc>
          <w:tcPr>
            <w:tcW w:w="272" w:type="pct"/>
            <w:tcBorders>
              <w:top w:val="nil"/>
              <w:left w:val="nil"/>
              <w:bottom w:val="nil"/>
              <w:right w:val="nil"/>
            </w:tcBorders>
            <w:shd w:val="clear" w:color="auto" w:fill="auto"/>
            <w:vAlign w:val="center"/>
            <w:hideMark/>
          </w:tcPr>
          <w:p w14:paraId="632F088D" w14:textId="77777777" w:rsidR="00AC74D4" w:rsidRPr="00CF12F0" w:rsidRDefault="00AC74D4" w:rsidP="005C1DC3">
            <w:pPr>
              <w:jc w:val="center"/>
              <w:rPr>
                <w:color w:val="000000"/>
                <w:sz w:val="16"/>
                <w:szCs w:val="16"/>
              </w:rPr>
            </w:pPr>
            <w:r w:rsidRPr="00CF12F0">
              <w:rPr>
                <w:color w:val="000000"/>
                <w:sz w:val="16"/>
                <w:szCs w:val="16"/>
              </w:rPr>
              <w:t>0.4762</w:t>
            </w:r>
          </w:p>
        </w:tc>
      </w:tr>
      <w:tr w:rsidR="00AC74D4" w:rsidRPr="00CF12F0" w14:paraId="3788F52A"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154A6E49"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6375A336" w14:textId="77777777" w:rsidR="00AC74D4" w:rsidRPr="00CF12F0" w:rsidRDefault="00AC74D4" w:rsidP="005C1DC3">
            <w:pPr>
              <w:rPr>
                <w:color w:val="000000"/>
                <w:sz w:val="16"/>
                <w:szCs w:val="16"/>
              </w:rPr>
            </w:pPr>
            <w:r w:rsidRPr="00CF12F0">
              <w:rPr>
                <w:color w:val="000000"/>
                <w:sz w:val="16"/>
                <w:szCs w:val="16"/>
              </w:rPr>
              <w:t>PLT</w:t>
            </w:r>
          </w:p>
        </w:tc>
        <w:tc>
          <w:tcPr>
            <w:tcW w:w="669" w:type="pct"/>
            <w:tcBorders>
              <w:top w:val="nil"/>
              <w:left w:val="nil"/>
              <w:bottom w:val="nil"/>
              <w:right w:val="nil"/>
            </w:tcBorders>
            <w:shd w:val="clear" w:color="auto" w:fill="auto"/>
            <w:vAlign w:val="center"/>
            <w:hideMark/>
          </w:tcPr>
          <w:p w14:paraId="33032D67" w14:textId="77777777" w:rsidR="00AC74D4" w:rsidRPr="00CF12F0" w:rsidRDefault="00AC74D4" w:rsidP="005C1DC3">
            <w:pPr>
              <w:jc w:val="center"/>
              <w:rPr>
                <w:color w:val="000000"/>
                <w:sz w:val="16"/>
                <w:szCs w:val="16"/>
              </w:rPr>
            </w:pPr>
            <w:r w:rsidRPr="00CF12F0">
              <w:rPr>
                <w:color w:val="000000"/>
                <w:sz w:val="16"/>
                <w:szCs w:val="16"/>
              </w:rPr>
              <w:t>20.822 [2.062; 210.304]</w:t>
            </w:r>
          </w:p>
        </w:tc>
        <w:tc>
          <w:tcPr>
            <w:tcW w:w="655" w:type="pct"/>
            <w:tcBorders>
              <w:top w:val="nil"/>
              <w:left w:val="nil"/>
              <w:bottom w:val="nil"/>
              <w:right w:val="nil"/>
            </w:tcBorders>
            <w:shd w:val="clear" w:color="auto" w:fill="auto"/>
            <w:vAlign w:val="center"/>
            <w:hideMark/>
          </w:tcPr>
          <w:p w14:paraId="1BF199A5" w14:textId="77777777" w:rsidR="00AC74D4" w:rsidRPr="00CF12F0" w:rsidRDefault="00AC74D4" w:rsidP="005C1DC3">
            <w:pPr>
              <w:jc w:val="center"/>
              <w:rPr>
                <w:color w:val="000000"/>
                <w:sz w:val="16"/>
                <w:szCs w:val="16"/>
              </w:rPr>
            </w:pPr>
            <w:r w:rsidRPr="00CF12F0">
              <w:rPr>
                <w:color w:val="000000"/>
                <w:sz w:val="16"/>
                <w:szCs w:val="16"/>
              </w:rPr>
              <w:t>6.551 [0.761;  56.386]</w:t>
            </w:r>
          </w:p>
        </w:tc>
        <w:tc>
          <w:tcPr>
            <w:tcW w:w="640" w:type="pct"/>
            <w:tcBorders>
              <w:top w:val="nil"/>
              <w:left w:val="nil"/>
              <w:bottom w:val="nil"/>
              <w:right w:val="nil"/>
            </w:tcBorders>
            <w:shd w:val="clear" w:color="auto" w:fill="auto"/>
            <w:vAlign w:val="center"/>
            <w:hideMark/>
          </w:tcPr>
          <w:p w14:paraId="1E9FFE86" w14:textId="77777777" w:rsidR="00AC74D4" w:rsidRPr="00CF12F0" w:rsidRDefault="00AC74D4" w:rsidP="005C1DC3">
            <w:pPr>
              <w:jc w:val="center"/>
              <w:rPr>
                <w:color w:val="000000"/>
                <w:sz w:val="16"/>
                <w:szCs w:val="16"/>
              </w:rPr>
            </w:pPr>
            <w:r w:rsidRPr="00CF12F0">
              <w:rPr>
                <w:color w:val="000000"/>
                <w:sz w:val="16"/>
                <w:szCs w:val="16"/>
              </w:rPr>
              <w:t>3.977 [0.238;  66.387]</w:t>
            </w:r>
          </w:p>
        </w:tc>
        <w:tc>
          <w:tcPr>
            <w:tcW w:w="597" w:type="pct"/>
            <w:tcBorders>
              <w:top w:val="single" w:sz="4" w:space="0" w:color="auto"/>
              <w:left w:val="single" w:sz="4" w:space="0" w:color="auto"/>
              <w:bottom w:val="single" w:sz="4" w:space="0" w:color="auto"/>
              <w:right w:val="single" w:sz="4" w:space="0" w:color="auto"/>
            </w:tcBorders>
            <w:shd w:val="clear" w:color="000000" w:fill="A6A6A6"/>
            <w:vAlign w:val="center"/>
            <w:hideMark/>
          </w:tcPr>
          <w:p w14:paraId="7AF41B44" w14:textId="77777777" w:rsidR="00AC74D4" w:rsidRPr="00CF12F0" w:rsidRDefault="00AC74D4" w:rsidP="005C1DC3">
            <w:pPr>
              <w:jc w:val="center"/>
              <w:rPr>
                <w:color w:val="000000"/>
                <w:sz w:val="16"/>
                <w:szCs w:val="16"/>
              </w:rPr>
            </w:pPr>
            <w:r w:rsidRPr="00CF12F0">
              <w:rPr>
                <w:color w:val="000000"/>
                <w:sz w:val="16"/>
                <w:szCs w:val="16"/>
              </w:rPr>
              <w:t>PLT</w:t>
            </w:r>
          </w:p>
        </w:tc>
        <w:tc>
          <w:tcPr>
            <w:tcW w:w="597" w:type="pct"/>
            <w:tcBorders>
              <w:top w:val="nil"/>
              <w:left w:val="nil"/>
              <w:bottom w:val="nil"/>
              <w:right w:val="nil"/>
            </w:tcBorders>
            <w:shd w:val="clear" w:color="auto" w:fill="auto"/>
            <w:vAlign w:val="center"/>
            <w:hideMark/>
          </w:tcPr>
          <w:p w14:paraId="01C6EF93"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nil"/>
              <w:left w:val="nil"/>
              <w:bottom w:val="nil"/>
              <w:right w:val="nil"/>
            </w:tcBorders>
            <w:shd w:val="clear" w:color="auto" w:fill="auto"/>
            <w:vAlign w:val="center"/>
            <w:hideMark/>
          </w:tcPr>
          <w:p w14:paraId="47E19539"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342675BD" w14:textId="77777777" w:rsidR="00AC74D4" w:rsidRPr="00CF12F0" w:rsidRDefault="00AC74D4" w:rsidP="005C1DC3">
            <w:pPr>
              <w:jc w:val="center"/>
              <w:rPr>
                <w:color w:val="000000"/>
                <w:sz w:val="16"/>
                <w:szCs w:val="16"/>
              </w:rPr>
            </w:pPr>
            <w:r w:rsidRPr="00CF12F0">
              <w:rPr>
                <w:color w:val="000000"/>
                <w:sz w:val="16"/>
                <w:szCs w:val="16"/>
              </w:rPr>
              <w:t>6</w:t>
            </w:r>
          </w:p>
        </w:tc>
        <w:tc>
          <w:tcPr>
            <w:tcW w:w="272" w:type="pct"/>
            <w:tcBorders>
              <w:top w:val="nil"/>
              <w:left w:val="nil"/>
              <w:bottom w:val="nil"/>
              <w:right w:val="nil"/>
            </w:tcBorders>
            <w:shd w:val="clear" w:color="auto" w:fill="auto"/>
            <w:vAlign w:val="center"/>
            <w:hideMark/>
          </w:tcPr>
          <w:p w14:paraId="427FAFD2" w14:textId="77777777" w:rsidR="00AC74D4" w:rsidRPr="00CF12F0" w:rsidRDefault="00AC74D4" w:rsidP="005C1DC3">
            <w:pPr>
              <w:jc w:val="center"/>
              <w:rPr>
                <w:color w:val="000000"/>
                <w:sz w:val="16"/>
                <w:szCs w:val="16"/>
              </w:rPr>
            </w:pPr>
            <w:r w:rsidRPr="00CF12F0">
              <w:rPr>
                <w:color w:val="000000"/>
                <w:sz w:val="16"/>
                <w:szCs w:val="16"/>
              </w:rPr>
              <w:t>0.1512</w:t>
            </w:r>
          </w:p>
        </w:tc>
      </w:tr>
      <w:tr w:rsidR="00AC74D4" w:rsidRPr="00CF12F0" w14:paraId="3FBDA563"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1C3218FD"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48F55563" w14:textId="77777777" w:rsidR="00AC74D4" w:rsidRPr="00CF12F0" w:rsidRDefault="00AC74D4" w:rsidP="005C1DC3">
            <w:pPr>
              <w:rPr>
                <w:color w:val="000000"/>
                <w:sz w:val="16"/>
                <w:szCs w:val="16"/>
              </w:rPr>
            </w:pPr>
            <w:r w:rsidRPr="00CF12F0">
              <w:rPr>
                <w:color w:val="000000"/>
                <w:sz w:val="16"/>
                <w:szCs w:val="16"/>
              </w:rPr>
              <w:t>AT</w:t>
            </w:r>
          </w:p>
        </w:tc>
        <w:tc>
          <w:tcPr>
            <w:tcW w:w="669" w:type="pct"/>
            <w:tcBorders>
              <w:top w:val="nil"/>
              <w:left w:val="nil"/>
              <w:bottom w:val="nil"/>
              <w:right w:val="nil"/>
            </w:tcBorders>
            <w:shd w:val="clear" w:color="auto" w:fill="auto"/>
            <w:vAlign w:val="center"/>
            <w:hideMark/>
          </w:tcPr>
          <w:p w14:paraId="06D988A4" w14:textId="77777777" w:rsidR="00AC74D4" w:rsidRPr="00CF12F0" w:rsidRDefault="00AC74D4" w:rsidP="005C1DC3">
            <w:pPr>
              <w:jc w:val="center"/>
              <w:rPr>
                <w:color w:val="000000"/>
                <w:sz w:val="16"/>
                <w:szCs w:val="16"/>
              </w:rPr>
            </w:pPr>
            <w:r w:rsidRPr="00CF12F0">
              <w:rPr>
                <w:color w:val="000000"/>
                <w:sz w:val="16"/>
                <w:szCs w:val="16"/>
              </w:rPr>
              <w:t>4.685 [0.231;  95.079]</w:t>
            </w:r>
          </w:p>
        </w:tc>
        <w:tc>
          <w:tcPr>
            <w:tcW w:w="655" w:type="pct"/>
            <w:tcBorders>
              <w:top w:val="nil"/>
              <w:left w:val="nil"/>
              <w:bottom w:val="nil"/>
              <w:right w:val="nil"/>
            </w:tcBorders>
            <w:shd w:val="clear" w:color="auto" w:fill="auto"/>
            <w:vAlign w:val="center"/>
            <w:hideMark/>
          </w:tcPr>
          <w:p w14:paraId="625BAE9A" w14:textId="77777777" w:rsidR="00AC74D4" w:rsidRPr="00CF12F0" w:rsidRDefault="00AC74D4" w:rsidP="005C1DC3">
            <w:pPr>
              <w:jc w:val="center"/>
              <w:rPr>
                <w:color w:val="000000"/>
                <w:sz w:val="16"/>
                <w:szCs w:val="16"/>
              </w:rPr>
            </w:pPr>
            <w:r w:rsidRPr="00CF12F0">
              <w:rPr>
                <w:color w:val="000000"/>
                <w:sz w:val="16"/>
                <w:szCs w:val="16"/>
              </w:rPr>
              <w:t>1.474 [0.082;  26.503]</w:t>
            </w:r>
          </w:p>
        </w:tc>
        <w:tc>
          <w:tcPr>
            <w:tcW w:w="640" w:type="pct"/>
            <w:tcBorders>
              <w:top w:val="nil"/>
              <w:left w:val="nil"/>
              <w:bottom w:val="nil"/>
              <w:right w:val="nil"/>
            </w:tcBorders>
            <w:shd w:val="clear" w:color="auto" w:fill="auto"/>
            <w:vAlign w:val="center"/>
            <w:hideMark/>
          </w:tcPr>
          <w:p w14:paraId="72463E88" w14:textId="77777777" w:rsidR="00AC74D4" w:rsidRPr="00CF12F0" w:rsidRDefault="00AC74D4" w:rsidP="005C1DC3">
            <w:pPr>
              <w:jc w:val="center"/>
              <w:rPr>
                <w:color w:val="000000"/>
                <w:sz w:val="16"/>
                <w:szCs w:val="16"/>
              </w:rPr>
            </w:pPr>
            <w:r w:rsidRPr="00CF12F0">
              <w:rPr>
                <w:color w:val="000000"/>
                <w:sz w:val="16"/>
                <w:szCs w:val="16"/>
              </w:rPr>
              <w:t>0.895 [0.030;  27.123]</w:t>
            </w:r>
          </w:p>
        </w:tc>
        <w:tc>
          <w:tcPr>
            <w:tcW w:w="597" w:type="pct"/>
            <w:tcBorders>
              <w:top w:val="nil"/>
              <w:left w:val="nil"/>
              <w:bottom w:val="nil"/>
              <w:right w:val="nil"/>
            </w:tcBorders>
            <w:shd w:val="clear" w:color="auto" w:fill="auto"/>
            <w:vAlign w:val="center"/>
            <w:hideMark/>
          </w:tcPr>
          <w:p w14:paraId="0BD9D987" w14:textId="77777777" w:rsidR="00AC74D4" w:rsidRPr="00CF12F0" w:rsidRDefault="00AC74D4" w:rsidP="005C1DC3">
            <w:pPr>
              <w:jc w:val="center"/>
              <w:rPr>
                <w:color w:val="000000"/>
                <w:sz w:val="16"/>
                <w:szCs w:val="16"/>
              </w:rPr>
            </w:pPr>
            <w:r w:rsidRPr="00CF12F0">
              <w:rPr>
                <w:color w:val="000000"/>
                <w:sz w:val="16"/>
                <w:szCs w:val="16"/>
              </w:rPr>
              <w:t>0.225 [0.006;   8.259]</w:t>
            </w:r>
          </w:p>
        </w:tc>
        <w:tc>
          <w:tcPr>
            <w:tcW w:w="597"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3F7AB5BB" w14:textId="77777777" w:rsidR="00AC74D4" w:rsidRPr="00CF12F0" w:rsidRDefault="00AC74D4" w:rsidP="005C1DC3">
            <w:pPr>
              <w:jc w:val="center"/>
              <w:rPr>
                <w:color w:val="FFFFFF"/>
                <w:sz w:val="16"/>
                <w:szCs w:val="16"/>
              </w:rPr>
            </w:pPr>
            <w:r w:rsidRPr="00CF12F0">
              <w:rPr>
                <w:color w:val="FFFFFF"/>
                <w:sz w:val="16"/>
                <w:szCs w:val="16"/>
              </w:rPr>
              <w:t>AT</w:t>
            </w:r>
          </w:p>
        </w:tc>
        <w:tc>
          <w:tcPr>
            <w:tcW w:w="582" w:type="pct"/>
            <w:tcBorders>
              <w:top w:val="nil"/>
              <w:left w:val="nil"/>
              <w:bottom w:val="nil"/>
              <w:right w:val="nil"/>
            </w:tcBorders>
            <w:shd w:val="clear" w:color="auto" w:fill="auto"/>
            <w:vAlign w:val="center"/>
            <w:hideMark/>
          </w:tcPr>
          <w:p w14:paraId="619AAEC8"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0630256C" w14:textId="77777777" w:rsidR="00AC74D4" w:rsidRPr="00CF12F0" w:rsidRDefault="00AC74D4" w:rsidP="005C1DC3">
            <w:pPr>
              <w:jc w:val="center"/>
              <w:rPr>
                <w:color w:val="000000"/>
                <w:sz w:val="16"/>
                <w:szCs w:val="16"/>
              </w:rPr>
            </w:pPr>
            <w:r w:rsidRPr="00CF12F0">
              <w:rPr>
                <w:color w:val="000000"/>
                <w:sz w:val="16"/>
                <w:szCs w:val="16"/>
              </w:rPr>
              <w:t>3</w:t>
            </w:r>
          </w:p>
        </w:tc>
        <w:tc>
          <w:tcPr>
            <w:tcW w:w="272" w:type="pct"/>
            <w:tcBorders>
              <w:top w:val="nil"/>
              <w:left w:val="nil"/>
              <w:bottom w:val="nil"/>
              <w:right w:val="nil"/>
            </w:tcBorders>
            <w:shd w:val="clear" w:color="auto" w:fill="auto"/>
            <w:vAlign w:val="center"/>
            <w:hideMark/>
          </w:tcPr>
          <w:p w14:paraId="00184FE5" w14:textId="77777777" w:rsidR="00AC74D4" w:rsidRPr="00CF12F0" w:rsidRDefault="00AC74D4" w:rsidP="005C1DC3">
            <w:pPr>
              <w:jc w:val="center"/>
              <w:rPr>
                <w:color w:val="000000"/>
                <w:sz w:val="16"/>
                <w:szCs w:val="16"/>
              </w:rPr>
            </w:pPr>
            <w:r w:rsidRPr="00CF12F0">
              <w:rPr>
                <w:color w:val="000000"/>
                <w:sz w:val="16"/>
                <w:szCs w:val="16"/>
              </w:rPr>
              <w:t>0.5078</w:t>
            </w:r>
          </w:p>
        </w:tc>
      </w:tr>
      <w:tr w:rsidR="00AC74D4" w:rsidRPr="00CF12F0" w14:paraId="41083D2D"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697E8C59" w14:textId="77777777" w:rsidR="00AC74D4" w:rsidRPr="00CF12F0" w:rsidRDefault="00AC74D4" w:rsidP="005C1DC3">
            <w:pPr>
              <w:rPr>
                <w:color w:val="000000"/>
                <w:sz w:val="16"/>
                <w:szCs w:val="16"/>
              </w:rPr>
            </w:pPr>
          </w:p>
        </w:tc>
        <w:tc>
          <w:tcPr>
            <w:tcW w:w="304" w:type="pct"/>
            <w:tcBorders>
              <w:top w:val="nil"/>
              <w:left w:val="nil"/>
              <w:bottom w:val="single" w:sz="4" w:space="0" w:color="auto"/>
              <w:right w:val="nil"/>
            </w:tcBorders>
            <w:shd w:val="clear" w:color="auto" w:fill="auto"/>
            <w:vAlign w:val="center"/>
            <w:hideMark/>
          </w:tcPr>
          <w:p w14:paraId="36DB2174" w14:textId="77777777" w:rsidR="00AC74D4" w:rsidRPr="00CF12F0" w:rsidRDefault="00AC74D4" w:rsidP="005C1DC3">
            <w:pPr>
              <w:rPr>
                <w:color w:val="000000"/>
                <w:sz w:val="16"/>
                <w:szCs w:val="16"/>
              </w:rPr>
            </w:pPr>
            <w:r w:rsidRPr="00CF12F0">
              <w:rPr>
                <w:color w:val="000000"/>
                <w:sz w:val="16"/>
                <w:szCs w:val="16"/>
              </w:rPr>
              <w:t>TA</w:t>
            </w:r>
          </w:p>
        </w:tc>
        <w:tc>
          <w:tcPr>
            <w:tcW w:w="669" w:type="pct"/>
            <w:tcBorders>
              <w:top w:val="nil"/>
              <w:left w:val="nil"/>
              <w:bottom w:val="single" w:sz="4" w:space="0" w:color="auto"/>
              <w:right w:val="nil"/>
            </w:tcBorders>
            <w:shd w:val="clear" w:color="auto" w:fill="auto"/>
            <w:vAlign w:val="center"/>
            <w:hideMark/>
          </w:tcPr>
          <w:p w14:paraId="0F9F20EE" w14:textId="77777777" w:rsidR="00AC74D4" w:rsidRPr="00CF12F0" w:rsidRDefault="00AC74D4" w:rsidP="005C1DC3">
            <w:pPr>
              <w:jc w:val="center"/>
              <w:rPr>
                <w:color w:val="000000"/>
                <w:sz w:val="16"/>
                <w:szCs w:val="16"/>
              </w:rPr>
            </w:pPr>
            <w:r w:rsidRPr="00CF12F0">
              <w:rPr>
                <w:color w:val="000000"/>
                <w:sz w:val="16"/>
                <w:szCs w:val="16"/>
              </w:rPr>
              <w:t>10.983 [1.357;  88.868]</w:t>
            </w:r>
          </w:p>
        </w:tc>
        <w:tc>
          <w:tcPr>
            <w:tcW w:w="655" w:type="pct"/>
            <w:tcBorders>
              <w:top w:val="nil"/>
              <w:left w:val="nil"/>
              <w:bottom w:val="single" w:sz="4" w:space="0" w:color="auto"/>
              <w:right w:val="nil"/>
            </w:tcBorders>
            <w:shd w:val="clear" w:color="auto" w:fill="auto"/>
            <w:vAlign w:val="center"/>
            <w:hideMark/>
          </w:tcPr>
          <w:p w14:paraId="66BF105E" w14:textId="77777777" w:rsidR="00AC74D4" w:rsidRPr="00CF12F0" w:rsidRDefault="00AC74D4" w:rsidP="005C1DC3">
            <w:pPr>
              <w:jc w:val="center"/>
              <w:rPr>
                <w:color w:val="000000"/>
                <w:sz w:val="16"/>
                <w:szCs w:val="16"/>
              </w:rPr>
            </w:pPr>
            <w:r w:rsidRPr="00CF12F0">
              <w:rPr>
                <w:color w:val="000000"/>
                <w:sz w:val="16"/>
                <w:szCs w:val="16"/>
              </w:rPr>
              <w:t>3.455 [0.510;  23.391]</w:t>
            </w:r>
          </w:p>
        </w:tc>
        <w:tc>
          <w:tcPr>
            <w:tcW w:w="640" w:type="pct"/>
            <w:tcBorders>
              <w:top w:val="nil"/>
              <w:left w:val="nil"/>
              <w:bottom w:val="single" w:sz="4" w:space="0" w:color="auto"/>
              <w:right w:val="nil"/>
            </w:tcBorders>
            <w:shd w:val="clear" w:color="auto" w:fill="auto"/>
            <w:vAlign w:val="center"/>
            <w:hideMark/>
          </w:tcPr>
          <w:p w14:paraId="4AE3D20B" w14:textId="77777777" w:rsidR="00AC74D4" w:rsidRPr="00CF12F0" w:rsidRDefault="00AC74D4" w:rsidP="005C1DC3">
            <w:pPr>
              <w:jc w:val="center"/>
              <w:rPr>
                <w:color w:val="000000"/>
                <w:sz w:val="16"/>
                <w:szCs w:val="16"/>
              </w:rPr>
            </w:pPr>
            <w:r w:rsidRPr="00CF12F0">
              <w:rPr>
                <w:color w:val="000000"/>
                <w:sz w:val="16"/>
                <w:szCs w:val="16"/>
              </w:rPr>
              <w:t>2.098 [0.150;  29.274]</w:t>
            </w:r>
          </w:p>
        </w:tc>
        <w:tc>
          <w:tcPr>
            <w:tcW w:w="597" w:type="pct"/>
            <w:tcBorders>
              <w:top w:val="nil"/>
              <w:left w:val="nil"/>
              <w:bottom w:val="single" w:sz="4" w:space="0" w:color="auto"/>
              <w:right w:val="nil"/>
            </w:tcBorders>
            <w:shd w:val="clear" w:color="auto" w:fill="auto"/>
            <w:vAlign w:val="center"/>
            <w:hideMark/>
          </w:tcPr>
          <w:p w14:paraId="20FDDF6B" w14:textId="77777777" w:rsidR="00AC74D4" w:rsidRPr="00CF12F0" w:rsidRDefault="00AC74D4" w:rsidP="005C1DC3">
            <w:pPr>
              <w:jc w:val="center"/>
              <w:rPr>
                <w:color w:val="000000"/>
                <w:sz w:val="16"/>
                <w:szCs w:val="16"/>
              </w:rPr>
            </w:pPr>
            <w:r w:rsidRPr="00CF12F0">
              <w:rPr>
                <w:color w:val="000000"/>
                <w:sz w:val="16"/>
                <w:szCs w:val="16"/>
              </w:rPr>
              <w:t>0.527 [0.030;   9.391]</w:t>
            </w:r>
          </w:p>
        </w:tc>
        <w:tc>
          <w:tcPr>
            <w:tcW w:w="597" w:type="pct"/>
            <w:tcBorders>
              <w:top w:val="nil"/>
              <w:left w:val="nil"/>
              <w:bottom w:val="single" w:sz="4" w:space="0" w:color="auto"/>
              <w:right w:val="nil"/>
            </w:tcBorders>
            <w:shd w:val="clear" w:color="auto" w:fill="auto"/>
            <w:vAlign w:val="center"/>
            <w:hideMark/>
          </w:tcPr>
          <w:p w14:paraId="4670C32B" w14:textId="77777777" w:rsidR="00AC74D4" w:rsidRPr="00CF12F0" w:rsidRDefault="00AC74D4" w:rsidP="005C1DC3">
            <w:pPr>
              <w:jc w:val="center"/>
              <w:rPr>
                <w:color w:val="000000"/>
                <w:sz w:val="16"/>
                <w:szCs w:val="16"/>
              </w:rPr>
            </w:pPr>
            <w:r w:rsidRPr="00CF12F0">
              <w:rPr>
                <w:color w:val="000000"/>
                <w:sz w:val="16"/>
                <w:szCs w:val="16"/>
              </w:rPr>
              <w:t>2.344 [0.073;  74.947]</w:t>
            </w:r>
          </w:p>
        </w:tc>
        <w:tc>
          <w:tcPr>
            <w:tcW w:w="582"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6EFC2468" w14:textId="77777777" w:rsidR="00AC74D4" w:rsidRPr="00CF12F0" w:rsidRDefault="00AC74D4" w:rsidP="005C1DC3">
            <w:pPr>
              <w:jc w:val="center"/>
              <w:rPr>
                <w:color w:val="FFFFFF"/>
                <w:sz w:val="16"/>
                <w:szCs w:val="16"/>
              </w:rPr>
            </w:pPr>
            <w:r w:rsidRPr="00CF12F0">
              <w:rPr>
                <w:color w:val="FFFFFF"/>
                <w:sz w:val="16"/>
                <w:szCs w:val="16"/>
              </w:rPr>
              <w:t>TA</w:t>
            </w:r>
          </w:p>
        </w:tc>
        <w:tc>
          <w:tcPr>
            <w:tcW w:w="201" w:type="pct"/>
            <w:tcBorders>
              <w:top w:val="nil"/>
              <w:left w:val="nil"/>
              <w:bottom w:val="single" w:sz="4" w:space="0" w:color="auto"/>
              <w:right w:val="nil"/>
            </w:tcBorders>
            <w:shd w:val="clear" w:color="auto" w:fill="auto"/>
            <w:vAlign w:val="center"/>
            <w:hideMark/>
          </w:tcPr>
          <w:p w14:paraId="5A0D972D" w14:textId="77777777" w:rsidR="00AC74D4" w:rsidRPr="00CF12F0" w:rsidRDefault="00AC74D4" w:rsidP="005C1DC3">
            <w:pPr>
              <w:jc w:val="center"/>
              <w:rPr>
                <w:color w:val="000000"/>
                <w:sz w:val="16"/>
                <w:szCs w:val="16"/>
              </w:rPr>
            </w:pPr>
            <w:r w:rsidRPr="00CF12F0">
              <w:rPr>
                <w:color w:val="000000"/>
                <w:sz w:val="16"/>
                <w:szCs w:val="16"/>
              </w:rPr>
              <w:t>5</w:t>
            </w:r>
          </w:p>
        </w:tc>
        <w:tc>
          <w:tcPr>
            <w:tcW w:w="272" w:type="pct"/>
            <w:tcBorders>
              <w:top w:val="nil"/>
              <w:left w:val="nil"/>
              <w:bottom w:val="single" w:sz="4" w:space="0" w:color="auto"/>
              <w:right w:val="nil"/>
            </w:tcBorders>
            <w:shd w:val="clear" w:color="auto" w:fill="auto"/>
            <w:vAlign w:val="center"/>
            <w:hideMark/>
          </w:tcPr>
          <w:p w14:paraId="566D7AAE" w14:textId="77777777" w:rsidR="00AC74D4" w:rsidRPr="00CF12F0" w:rsidRDefault="00AC74D4" w:rsidP="005C1DC3">
            <w:pPr>
              <w:jc w:val="center"/>
              <w:rPr>
                <w:color w:val="000000"/>
                <w:sz w:val="16"/>
                <w:szCs w:val="16"/>
              </w:rPr>
            </w:pPr>
            <w:r w:rsidRPr="00CF12F0">
              <w:rPr>
                <w:color w:val="000000"/>
                <w:sz w:val="16"/>
                <w:szCs w:val="16"/>
              </w:rPr>
              <w:t>0.2761</w:t>
            </w:r>
          </w:p>
        </w:tc>
      </w:tr>
      <w:tr w:rsidR="00AC74D4" w:rsidRPr="00CF12F0" w14:paraId="0BB255B8" w14:textId="77777777" w:rsidTr="005C1DC3">
        <w:trPr>
          <w:trHeight w:val="230"/>
        </w:trPr>
        <w:tc>
          <w:tcPr>
            <w:tcW w:w="484" w:type="pct"/>
            <w:tcBorders>
              <w:top w:val="nil"/>
              <w:left w:val="nil"/>
              <w:bottom w:val="nil"/>
              <w:right w:val="nil"/>
            </w:tcBorders>
            <w:shd w:val="clear" w:color="auto" w:fill="auto"/>
            <w:noWrap/>
            <w:vAlign w:val="bottom"/>
            <w:hideMark/>
          </w:tcPr>
          <w:p w14:paraId="741FCAA0" w14:textId="77777777" w:rsidR="00AC74D4" w:rsidRPr="00CF12F0" w:rsidRDefault="00AC74D4" w:rsidP="005C1DC3">
            <w:pPr>
              <w:jc w:val="center"/>
              <w:rPr>
                <w:color w:val="000000"/>
                <w:sz w:val="16"/>
                <w:szCs w:val="16"/>
              </w:rPr>
            </w:pPr>
          </w:p>
        </w:tc>
        <w:tc>
          <w:tcPr>
            <w:tcW w:w="304" w:type="pct"/>
            <w:tcBorders>
              <w:top w:val="nil"/>
              <w:left w:val="nil"/>
              <w:bottom w:val="nil"/>
              <w:right w:val="nil"/>
            </w:tcBorders>
            <w:shd w:val="clear" w:color="auto" w:fill="auto"/>
            <w:noWrap/>
            <w:vAlign w:val="bottom"/>
            <w:hideMark/>
          </w:tcPr>
          <w:p w14:paraId="02AD4FD1" w14:textId="77777777" w:rsidR="00AC74D4" w:rsidRPr="00CF12F0" w:rsidRDefault="00AC74D4" w:rsidP="005C1DC3">
            <w:pPr>
              <w:rPr>
                <w:sz w:val="16"/>
                <w:szCs w:val="16"/>
              </w:rPr>
            </w:pPr>
          </w:p>
        </w:tc>
        <w:tc>
          <w:tcPr>
            <w:tcW w:w="669" w:type="pct"/>
            <w:tcBorders>
              <w:top w:val="nil"/>
              <w:left w:val="nil"/>
              <w:bottom w:val="nil"/>
              <w:right w:val="nil"/>
            </w:tcBorders>
            <w:shd w:val="clear" w:color="auto" w:fill="auto"/>
            <w:noWrap/>
            <w:vAlign w:val="bottom"/>
            <w:hideMark/>
          </w:tcPr>
          <w:p w14:paraId="4DDBC9C9" w14:textId="77777777" w:rsidR="00AC74D4" w:rsidRPr="00CF12F0" w:rsidRDefault="00AC74D4" w:rsidP="005C1DC3">
            <w:pPr>
              <w:rPr>
                <w:sz w:val="16"/>
                <w:szCs w:val="16"/>
              </w:rPr>
            </w:pPr>
          </w:p>
        </w:tc>
        <w:tc>
          <w:tcPr>
            <w:tcW w:w="655" w:type="pct"/>
            <w:tcBorders>
              <w:top w:val="nil"/>
              <w:left w:val="nil"/>
              <w:bottom w:val="nil"/>
              <w:right w:val="nil"/>
            </w:tcBorders>
            <w:shd w:val="clear" w:color="auto" w:fill="auto"/>
            <w:noWrap/>
            <w:vAlign w:val="bottom"/>
            <w:hideMark/>
          </w:tcPr>
          <w:p w14:paraId="03D8FB18" w14:textId="77777777" w:rsidR="00AC74D4" w:rsidRPr="00CF12F0" w:rsidRDefault="00AC74D4" w:rsidP="005C1DC3">
            <w:pPr>
              <w:rPr>
                <w:sz w:val="16"/>
                <w:szCs w:val="16"/>
              </w:rPr>
            </w:pPr>
          </w:p>
        </w:tc>
        <w:tc>
          <w:tcPr>
            <w:tcW w:w="640" w:type="pct"/>
            <w:tcBorders>
              <w:top w:val="nil"/>
              <w:left w:val="nil"/>
              <w:bottom w:val="nil"/>
              <w:right w:val="nil"/>
            </w:tcBorders>
            <w:shd w:val="clear" w:color="auto" w:fill="auto"/>
            <w:noWrap/>
            <w:vAlign w:val="bottom"/>
            <w:hideMark/>
          </w:tcPr>
          <w:p w14:paraId="36256E62" w14:textId="77777777" w:rsidR="00AC74D4" w:rsidRPr="00CF12F0" w:rsidRDefault="00AC74D4" w:rsidP="005C1DC3">
            <w:pPr>
              <w:rPr>
                <w:sz w:val="16"/>
                <w:szCs w:val="16"/>
              </w:rPr>
            </w:pPr>
          </w:p>
        </w:tc>
        <w:tc>
          <w:tcPr>
            <w:tcW w:w="597" w:type="pct"/>
            <w:tcBorders>
              <w:top w:val="nil"/>
              <w:left w:val="nil"/>
              <w:bottom w:val="nil"/>
              <w:right w:val="nil"/>
            </w:tcBorders>
            <w:shd w:val="clear" w:color="auto" w:fill="auto"/>
            <w:noWrap/>
            <w:vAlign w:val="bottom"/>
            <w:hideMark/>
          </w:tcPr>
          <w:p w14:paraId="550874F3" w14:textId="77777777" w:rsidR="00AC74D4" w:rsidRPr="00CF12F0" w:rsidRDefault="00AC74D4" w:rsidP="005C1DC3">
            <w:pPr>
              <w:rPr>
                <w:sz w:val="16"/>
                <w:szCs w:val="16"/>
              </w:rPr>
            </w:pPr>
          </w:p>
        </w:tc>
        <w:tc>
          <w:tcPr>
            <w:tcW w:w="597" w:type="pct"/>
            <w:tcBorders>
              <w:top w:val="nil"/>
              <w:left w:val="nil"/>
              <w:bottom w:val="nil"/>
              <w:right w:val="nil"/>
            </w:tcBorders>
            <w:shd w:val="clear" w:color="auto" w:fill="auto"/>
            <w:noWrap/>
            <w:vAlign w:val="bottom"/>
            <w:hideMark/>
          </w:tcPr>
          <w:p w14:paraId="407B75D4" w14:textId="77777777" w:rsidR="00AC74D4" w:rsidRPr="00CF12F0" w:rsidRDefault="00AC74D4" w:rsidP="005C1DC3">
            <w:pPr>
              <w:rPr>
                <w:sz w:val="16"/>
                <w:szCs w:val="16"/>
              </w:rPr>
            </w:pPr>
          </w:p>
        </w:tc>
        <w:tc>
          <w:tcPr>
            <w:tcW w:w="582" w:type="pct"/>
            <w:tcBorders>
              <w:top w:val="nil"/>
              <w:left w:val="nil"/>
              <w:bottom w:val="nil"/>
              <w:right w:val="nil"/>
            </w:tcBorders>
            <w:shd w:val="clear" w:color="auto" w:fill="auto"/>
            <w:noWrap/>
            <w:vAlign w:val="bottom"/>
            <w:hideMark/>
          </w:tcPr>
          <w:p w14:paraId="5B6420E7" w14:textId="77777777" w:rsidR="00AC74D4" w:rsidRPr="00CF12F0" w:rsidRDefault="00AC74D4" w:rsidP="005C1DC3">
            <w:pPr>
              <w:rPr>
                <w:sz w:val="16"/>
                <w:szCs w:val="16"/>
              </w:rPr>
            </w:pPr>
          </w:p>
        </w:tc>
        <w:tc>
          <w:tcPr>
            <w:tcW w:w="201" w:type="pct"/>
            <w:tcBorders>
              <w:top w:val="nil"/>
              <w:left w:val="nil"/>
              <w:bottom w:val="nil"/>
              <w:right w:val="nil"/>
            </w:tcBorders>
            <w:shd w:val="clear" w:color="auto" w:fill="auto"/>
            <w:noWrap/>
            <w:vAlign w:val="bottom"/>
            <w:hideMark/>
          </w:tcPr>
          <w:p w14:paraId="2B4F246C" w14:textId="77777777" w:rsidR="00AC74D4" w:rsidRPr="00CF12F0" w:rsidRDefault="00AC74D4" w:rsidP="005C1DC3">
            <w:pPr>
              <w:rPr>
                <w:sz w:val="16"/>
                <w:szCs w:val="16"/>
              </w:rPr>
            </w:pPr>
          </w:p>
        </w:tc>
        <w:tc>
          <w:tcPr>
            <w:tcW w:w="272" w:type="pct"/>
            <w:tcBorders>
              <w:top w:val="nil"/>
              <w:left w:val="nil"/>
              <w:bottom w:val="nil"/>
              <w:right w:val="nil"/>
            </w:tcBorders>
            <w:shd w:val="clear" w:color="auto" w:fill="auto"/>
            <w:noWrap/>
            <w:vAlign w:val="bottom"/>
            <w:hideMark/>
          </w:tcPr>
          <w:p w14:paraId="1635094C" w14:textId="77777777" w:rsidR="00AC74D4" w:rsidRPr="00CF12F0" w:rsidRDefault="00AC74D4" w:rsidP="005C1DC3">
            <w:pPr>
              <w:rPr>
                <w:sz w:val="16"/>
                <w:szCs w:val="16"/>
              </w:rPr>
            </w:pPr>
          </w:p>
        </w:tc>
      </w:tr>
      <w:tr w:rsidR="00AC74D4" w:rsidRPr="00CF12F0" w14:paraId="199DF859" w14:textId="77777777" w:rsidTr="005C1DC3">
        <w:trPr>
          <w:trHeight w:val="230"/>
        </w:trPr>
        <w:tc>
          <w:tcPr>
            <w:tcW w:w="484" w:type="pct"/>
            <w:vMerge w:val="restart"/>
            <w:tcBorders>
              <w:top w:val="single" w:sz="4" w:space="0" w:color="auto"/>
              <w:left w:val="nil"/>
              <w:bottom w:val="single" w:sz="4" w:space="0" w:color="000000"/>
              <w:right w:val="nil"/>
            </w:tcBorders>
            <w:shd w:val="clear" w:color="auto" w:fill="auto"/>
            <w:vAlign w:val="center"/>
            <w:hideMark/>
          </w:tcPr>
          <w:p w14:paraId="538F34A8" w14:textId="77777777" w:rsidR="00AC74D4" w:rsidRPr="00CF12F0" w:rsidRDefault="00AC74D4" w:rsidP="005C1DC3">
            <w:pPr>
              <w:jc w:val="center"/>
              <w:rPr>
                <w:color w:val="000000"/>
                <w:sz w:val="16"/>
                <w:szCs w:val="16"/>
              </w:rPr>
            </w:pPr>
            <w:r w:rsidRPr="00CF12F0">
              <w:rPr>
                <w:color w:val="000000"/>
                <w:sz w:val="16"/>
                <w:szCs w:val="16"/>
              </w:rPr>
              <w:t>Lachman (≥ 1+)</w:t>
            </w:r>
          </w:p>
        </w:tc>
        <w:tc>
          <w:tcPr>
            <w:tcW w:w="304" w:type="pct"/>
            <w:tcBorders>
              <w:top w:val="single" w:sz="4" w:space="0" w:color="auto"/>
              <w:left w:val="nil"/>
              <w:bottom w:val="nil"/>
              <w:right w:val="nil"/>
            </w:tcBorders>
            <w:shd w:val="clear" w:color="auto" w:fill="auto"/>
            <w:vAlign w:val="center"/>
            <w:hideMark/>
          </w:tcPr>
          <w:p w14:paraId="37E3EF71" w14:textId="77777777" w:rsidR="00AC74D4" w:rsidRPr="00CF12F0" w:rsidRDefault="00AC74D4" w:rsidP="005C1DC3">
            <w:pPr>
              <w:rPr>
                <w:color w:val="000000"/>
                <w:sz w:val="16"/>
                <w:szCs w:val="16"/>
              </w:rPr>
            </w:pPr>
            <w:r w:rsidRPr="00CF12F0">
              <w:rPr>
                <w:color w:val="000000"/>
                <w:sz w:val="16"/>
                <w:szCs w:val="16"/>
              </w:rPr>
              <w:t>BPTB</w:t>
            </w:r>
          </w:p>
        </w:tc>
        <w:tc>
          <w:tcPr>
            <w:tcW w:w="669"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3E6596CC" w14:textId="77777777" w:rsidR="00AC74D4" w:rsidRPr="00CF12F0" w:rsidRDefault="00AC74D4" w:rsidP="005C1DC3">
            <w:pPr>
              <w:jc w:val="center"/>
              <w:rPr>
                <w:color w:val="000000"/>
                <w:sz w:val="16"/>
                <w:szCs w:val="16"/>
              </w:rPr>
            </w:pPr>
            <w:r w:rsidRPr="00CF12F0">
              <w:rPr>
                <w:color w:val="000000"/>
                <w:sz w:val="16"/>
                <w:szCs w:val="16"/>
              </w:rPr>
              <w:t>BPTB</w:t>
            </w:r>
          </w:p>
        </w:tc>
        <w:tc>
          <w:tcPr>
            <w:tcW w:w="655" w:type="pct"/>
            <w:tcBorders>
              <w:top w:val="single" w:sz="4" w:space="0" w:color="auto"/>
              <w:left w:val="nil"/>
              <w:bottom w:val="nil"/>
              <w:right w:val="nil"/>
            </w:tcBorders>
            <w:shd w:val="clear" w:color="auto" w:fill="auto"/>
            <w:vAlign w:val="center"/>
            <w:hideMark/>
          </w:tcPr>
          <w:p w14:paraId="5A56D44B" w14:textId="77777777" w:rsidR="00AC74D4" w:rsidRPr="00CF12F0" w:rsidRDefault="00AC74D4" w:rsidP="005C1DC3">
            <w:pPr>
              <w:jc w:val="center"/>
              <w:rPr>
                <w:color w:val="000000"/>
                <w:sz w:val="16"/>
                <w:szCs w:val="16"/>
              </w:rPr>
            </w:pPr>
            <w:r w:rsidRPr="00CF12F0">
              <w:rPr>
                <w:color w:val="000000"/>
                <w:sz w:val="16"/>
                <w:szCs w:val="16"/>
              </w:rPr>
              <w:t>2.365 [1.724;  3.245]</w:t>
            </w:r>
          </w:p>
        </w:tc>
        <w:tc>
          <w:tcPr>
            <w:tcW w:w="640" w:type="pct"/>
            <w:tcBorders>
              <w:top w:val="single" w:sz="4" w:space="0" w:color="auto"/>
              <w:left w:val="nil"/>
              <w:bottom w:val="nil"/>
              <w:right w:val="nil"/>
            </w:tcBorders>
            <w:shd w:val="clear" w:color="auto" w:fill="auto"/>
            <w:vAlign w:val="center"/>
            <w:hideMark/>
          </w:tcPr>
          <w:p w14:paraId="501B2653" w14:textId="77777777" w:rsidR="00AC74D4" w:rsidRPr="00CF12F0" w:rsidRDefault="00AC74D4" w:rsidP="005C1DC3">
            <w:pPr>
              <w:jc w:val="center"/>
              <w:rPr>
                <w:color w:val="000000"/>
                <w:sz w:val="16"/>
                <w:szCs w:val="16"/>
              </w:rPr>
            </w:pPr>
            <w:r w:rsidRPr="00CF12F0">
              <w:rPr>
                <w:color w:val="000000"/>
                <w:sz w:val="16"/>
                <w:szCs w:val="16"/>
              </w:rPr>
              <w:t> </w:t>
            </w:r>
          </w:p>
        </w:tc>
        <w:tc>
          <w:tcPr>
            <w:tcW w:w="597" w:type="pct"/>
            <w:tcBorders>
              <w:top w:val="single" w:sz="4" w:space="0" w:color="auto"/>
              <w:left w:val="nil"/>
              <w:bottom w:val="nil"/>
              <w:right w:val="nil"/>
            </w:tcBorders>
            <w:shd w:val="clear" w:color="auto" w:fill="auto"/>
            <w:vAlign w:val="center"/>
            <w:hideMark/>
          </w:tcPr>
          <w:p w14:paraId="3C9A1944" w14:textId="77777777" w:rsidR="00AC74D4" w:rsidRPr="00CF12F0" w:rsidRDefault="00AC74D4" w:rsidP="005C1DC3">
            <w:pPr>
              <w:jc w:val="center"/>
              <w:rPr>
                <w:color w:val="000000"/>
                <w:sz w:val="16"/>
                <w:szCs w:val="16"/>
              </w:rPr>
            </w:pPr>
            <w:r w:rsidRPr="00CF12F0">
              <w:rPr>
                <w:color w:val="000000"/>
                <w:sz w:val="16"/>
                <w:szCs w:val="16"/>
              </w:rPr>
              <w:t>.</w:t>
            </w:r>
          </w:p>
        </w:tc>
        <w:tc>
          <w:tcPr>
            <w:tcW w:w="597" w:type="pct"/>
            <w:tcBorders>
              <w:top w:val="single" w:sz="4" w:space="0" w:color="auto"/>
              <w:left w:val="nil"/>
              <w:bottom w:val="nil"/>
              <w:right w:val="nil"/>
            </w:tcBorders>
            <w:shd w:val="clear" w:color="auto" w:fill="auto"/>
            <w:vAlign w:val="center"/>
            <w:hideMark/>
          </w:tcPr>
          <w:p w14:paraId="7EC81ABE"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single" w:sz="4" w:space="0" w:color="auto"/>
              <w:left w:val="nil"/>
              <w:bottom w:val="nil"/>
              <w:right w:val="nil"/>
            </w:tcBorders>
            <w:shd w:val="clear" w:color="auto" w:fill="auto"/>
            <w:vAlign w:val="center"/>
            <w:hideMark/>
          </w:tcPr>
          <w:p w14:paraId="5DB6F171"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single" w:sz="4" w:space="0" w:color="auto"/>
              <w:left w:val="nil"/>
              <w:bottom w:val="nil"/>
              <w:right w:val="nil"/>
            </w:tcBorders>
            <w:shd w:val="clear" w:color="auto" w:fill="auto"/>
            <w:vAlign w:val="center"/>
            <w:hideMark/>
          </w:tcPr>
          <w:p w14:paraId="4E597728" w14:textId="77777777" w:rsidR="00AC74D4" w:rsidRPr="00CF12F0" w:rsidRDefault="00AC74D4" w:rsidP="005C1DC3">
            <w:pPr>
              <w:jc w:val="center"/>
              <w:rPr>
                <w:color w:val="000000"/>
                <w:sz w:val="16"/>
                <w:szCs w:val="16"/>
              </w:rPr>
            </w:pPr>
            <w:r w:rsidRPr="00CF12F0">
              <w:rPr>
                <w:color w:val="000000"/>
                <w:sz w:val="16"/>
                <w:szCs w:val="16"/>
              </w:rPr>
              <w:t>1</w:t>
            </w:r>
          </w:p>
        </w:tc>
        <w:tc>
          <w:tcPr>
            <w:tcW w:w="272" w:type="pct"/>
            <w:tcBorders>
              <w:top w:val="single" w:sz="4" w:space="0" w:color="auto"/>
              <w:left w:val="nil"/>
              <w:bottom w:val="nil"/>
              <w:right w:val="nil"/>
            </w:tcBorders>
            <w:shd w:val="clear" w:color="auto" w:fill="auto"/>
            <w:vAlign w:val="center"/>
            <w:hideMark/>
          </w:tcPr>
          <w:p w14:paraId="593D2414" w14:textId="77777777" w:rsidR="00AC74D4" w:rsidRPr="00CF12F0" w:rsidRDefault="00AC74D4" w:rsidP="005C1DC3">
            <w:pPr>
              <w:jc w:val="center"/>
              <w:rPr>
                <w:color w:val="000000"/>
                <w:sz w:val="16"/>
                <w:szCs w:val="16"/>
              </w:rPr>
            </w:pPr>
            <w:r w:rsidRPr="00CF12F0">
              <w:rPr>
                <w:color w:val="000000"/>
                <w:sz w:val="16"/>
                <w:szCs w:val="16"/>
              </w:rPr>
              <w:t>0.9983</w:t>
            </w:r>
          </w:p>
        </w:tc>
      </w:tr>
      <w:tr w:rsidR="00AC74D4" w:rsidRPr="00CF12F0" w14:paraId="1C4F6637"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5C4D2315"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1647B1AD" w14:textId="77777777" w:rsidR="00AC74D4" w:rsidRPr="00CF12F0" w:rsidRDefault="00AC74D4" w:rsidP="005C1DC3">
            <w:pPr>
              <w:rPr>
                <w:color w:val="000000"/>
                <w:sz w:val="16"/>
                <w:szCs w:val="16"/>
              </w:rPr>
            </w:pPr>
            <w:r w:rsidRPr="00CF12F0">
              <w:rPr>
                <w:color w:val="000000"/>
                <w:sz w:val="16"/>
                <w:szCs w:val="16"/>
              </w:rPr>
              <w:t>HT</w:t>
            </w:r>
          </w:p>
        </w:tc>
        <w:tc>
          <w:tcPr>
            <w:tcW w:w="669" w:type="pct"/>
            <w:tcBorders>
              <w:top w:val="nil"/>
              <w:left w:val="nil"/>
              <w:bottom w:val="nil"/>
              <w:right w:val="nil"/>
            </w:tcBorders>
            <w:shd w:val="clear" w:color="auto" w:fill="auto"/>
            <w:vAlign w:val="center"/>
            <w:hideMark/>
          </w:tcPr>
          <w:p w14:paraId="5777F38B" w14:textId="77777777" w:rsidR="00AC74D4" w:rsidRPr="00CF12F0" w:rsidRDefault="00AC74D4" w:rsidP="005C1DC3">
            <w:pPr>
              <w:jc w:val="center"/>
              <w:rPr>
                <w:color w:val="000000"/>
                <w:sz w:val="16"/>
                <w:szCs w:val="16"/>
              </w:rPr>
            </w:pPr>
            <w:r w:rsidRPr="00CF12F0">
              <w:rPr>
                <w:color w:val="000000"/>
                <w:sz w:val="16"/>
                <w:szCs w:val="16"/>
              </w:rPr>
              <w:t>2.365 [1.724;  3.245]</w:t>
            </w:r>
          </w:p>
        </w:tc>
        <w:tc>
          <w:tcPr>
            <w:tcW w:w="65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2FC6F017" w14:textId="77777777" w:rsidR="00AC74D4" w:rsidRPr="00CF12F0" w:rsidRDefault="00AC74D4" w:rsidP="005C1DC3">
            <w:pPr>
              <w:jc w:val="center"/>
              <w:rPr>
                <w:color w:val="000000"/>
                <w:sz w:val="16"/>
                <w:szCs w:val="16"/>
              </w:rPr>
            </w:pPr>
            <w:r w:rsidRPr="00CF12F0">
              <w:rPr>
                <w:color w:val="000000"/>
                <w:sz w:val="16"/>
                <w:szCs w:val="16"/>
              </w:rPr>
              <w:t>HT</w:t>
            </w:r>
          </w:p>
        </w:tc>
        <w:tc>
          <w:tcPr>
            <w:tcW w:w="640" w:type="pct"/>
            <w:tcBorders>
              <w:top w:val="nil"/>
              <w:left w:val="nil"/>
              <w:bottom w:val="nil"/>
              <w:right w:val="nil"/>
            </w:tcBorders>
            <w:shd w:val="clear" w:color="auto" w:fill="auto"/>
            <w:vAlign w:val="center"/>
            <w:hideMark/>
          </w:tcPr>
          <w:p w14:paraId="7DF57EF7" w14:textId="77777777" w:rsidR="00AC74D4" w:rsidRPr="00CF12F0" w:rsidRDefault="00AC74D4" w:rsidP="005C1DC3">
            <w:pPr>
              <w:jc w:val="center"/>
              <w:rPr>
                <w:color w:val="000000"/>
                <w:sz w:val="16"/>
                <w:szCs w:val="16"/>
              </w:rPr>
            </w:pPr>
          </w:p>
        </w:tc>
        <w:tc>
          <w:tcPr>
            <w:tcW w:w="597" w:type="pct"/>
            <w:tcBorders>
              <w:top w:val="nil"/>
              <w:left w:val="nil"/>
              <w:bottom w:val="nil"/>
              <w:right w:val="nil"/>
            </w:tcBorders>
            <w:shd w:val="clear" w:color="auto" w:fill="auto"/>
            <w:vAlign w:val="center"/>
            <w:hideMark/>
          </w:tcPr>
          <w:p w14:paraId="4E14B70D" w14:textId="77777777" w:rsidR="00AC74D4" w:rsidRPr="00CF12F0" w:rsidRDefault="00AC74D4" w:rsidP="005C1DC3">
            <w:pPr>
              <w:jc w:val="center"/>
              <w:rPr>
                <w:color w:val="000000"/>
                <w:sz w:val="16"/>
                <w:szCs w:val="16"/>
              </w:rPr>
            </w:pPr>
            <w:r w:rsidRPr="00CF12F0">
              <w:rPr>
                <w:color w:val="000000"/>
                <w:sz w:val="16"/>
                <w:szCs w:val="16"/>
              </w:rPr>
              <w:t>4.323 [0.770; 24.259]</w:t>
            </w:r>
          </w:p>
        </w:tc>
        <w:tc>
          <w:tcPr>
            <w:tcW w:w="597" w:type="pct"/>
            <w:tcBorders>
              <w:top w:val="nil"/>
              <w:left w:val="nil"/>
              <w:bottom w:val="nil"/>
              <w:right w:val="nil"/>
            </w:tcBorders>
            <w:shd w:val="clear" w:color="auto" w:fill="auto"/>
            <w:vAlign w:val="center"/>
            <w:hideMark/>
          </w:tcPr>
          <w:p w14:paraId="0BBF482A" w14:textId="77777777" w:rsidR="00AC74D4" w:rsidRPr="00CF12F0" w:rsidRDefault="00AC74D4" w:rsidP="005C1DC3">
            <w:pPr>
              <w:jc w:val="center"/>
              <w:rPr>
                <w:color w:val="000000"/>
                <w:sz w:val="16"/>
                <w:szCs w:val="16"/>
              </w:rPr>
            </w:pPr>
            <w:r w:rsidRPr="00CF12F0">
              <w:rPr>
                <w:color w:val="000000"/>
                <w:sz w:val="16"/>
                <w:szCs w:val="16"/>
              </w:rPr>
              <w:t>2.620 [0.779;  8.813]</w:t>
            </w:r>
          </w:p>
        </w:tc>
        <w:tc>
          <w:tcPr>
            <w:tcW w:w="582" w:type="pct"/>
            <w:tcBorders>
              <w:top w:val="nil"/>
              <w:left w:val="nil"/>
              <w:bottom w:val="nil"/>
              <w:right w:val="nil"/>
            </w:tcBorders>
            <w:shd w:val="clear" w:color="auto" w:fill="auto"/>
            <w:vAlign w:val="center"/>
            <w:hideMark/>
          </w:tcPr>
          <w:p w14:paraId="44402FF3" w14:textId="77777777" w:rsidR="00AC74D4" w:rsidRPr="00CF12F0" w:rsidRDefault="00AC74D4" w:rsidP="005C1DC3">
            <w:pPr>
              <w:jc w:val="center"/>
              <w:rPr>
                <w:color w:val="000000"/>
                <w:sz w:val="16"/>
                <w:szCs w:val="16"/>
              </w:rPr>
            </w:pPr>
            <w:r w:rsidRPr="00CF12F0">
              <w:rPr>
                <w:color w:val="000000"/>
                <w:sz w:val="16"/>
                <w:szCs w:val="16"/>
              </w:rPr>
              <w:t>2.165 [1.211;  3.870]</w:t>
            </w:r>
          </w:p>
        </w:tc>
        <w:tc>
          <w:tcPr>
            <w:tcW w:w="201" w:type="pct"/>
            <w:tcBorders>
              <w:top w:val="nil"/>
              <w:left w:val="nil"/>
              <w:bottom w:val="nil"/>
              <w:right w:val="nil"/>
            </w:tcBorders>
            <w:shd w:val="clear" w:color="auto" w:fill="auto"/>
            <w:vAlign w:val="center"/>
            <w:hideMark/>
          </w:tcPr>
          <w:p w14:paraId="6D7C5C0F" w14:textId="77777777" w:rsidR="00AC74D4" w:rsidRPr="00CF12F0" w:rsidRDefault="00AC74D4" w:rsidP="005C1DC3">
            <w:pPr>
              <w:jc w:val="center"/>
              <w:rPr>
                <w:color w:val="000000"/>
                <w:sz w:val="16"/>
                <w:szCs w:val="16"/>
              </w:rPr>
            </w:pPr>
            <w:r w:rsidRPr="00CF12F0">
              <w:rPr>
                <w:color w:val="000000"/>
                <w:sz w:val="16"/>
                <w:szCs w:val="16"/>
              </w:rPr>
              <w:t>2</w:t>
            </w:r>
          </w:p>
        </w:tc>
        <w:tc>
          <w:tcPr>
            <w:tcW w:w="272" w:type="pct"/>
            <w:tcBorders>
              <w:top w:val="nil"/>
              <w:left w:val="nil"/>
              <w:bottom w:val="nil"/>
              <w:right w:val="nil"/>
            </w:tcBorders>
            <w:shd w:val="clear" w:color="auto" w:fill="auto"/>
            <w:vAlign w:val="center"/>
            <w:hideMark/>
          </w:tcPr>
          <w:p w14:paraId="56E4A309" w14:textId="77777777" w:rsidR="00AC74D4" w:rsidRPr="00CF12F0" w:rsidRDefault="00AC74D4" w:rsidP="005C1DC3">
            <w:pPr>
              <w:jc w:val="center"/>
              <w:rPr>
                <w:color w:val="000000"/>
                <w:sz w:val="16"/>
                <w:szCs w:val="16"/>
              </w:rPr>
            </w:pPr>
            <w:r w:rsidRPr="00CF12F0">
              <w:rPr>
                <w:color w:val="000000"/>
                <w:sz w:val="16"/>
                <w:szCs w:val="16"/>
              </w:rPr>
              <w:t>0.7228</w:t>
            </w:r>
          </w:p>
        </w:tc>
      </w:tr>
      <w:tr w:rsidR="00AC74D4" w:rsidRPr="00CF12F0" w14:paraId="67037735"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2D110C92"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021C068C" w14:textId="77777777" w:rsidR="00AC74D4" w:rsidRPr="00CF12F0" w:rsidRDefault="00AC74D4" w:rsidP="005C1DC3">
            <w:pPr>
              <w:rPr>
                <w:color w:val="000000"/>
                <w:sz w:val="16"/>
                <w:szCs w:val="16"/>
              </w:rPr>
            </w:pPr>
            <w:r w:rsidRPr="00CF12F0">
              <w:rPr>
                <w:color w:val="000000"/>
                <w:sz w:val="16"/>
                <w:szCs w:val="16"/>
              </w:rPr>
              <w:t>QT</w:t>
            </w:r>
          </w:p>
        </w:tc>
        <w:tc>
          <w:tcPr>
            <w:tcW w:w="669" w:type="pct"/>
            <w:tcBorders>
              <w:top w:val="nil"/>
              <w:left w:val="nil"/>
              <w:bottom w:val="nil"/>
              <w:right w:val="nil"/>
            </w:tcBorders>
            <w:shd w:val="clear" w:color="auto" w:fill="auto"/>
            <w:vAlign w:val="center"/>
            <w:hideMark/>
          </w:tcPr>
          <w:p w14:paraId="0833E39B" w14:textId="77777777" w:rsidR="00AC74D4" w:rsidRPr="00CF12F0" w:rsidRDefault="00AC74D4" w:rsidP="005C1DC3">
            <w:pPr>
              <w:rPr>
                <w:color w:val="000000"/>
                <w:sz w:val="16"/>
                <w:szCs w:val="16"/>
              </w:rPr>
            </w:pPr>
          </w:p>
        </w:tc>
        <w:tc>
          <w:tcPr>
            <w:tcW w:w="655" w:type="pct"/>
            <w:tcBorders>
              <w:top w:val="nil"/>
              <w:left w:val="nil"/>
              <w:bottom w:val="nil"/>
              <w:right w:val="nil"/>
            </w:tcBorders>
            <w:shd w:val="clear" w:color="auto" w:fill="auto"/>
            <w:vAlign w:val="center"/>
            <w:hideMark/>
          </w:tcPr>
          <w:p w14:paraId="49AF745F" w14:textId="77777777" w:rsidR="00AC74D4" w:rsidRPr="00CF12F0" w:rsidRDefault="00AC74D4" w:rsidP="005C1DC3">
            <w:pPr>
              <w:jc w:val="center"/>
              <w:rPr>
                <w:sz w:val="16"/>
                <w:szCs w:val="16"/>
              </w:rPr>
            </w:pPr>
          </w:p>
        </w:tc>
        <w:tc>
          <w:tcPr>
            <w:tcW w:w="640"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6B1040C8" w14:textId="77777777" w:rsidR="00AC74D4" w:rsidRPr="00CF12F0" w:rsidRDefault="00AC74D4" w:rsidP="005C1DC3">
            <w:pPr>
              <w:jc w:val="center"/>
              <w:rPr>
                <w:color w:val="000000"/>
                <w:sz w:val="16"/>
                <w:szCs w:val="16"/>
              </w:rPr>
            </w:pPr>
            <w:r w:rsidRPr="00CF12F0">
              <w:rPr>
                <w:color w:val="000000"/>
                <w:sz w:val="16"/>
                <w:szCs w:val="16"/>
              </w:rPr>
              <w:t>QT</w:t>
            </w:r>
          </w:p>
        </w:tc>
        <w:tc>
          <w:tcPr>
            <w:tcW w:w="597" w:type="pct"/>
            <w:tcBorders>
              <w:top w:val="nil"/>
              <w:left w:val="nil"/>
              <w:bottom w:val="nil"/>
              <w:right w:val="nil"/>
            </w:tcBorders>
            <w:shd w:val="clear" w:color="auto" w:fill="auto"/>
            <w:vAlign w:val="center"/>
            <w:hideMark/>
          </w:tcPr>
          <w:p w14:paraId="6992393B" w14:textId="77777777" w:rsidR="00AC74D4" w:rsidRPr="00CF12F0" w:rsidRDefault="00AC74D4" w:rsidP="005C1DC3">
            <w:pPr>
              <w:jc w:val="center"/>
              <w:rPr>
                <w:color w:val="000000"/>
                <w:sz w:val="16"/>
                <w:szCs w:val="16"/>
              </w:rPr>
            </w:pPr>
          </w:p>
        </w:tc>
        <w:tc>
          <w:tcPr>
            <w:tcW w:w="597" w:type="pct"/>
            <w:tcBorders>
              <w:top w:val="nil"/>
              <w:left w:val="nil"/>
              <w:bottom w:val="nil"/>
              <w:right w:val="nil"/>
            </w:tcBorders>
            <w:shd w:val="clear" w:color="auto" w:fill="auto"/>
            <w:vAlign w:val="center"/>
            <w:hideMark/>
          </w:tcPr>
          <w:p w14:paraId="29AA80F3" w14:textId="77777777" w:rsidR="00AC74D4" w:rsidRPr="00CF12F0" w:rsidRDefault="00AC74D4" w:rsidP="005C1DC3">
            <w:pPr>
              <w:jc w:val="center"/>
              <w:rPr>
                <w:sz w:val="16"/>
                <w:szCs w:val="16"/>
              </w:rPr>
            </w:pPr>
          </w:p>
        </w:tc>
        <w:tc>
          <w:tcPr>
            <w:tcW w:w="582" w:type="pct"/>
            <w:tcBorders>
              <w:top w:val="nil"/>
              <w:left w:val="nil"/>
              <w:bottom w:val="nil"/>
              <w:right w:val="nil"/>
            </w:tcBorders>
            <w:shd w:val="clear" w:color="auto" w:fill="auto"/>
            <w:vAlign w:val="center"/>
            <w:hideMark/>
          </w:tcPr>
          <w:p w14:paraId="0D21AF11" w14:textId="77777777" w:rsidR="00AC74D4" w:rsidRPr="00CF12F0" w:rsidRDefault="00AC74D4" w:rsidP="005C1DC3">
            <w:pPr>
              <w:jc w:val="center"/>
              <w:rPr>
                <w:sz w:val="16"/>
                <w:szCs w:val="16"/>
              </w:rPr>
            </w:pPr>
          </w:p>
        </w:tc>
        <w:tc>
          <w:tcPr>
            <w:tcW w:w="201" w:type="pct"/>
            <w:tcBorders>
              <w:top w:val="nil"/>
              <w:left w:val="nil"/>
              <w:bottom w:val="nil"/>
              <w:right w:val="nil"/>
            </w:tcBorders>
            <w:shd w:val="clear" w:color="auto" w:fill="auto"/>
            <w:vAlign w:val="center"/>
            <w:hideMark/>
          </w:tcPr>
          <w:p w14:paraId="6045C8E9" w14:textId="77777777" w:rsidR="00AC74D4" w:rsidRPr="00CF12F0" w:rsidRDefault="00AC74D4" w:rsidP="005C1DC3">
            <w:pPr>
              <w:jc w:val="center"/>
              <w:rPr>
                <w:sz w:val="16"/>
                <w:szCs w:val="16"/>
              </w:rPr>
            </w:pPr>
          </w:p>
        </w:tc>
        <w:tc>
          <w:tcPr>
            <w:tcW w:w="272" w:type="pct"/>
            <w:tcBorders>
              <w:top w:val="nil"/>
              <w:left w:val="nil"/>
              <w:bottom w:val="nil"/>
              <w:right w:val="nil"/>
            </w:tcBorders>
            <w:shd w:val="clear" w:color="auto" w:fill="auto"/>
            <w:vAlign w:val="center"/>
            <w:hideMark/>
          </w:tcPr>
          <w:p w14:paraId="70397326" w14:textId="77777777" w:rsidR="00AC74D4" w:rsidRPr="00CF12F0" w:rsidRDefault="00AC74D4" w:rsidP="005C1DC3">
            <w:pPr>
              <w:jc w:val="center"/>
              <w:rPr>
                <w:sz w:val="16"/>
                <w:szCs w:val="16"/>
              </w:rPr>
            </w:pPr>
          </w:p>
        </w:tc>
      </w:tr>
      <w:tr w:rsidR="00AC74D4" w:rsidRPr="00CF12F0" w14:paraId="4F3AEFE7"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0B011695"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43CBFBF0" w14:textId="77777777" w:rsidR="00AC74D4" w:rsidRPr="00CF12F0" w:rsidRDefault="00AC74D4" w:rsidP="005C1DC3">
            <w:pPr>
              <w:rPr>
                <w:color w:val="000000"/>
                <w:sz w:val="16"/>
                <w:szCs w:val="16"/>
              </w:rPr>
            </w:pPr>
            <w:r w:rsidRPr="00CF12F0">
              <w:rPr>
                <w:color w:val="000000"/>
                <w:sz w:val="16"/>
                <w:szCs w:val="16"/>
              </w:rPr>
              <w:t>PLT</w:t>
            </w:r>
          </w:p>
        </w:tc>
        <w:tc>
          <w:tcPr>
            <w:tcW w:w="669" w:type="pct"/>
            <w:tcBorders>
              <w:top w:val="nil"/>
              <w:left w:val="nil"/>
              <w:bottom w:val="nil"/>
              <w:right w:val="nil"/>
            </w:tcBorders>
            <w:shd w:val="clear" w:color="auto" w:fill="auto"/>
            <w:vAlign w:val="center"/>
            <w:hideMark/>
          </w:tcPr>
          <w:p w14:paraId="038D0DAB" w14:textId="77777777" w:rsidR="00AC74D4" w:rsidRPr="00CF12F0" w:rsidRDefault="00AC74D4" w:rsidP="005C1DC3">
            <w:pPr>
              <w:jc w:val="center"/>
              <w:rPr>
                <w:color w:val="000000"/>
                <w:sz w:val="16"/>
                <w:szCs w:val="16"/>
              </w:rPr>
            </w:pPr>
            <w:r w:rsidRPr="00CF12F0">
              <w:rPr>
                <w:color w:val="000000"/>
                <w:sz w:val="16"/>
                <w:szCs w:val="16"/>
              </w:rPr>
              <w:t>10.225 [1.771; 59.049]</w:t>
            </w:r>
          </w:p>
        </w:tc>
        <w:tc>
          <w:tcPr>
            <w:tcW w:w="655" w:type="pct"/>
            <w:tcBorders>
              <w:top w:val="nil"/>
              <w:left w:val="nil"/>
              <w:bottom w:val="nil"/>
              <w:right w:val="nil"/>
            </w:tcBorders>
            <w:shd w:val="clear" w:color="auto" w:fill="auto"/>
            <w:vAlign w:val="center"/>
            <w:hideMark/>
          </w:tcPr>
          <w:p w14:paraId="555206AD" w14:textId="77777777" w:rsidR="00AC74D4" w:rsidRPr="00CF12F0" w:rsidRDefault="00AC74D4" w:rsidP="005C1DC3">
            <w:pPr>
              <w:jc w:val="center"/>
              <w:rPr>
                <w:color w:val="000000"/>
                <w:sz w:val="16"/>
                <w:szCs w:val="16"/>
              </w:rPr>
            </w:pPr>
            <w:r w:rsidRPr="00CF12F0">
              <w:rPr>
                <w:color w:val="000000"/>
                <w:sz w:val="16"/>
                <w:szCs w:val="16"/>
              </w:rPr>
              <w:t>4.323 [0.770; 24.259]</w:t>
            </w:r>
          </w:p>
        </w:tc>
        <w:tc>
          <w:tcPr>
            <w:tcW w:w="640" w:type="pct"/>
            <w:tcBorders>
              <w:top w:val="nil"/>
              <w:left w:val="nil"/>
              <w:bottom w:val="nil"/>
              <w:right w:val="nil"/>
            </w:tcBorders>
            <w:shd w:val="clear" w:color="auto" w:fill="auto"/>
            <w:vAlign w:val="center"/>
            <w:hideMark/>
          </w:tcPr>
          <w:p w14:paraId="46D70578" w14:textId="77777777" w:rsidR="00AC74D4" w:rsidRPr="00CF12F0" w:rsidRDefault="00AC74D4" w:rsidP="005C1DC3">
            <w:pPr>
              <w:jc w:val="center"/>
              <w:rPr>
                <w:color w:val="000000"/>
                <w:sz w:val="16"/>
                <w:szCs w:val="16"/>
              </w:rPr>
            </w:pPr>
          </w:p>
        </w:tc>
        <w:tc>
          <w:tcPr>
            <w:tcW w:w="597" w:type="pct"/>
            <w:tcBorders>
              <w:top w:val="single" w:sz="4" w:space="0" w:color="auto"/>
              <w:left w:val="single" w:sz="4" w:space="0" w:color="auto"/>
              <w:bottom w:val="single" w:sz="4" w:space="0" w:color="auto"/>
              <w:right w:val="single" w:sz="4" w:space="0" w:color="auto"/>
            </w:tcBorders>
            <w:shd w:val="clear" w:color="000000" w:fill="A6A6A6"/>
            <w:vAlign w:val="center"/>
            <w:hideMark/>
          </w:tcPr>
          <w:p w14:paraId="41F9B8A4" w14:textId="77777777" w:rsidR="00AC74D4" w:rsidRPr="00CF12F0" w:rsidRDefault="00AC74D4" w:rsidP="005C1DC3">
            <w:pPr>
              <w:jc w:val="center"/>
              <w:rPr>
                <w:color w:val="000000"/>
                <w:sz w:val="16"/>
                <w:szCs w:val="16"/>
              </w:rPr>
            </w:pPr>
            <w:r w:rsidRPr="00CF12F0">
              <w:rPr>
                <w:color w:val="000000"/>
                <w:sz w:val="16"/>
                <w:szCs w:val="16"/>
              </w:rPr>
              <w:t>PLT</w:t>
            </w:r>
          </w:p>
        </w:tc>
        <w:tc>
          <w:tcPr>
            <w:tcW w:w="597" w:type="pct"/>
            <w:tcBorders>
              <w:top w:val="nil"/>
              <w:left w:val="nil"/>
              <w:bottom w:val="nil"/>
              <w:right w:val="nil"/>
            </w:tcBorders>
            <w:shd w:val="clear" w:color="auto" w:fill="auto"/>
            <w:vAlign w:val="center"/>
            <w:hideMark/>
          </w:tcPr>
          <w:p w14:paraId="242D4292"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nil"/>
              <w:left w:val="nil"/>
              <w:bottom w:val="nil"/>
              <w:right w:val="nil"/>
            </w:tcBorders>
            <w:shd w:val="clear" w:color="auto" w:fill="auto"/>
            <w:vAlign w:val="center"/>
            <w:hideMark/>
          </w:tcPr>
          <w:p w14:paraId="775FB074"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2D01550B" w14:textId="77777777" w:rsidR="00AC74D4" w:rsidRPr="00CF12F0" w:rsidRDefault="00AC74D4" w:rsidP="005C1DC3">
            <w:pPr>
              <w:jc w:val="center"/>
              <w:rPr>
                <w:color w:val="000000"/>
                <w:sz w:val="16"/>
                <w:szCs w:val="16"/>
              </w:rPr>
            </w:pPr>
            <w:r w:rsidRPr="00CF12F0">
              <w:rPr>
                <w:color w:val="000000"/>
                <w:sz w:val="16"/>
                <w:szCs w:val="16"/>
              </w:rPr>
              <w:t>5</w:t>
            </w:r>
          </w:p>
        </w:tc>
        <w:tc>
          <w:tcPr>
            <w:tcW w:w="272" w:type="pct"/>
            <w:tcBorders>
              <w:top w:val="nil"/>
              <w:left w:val="nil"/>
              <w:bottom w:val="nil"/>
              <w:right w:val="nil"/>
            </w:tcBorders>
            <w:shd w:val="clear" w:color="auto" w:fill="auto"/>
            <w:vAlign w:val="center"/>
            <w:hideMark/>
          </w:tcPr>
          <w:p w14:paraId="27284710" w14:textId="77777777" w:rsidR="00AC74D4" w:rsidRPr="00CF12F0" w:rsidRDefault="00AC74D4" w:rsidP="005C1DC3">
            <w:pPr>
              <w:jc w:val="center"/>
              <w:rPr>
                <w:color w:val="000000"/>
                <w:sz w:val="16"/>
                <w:szCs w:val="16"/>
              </w:rPr>
            </w:pPr>
            <w:r w:rsidRPr="00CF12F0">
              <w:rPr>
                <w:color w:val="000000"/>
                <w:sz w:val="16"/>
                <w:szCs w:val="16"/>
              </w:rPr>
              <w:t>0.1461</w:t>
            </w:r>
          </w:p>
        </w:tc>
      </w:tr>
      <w:tr w:rsidR="00AC74D4" w:rsidRPr="00CF12F0" w14:paraId="71D28000"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23124883"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0F748A08" w14:textId="77777777" w:rsidR="00AC74D4" w:rsidRPr="00CF12F0" w:rsidRDefault="00AC74D4" w:rsidP="005C1DC3">
            <w:pPr>
              <w:rPr>
                <w:color w:val="000000"/>
                <w:sz w:val="16"/>
                <w:szCs w:val="16"/>
              </w:rPr>
            </w:pPr>
            <w:r w:rsidRPr="00CF12F0">
              <w:rPr>
                <w:color w:val="000000"/>
                <w:sz w:val="16"/>
                <w:szCs w:val="16"/>
              </w:rPr>
              <w:t>AT</w:t>
            </w:r>
          </w:p>
        </w:tc>
        <w:tc>
          <w:tcPr>
            <w:tcW w:w="669" w:type="pct"/>
            <w:tcBorders>
              <w:top w:val="nil"/>
              <w:left w:val="nil"/>
              <w:bottom w:val="nil"/>
              <w:right w:val="nil"/>
            </w:tcBorders>
            <w:shd w:val="clear" w:color="auto" w:fill="auto"/>
            <w:vAlign w:val="center"/>
            <w:hideMark/>
          </w:tcPr>
          <w:p w14:paraId="04E0107A" w14:textId="77777777" w:rsidR="00AC74D4" w:rsidRPr="00CF12F0" w:rsidRDefault="00AC74D4" w:rsidP="005C1DC3">
            <w:pPr>
              <w:jc w:val="center"/>
              <w:rPr>
                <w:color w:val="000000"/>
                <w:sz w:val="16"/>
                <w:szCs w:val="16"/>
              </w:rPr>
            </w:pPr>
            <w:r w:rsidRPr="00CF12F0">
              <w:rPr>
                <w:color w:val="000000"/>
                <w:sz w:val="16"/>
                <w:szCs w:val="16"/>
              </w:rPr>
              <w:t>6.196 [1.768; 21.706]</w:t>
            </w:r>
          </w:p>
        </w:tc>
        <w:tc>
          <w:tcPr>
            <w:tcW w:w="655" w:type="pct"/>
            <w:tcBorders>
              <w:top w:val="nil"/>
              <w:left w:val="nil"/>
              <w:bottom w:val="nil"/>
              <w:right w:val="nil"/>
            </w:tcBorders>
            <w:shd w:val="clear" w:color="auto" w:fill="auto"/>
            <w:vAlign w:val="center"/>
            <w:hideMark/>
          </w:tcPr>
          <w:p w14:paraId="22E4DB4F" w14:textId="77777777" w:rsidR="00AC74D4" w:rsidRPr="00CF12F0" w:rsidRDefault="00AC74D4" w:rsidP="005C1DC3">
            <w:pPr>
              <w:jc w:val="center"/>
              <w:rPr>
                <w:color w:val="000000"/>
                <w:sz w:val="16"/>
                <w:szCs w:val="16"/>
              </w:rPr>
            </w:pPr>
            <w:r w:rsidRPr="00CF12F0">
              <w:rPr>
                <w:color w:val="000000"/>
                <w:sz w:val="16"/>
                <w:szCs w:val="16"/>
              </w:rPr>
              <w:t>2.620 [0.779;  8.813]</w:t>
            </w:r>
          </w:p>
        </w:tc>
        <w:tc>
          <w:tcPr>
            <w:tcW w:w="640" w:type="pct"/>
            <w:tcBorders>
              <w:top w:val="nil"/>
              <w:left w:val="nil"/>
              <w:bottom w:val="nil"/>
              <w:right w:val="nil"/>
            </w:tcBorders>
            <w:shd w:val="clear" w:color="auto" w:fill="auto"/>
            <w:vAlign w:val="center"/>
            <w:hideMark/>
          </w:tcPr>
          <w:p w14:paraId="40BE2803" w14:textId="77777777" w:rsidR="00AC74D4" w:rsidRPr="00CF12F0" w:rsidRDefault="00AC74D4" w:rsidP="005C1DC3">
            <w:pPr>
              <w:jc w:val="center"/>
              <w:rPr>
                <w:color w:val="000000"/>
                <w:sz w:val="16"/>
                <w:szCs w:val="16"/>
              </w:rPr>
            </w:pPr>
          </w:p>
        </w:tc>
        <w:tc>
          <w:tcPr>
            <w:tcW w:w="597" w:type="pct"/>
            <w:tcBorders>
              <w:top w:val="nil"/>
              <w:left w:val="nil"/>
              <w:bottom w:val="nil"/>
              <w:right w:val="nil"/>
            </w:tcBorders>
            <w:shd w:val="clear" w:color="auto" w:fill="auto"/>
            <w:vAlign w:val="center"/>
            <w:hideMark/>
          </w:tcPr>
          <w:p w14:paraId="5A11CB69" w14:textId="77777777" w:rsidR="00AC74D4" w:rsidRPr="00CF12F0" w:rsidRDefault="00AC74D4" w:rsidP="005C1DC3">
            <w:pPr>
              <w:jc w:val="center"/>
              <w:rPr>
                <w:color w:val="000000"/>
                <w:sz w:val="16"/>
                <w:szCs w:val="16"/>
              </w:rPr>
            </w:pPr>
            <w:r w:rsidRPr="00CF12F0">
              <w:rPr>
                <w:color w:val="000000"/>
                <w:sz w:val="16"/>
                <w:szCs w:val="16"/>
              </w:rPr>
              <w:t>0.606 [0.074;  4.991]</w:t>
            </w:r>
          </w:p>
        </w:tc>
        <w:tc>
          <w:tcPr>
            <w:tcW w:w="597"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77B5708E" w14:textId="77777777" w:rsidR="00AC74D4" w:rsidRPr="00CF12F0" w:rsidRDefault="00AC74D4" w:rsidP="005C1DC3">
            <w:pPr>
              <w:jc w:val="center"/>
              <w:rPr>
                <w:color w:val="FFFFFF"/>
                <w:sz w:val="16"/>
                <w:szCs w:val="16"/>
              </w:rPr>
            </w:pPr>
            <w:r w:rsidRPr="00CF12F0">
              <w:rPr>
                <w:color w:val="FFFFFF"/>
                <w:sz w:val="16"/>
                <w:szCs w:val="16"/>
              </w:rPr>
              <w:t>AT</w:t>
            </w:r>
          </w:p>
        </w:tc>
        <w:tc>
          <w:tcPr>
            <w:tcW w:w="582" w:type="pct"/>
            <w:tcBorders>
              <w:top w:val="nil"/>
              <w:left w:val="nil"/>
              <w:bottom w:val="nil"/>
              <w:right w:val="nil"/>
            </w:tcBorders>
            <w:shd w:val="clear" w:color="auto" w:fill="auto"/>
            <w:vAlign w:val="center"/>
            <w:hideMark/>
          </w:tcPr>
          <w:p w14:paraId="06ABE9A1"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0C2E8AA7" w14:textId="77777777" w:rsidR="00AC74D4" w:rsidRPr="00CF12F0" w:rsidRDefault="00AC74D4" w:rsidP="005C1DC3">
            <w:pPr>
              <w:jc w:val="center"/>
              <w:rPr>
                <w:color w:val="000000"/>
                <w:sz w:val="16"/>
                <w:szCs w:val="16"/>
              </w:rPr>
            </w:pPr>
            <w:r w:rsidRPr="00CF12F0">
              <w:rPr>
                <w:color w:val="000000"/>
                <w:sz w:val="16"/>
                <w:szCs w:val="16"/>
              </w:rPr>
              <w:t>4</w:t>
            </w:r>
          </w:p>
        </w:tc>
        <w:tc>
          <w:tcPr>
            <w:tcW w:w="272" w:type="pct"/>
            <w:tcBorders>
              <w:top w:val="nil"/>
              <w:left w:val="nil"/>
              <w:bottom w:val="nil"/>
              <w:right w:val="nil"/>
            </w:tcBorders>
            <w:shd w:val="clear" w:color="auto" w:fill="auto"/>
            <w:vAlign w:val="center"/>
            <w:hideMark/>
          </w:tcPr>
          <w:p w14:paraId="7089CEE1" w14:textId="77777777" w:rsidR="00AC74D4" w:rsidRPr="00CF12F0" w:rsidRDefault="00AC74D4" w:rsidP="005C1DC3">
            <w:pPr>
              <w:jc w:val="center"/>
              <w:rPr>
                <w:color w:val="000000"/>
                <w:sz w:val="16"/>
                <w:szCs w:val="16"/>
              </w:rPr>
            </w:pPr>
            <w:r w:rsidRPr="00CF12F0">
              <w:rPr>
                <w:color w:val="000000"/>
                <w:sz w:val="16"/>
                <w:szCs w:val="16"/>
              </w:rPr>
              <w:t>0.2854</w:t>
            </w:r>
          </w:p>
        </w:tc>
      </w:tr>
      <w:tr w:rsidR="00AC74D4" w:rsidRPr="00CF12F0" w14:paraId="7AD99205"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3385805A" w14:textId="77777777" w:rsidR="00AC74D4" w:rsidRPr="00CF12F0" w:rsidRDefault="00AC74D4" w:rsidP="005C1DC3">
            <w:pPr>
              <w:rPr>
                <w:color w:val="000000"/>
                <w:sz w:val="16"/>
                <w:szCs w:val="16"/>
              </w:rPr>
            </w:pPr>
          </w:p>
        </w:tc>
        <w:tc>
          <w:tcPr>
            <w:tcW w:w="304" w:type="pct"/>
            <w:tcBorders>
              <w:top w:val="nil"/>
              <w:left w:val="nil"/>
              <w:bottom w:val="single" w:sz="4" w:space="0" w:color="auto"/>
              <w:right w:val="nil"/>
            </w:tcBorders>
            <w:shd w:val="clear" w:color="auto" w:fill="auto"/>
            <w:vAlign w:val="center"/>
            <w:hideMark/>
          </w:tcPr>
          <w:p w14:paraId="2399DC61" w14:textId="77777777" w:rsidR="00AC74D4" w:rsidRPr="00CF12F0" w:rsidRDefault="00AC74D4" w:rsidP="005C1DC3">
            <w:pPr>
              <w:rPr>
                <w:color w:val="000000"/>
                <w:sz w:val="16"/>
                <w:szCs w:val="16"/>
              </w:rPr>
            </w:pPr>
            <w:r w:rsidRPr="00CF12F0">
              <w:rPr>
                <w:color w:val="000000"/>
                <w:sz w:val="16"/>
                <w:szCs w:val="16"/>
              </w:rPr>
              <w:t>TA</w:t>
            </w:r>
          </w:p>
        </w:tc>
        <w:tc>
          <w:tcPr>
            <w:tcW w:w="669" w:type="pct"/>
            <w:tcBorders>
              <w:top w:val="nil"/>
              <w:left w:val="nil"/>
              <w:bottom w:val="single" w:sz="4" w:space="0" w:color="auto"/>
              <w:right w:val="nil"/>
            </w:tcBorders>
            <w:shd w:val="clear" w:color="auto" w:fill="auto"/>
            <w:vAlign w:val="center"/>
            <w:hideMark/>
          </w:tcPr>
          <w:p w14:paraId="60A84D5A" w14:textId="77777777" w:rsidR="00AC74D4" w:rsidRPr="00CF12F0" w:rsidRDefault="00AC74D4" w:rsidP="005C1DC3">
            <w:pPr>
              <w:jc w:val="center"/>
              <w:rPr>
                <w:color w:val="000000"/>
                <w:sz w:val="16"/>
                <w:szCs w:val="16"/>
              </w:rPr>
            </w:pPr>
            <w:r w:rsidRPr="00CF12F0">
              <w:rPr>
                <w:color w:val="000000"/>
                <w:sz w:val="16"/>
                <w:szCs w:val="16"/>
              </w:rPr>
              <w:t>5.121 [2.643;  9.921]</w:t>
            </w:r>
          </w:p>
        </w:tc>
        <w:tc>
          <w:tcPr>
            <w:tcW w:w="655" w:type="pct"/>
            <w:tcBorders>
              <w:top w:val="nil"/>
              <w:left w:val="nil"/>
              <w:bottom w:val="single" w:sz="4" w:space="0" w:color="auto"/>
              <w:right w:val="nil"/>
            </w:tcBorders>
            <w:shd w:val="clear" w:color="auto" w:fill="auto"/>
            <w:vAlign w:val="center"/>
            <w:hideMark/>
          </w:tcPr>
          <w:p w14:paraId="33AC66EA" w14:textId="77777777" w:rsidR="00AC74D4" w:rsidRPr="00CF12F0" w:rsidRDefault="00AC74D4" w:rsidP="005C1DC3">
            <w:pPr>
              <w:jc w:val="center"/>
              <w:rPr>
                <w:color w:val="000000"/>
                <w:sz w:val="16"/>
                <w:szCs w:val="16"/>
              </w:rPr>
            </w:pPr>
            <w:r w:rsidRPr="00CF12F0">
              <w:rPr>
                <w:color w:val="000000"/>
                <w:sz w:val="16"/>
                <w:szCs w:val="16"/>
              </w:rPr>
              <w:t>2.165 [1.211;  3.870]</w:t>
            </w:r>
          </w:p>
        </w:tc>
        <w:tc>
          <w:tcPr>
            <w:tcW w:w="640" w:type="pct"/>
            <w:tcBorders>
              <w:top w:val="nil"/>
              <w:left w:val="nil"/>
              <w:bottom w:val="single" w:sz="4" w:space="0" w:color="auto"/>
              <w:right w:val="nil"/>
            </w:tcBorders>
            <w:shd w:val="clear" w:color="auto" w:fill="auto"/>
            <w:vAlign w:val="center"/>
            <w:hideMark/>
          </w:tcPr>
          <w:p w14:paraId="77F4E417" w14:textId="77777777" w:rsidR="00AC74D4" w:rsidRPr="00CF12F0" w:rsidRDefault="00AC74D4" w:rsidP="005C1DC3">
            <w:pPr>
              <w:jc w:val="center"/>
              <w:rPr>
                <w:color w:val="000000"/>
                <w:sz w:val="16"/>
                <w:szCs w:val="16"/>
              </w:rPr>
            </w:pPr>
            <w:r w:rsidRPr="00CF12F0">
              <w:rPr>
                <w:color w:val="000000"/>
                <w:sz w:val="16"/>
                <w:szCs w:val="16"/>
              </w:rPr>
              <w:t> </w:t>
            </w:r>
          </w:p>
        </w:tc>
        <w:tc>
          <w:tcPr>
            <w:tcW w:w="597" w:type="pct"/>
            <w:tcBorders>
              <w:top w:val="nil"/>
              <w:left w:val="nil"/>
              <w:bottom w:val="single" w:sz="4" w:space="0" w:color="auto"/>
              <w:right w:val="nil"/>
            </w:tcBorders>
            <w:shd w:val="clear" w:color="auto" w:fill="auto"/>
            <w:vAlign w:val="center"/>
            <w:hideMark/>
          </w:tcPr>
          <w:p w14:paraId="08DF3255" w14:textId="77777777" w:rsidR="00AC74D4" w:rsidRPr="00CF12F0" w:rsidRDefault="00AC74D4" w:rsidP="005C1DC3">
            <w:pPr>
              <w:jc w:val="center"/>
              <w:rPr>
                <w:color w:val="000000"/>
                <w:sz w:val="16"/>
                <w:szCs w:val="16"/>
              </w:rPr>
            </w:pPr>
            <w:r w:rsidRPr="00CF12F0">
              <w:rPr>
                <w:color w:val="000000"/>
                <w:sz w:val="16"/>
                <w:szCs w:val="16"/>
              </w:rPr>
              <w:t>0.501 [0.081;  3.091]</w:t>
            </w:r>
          </w:p>
        </w:tc>
        <w:tc>
          <w:tcPr>
            <w:tcW w:w="597" w:type="pct"/>
            <w:tcBorders>
              <w:top w:val="nil"/>
              <w:left w:val="nil"/>
              <w:bottom w:val="single" w:sz="4" w:space="0" w:color="auto"/>
              <w:right w:val="nil"/>
            </w:tcBorders>
            <w:shd w:val="clear" w:color="auto" w:fill="auto"/>
            <w:vAlign w:val="center"/>
            <w:hideMark/>
          </w:tcPr>
          <w:p w14:paraId="759A909C" w14:textId="77777777" w:rsidR="00AC74D4" w:rsidRPr="00CF12F0" w:rsidRDefault="00AC74D4" w:rsidP="005C1DC3">
            <w:pPr>
              <w:jc w:val="center"/>
              <w:rPr>
                <w:color w:val="000000"/>
                <w:sz w:val="16"/>
                <w:szCs w:val="16"/>
              </w:rPr>
            </w:pPr>
            <w:r w:rsidRPr="00CF12F0">
              <w:rPr>
                <w:color w:val="000000"/>
                <w:sz w:val="16"/>
                <w:szCs w:val="16"/>
              </w:rPr>
              <w:t>0.827 [0.215;  3.173]</w:t>
            </w:r>
          </w:p>
        </w:tc>
        <w:tc>
          <w:tcPr>
            <w:tcW w:w="582"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45AAB78B" w14:textId="77777777" w:rsidR="00AC74D4" w:rsidRPr="00CF12F0" w:rsidRDefault="00AC74D4" w:rsidP="005C1DC3">
            <w:pPr>
              <w:jc w:val="center"/>
              <w:rPr>
                <w:color w:val="FFFFFF"/>
                <w:sz w:val="16"/>
                <w:szCs w:val="16"/>
              </w:rPr>
            </w:pPr>
            <w:r w:rsidRPr="00CF12F0">
              <w:rPr>
                <w:color w:val="FFFFFF"/>
                <w:sz w:val="16"/>
                <w:szCs w:val="16"/>
              </w:rPr>
              <w:t>TA</w:t>
            </w:r>
          </w:p>
        </w:tc>
        <w:tc>
          <w:tcPr>
            <w:tcW w:w="201" w:type="pct"/>
            <w:tcBorders>
              <w:top w:val="nil"/>
              <w:left w:val="nil"/>
              <w:bottom w:val="single" w:sz="4" w:space="0" w:color="auto"/>
              <w:right w:val="nil"/>
            </w:tcBorders>
            <w:shd w:val="clear" w:color="auto" w:fill="auto"/>
            <w:vAlign w:val="center"/>
            <w:hideMark/>
          </w:tcPr>
          <w:p w14:paraId="41502789" w14:textId="77777777" w:rsidR="00AC74D4" w:rsidRPr="00CF12F0" w:rsidRDefault="00AC74D4" w:rsidP="005C1DC3">
            <w:pPr>
              <w:jc w:val="center"/>
              <w:rPr>
                <w:color w:val="000000"/>
                <w:sz w:val="16"/>
                <w:szCs w:val="16"/>
              </w:rPr>
            </w:pPr>
            <w:r w:rsidRPr="00CF12F0">
              <w:rPr>
                <w:color w:val="000000"/>
                <w:sz w:val="16"/>
                <w:szCs w:val="16"/>
              </w:rPr>
              <w:t>3</w:t>
            </w:r>
          </w:p>
        </w:tc>
        <w:tc>
          <w:tcPr>
            <w:tcW w:w="272" w:type="pct"/>
            <w:tcBorders>
              <w:top w:val="nil"/>
              <w:left w:val="nil"/>
              <w:bottom w:val="single" w:sz="4" w:space="0" w:color="auto"/>
              <w:right w:val="nil"/>
            </w:tcBorders>
            <w:shd w:val="clear" w:color="auto" w:fill="auto"/>
            <w:vAlign w:val="center"/>
            <w:hideMark/>
          </w:tcPr>
          <w:p w14:paraId="3B099D05" w14:textId="77777777" w:rsidR="00AC74D4" w:rsidRPr="00CF12F0" w:rsidRDefault="00AC74D4" w:rsidP="005C1DC3">
            <w:pPr>
              <w:jc w:val="center"/>
              <w:rPr>
                <w:color w:val="000000"/>
                <w:sz w:val="16"/>
                <w:szCs w:val="16"/>
              </w:rPr>
            </w:pPr>
            <w:r w:rsidRPr="00CF12F0">
              <w:rPr>
                <w:color w:val="000000"/>
                <w:sz w:val="16"/>
                <w:szCs w:val="16"/>
              </w:rPr>
              <w:t>0.3474</w:t>
            </w:r>
          </w:p>
        </w:tc>
      </w:tr>
      <w:tr w:rsidR="00AC74D4" w:rsidRPr="00CF12F0" w14:paraId="4CB7EC51" w14:textId="77777777" w:rsidTr="005C1DC3">
        <w:trPr>
          <w:trHeight w:val="230"/>
        </w:trPr>
        <w:tc>
          <w:tcPr>
            <w:tcW w:w="484" w:type="pct"/>
            <w:tcBorders>
              <w:top w:val="nil"/>
              <w:left w:val="nil"/>
              <w:bottom w:val="nil"/>
              <w:right w:val="nil"/>
            </w:tcBorders>
            <w:shd w:val="clear" w:color="auto" w:fill="auto"/>
            <w:noWrap/>
            <w:vAlign w:val="bottom"/>
            <w:hideMark/>
          </w:tcPr>
          <w:p w14:paraId="07C3B56B" w14:textId="77777777" w:rsidR="00AC74D4" w:rsidRPr="00CF12F0" w:rsidRDefault="00AC74D4" w:rsidP="005C1DC3">
            <w:pPr>
              <w:jc w:val="center"/>
              <w:rPr>
                <w:color w:val="000000"/>
                <w:sz w:val="16"/>
                <w:szCs w:val="16"/>
              </w:rPr>
            </w:pPr>
          </w:p>
        </w:tc>
        <w:tc>
          <w:tcPr>
            <w:tcW w:w="304" w:type="pct"/>
            <w:tcBorders>
              <w:top w:val="nil"/>
              <w:left w:val="nil"/>
              <w:bottom w:val="nil"/>
              <w:right w:val="nil"/>
            </w:tcBorders>
            <w:shd w:val="clear" w:color="auto" w:fill="auto"/>
            <w:noWrap/>
            <w:vAlign w:val="bottom"/>
            <w:hideMark/>
          </w:tcPr>
          <w:p w14:paraId="7A13770D" w14:textId="77777777" w:rsidR="00AC74D4" w:rsidRPr="00CF12F0" w:rsidRDefault="00AC74D4" w:rsidP="005C1DC3">
            <w:pPr>
              <w:rPr>
                <w:sz w:val="16"/>
                <w:szCs w:val="16"/>
              </w:rPr>
            </w:pPr>
          </w:p>
        </w:tc>
        <w:tc>
          <w:tcPr>
            <w:tcW w:w="669" w:type="pct"/>
            <w:tcBorders>
              <w:top w:val="nil"/>
              <w:left w:val="nil"/>
              <w:bottom w:val="nil"/>
              <w:right w:val="nil"/>
            </w:tcBorders>
            <w:shd w:val="clear" w:color="auto" w:fill="auto"/>
            <w:noWrap/>
            <w:vAlign w:val="bottom"/>
            <w:hideMark/>
          </w:tcPr>
          <w:p w14:paraId="57CB1BDE" w14:textId="77777777" w:rsidR="00AC74D4" w:rsidRPr="00CF12F0" w:rsidRDefault="00AC74D4" w:rsidP="005C1DC3">
            <w:pPr>
              <w:rPr>
                <w:sz w:val="16"/>
                <w:szCs w:val="16"/>
              </w:rPr>
            </w:pPr>
          </w:p>
        </w:tc>
        <w:tc>
          <w:tcPr>
            <w:tcW w:w="655" w:type="pct"/>
            <w:tcBorders>
              <w:top w:val="nil"/>
              <w:left w:val="nil"/>
              <w:bottom w:val="nil"/>
              <w:right w:val="nil"/>
            </w:tcBorders>
            <w:shd w:val="clear" w:color="auto" w:fill="auto"/>
            <w:noWrap/>
            <w:vAlign w:val="bottom"/>
            <w:hideMark/>
          </w:tcPr>
          <w:p w14:paraId="25F8EE17" w14:textId="77777777" w:rsidR="00AC74D4" w:rsidRPr="00CF12F0" w:rsidRDefault="00AC74D4" w:rsidP="005C1DC3">
            <w:pPr>
              <w:rPr>
                <w:sz w:val="16"/>
                <w:szCs w:val="16"/>
              </w:rPr>
            </w:pPr>
          </w:p>
        </w:tc>
        <w:tc>
          <w:tcPr>
            <w:tcW w:w="640" w:type="pct"/>
            <w:tcBorders>
              <w:top w:val="nil"/>
              <w:left w:val="nil"/>
              <w:bottom w:val="nil"/>
              <w:right w:val="nil"/>
            </w:tcBorders>
            <w:shd w:val="clear" w:color="auto" w:fill="auto"/>
            <w:noWrap/>
            <w:vAlign w:val="bottom"/>
            <w:hideMark/>
          </w:tcPr>
          <w:p w14:paraId="59D2A50C" w14:textId="77777777" w:rsidR="00AC74D4" w:rsidRPr="00CF12F0" w:rsidRDefault="00AC74D4" w:rsidP="005C1DC3">
            <w:pPr>
              <w:rPr>
                <w:sz w:val="16"/>
                <w:szCs w:val="16"/>
              </w:rPr>
            </w:pPr>
          </w:p>
        </w:tc>
        <w:tc>
          <w:tcPr>
            <w:tcW w:w="597" w:type="pct"/>
            <w:tcBorders>
              <w:top w:val="nil"/>
              <w:left w:val="nil"/>
              <w:bottom w:val="nil"/>
              <w:right w:val="nil"/>
            </w:tcBorders>
            <w:shd w:val="clear" w:color="auto" w:fill="auto"/>
            <w:noWrap/>
            <w:vAlign w:val="bottom"/>
            <w:hideMark/>
          </w:tcPr>
          <w:p w14:paraId="01129C26" w14:textId="77777777" w:rsidR="00AC74D4" w:rsidRPr="00CF12F0" w:rsidRDefault="00AC74D4" w:rsidP="005C1DC3">
            <w:pPr>
              <w:rPr>
                <w:sz w:val="16"/>
                <w:szCs w:val="16"/>
              </w:rPr>
            </w:pPr>
          </w:p>
        </w:tc>
        <w:tc>
          <w:tcPr>
            <w:tcW w:w="597" w:type="pct"/>
            <w:tcBorders>
              <w:top w:val="nil"/>
              <w:left w:val="nil"/>
              <w:bottom w:val="nil"/>
              <w:right w:val="nil"/>
            </w:tcBorders>
            <w:shd w:val="clear" w:color="auto" w:fill="auto"/>
            <w:noWrap/>
            <w:vAlign w:val="bottom"/>
            <w:hideMark/>
          </w:tcPr>
          <w:p w14:paraId="41FD08AA" w14:textId="77777777" w:rsidR="00AC74D4" w:rsidRPr="00CF12F0" w:rsidRDefault="00AC74D4" w:rsidP="005C1DC3">
            <w:pPr>
              <w:rPr>
                <w:sz w:val="16"/>
                <w:szCs w:val="16"/>
              </w:rPr>
            </w:pPr>
          </w:p>
        </w:tc>
        <w:tc>
          <w:tcPr>
            <w:tcW w:w="582" w:type="pct"/>
            <w:tcBorders>
              <w:top w:val="nil"/>
              <w:left w:val="nil"/>
              <w:bottom w:val="nil"/>
              <w:right w:val="nil"/>
            </w:tcBorders>
            <w:shd w:val="clear" w:color="auto" w:fill="auto"/>
            <w:noWrap/>
            <w:vAlign w:val="bottom"/>
            <w:hideMark/>
          </w:tcPr>
          <w:p w14:paraId="234237B4" w14:textId="77777777" w:rsidR="00AC74D4" w:rsidRPr="00CF12F0" w:rsidRDefault="00AC74D4" w:rsidP="005C1DC3">
            <w:pPr>
              <w:rPr>
                <w:sz w:val="16"/>
                <w:szCs w:val="16"/>
              </w:rPr>
            </w:pPr>
          </w:p>
        </w:tc>
        <w:tc>
          <w:tcPr>
            <w:tcW w:w="201" w:type="pct"/>
            <w:tcBorders>
              <w:top w:val="nil"/>
              <w:left w:val="nil"/>
              <w:bottom w:val="nil"/>
              <w:right w:val="nil"/>
            </w:tcBorders>
            <w:shd w:val="clear" w:color="auto" w:fill="auto"/>
            <w:noWrap/>
            <w:vAlign w:val="bottom"/>
            <w:hideMark/>
          </w:tcPr>
          <w:p w14:paraId="3E5FC071" w14:textId="77777777" w:rsidR="00AC74D4" w:rsidRPr="00CF12F0" w:rsidRDefault="00AC74D4" w:rsidP="005C1DC3">
            <w:pPr>
              <w:rPr>
                <w:sz w:val="16"/>
                <w:szCs w:val="16"/>
              </w:rPr>
            </w:pPr>
          </w:p>
        </w:tc>
        <w:tc>
          <w:tcPr>
            <w:tcW w:w="272" w:type="pct"/>
            <w:tcBorders>
              <w:top w:val="nil"/>
              <w:left w:val="nil"/>
              <w:bottom w:val="nil"/>
              <w:right w:val="nil"/>
            </w:tcBorders>
            <w:shd w:val="clear" w:color="auto" w:fill="auto"/>
            <w:noWrap/>
            <w:vAlign w:val="bottom"/>
            <w:hideMark/>
          </w:tcPr>
          <w:p w14:paraId="7A6696E6" w14:textId="77777777" w:rsidR="00AC74D4" w:rsidRPr="00CF12F0" w:rsidRDefault="00AC74D4" w:rsidP="005C1DC3">
            <w:pPr>
              <w:rPr>
                <w:sz w:val="16"/>
                <w:szCs w:val="16"/>
              </w:rPr>
            </w:pPr>
          </w:p>
        </w:tc>
      </w:tr>
      <w:tr w:rsidR="00AC74D4" w:rsidRPr="00CF12F0" w14:paraId="5CFC716B" w14:textId="77777777" w:rsidTr="005C1DC3">
        <w:trPr>
          <w:trHeight w:val="230"/>
        </w:trPr>
        <w:tc>
          <w:tcPr>
            <w:tcW w:w="484" w:type="pct"/>
            <w:vMerge w:val="restart"/>
            <w:tcBorders>
              <w:top w:val="single" w:sz="4" w:space="0" w:color="auto"/>
              <w:left w:val="nil"/>
              <w:bottom w:val="single" w:sz="4" w:space="0" w:color="000000"/>
              <w:right w:val="nil"/>
            </w:tcBorders>
            <w:shd w:val="clear" w:color="auto" w:fill="auto"/>
            <w:vAlign w:val="center"/>
            <w:hideMark/>
          </w:tcPr>
          <w:p w14:paraId="46F1B585" w14:textId="77777777" w:rsidR="00AC74D4" w:rsidRPr="00CF12F0" w:rsidRDefault="00AC74D4" w:rsidP="005C1DC3">
            <w:pPr>
              <w:jc w:val="center"/>
              <w:rPr>
                <w:color w:val="000000"/>
                <w:sz w:val="16"/>
                <w:szCs w:val="16"/>
              </w:rPr>
            </w:pPr>
            <w:r w:rsidRPr="00CF12F0">
              <w:rPr>
                <w:color w:val="000000"/>
                <w:sz w:val="16"/>
                <w:szCs w:val="16"/>
              </w:rPr>
              <w:t>Lachman (≥ 2+)</w:t>
            </w:r>
          </w:p>
        </w:tc>
        <w:tc>
          <w:tcPr>
            <w:tcW w:w="304" w:type="pct"/>
            <w:tcBorders>
              <w:top w:val="single" w:sz="4" w:space="0" w:color="auto"/>
              <w:left w:val="nil"/>
              <w:bottom w:val="nil"/>
              <w:right w:val="nil"/>
            </w:tcBorders>
            <w:shd w:val="clear" w:color="auto" w:fill="auto"/>
            <w:vAlign w:val="center"/>
            <w:hideMark/>
          </w:tcPr>
          <w:p w14:paraId="41CD7DD7" w14:textId="77777777" w:rsidR="00AC74D4" w:rsidRPr="00CF12F0" w:rsidRDefault="00AC74D4" w:rsidP="005C1DC3">
            <w:pPr>
              <w:rPr>
                <w:color w:val="000000"/>
                <w:sz w:val="16"/>
                <w:szCs w:val="16"/>
              </w:rPr>
            </w:pPr>
            <w:r w:rsidRPr="00CF12F0">
              <w:rPr>
                <w:color w:val="000000"/>
                <w:sz w:val="16"/>
                <w:szCs w:val="16"/>
              </w:rPr>
              <w:t>BPTB</w:t>
            </w:r>
          </w:p>
        </w:tc>
        <w:tc>
          <w:tcPr>
            <w:tcW w:w="669"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036188BC" w14:textId="77777777" w:rsidR="00AC74D4" w:rsidRPr="00CF12F0" w:rsidRDefault="00AC74D4" w:rsidP="005C1DC3">
            <w:pPr>
              <w:jc w:val="center"/>
              <w:rPr>
                <w:color w:val="000000"/>
                <w:sz w:val="16"/>
                <w:szCs w:val="16"/>
              </w:rPr>
            </w:pPr>
            <w:r w:rsidRPr="00CF12F0">
              <w:rPr>
                <w:color w:val="000000"/>
                <w:sz w:val="16"/>
                <w:szCs w:val="16"/>
              </w:rPr>
              <w:t>BPTB</w:t>
            </w:r>
          </w:p>
        </w:tc>
        <w:tc>
          <w:tcPr>
            <w:tcW w:w="655" w:type="pct"/>
            <w:tcBorders>
              <w:top w:val="single" w:sz="4" w:space="0" w:color="auto"/>
              <w:left w:val="nil"/>
              <w:bottom w:val="nil"/>
              <w:right w:val="nil"/>
            </w:tcBorders>
            <w:shd w:val="clear" w:color="auto" w:fill="auto"/>
            <w:vAlign w:val="center"/>
            <w:hideMark/>
          </w:tcPr>
          <w:p w14:paraId="4FC74FCA" w14:textId="77777777" w:rsidR="00AC74D4" w:rsidRPr="00CF12F0" w:rsidRDefault="00AC74D4" w:rsidP="005C1DC3">
            <w:pPr>
              <w:jc w:val="center"/>
              <w:rPr>
                <w:color w:val="000000"/>
                <w:sz w:val="16"/>
                <w:szCs w:val="16"/>
              </w:rPr>
            </w:pPr>
            <w:r w:rsidRPr="00CF12F0">
              <w:rPr>
                <w:color w:val="000000"/>
                <w:sz w:val="16"/>
                <w:szCs w:val="16"/>
              </w:rPr>
              <w:t>4.889 [2.577;  9.274]</w:t>
            </w:r>
          </w:p>
        </w:tc>
        <w:tc>
          <w:tcPr>
            <w:tcW w:w="640" w:type="pct"/>
            <w:tcBorders>
              <w:top w:val="single" w:sz="4" w:space="0" w:color="auto"/>
              <w:left w:val="nil"/>
              <w:bottom w:val="nil"/>
              <w:right w:val="nil"/>
            </w:tcBorders>
            <w:shd w:val="clear" w:color="auto" w:fill="auto"/>
            <w:vAlign w:val="center"/>
            <w:hideMark/>
          </w:tcPr>
          <w:p w14:paraId="2C4CDAC4" w14:textId="77777777" w:rsidR="00AC74D4" w:rsidRPr="00CF12F0" w:rsidRDefault="00AC74D4" w:rsidP="005C1DC3">
            <w:pPr>
              <w:jc w:val="center"/>
              <w:rPr>
                <w:color w:val="000000"/>
                <w:sz w:val="16"/>
                <w:szCs w:val="16"/>
              </w:rPr>
            </w:pPr>
            <w:r w:rsidRPr="00CF12F0">
              <w:rPr>
                <w:color w:val="000000"/>
                <w:sz w:val="16"/>
                <w:szCs w:val="16"/>
              </w:rPr>
              <w:t> </w:t>
            </w:r>
          </w:p>
        </w:tc>
        <w:tc>
          <w:tcPr>
            <w:tcW w:w="597" w:type="pct"/>
            <w:tcBorders>
              <w:top w:val="single" w:sz="4" w:space="0" w:color="auto"/>
              <w:left w:val="nil"/>
              <w:bottom w:val="nil"/>
              <w:right w:val="nil"/>
            </w:tcBorders>
            <w:shd w:val="clear" w:color="auto" w:fill="auto"/>
            <w:vAlign w:val="center"/>
            <w:hideMark/>
          </w:tcPr>
          <w:p w14:paraId="1B7157A3" w14:textId="77777777" w:rsidR="00AC74D4" w:rsidRPr="00CF12F0" w:rsidRDefault="00AC74D4" w:rsidP="005C1DC3">
            <w:pPr>
              <w:jc w:val="center"/>
              <w:rPr>
                <w:color w:val="000000"/>
                <w:sz w:val="16"/>
                <w:szCs w:val="16"/>
              </w:rPr>
            </w:pPr>
            <w:r w:rsidRPr="00CF12F0">
              <w:rPr>
                <w:color w:val="000000"/>
                <w:sz w:val="16"/>
                <w:szCs w:val="16"/>
              </w:rPr>
              <w:t>.</w:t>
            </w:r>
          </w:p>
        </w:tc>
        <w:tc>
          <w:tcPr>
            <w:tcW w:w="597" w:type="pct"/>
            <w:tcBorders>
              <w:top w:val="single" w:sz="4" w:space="0" w:color="auto"/>
              <w:left w:val="nil"/>
              <w:bottom w:val="nil"/>
              <w:right w:val="nil"/>
            </w:tcBorders>
            <w:shd w:val="clear" w:color="auto" w:fill="auto"/>
            <w:vAlign w:val="center"/>
            <w:hideMark/>
          </w:tcPr>
          <w:p w14:paraId="663BD829"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single" w:sz="4" w:space="0" w:color="auto"/>
              <w:left w:val="nil"/>
              <w:bottom w:val="nil"/>
              <w:right w:val="nil"/>
            </w:tcBorders>
            <w:shd w:val="clear" w:color="auto" w:fill="auto"/>
            <w:vAlign w:val="center"/>
            <w:hideMark/>
          </w:tcPr>
          <w:p w14:paraId="20E095D5"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single" w:sz="4" w:space="0" w:color="auto"/>
              <w:left w:val="nil"/>
              <w:bottom w:val="nil"/>
              <w:right w:val="nil"/>
            </w:tcBorders>
            <w:shd w:val="clear" w:color="auto" w:fill="auto"/>
            <w:vAlign w:val="center"/>
            <w:hideMark/>
          </w:tcPr>
          <w:p w14:paraId="62E0C64C" w14:textId="77777777" w:rsidR="00AC74D4" w:rsidRPr="00CF12F0" w:rsidRDefault="00AC74D4" w:rsidP="005C1DC3">
            <w:pPr>
              <w:jc w:val="center"/>
              <w:rPr>
                <w:color w:val="000000"/>
                <w:sz w:val="16"/>
                <w:szCs w:val="16"/>
              </w:rPr>
            </w:pPr>
            <w:r w:rsidRPr="00CF12F0">
              <w:rPr>
                <w:color w:val="000000"/>
                <w:sz w:val="16"/>
                <w:szCs w:val="16"/>
              </w:rPr>
              <w:t>1</w:t>
            </w:r>
          </w:p>
        </w:tc>
        <w:tc>
          <w:tcPr>
            <w:tcW w:w="272" w:type="pct"/>
            <w:tcBorders>
              <w:top w:val="single" w:sz="4" w:space="0" w:color="auto"/>
              <w:left w:val="nil"/>
              <w:bottom w:val="nil"/>
              <w:right w:val="nil"/>
            </w:tcBorders>
            <w:shd w:val="clear" w:color="auto" w:fill="auto"/>
            <w:vAlign w:val="center"/>
            <w:hideMark/>
          </w:tcPr>
          <w:p w14:paraId="64243B1B" w14:textId="77777777" w:rsidR="00AC74D4" w:rsidRPr="00CF12F0" w:rsidRDefault="00AC74D4" w:rsidP="005C1DC3">
            <w:pPr>
              <w:jc w:val="center"/>
              <w:rPr>
                <w:color w:val="000000"/>
                <w:sz w:val="16"/>
                <w:szCs w:val="16"/>
              </w:rPr>
            </w:pPr>
            <w:r w:rsidRPr="00CF12F0">
              <w:rPr>
                <w:color w:val="000000"/>
                <w:sz w:val="16"/>
                <w:szCs w:val="16"/>
              </w:rPr>
              <w:t>0.9898</w:t>
            </w:r>
          </w:p>
        </w:tc>
      </w:tr>
      <w:tr w:rsidR="00AC74D4" w:rsidRPr="00CF12F0" w14:paraId="418380FD"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5B980450"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71EA6739" w14:textId="77777777" w:rsidR="00AC74D4" w:rsidRPr="00CF12F0" w:rsidRDefault="00AC74D4" w:rsidP="005C1DC3">
            <w:pPr>
              <w:rPr>
                <w:color w:val="000000"/>
                <w:sz w:val="16"/>
                <w:szCs w:val="16"/>
              </w:rPr>
            </w:pPr>
            <w:r w:rsidRPr="00CF12F0">
              <w:rPr>
                <w:color w:val="000000"/>
                <w:sz w:val="16"/>
                <w:szCs w:val="16"/>
              </w:rPr>
              <w:t>HT</w:t>
            </w:r>
          </w:p>
        </w:tc>
        <w:tc>
          <w:tcPr>
            <w:tcW w:w="669" w:type="pct"/>
            <w:tcBorders>
              <w:top w:val="nil"/>
              <w:left w:val="nil"/>
              <w:bottom w:val="nil"/>
              <w:right w:val="nil"/>
            </w:tcBorders>
            <w:shd w:val="clear" w:color="auto" w:fill="auto"/>
            <w:vAlign w:val="center"/>
            <w:hideMark/>
          </w:tcPr>
          <w:p w14:paraId="4886E0B4" w14:textId="77777777" w:rsidR="00AC74D4" w:rsidRPr="00CF12F0" w:rsidRDefault="00AC74D4" w:rsidP="005C1DC3">
            <w:pPr>
              <w:jc w:val="center"/>
              <w:rPr>
                <w:color w:val="000000"/>
                <w:sz w:val="16"/>
                <w:szCs w:val="16"/>
              </w:rPr>
            </w:pPr>
            <w:r w:rsidRPr="00CF12F0">
              <w:rPr>
                <w:color w:val="000000"/>
                <w:sz w:val="16"/>
                <w:szCs w:val="16"/>
              </w:rPr>
              <w:t>4.889 [2.577;   9.274]</w:t>
            </w:r>
          </w:p>
        </w:tc>
        <w:tc>
          <w:tcPr>
            <w:tcW w:w="65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796741EA" w14:textId="77777777" w:rsidR="00AC74D4" w:rsidRPr="00CF12F0" w:rsidRDefault="00AC74D4" w:rsidP="005C1DC3">
            <w:pPr>
              <w:jc w:val="center"/>
              <w:rPr>
                <w:color w:val="000000"/>
                <w:sz w:val="16"/>
                <w:szCs w:val="16"/>
              </w:rPr>
            </w:pPr>
            <w:r w:rsidRPr="00CF12F0">
              <w:rPr>
                <w:color w:val="000000"/>
                <w:sz w:val="16"/>
                <w:szCs w:val="16"/>
              </w:rPr>
              <w:t>HT</w:t>
            </w:r>
          </w:p>
        </w:tc>
        <w:tc>
          <w:tcPr>
            <w:tcW w:w="640" w:type="pct"/>
            <w:tcBorders>
              <w:top w:val="nil"/>
              <w:left w:val="nil"/>
              <w:bottom w:val="nil"/>
              <w:right w:val="nil"/>
            </w:tcBorders>
            <w:shd w:val="clear" w:color="auto" w:fill="auto"/>
            <w:vAlign w:val="center"/>
            <w:hideMark/>
          </w:tcPr>
          <w:p w14:paraId="095896C3" w14:textId="77777777" w:rsidR="00AC74D4" w:rsidRPr="00CF12F0" w:rsidRDefault="00AC74D4" w:rsidP="005C1DC3">
            <w:pPr>
              <w:jc w:val="center"/>
              <w:rPr>
                <w:color w:val="000000"/>
                <w:sz w:val="16"/>
                <w:szCs w:val="16"/>
              </w:rPr>
            </w:pPr>
          </w:p>
        </w:tc>
        <w:tc>
          <w:tcPr>
            <w:tcW w:w="597" w:type="pct"/>
            <w:tcBorders>
              <w:top w:val="nil"/>
              <w:left w:val="nil"/>
              <w:bottom w:val="nil"/>
              <w:right w:val="nil"/>
            </w:tcBorders>
            <w:shd w:val="clear" w:color="auto" w:fill="auto"/>
            <w:vAlign w:val="center"/>
            <w:hideMark/>
          </w:tcPr>
          <w:p w14:paraId="269C67EB" w14:textId="77777777" w:rsidR="00AC74D4" w:rsidRPr="00CF12F0" w:rsidRDefault="00AC74D4" w:rsidP="005C1DC3">
            <w:pPr>
              <w:jc w:val="center"/>
              <w:rPr>
                <w:color w:val="000000"/>
                <w:sz w:val="16"/>
                <w:szCs w:val="16"/>
              </w:rPr>
            </w:pPr>
            <w:r w:rsidRPr="00CF12F0">
              <w:rPr>
                <w:color w:val="000000"/>
                <w:sz w:val="16"/>
                <w:szCs w:val="16"/>
              </w:rPr>
              <w:t>4.323 [0.664; 28.141]</w:t>
            </w:r>
          </w:p>
        </w:tc>
        <w:tc>
          <w:tcPr>
            <w:tcW w:w="597" w:type="pct"/>
            <w:tcBorders>
              <w:top w:val="nil"/>
              <w:left w:val="nil"/>
              <w:bottom w:val="nil"/>
              <w:right w:val="nil"/>
            </w:tcBorders>
            <w:shd w:val="clear" w:color="auto" w:fill="auto"/>
            <w:vAlign w:val="center"/>
            <w:hideMark/>
          </w:tcPr>
          <w:p w14:paraId="594B7B3C" w14:textId="77777777" w:rsidR="00AC74D4" w:rsidRPr="00CF12F0" w:rsidRDefault="00AC74D4" w:rsidP="005C1DC3">
            <w:pPr>
              <w:jc w:val="center"/>
              <w:rPr>
                <w:color w:val="000000"/>
                <w:sz w:val="16"/>
                <w:szCs w:val="16"/>
              </w:rPr>
            </w:pPr>
            <w:r w:rsidRPr="00CF12F0">
              <w:rPr>
                <w:color w:val="000000"/>
                <w:sz w:val="16"/>
                <w:szCs w:val="16"/>
              </w:rPr>
              <w:t>1.474 [0.179; 12.138]</w:t>
            </w:r>
          </w:p>
        </w:tc>
        <w:tc>
          <w:tcPr>
            <w:tcW w:w="582" w:type="pct"/>
            <w:tcBorders>
              <w:top w:val="nil"/>
              <w:left w:val="nil"/>
              <w:bottom w:val="nil"/>
              <w:right w:val="nil"/>
            </w:tcBorders>
            <w:shd w:val="clear" w:color="auto" w:fill="auto"/>
            <w:vAlign w:val="center"/>
            <w:hideMark/>
          </w:tcPr>
          <w:p w14:paraId="3FC396F8" w14:textId="77777777" w:rsidR="00AC74D4" w:rsidRPr="00CF12F0" w:rsidRDefault="00AC74D4" w:rsidP="005C1DC3">
            <w:pPr>
              <w:jc w:val="center"/>
              <w:rPr>
                <w:color w:val="000000"/>
                <w:sz w:val="16"/>
                <w:szCs w:val="16"/>
              </w:rPr>
            </w:pPr>
            <w:r w:rsidRPr="00CF12F0">
              <w:rPr>
                <w:color w:val="000000"/>
                <w:sz w:val="16"/>
                <w:szCs w:val="16"/>
              </w:rPr>
              <w:t>1.793 [0.582;  5.527]</w:t>
            </w:r>
          </w:p>
        </w:tc>
        <w:tc>
          <w:tcPr>
            <w:tcW w:w="201" w:type="pct"/>
            <w:tcBorders>
              <w:top w:val="nil"/>
              <w:left w:val="nil"/>
              <w:bottom w:val="nil"/>
              <w:right w:val="nil"/>
            </w:tcBorders>
            <w:shd w:val="clear" w:color="auto" w:fill="auto"/>
            <w:vAlign w:val="center"/>
            <w:hideMark/>
          </w:tcPr>
          <w:p w14:paraId="4D8390B1" w14:textId="77777777" w:rsidR="00AC74D4" w:rsidRPr="00CF12F0" w:rsidRDefault="00AC74D4" w:rsidP="005C1DC3">
            <w:pPr>
              <w:jc w:val="center"/>
              <w:rPr>
                <w:color w:val="000000"/>
                <w:sz w:val="16"/>
                <w:szCs w:val="16"/>
              </w:rPr>
            </w:pPr>
            <w:r w:rsidRPr="00CF12F0">
              <w:rPr>
                <w:color w:val="000000"/>
                <w:sz w:val="16"/>
                <w:szCs w:val="16"/>
              </w:rPr>
              <w:t>2</w:t>
            </w:r>
          </w:p>
        </w:tc>
        <w:tc>
          <w:tcPr>
            <w:tcW w:w="272" w:type="pct"/>
            <w:tcBorders>
              <w:top w:val="nil"/>
              <w:left w:val="nil"/>
              <w:bottom w:val="nil"/>
              <w:right w:val="nil"/>
            </w:tcBorders>
            <w:shd w:val="clear" w:color="auto" w:fill="auto"/>
            <w:vAlign w:val="center"/>
            <w:hideMark/>
          </w:tcPr>
          <w:p w14:paraId="4B52C605" w14:textId="77777777" w:rsidR="00AC74D4" w:rsidRPr="00CF12F0" w:rsidRDefault="00AC74D4" w:rsidP="005C1DC3">
            <w:pPr>
              <w:jc w:val="center"/>
              <w:rPr>
                <w:color w:val="000000"/>
                <w:sz w:val="16"/>
                <w:szCs w:val="16"/>
              </w:rPr>
            </w:pPr>
            <w:r w:rsidRPr="00CF12F0">
              <w:rPr>
                <w:color w:val="000000"/>
                <w:sz w:val="16"/>
                <w:szCs w:val="16"/>
              </w:rPr>
              <w:t>0.6047</w:t>
            </w:r>
          </w:p>
        </w:tc>
      </w:tr>
      <w:tr w:rsidR="00AC74D4" w:rsidRPr="00CF12F0" w14:paraId="6D6F9B7C"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6CF83536"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091E4784" w14:textId="77777777" w:rsidR="00AC74D4" w:rsidRPr="00CF12F0" w:rsidRDefault="00AC74D4" w:rsidP="005C1DC3">
            <w:pPr>
              <w:rPr>
                <w:color w:val="000000"/>
                <w:sz w:val="16"/>
                <w:szCs w:val="16"/>
              </w:rPr>
            </w:pPr>
            <w:r w:rsidRPr="00CF12F0">
              <w:rPr>
                <w:color w:val="000000"/>
                <w:sz w:val="16"/>
                <w:szCs w:val="16"/>
              </w:rPr>
              <w:t>QT</w:t>
            </w:r>
          </w:p>
        </w:tc>
        <w:tc>
          <w:tcPr>
            <w:tcW w:w="669" w:type="pct"/>
            <w:tcBorders>
              <w:top w:val="nil"/>
              <w:left w:val="nil"/>
              <w:bottom w:val="nil"/>
              <w:right w:val="nil"/>
            </w:tcBorders>
            <w:shd w:val="clear" w:color="auto" w:fill="auto"/>
            <w:vAlign w:val="center"/>
            <w:hideMark/>
          </w:tcPr>
          <w:p w14:paraId="69AA3FD5" w14:textId="77777777" w:rsidR="00AC74D4" w:rsidRPr="00CF12F0" w:rsidRDefault="00AC74D4" w:rsidP="005C1DC3">
            <w:pPr>
              <w:rPr>
                <w:color w:val="000000"/>
                <w:sz w:val="16"/>
                <w:szCs w:val="16"/>
              </w:rPr>
            </w:pPr>
          </w:p>
        </w:tc>
        <w:tc>
          <w:tcPr>
            <w:tcW w:w="655" w:type="pct"/>
            <w:tcBorders>
              <w:top w:val="nil"/>
              <w:left w:val="nil"/>
              <w:bottom w:val="nil"/>
              <w:right w:val="nil"/>
            </w:tcBorders>
            <w:shd w:val="clear" w:color="auto" w:fill="auto"/>
            <w:vAlign w:val="center"/>
            <w:hideMark/>
          </w:tcPr>
          <w:p w14:paraId="435FC703" w14:textId="77777777" w:rsidR="00AC74D4" w:rsidRPr="00CF12F0" w:rsidRDefault="00AC74D4" w:rsidP="005C1DC3">
            <w:pPr>
              <w:jc w:val="center"/>
              <w:rPr>
                <w:sz w:val="16"/>
                <w:szCs w:val="16"/>
              </w:rPr>
            </w:pPr>
          </w:p>
        </w:tc>
        <w:tc>
          <w:tcPr>
            <w:tcW w:w="640"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4C62A8DD" w14:textId="77777777" w:rsidR="00AC74D4" w:rsidRPr="00CF12F0" w:rsidRDefault="00AC74D4" w:rsidP="005C1DC3">
            <w:pPr>
              <w:jc w:val="center"/>
              <w:rPr>
                <w:color w:val="000000"/>
                <w:sz w:val="16"/>
                <w:szCs w:val="16"/>
              </w:rPr>
            </w:pPr>
            <w:r w:rsidRPr="00CF12F0">
              <w:rPr>
                <w:color w:val="000000"/>
                <w:sz w:val="16"/>
                <w:szCs w:val="16"/>
              </w:rPr>
              <w:t>QT</w:t>
            </w:r>
          </w:p>
        </w:tc>
        <w:tc>
          <w:tcPr>
            <w:tcW w:w="597" w:type="pct"/>
            <w:tcBorders>
              <w:top w:val="nil"/>
              <w:left w:val="nil"/>
              <w:bottom w:val="nil"/>
              <w:right w:val="nil"/>
            </w:tcBorders>
            <w:shd w:val="clear" w:color="auto" w:fill="auto"/>
            <w:vAlign w:val="center"/>
            <w:hideMark/>
          </w:tcPr>
          <w:p w14:paraId="7FF4F9E7" w14:textId="77777777" w:rsidR="00AC74D4" w:rsidRPr="00CF12F0" w:rsidRDefault="00AC74D4" w:rsidP="005C1DC3">
            <w:pPr>
              <w:jc w:val="center"/>
              <w:rPr>
                <w:color w:val="000000"/>
                <w:sz w:val="16"/>
                <w:szCs w:val="16"/>
              </w:rPr>
            </w:pPr>
          </w:p>
        </w:tc>
        <w:tc>
          <w:tcPr>
            <w:tcW w:w="597" w:type="pct"/>
            <w:tcBorders>
              <w:top w:val="nil"/>
              <w:left w:val="nil"/>
              <w:bottom w:val="nil"/>
              <w:right w:val="nil"/>
            </w:tcBorders>
            <w:shd w:val="clear" w:color="auto" w:fill="auto"/>
            <w:vAlign w:val="center"/>
            <w:hideMark/>
          </w:tcPr>
          <w:p w14:paraId="74240807" w14:textId="77777777" w:rsidR="00AC74D4" w:rsidRPr="00CF12F0" w:rsidRDefault="00AC74D4" w:rsidP="005C1DC3">
            <w:pPr>
              <w:jc w:val="center"/>
              <w:rPr>
                <w:sz w:val="16"/>
                <w:szCs w:val="16"/>
              </w:rPr>
            </w:pPr>
          </w:p>
        </w:tc>
        <w:tc>
          <w:tcPr>
            <w:tcW w:w="582" w:type="pct"/>
            <w:tcBorders>
              <w:top w:val="nil"/>
              <w:left w:val="nil"/>
              <w:bottom w:val="nil"/>
              <w:right w:val="nil"/>
            </w:tcBorders>
            <w:shd w:val="clear" w:color="auto" w:fill="auto"/>
            <w:vAlign w:val="center"/>
            <w:hideMark/>
          </w:tcPr>
          <w:p w14:paraId="2554F127" w14:textId="77777777" w:rsidR="00AC74D4" w:rsidRPr="00CF12F0" w:rsidRDefault="00AC74D4" w:rsidP="005C1DC3">
            <w:pPr>
              <w:jc w:val="center"/>
              <w:rPr>
                <w:sz w:val="16"/>
                <w:szCs w:val="16"/>
              </w:rPr>
            </w:pPr>
          </w:p>
        </w:tc>
        <w:tc>
          <w:tcPr>
            <w:tcW w:w="201" w:type="pct"/>
            <w:tcBorders>
              <w:top w:val="nil"/>
              <w:left w:val="nil"/>
              <w:bottom w:val="nil"/>
              <w:right w:val="nil"/>
            </w:tcBorders>
            <w:shd w:val="clear" w:color="auto" w:fill="auto"/>
            <w:vAlign w:val="center"/>
            <w:hideMark/>
          </w:tcPr>
          <w:p w14:paraId="46B41B57" w14:textId="77777777" w:rsidR="00AC74D4" w:rsidRPr="00CF12F0" w:rsidRDefault="00AC74D4" w:rsidP="005C1DC3">
            <w:pPr>
              <w:jc w:val="center"/>
              <w:rPr>
                <w:sz w:val="16"/>
                <w:szCs w:val="16"/>
              </w:rPr>
            </w:pPr>
          </w:p>
        </w:tc>
        <w:tc>
          <w:tcPr>
            <w:tcW w:w="272" w:type="pct"/>
            <w:tcBorders>
              <w:top w:val="nil"/>
              <w:left w:val="nil"/>
              <w:bottom w:val="nil"/>
              <w:right w:val="nil"/>
            </w:tcBorders>
            <w:shd w:val="clear" w:color="auto" w:fill="auto"/>
            <w:vAlign w:val="center"/>
            <w:hideMark/>
          </w:tcPr>
          <w:p w14:paraId="0689BEF6" w14:textId="77777777" w:rsidR="00AC74D4" w:rsidRPr="00CF12F0" w:rsidRDefault="00AC74D4" w:rsidP="005C1DC3">
            <w:pPr>
              <w:jc w:val="center"/>
              <w:rPr>
                <w:sz w:val="16"/>
                <w:szCs w:val="16"/>
              </w:rPr>
            </w:pPr>
          </w:p>
        </w:tc>
      </w:tr>
      <w:tr w:rsidR="00AC74D4" w:rsidRPr="00CF12F0" w14:paraId="47BDDFB7"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6DACE61F"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1D0519B1" w14:textId="77777777" w:rsidR="00AC74D4" w:rsidRPr="00CF12F0" w:rsidRDefault="00AC74D4" w:rsidP="005C1DC3">
            <w:pPr>
              <w:rPr>
                <w:color w:val="000000"/>
                <w:sz w:val="16"/>
                <w:szCs w:val="16"/>
              </w:rPr>
            </w:pPr>
            <w:r w:rsidRPr="00CF12F0">
              <w:rPr>
                <w:color w:val="000000"/>
                <w:sz w:val="16"/>
                <w:szCs w:val="16"/>
              </w:rPr>
              <w:t>PLT</w:t>
            </w:r>
          </w:p>
        </w:tc>
        <w:tc>
          <w:tcPr>
            <w:tcW w:w="669" w:type="pct"/>
            <w:tcBorders>
              <w:top w:val="nil"/>
              <w:left w:val="nil"/>
              <w:bottom w:val="nil"/>
              <w:right w:val="nil"/>
            </w:tcBorders>
            <w:shd w:val="clear" w:color="auto" w:fill="auto"/>
            <w:vAlign w:val="center"/>
            <w:hideMark/>
          </w:tcPr>
          <w:p w14:paraId="67B75A77" w14:textId="77777777" w:rsidR="00AC74D4" w:rsidRPr="00CF12F0" w:rsidRDefault="00AC74D4" w:rsidP="005C1DC3">
            <w:pPr>
              <w:jc w:val="center"/>
              <w:rPr>
                <w:color w:val="000000"/>
                <w:sz w:val="16"/>
                <w:szCs w:val="16"/>
              </w:rPr>
            </w:pPr>
            <w:r w:rsidRPr="00CF12F0">
              <w:rPr>
                <w:color w:val="000000"/>
                <w:sz w:val="16"/>
                <w:szCs w:val="16"/>
              </w:rPr>
              <w:t>21.135 [2.919; 153.016]</w:t>
            </w:r>
          </w:p>
        </w:tc>
        <w:tc>
          <w:tcPr>
            <w:tcW w:w="655" w:type="pct"/>
            <w:tcBorders>
              <w:top w:val="nil"/>
              <w:left w:val="nil"/>
              <w:bottom w:val="nil"/>
              <w:right w:val="nil"/>
            </w:tcBorders>
            <w:shd w:val="clear" w:color="auto" w:fill="auto"/>
            <w:vAlign w:val="center"/>
            <w:hideMark/>
          </w:tcPr>
          <w:p w14:paraId="001665CB" w14:textId="77777777" w:rsidR="00AC74D4" w:rsidRPr="00CF12F0" w:rsidRDefault="00AC74D4" w:rsidP="005C1DC3">
            <w:pPr>
              <w:jc w:val="center"/>
              <w:rPr>
                <w:color w:val="000000"/>
                <w:sz w:val="16"/>
                <w:szCs w:val="16"/>
              </w:rPr>
            </w:pPr>
            <w:r w:rsidRPr="00CF12F0">
              <w:rPr>
                <w:color w:val="000000"/>
                <w:sz w:val="16"/>
                <w:szCs w:val="16"/>
              </w:rPr>
              <w:t>4.323 [0.664;  28.141]</w:t>
            </w:r>
          </w:p>
        </w:tc>
        <w:tc>
          <w:tcPr>
            <w:tcW w:w="640" w:type="pct"/>
            <w:tcBorders>
              <w:top w:val="nil"/>
              <w:left w:val="nil"/>
              <w:bottom w:val="nil"/>
              <w:right w:val="nil"/>
            </w:tcBorders>
            <w:shd w:val="clear" w:color="auto" w:fill="auto"/>
            <w:vAlign w:val="center"/>
            <w:hideMark/>
          </w:tcPr>
          <w:p w14:paraId="764BD90F" w14:textId="77777777" w:rsidR="00AC74D4" w:rsidRPr="00CF12F0" w:rsidRDefault="00AC74D4" w:rsidP="005C1DC3">
            <w:pPr>
              <w:jc w:val="center"/>
              <w:rPr>
                <w:color w:val="000000"/>
                <w:sz w:val="16"/>
                <w:szCs w:val="16"/>
              </w:rPr>
            </w:pPr>
          </w:p>
        </w:tc>
        <w:tc>
          <w:tcPr>
            <w:tcW w:w="597" w:type="pct"/>
            <w:tcBorders>
              <w:top w:val="single" w:sz="4" w:space="0" w:color="auto"/>
              <w:left w:val="single" w:sz="4" w:space="0" w:color="auto"/>
              <w:bottom w:val="single" w:sz="4" w:space="0" w:color="auto"/>
              <w:right w:val="single" w:sz="4" w:space="0" w:color="auto"/>
            </w:tcBorders>
            <w:shd w:val="clear" w:color="000000" w:fill="A6A6A6"/>
            <w:vAlign w:val="center"/>
            <w:hideMark/>
          </w:tcPr>
          <w:p w14:paraId="56D31D1E" w14:textId="77777777" w:rsidR="00AC74D4" w:rsidRPr="00CF12F0" w:rsidRDefault="00AC74D4" w:rsidP="005C1DC3">
            <w:pPr>
              <w:jc w:val="center"/>
              <w:rPr>
                <w:color w:val="000000"/>
                <w:sz w:val="16"/>
                <w:szCs w:val="16"/>
              </w:rPr>
            </w:pPr>
            <w:r w:rsidRPr="00CF12F0">
              <w:rPr>
                <w:color w:val="000000"/>
                <w:sz w:val="16"/>
                <w:szCs w:val="16"/>
              </w:rPr>
              <w:t>PLT</w:t>
            </w:r>
          </w:p>
        </w:tc>
        <w:tc>
          <w:tcPr>
            <w:tcW w:w="597" w:type="pct"/>
            <w:tcBorders>
              <w:top w:val="nil"/>
              <w:left w:val="nil"/>
              <w:bottom w:val="nil"/>
              <w:right w:val="nil"/>
            </w:tcBorders>
            <w:shd w:val="clear" w:color="auto" w:fill="auto"/>
            <w:vAlign w:val="center"/>
            <w:hideMark/>
          </w:tcPr>
          <w:p w14:paraId="7C10FB82" w14:textId="77777777" w:rsidR="00AC74D4" w:rsidRPr="00CF12F0" w:rsidRDefault="00AC74D4" w:rsidP="005C1DC3">
            <w:pPr>
              <w:jc w:val="center"/>
              <w:rPr>
                <w:color w:val="000000"/>
                <w:sz w:val="16"/>
                <w:szCs w:val="16"/>
              </w:rPr>
            </w:pPr>
            <w:r w:rsidRPr="00CF12F0">
              <w:rPr>
                <w:color w:val="000000"/>
                <w:sz w:val="16"/>
                <w:szCs w:val="16"/>
              </w:rPr>
              <w:t>.</w:t>
            </w:r>
          </w:p>
        </w:tc>
        <w:tc>
          <w:tcPr>
            <w:tcW w:w="582" w:type="pct"/>
            <w:tcBorders>
              <w:top w:val="nil"/>
              <w:left w:val="nil"/>
              <w:bottom w:val="nil"/>
              <w:right w:val="nil"/>
            </w:tcBorders>
            <w:shd w:val="clear" w:color="auto" w:fill="auto"/>
            <w:vAlign w:val="center"/>
            <w:hideMark/>
          </w:tcPr>
          <w:p w14:paraId="328DB4D8"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015F9DCF" w14:textId="77777777" w:rsidR="00AC74D4" w:rsidRPr="00CF12F0" w:rsidRDefault="00AC74D4" w:rsidP="005C1DC3">
            <w:pPr>
              <w:jc w:val="center"/>
              <w:rPr>
                <w:color w:val="000000"/>
                <w:sz w:val="16"/>
                <w:szCs w:val="16"/>
              </w:rPr>
            </w:pPr>
            <w:r w:rsidRPr="00CF12F0">
              <w:rPr>
                <w:color w:val="000000"/>
                <w:sz w:val="16"/>
                <w:szCs w:val="16"/>
              </w:rPr>
              <w:t>5</w:t>
            </w:r>
          </w:p>
        </w:tc>
        <w:tc>
          <w:tcPr>
            <w:tcW w:w="272" w:type="pct"/>
            <w:tcBorders>
              <w:top w:val="nil"/>
              <w:left w:val="nil"/>
              <w:bottom w:val="nil"/>
              <w:right w:val="nil"/>
            </w:tcBorders>
            <w:shd w:val="clear" w:color="auto" w:fill="auto"/>
            <w:vAlign w:val="center"/>
            <w:hideMark/>
          </w:tcPr>
          <w:p w14:paraId="4C35D1C9" w14:textId="77777777" w:rsidR="00AC74D4" w:rsidRPr="00CF12F0" w:rsidRDefault="00AC74D4" w:rsidP="005C1DC3">
            <w:pPr>
              <w:jc w:val="center"/>
              <w:rPr>
                <w:color w:val="000000"/>
                <w:sz w:val="16"/>
                <w:szCs w:val="16"/>
              </w:rPr>
            </w:pPr>
            <w:r w:rsidRPr="00CF12F0">
              <w:rPr>
                <w:color w:val="000000"/>
                <w:sz w:val="16"/>
                <w:szCs w:val="16"/>
              </w:rPr>
              <w:t>0.1269</w:t>
            </w:r>
          </w:p>
        </w:tc>
      </w:tr>
      <w:tr w:rsidR="00AC74D4" w:rsidRPr="00CF12F0" w14:paraId="414E4612"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5A3C50A9"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56EF53C9" w14:textId="77777777" w:rsidR="00AC74D4" w:rsidRPr="00CF12F0" w:rsidRDefault="00AC74D4" w:rsidP="005C1DC3">
            <w:pPr>
              <w:rPr>
                <w:color w:val="000000"/>
                <w:sz w:val="16"/>
                <w:szCs w:val="16"/>
              </w:rPr>
            </w:pPr>
            <w:r w:rsidRPr="00CF12F0">
              <w:rPr>
                <w:color w:val="000000"/>
                <w:sz w:val="16"/>
                <w:szCs w:val="16"/>
              </w:rPr>
              <w:t>AT</w:t>
            </w:r>
          </w:p>
        </w:tc>
        <w:tc>
          <w:tcPr>
            <w:tcW w:w="669" w:type="pct"/>
            <w:tcBorders>
              <w:top w:val="nil"/>
              <w:left w:val="nil"/>
              <w:bottom w:val="nil"/>
              <w:right w:val="nil"/>
            </w:tcBorders>
            <w:shd w:val="clear" w:color="auto" w:fill="auto"/>
            <w:vAlign w:val="center"/>
            <w:hideMark/>
          </w:tcPr>
          <w:p w14:paraId="366E318B" w14:textId="77777777" w:rsidR="00AC74D4" w:rsidRPr="00CF12F0" w:rsidRDefault="00AC74D4" w:rsidP="005C1DC3">
            <w:pPr>
              <w:jc w:val="center"/>
              <w:rPr>
                <w:color w:val="000000"/>
                <w:sz w:val="16"/>
                <w:szCs w:val="16"/>
              </w:rPr>
            </w:pPr>
            <w:r w:rsidRPr="00CF12F0">
              <w:rPr>
                <w:color w:val="000000"/>
                <w:sz w:val="16"/>
                <w:szCs w:val="16"/>
              </w:rPr>
              <w:t>7.206 [0.796;  65.256]</w:t>
            </w:r>
          </w:p>
        </w:tc>
        <w:tc>
          <w:tcPr>
            <w:tcW w:w="655" w:type="pct"/>
            <w:tcBorders>
              <w:top w:val="nil"/>
              <w:left w:val="nil"/>
              <w:bottom w:val="nil"/>
              <w:right w:val="nil"/>
            </w:tcBorders>
            <w:shd w:val="clear" w:color="auto" w:fill="auto"/>
            <w:vAlign w:val="center"/>
            <w:hideMark/>
          </w:tcPr>
          <w:p w14:paraId="3C6F6E13" w14:textId="77777777" w:rsidR="00AC74D4" w:rsidRPr="00CF12F0" w:rsidRDefault="00AC74D4" w:rsidP="005C1DC3">
            <w:pPr>
              <w:jc w:val="center"/>
              <w:rPr>
                <w:color w:val="000000"/>
                <w:sz w:val="16"/>
                <w:szCs w:val="16"/>
              </w:rPr>
            </w:pPr>
            <w:r w:rsidRPr="00CF12F0">
              <w:rPr>
                <w:color w:val="000000"/>
                <w:sz w:val="16"/>
                <w:szCs w:val="16"/>
              </w:rPr>
              <w:t>1.474 [0.179;  12.138]</w:t>
            </w:r>
          </w:p>
        </w:tc>
        <w:tc>
          <w:tcPr>
            <w:tcW w:w="640" w:type="pct"/>
            <w:tcBorders>
              <w:top w:val="nil"/>
              <w:left w:val="nil"/>
              <w:bottom w:val="nil"/>
              <w:right w:val="nil"/>
            </w:tcBorders>
            <w:shd w:val="clear" w:color="auto" w:fill="auto"/>
            <w:vAlign w:val="center"/>
            <w:hideMark/>
          </w:tcPr>
          <w:p w14:paraId="19DE9ACF" w14:textId="77777777" w:rsidR="00AC74D4" w:rsidRPr="00CF12F0" w:rsidRDefault="00AC74D4" w:rsidP="005C1DC3">
            <w:pPr>
              <w:jc w:val="center"/>
              <w:rPr>
                <w:color w:val="000000"/>
                <w:sz w:val="16"/>
                <w:szCs w:val="16"/>
              </w:rPr>
            </w:pPr>
          </w:p>
        </w:tc>
        <w:tc>
          <w:tcPr>
            <w:tcW w:w="597" w:type="pct"/>
            <w:tcBorders>
              <w:top w:val="nil"/>
              <w:left w:val="nil"/>
              <w:bottom w:val="nil"/>
              <w:right w:val="nil"/>
            </w:tcBorders>
            <w:shd w:val="clear" w:color="auto" w:fill="auto"/>
            <w:vAlign w:val="center"/>
            <w:hideMark/>
          </w:tcPr>
          <w:p w14:paraId="0BE5AAC1" w14:textId="77777777" w:rsidR="00AC74D4" w:rsidRPr="00CF12F0" w:rsidRDefault="00AC74D4" w:rsidP="005C1DC3">
            <w:pPr>
              <w:jc w:val="center"/>
              <w:rPr>
                <w:color w:val="000000"/>
                <w:sz w:val="16"/>
                <w:szCs w:val="16"/>
              </w:rPr>
            </w:pPr>
            <w:r w:rsidRPr="00CF12F0">
              <w:rPr>
                <w:color w:val="000000"/>
                <w:sz w:val="16"/>
                <w:szCs w:val="16"/>
              </w:rPr>
              <w:t>0.341 [0.020;   5.722]</w:t>
            </w:r>
          </w:p>
        </w:tc>
        <w:tc>
          <w:tcPr>
            <w:tcW w:w="597"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04D46065" w14:textId="77777777" w:rsidR="00AC74D4" w:rsidRPr="00CF12F0" w:rsidRDefault="00AC74D4" w:rsidP="005C1DC3">
            <w:pPr>
              <w:jc w:val="center"/>
              <w:rPr>
                <w:color w:val="FFFFFF"/>
                <w:sz w:val="16"/>
                <w:szCs w:val="16"/>
              </w:rPr>
            </w:pPr>
            <w:r w:rsidRPr="00CF12F0">
              <w:rPr>
                <w:color w:val="FFFFFF"/>
                <w:sz w:val="16"/>
                <w:szCs w:val="16"/>
              </w:rPr>
              <w:t>AT</w:t>
            </w:r>
          </w:p>
        </w:tc>
        <w:tc>
          <w:tcPr>
            <w:tcW w:w="582" w:type="pct"/>
            <w:tcBorders>
              <w:top w:val="nil"/>
              <w:left w:val="nil"/>
              <w:bottom w:val="nil"/>
              <w:right w:val="nil"/>
            </w:tcBorders>
            <w:shd w:val="clear" w:color="auto" w:fill="auto"/>
            <w:vAlign w:val="center"/>
            <w:hideMark/>
          </w:tcPr>
          <w:p w14:paraId="6282B198" w14:textId="77777777" w:rsidR="00AC74D4" w:rsidRPr="00CF12F0" w:rsidRDefault="00AC74D4" w:rsidP="005C1DC3">
            <w:pPr>
              <w:jc w:val="center"/>
              <w:rPr>
                <w:color w:val="000000"/>
                <w:sz w:val="16"/>
                <w:szCs w:val="16"/>
              </w:rPr>
            </w:pPr>
            <w:r w:rsidRPr="00CF12F0">
              <w:rPr>
                <w:color w:val="000000"/>
                <w:sz w:val="16"/>
                <w:szCs w:val="16"/>
              </w:rPr>
              <w:t>.</w:t>
            </w:r>
          </w:p>
        </w:tc>
        <w:tc>
          <w:tcPr>
            <w:tcW w:w="201" w:type="pct"/>
            <w:tcBorders>
              <w:top w:val="nil"/>
              <w:left w:val="nil"/>
              <w:bottom w:val="nil"/>
              <w:right w:val="nil"/>
            </w:tcBorders>
            <w:shd w:val="clear" w:color="auto" w:fill="auto"/>
            <w:vAlign w:val="center"/>
            <w:hideMark/>
          </w:tcPr>
          <w:p w14:paraId="4AE4092E" w14:textId="77777777" w:rsidR="00AC74D4" w:rsidRPr="00CF12F0" w:rsidRDefault="00AC74D4" w:rsidP="005C1DC3">
            <w:pPr>
              <w:jc w:val="center"/>
              <w:rPr>
                <w:color w:val="000000"/>
                <w:sz w:val="16"/>
                <w:szCs w:val="16"/>
              </w:rPr>
            </w:pPr>
            <w:r w:rsidRPr="00CF12F0">
              <w:rPr>
                <w:color w:val="000000"/>
                <w:sz w:val="16"/>
                <w:szCs w:val="16"/>
              </w:rPr>
              <w:t>3</w:t>
            </w:r>
          </w:p>
        </w:tc>
        <w:tc>
          <w:tcPr>
            <w:tcW w:w="272" w:type="pct"/>
            <w:tcBorders>
              <w:top w:val="nil"/>
              <w:left w:val="nil"/>
              <w:bottom w:val="nil"/>
              <w:right w:val="nil"/>
            </w:tcBorders>
            <w:shd w:val="clear" w:color="auto" w:fill="auto"/>
            <w:vAlign w:val="center"/>
            <w:hideMark/>
          </w:tcPr>
          <w:p w14:paraId="2941184F" w14:textId="77777777" w:rsidR="00AC74D4" w:rsidRPr="00CF12F0" w:rsidRDefault="00AC74D4" w:rsidP="005C1DC3">
            <w:pPr>
              <w:jc w:val="center"/>
              <w:rPr>
                <w:color w:val="000000"/>
                <w:sz w:val="16"/>
                <w:szCs w:val="16"/>
              </w:rPr>
            </w:pPr>
            <w:r w:rsidRPr="00CF12F0">
              <w:rPr>
                <w:color w:val="000000"/>
                <w:sz w:val="16"/>
                <w:szCs w:val="16"/>
              </w:rPr>
              <w:t>0.4356</w:t>
            </w:r>
          </w:p>
        </w:tc>
      </w:tr>
      <w:tr w:rsidR="00AC74D4" w:rsidRPr="00CF12F0" w14:paraId="41395527"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72E3034B" w14:textId="77777777" w:rsidR="00AC74D4" w:rsidRPr="00CF12F0" w:rsidRDefault="00AC74D4" w:rsidP="005C1DC3">
            <w:pPr>
              <w:rPr>
                <w:color w:val="000000"/>
                <w:sz w:val="16"/>
                <w:szCs w:val="16"/>
              </w:rPr>
            </w:pPr>
          </w:p>
        </w:tc>
        <w:tc>
          <w:tcPr>
            <w:tcW w:w="304" w:type="pct"/>
            <w:tcBorders>
              <w:top w:val="nil"/>
              <w:left w:val="nil"/>
              <w:bottom w:val="single" w:sz="4" w:space="0" w:color="auto"/>
              <w:right w:val="nil"/>
            </w:tcBorders>
            <w:shd w:val="clear" w:color="auto" w:fill="auto"/>
            <w:vAlign w:val="center"/>
            <w:hideMark/>
          </w:tcPr>
          <w:p w14:paraId="0A023D86" w14:textId="77777777" w:rsidR="00AC74D4" w:rsidRPr="00CF12F0" w:rsidRDefault="00AC74D4" w:rsidP="005C1DC3">
            <w:pPr>
              <w:rPr>
                <w:color w:val="000000"/>
                <w:sz w:val="16"/>
                <w:szCs w:val="16"/>
              </w:rPr>
            </w:pPr>
            <w:r w:rsidRPr="00CF12F0">
              <w:rPr>
                <w:color w:val="000000"/>
                <w:sz w:val="16"/>
                <w:szCs w:val="16"/>
              </w:rPr>
              <w:t>TA</w:t>
            </w:r>
          </w:p>
        </w:tc>
        <w:tc>
          <w:tcPr>
            <w:tcW w:w="669" w:type="pct"/>
            <w:tcBorders>
              <w:top w:val="nil"/>
              <w:left w:val="nil"/>
              <w:bottom w:val="single" w:sz="4" w:space="0" w:color="auto"/>
              <w:right w:val="nil"/>
            </w:tcBorders>
            <w:shd w:val="clear" w:color="auto" w:fill="auto"/>
            <w:vAlign w:val="center"/>
            <w:hideMark/>
          </w:tcPr>
          <w:p w14:paraId="12FEF91A" w14:textId="77777777" w:rsidR="00AC74D4" w:rsidRPr="00CF12F0" w:rsidRDefault="00AC74D4" w:rsidP="005C1DC3">
            <w:pPr>
              <w:jc w:val="center"/>
              <w:rPr>
                <w:color w:val="000000"/>
                <w:sz w:val="16"/>
                <w:szCs w:val="16"/>
              </w:rPr>
            </w:pPr>
            <w:r w:rsidRPr="00CF12F0">
              <w:rPr>
                <w:color w:val="000000"/>
                <w:sz w:val="16"/>
                <w:szCs w:val="16"/>
              </w:rPr>
              <w:t>8.767 [2.401;  32.005]</w:t>
            </w:r>
          </w:p>
        </w:tc>
        <w:tc>
          <w:tcPr>
            <w:tcW w:w="655" w:type="pct"/>
            <w:tcBorders>
              <w:top w:val="nil"/>
              <w:left w:val="nil"/>
              <w:bottom w:val="single" w:sz="4" w:space="0" w:color="auto"/>
              <w:right w:val="nil"/>
            </w:tcBorders>
            <w:shd w:val="clear" w:color="auto" w:fill="auto"/>
            <w:vAlign w:val="center"/>
            <w:hideMark/>
          </w:tcPr>
          <w:p w14:paraId="5AA70F7E" w14:textId="77777777" w:rsidR="00AC74D4" w:rsidRPr="00CF12F0" w:rsidRDefault="00AC74D4" w:rsidP="005C1DC3">
            <w:pPr>
              <w:jc w:val="center"/>
              <w:rPr>
                <w:color w:val="000000"/>
                <w:sz w:val="16"/>
                <w:szCs w:val="16"/>
              </w:rPr>
            </w:pPr>
            <w:r w:rsidRPr="00CF12F0">
              <w:rPr>
                <w:color w:val="000000"/>
                <w:sz w:val="16"/>
                <w:szCs w:val="16"/>
              </w:rPr>
              <w:t>1.793 [0.582;   5.527]</w:t>
            </w:r>
          </w:p>
        </w:tc>
        <w:tc>
          <w:tcPr>
            <w:tcW w:w="640" w:type="pct"/>
            <w:tcBorders>
              <w:top w:val="nil"/>
              <w:left w:val="nil"/>
              <w:bottom w:val="single" w:sz="4" w:space="0" w:color="auto"/>
              <w:right w:val="nil"/>
            </w:tcBorders>
            <w:shd w:val="clear" w:color="auto" w:fill="auto"/>
            <w:vAlign w:val="center"/>
            <w:hideMark/>
          </w:tcPr>
          <w:p w14:paraId="560A45B0" w14:textId="77777777" w:rsidR="00AC74D4" w:rsidRPr="00CF12F0" w:rsidRDefault="00AC74D4" w:rsidP="005C1DC3">
            <w:pPr>
              <w:jc w:val="center"/>
              <w:rPr>
                <w:color w:val="000000"/>
                <w:sz w:val="16"/>
                <w:szCs w:val="16"/>
              </w:rPr>
            </w:pPr>
            <w:r w:rsidRPr="00CF12F0">
              <w:rPr>
                <w:color w:val="000000"/>
                <w:sz w:val="16"/>
                <w:szCs w:val="16"/>
              </w:rPr>
              <w:t> </w:t>
            </w:r>
          </w:p>
        </w:tc>
        <w:tc>
          <w:tcPr>
            <w:tcW w:w="597" w:type="pct"/>
            <w:tcBorders>
              <w:top w:val="nil"/>
              <w:left w:val="nil"/>
              <w:bottom w:val="single" w:sz="4" w:space="0" w:color="auto"/>
              <w:right w:val="nil"/>
            </w:tcBorders>
            <w:shd w:val="clear" w:color="auto" w:fill="auto"/>
            <w:vAlign w:val="center"/>
            <w:hideMark/>
          </w:tcPr>
          <w:p w14:paraId="632066DF" w14:textId="77777777" w:rsidR="00AC74D4" w:rsidRPr="00CF12F0" w:rsidRDefault="00AC74D4" w:rsidP="005C1DC3">
            <w:pPr>
              <w:jc w:val="center"/>
              <w:rPr>
                <w:color w:val="000000"/>
                <w:sz w:val="16"/>
                <w:szCs w:val="16"/>
              </w:rPr>
            </w:pPr>
            <w:r w:rsidRPr="00CF12F0">
              <w:rPr>
                <w:color w:val="000000"/>
                <w:sz w:val="16"/>
                <w:szCs w:val="16"/>
              </w:rPr>
              <w:t>0.415 [0.047;   3.689]</w:t>
            </w:r>
          </w:p>
        </w:tc>
        <w:tc>
          <w:tcPr>
            <w:tcW w:w="597" w:type="pct"/>
            <w:tcBorders>
              <w:top w:val="nil"/>
              <w:left w:val="nil"/>
              <w:bottom w:val="single" w:sz="4" w:space="0" w:color="auto"/>
              <w:right w:val="nil"/>
            </w:tcBorders>
            <w:shd w:val="clear" w:color="auto" w:fill="auto"/>
            <w:vAlign w:val="center"/>
            <w:hideMark/>
          </w:tcPr>
          <w:p w14:paraId="6D177577" w14:textId="77777777" w:rsidR="00AC74D4" w:rsidRPr="00CF12F0" w:rsidRDefault="00AC74D4" w:rsidP="005C1DC3">
            <w:pPr>
              <w:jc w:val="center"/>
              <w:rPr>
                <w:color w:val="000000"/>
                <w:sz w:val="16"/>
                <w:szCs w:val="16"/>
              </w:rPr>
            </w:pPr>
            <w:r w:rsidRPr="00CF12F0">
              <w:rPr>
                <w:color w:val="000000"/>
                <w:sz w:val="16"/>
                <w:szCs w:val="16"/>
              </w:rPr>
              <w:t>1.217 [0.111;  13.277]</w:t>
            </w:r>
          </w:p>
        </w:tc>
        <w:tc>
          <w:tcPr>
            <w:tcW w:w="582"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38024B1F" w14:textId="77777777" w:rsidR="00AC74D4" w:rsidRPr="00CF12F0" w:rsidRDefault="00AC74D4" w:rsidP="005C1DC3">
            <w:pPr>
              <w:jc w:val="center"/>
              <w:rPr>
                <w:color w:val="FFFFFF"/>
                <w:sz w:val="16"/>
                <w:szCs w:val="16"/>
              </w:rPr>
            </w:pPr>
            <w:r w:rsidRPr="00CF12F0">
              <w:rPr>
                <w:color w:val="FFFFFF"/>
                <w:sz w:val="16"/>
                <w:szCs w:val="16"/>
              </w:rPr>
              <w:t>TA</w:t>
            </w:r>
          </w:p>
        </w:tc>
        <w:tc>
          <w:tcPr>
            <w:tcW w:w="201" w:type="pct"/>
            <w:tcBorders>
              <w:top w:val="nil"/>
              <w:left w:val="nil"/>
              <w:bottom w:val="single" w:sz="4" w:space="0" w:color="auto"/>
              <w:right w:val="nil"/>
            </w:tcBorders>
            <w:shd w:val="clear" w:color="auto" w:fill="auto"/>
            <w:vAlign w:val="center"/>
            <w:hideMark/>
          </w:tcPr>
          <w:p w14:paraId="4B08A586" w14:textId="77777777" w:rsidR="00AC74D4" w:rsidRPr="00CF12F0" w:rsidRDefault="00AC74D4" w:rsidP="005C1DC3">
            <w:pPr>
              <w:jc w:val="center"/>
              <w:rPr>
                <w:color w:val="000000"/>
                <w:sz w:val="16"/>
                <w:szCs w:val="16"/>
              </w:rPr>
            </w:pPr>
            <w:r w:rsidRPr="00CF12F0">
              <w:rPr>
                <w:color w:val="000000"/>
                <w:sz w:val="16"/>
                <w:szCs w:val="16"/>
              </w:rPr>
              <w:t>4</w:t>
            </w:r>
          </w:p>
        </w:tc>
        <w:tc>
          <w:tcPr>
            <w:tcW w:w="272" w:type="pct"/>
            <w:tcBorders>
              <w:top w:val="nil"/>
              <w:left w:val="nil"/>
              <w:bottom w:val="single" w:sz="4" w:space="0" w:color="auto"/>
              <w:right w:val="nil"/>
            </w:tcBorders>
            <w:shd w:val="clear" w:color="auto" w:fill="auto"/>
            <w:vAlign w:val="center"/>
            <w:hideMark/>
          </w:tcPr>
          <w:p w14:paraId="25C2E78A" w14:textId="77777777" w:rsidR="00AC74D4" w:rsidRPr="00CF12F0" w:rsidRDefault="00AC74D4" w:rsidP="005C1DC3">
            <w:pPr>
              <w:jc w:val="center"/>
              <w:rPr>
                <w:color w:val="000000"/>
                <w:sz w:val="16"/>
                <w:szCs w:val="16"/>
              </w:rPr>
            </w:pPr>
            <w:r w:rsidRPr="00CF12F0">
              <w:rPr>
                <w:color w:val="000000"/>
                <w:sz w:val="16"/>
                <w:szCs w:val="16"/>
              </w:rPr>
              <w:t>0.3429</w:t>
            </w:r>
          </w:p>
        </w:tc>
      </w:tr>
      <w:tr w:rsidR="00AC74D4" w:rsidRPr="00CF12F0" w14:paraId="04F3D518" w14:textId="77777777" w:rsidTr="005C1DC3">
        <w:trPr>
          <w:trHeight w:val="230"/>
        </w:trPr>
        <w:tc>
          <w:tcPr>
            <w:tcW w:w="484" w:type="pct"/>
            <w:tcBorders>
              <w:top w:val="nil"/>
              <w:left w:val="nil"/>
              <w:bottom w:val="nil"/>
              <w:right w:val="nil"/>
            </w:tcBorders>
            <w:shd w:val="clear" w:color="auto" w:fill="auto"/>
            <w:noWrap/>
            <w:vAlign w:val="bottom"/>
            <w:hideMark/>
          </w:tcPr>
          <w:p w14:paraId="4F847F9A" w14:textId="77777777" w:rsidR="00AC74D4" w:rsidRPr="00CF12F0" w:rsidRDefault="00AC74D4" w:rsidP="005C1DC3">
            <w:pPr>
              <w:jc w:val="center"/>
              <w:rPr>
                <w:color w:val="000000"/>
                <w:sz w:val="16"/>
                <w:szCs w:val="16"/>
              </w:rPr>
            </w:pPr>
          </w:p>
        </w:tc>
        <w:tc>
          <w:tcPr>
            <w:tcW w:w="304" w:type="pct"/>
            <w:tcBorders>
              <w:top w:val="nil"/>
              <w:left w:val="nil"/>
              <w:bottom w:val="nil"/>
              <w:right w:val="nil"/>
            </w:tcBorders>
            <w:shd w:val="clear" w:color="auto" w:fill="auto"/>
            <w:noWrap/>
            <w:vAlign w:val="bottom"/>
            <w:hideMark/>
          </w:tcPr>
          <w:p w14:paraId="292006E5" w14:textId="77777777" w:rsidR="00AC74D4" w:rsidRPr="00CF12F0" w:rsidRDefault="00AC74D4" w:rsidP="005C1DC3">
            <w:pPr>
              <w:rPr>
                <w:sz w:val="16"/>
                <w:szCs w:val="16"/>
              </w:rPr>
            </w:pPr>
          </w:p>
        </w:tc>
        <w:tc>
          <w:tcPr>
            <w:tcW w:w="3740" w:type="pct"/>
            <w:gridSpan w:val="6"/>
            <w:tcBorders>
              <w:top w:val="nil"/>
              <w:left w:val="nil"/>
              <w:bottom w:val="single" w:sz="4" w:space="0" w:color="auto"/>
              <w:right w:val="nil"/>
            </w:tcBorders>
            <w:shd w:val="clear" w:color="auto" w:fill="auto"/>
            <w:noWrap/>
            <w:vAlign w:val="bottom"/>
            <w:hideMark/>
          </w:tcPr>
          <w:p w14:paraId="4CB551C3" w14:textId="77777777" w:rsidR="00AC74D4" w:rsidRPr="00CF12F0" w:rsidRDefault="00AC74D4" w:rsidP="005C1DC3">
            <w:pPr>
              <w:jc w:val="center"/>
              <w:rPr>
                <w:color w:val="000000"/>
                <w:sz w:val="16"/>
                <w:szCs w:val="16"/>
              </w:rPr>
            </w:pPr>
            <w:r w:rsidRPr="00CF12F0">
              <w:rPr>
                <w:color w:val="000000"/>
                <w:sz w:val="16"/>
                <w:szCs w:val="16"/>
              </w:rPr>
              <w:t> </w:t>
            </w:r>
          </w:p>
        </w:tc>
        <w:tc>
          <w:tcPr>
            <w:tcW w:w="201" w:type="pct"/>
            <w:tcBorders>
              <w:top w:val="nil"/>
              <w:left w:val="nil"/>
              <w:bottom w:val="nil"/>
              <w:right w:val="nil"/>
            </w:tcBorders>
            <w:shd w:val="clear" w:color="auto" w:fill="auto"/>
            <w:noWrap/>
            <w:vAlign w:val="bottom"/>
            <w:hideMark/>
          </w:tcPr>
          <w:p w14:paraId="630E861F" w14:textId="77777777" w:rsidR="00AC74D4" w:rsidRPr="00CF12F0" w:rsidRDefault="00AC74D4" w:rsidP="005C1DC3">
            <w:pPr>
              <w:jc w:val="center"/>
              <w:rPr>
                <w:color w:val="000000"/>
                <w:sz w:val="16"/>
                <w:szCs w:val="16"/>
              </w:rPr>
            </w:pPr>
          </w:p>
        </w:tc>
        <w:tc>
          <w:tcPr>
            <w:tcW w:w="272" w:type="pct"/>
            <w:tcBorders>
              <w:top w:val="nil"/>
              <w:left w:val="nil"/>
              <w:bottom w:val="nil"/>
              <w:right w:val="nil"/>
            </w:tcBorders>
            <w:shd w:val="clear" w:color="auto" w:fill="auto"/>
            <w:noWrap/>
            <w:vAlign w:val="bottom"/>
            <w:hideMark/>
          </w:tcPr>
          <w:p w14:paraId="3F3C3CC3" w14:textId="77777777" w:rsidR="00AC74D4" w:rsidRPr="00CF12F0" w:rsidRDefault="00AC74D4" w:rsidP="005C1DC3">
            <w:pPr>
              <w:rPr>
                <w:sz w:val="16"/>
                <w:szCs w:val="16"/>
              </w:rPr>
            </w:pPr>
          </w:p>
        </w:tc>
      </w:tr>
      <w:tr w:rsidR="00AC74D4" w:rsidRPr="00CF12F0" w14:paraId="193B91EE" w14:textId="77777777" w:rsidTr="005C1DC3">
        <w:trPr>
          <w:trHeight w:val="230"/>
        </w:trPr>
        <w:tc>
          <w:tcPr>
            <w:tcW w:w="484" w:type="pct"/>
            <w:vMerge w:val="restart"/>
            <w:tcBorders>
              <w:top w:val="single" w:sz="4" w:space="0" w:color="auto"/>
              <w:left w:val="nil"/>
              <w:bottom w:val="single" w:sz="4" w:space="0" w:color="000000"/>
              <w:right w:val="nil"/>
            </w:tcBorders>
            <w:shd w:val="clear" w:color="auto" w:fill="auto"/>
            <w:vAlign w:val="center"/>
            <w:hideMark/>
          </w:tcPr>
          <w:p w14:paraId="19429B70" w14:textId="77777777" w:rsidR="00AC74D4" w:rsidRPr="00CF12F0" w:rsidRDefault="00AC74D4" w:rsidP="005C1DC3">
            <w:pPr>
              <w:jc w:val="center"/>
              <w:rPr>
                <w:color w:val="000000"/>
                <w:sz w:val="16"/>
                <w:szCs w:val="16"/>
              </w:rPr>
            </w:pPr>
            <w:r w:rsidRPr="00CF12F0">
              <w:rPr>
                <w:color w:val="000000"/>
                <w:sz w:val="16"/>
                <w:szCs w:val="16"/>
              </w:rPr>
              <w:t>Graft failure</w:t>
            </w:r>
          </w:p>
        </w:tc>
        <w:tc>
          <w:tcPr>
            <w:tcW w:w="304" w:type="pct"/>
            <w:tcBorders>
              <w:top w:val="single" w:sz="4" w:space="0" w:color="auto"/>
              <w:left w:val="nil"/>
              <w:bottom w:val="nil"/>
              <w:right w:val="nil"/>
            </w:tcBorders>
            <w:shd w:val="clear" w:color="auto" w:fill="auto"/>
            <w:vAlign w:val="center"/>
            <w:hideMark/>
          </w:tcPr>
          <w:p w14:paraId="2B51E77D" w14:textId="77777777" w:rsidR="00AC74D4" w:rsidRPr="00CF12F0" w:rsidRDefault="00AC74D4" w:rsidP="005C1DC3">
            <w:pPr>
              <w:rPr>
                <w:color w:val="000000"/>
                <w:sz w:val="16"/>
                <w:szCs w:val="16"/>
              </w:rPr>
            </w:pPr>
            <w:r w:rsidRPr="00CF12F0">
              <w:rPr>
                <w:color w:val="000000"/>
                <w:sz w:val="16"/>
                <w:szCs w:val="16"/>
              </w:rPr>
              <w:t>BPTB</w:t>
            </w:r>
          </w:p>
        </w:tc>
        <w:tc>
          <w:tcPr>
            <w:tcW w:w="669" w:type="pct"/>
            <w:tcBorders>
              <w:top w:val="nil"/>
              <w:left w:val="single" w:sz="4" w:space="0" w:color="auto"/>
              <w:bottom w:val="single" w:sz="4" w:space="0" w:color="auto"/>
              <w:right w:val="single" w:sz="4" w:space="0" w:color="auto"/>
            </w:tcBorders>
            <w:shd w:val="clear" w:color="000000" w:fill="D9D9D9"/>
            <w:vAlign w:val="center"/>
            <w:hideMark/>
          </w:tcPr>
          <w:p w14:paraId="002A6B0C" w14:textId="77777777" w:rsidR="00AC74D4" w:rsidRPr="00CF12F0" w:rsidRDefault="00AC74D4" w:rsidP="005C1DC3">
            <w:pPr>
              <w:jc w:val="center"/>
              <w:rPr>
                <w:color w:val="000000"/>
                <w:sz w:val="16"/>
                <w:szCs w:val="16"/>
              </w:rPr>
            </w:pPr>
            <w:r w:rsidRPr="00CF12F0">
              <w:rPr>
                <w:color w:val="000000"/>
                <w:sz w:val="16"/>
                <w:szCs w:val="16"/>
              </w:rPr>
              <w:t>BPTB</w:t>
            </w:r>
          </w:p>
        </w:tc>
        <w:tc>
          <w:tcPr>
            <w:tcW w:w="655" w:type="pct"/>
            <w:tcBorders>
              <w:top w:val="nil"/>
              <w:left w:val="nil"/>
              <w:bottom w:val="nil"/>
              <w:right w:val="nil"/>
            </w:tcBorders>
            <w:shd w:val="clear" w:color="auto" w:fill="auto"/>
            <w:vAlign w:val="center"/>
            <w:hideMark/>
          </w:tcPr>
          <w:p w14:paraId="76596D85" w14:textId="77777777" w:rsidR="00AC74D4" w:rsidRPr="00CF12F0" w:rsidRDefault="00AC74D4" w:rsidP="005C1DC3">
            <w:pPr>
              <w:jc w:val="center"/>
              <w:rPr>
                <w:color w:val="000000"/>
                <w:sz w:val="16"/>
                <w:szCs w:val="16"/>
              </w:rPr>
            </w:pPr>
            <w:r w:rsidRPr="00CF12F0">
              <w:rPr>
                <w:color w:val="000000"/>
                <w:sz w:val="16"/>
                <w:szCs w:val="16"/>
              </w:rPr>
              <w:t>2.535 [1.746;   3.680]</w:t>
            </w:r>
          </w:p>
        </w:tc>
        <w:tc>
          <w:tcPr>
            <w:tcW w:w="640" w:type="pct"/>
            <w:tcBorders>
              <w:top w:val="nil"/>
              <w:left w:val="nil"/>
              <w:bottom w:val="nil"/>
              <w:right w:val="nil"/>
            </w:tcBorders>
            <w:shd w:val="clear" w:color="auto" w:fill="auto"/>
            <w:vAlign w:val="center"/>
            <w:hideMark/>
          </w:tcPr>
          <w:p w14:paraId="5FCB7011" w14:textId="77777777" w:rsidR="00AC74D4" w:rsidRPr="00CF12F0" w:rsidRDefault="00AC74D4" w:rsidP="005C1DC3">
            <w:pPr>
              <w:jc w:val="center"/>
              <w:rPr>
                <w:color w:val="000000"/>
                <w:sz w:val="16"/>
                <w:szCs w:val="16"/>
              </w:rPr>
            </w:pPr>
            <w:r w:rsidRPr="00CF12F0">
              <w:rPr>
                <w:color w:val="000000"/>
                <w:sz w:val="16"/>
                <w:szCs w:val="16"/>
              </w:rPr>
              <w:t>.</w:t>
            </w:r>
          </w:p>
        </w:tc>
        <w:tc>
          <w:tcPr>
            <w:tcW w:w="597" w:type="pct"/>
            <w:tcBorders>
              <w:top w:val="nil"/>
              <w:left w:val="nil"/>
              <w:bottom w:val="nil"/>
              <w:right w:val="nil"/>
            </w:tcBorders>
            <w:shd w:val="clear" w:color="auto" w:fill="auto"/>
            <w:vAlign w:val="center"/>
            <w:hideMark/>
          </w:tcPr>
          <w:p w14:paraId="1A9721DB" w14:textId="77777777" w:rsidR="00AC74D4" w:rsidRPr="00CF12F0" w:rsidRDefault="00AC74D4" w:rsidP="005C1DC3">
            <w:pPr>
              <w:jc w:val="center"/>
              <w:rPr>
                <w:color w:val="000000"/>
                <w:sz w:val="16"/>
                <w:szCs w:val="16"/>
              </w:rPr>
            </w:pPr>
            <w:r w:rsidRPr="00CF12F0">
              <w:rPr>
                <w:color w:val="000000"/>
                <w:sz w:val="16"/>
                <w:szCs w:val="16"/>
              </w:rPr>
              <w:t> </w:t>
            </w:r>
          </w:p>
        </w:tc>
        <w:tc>
          <w:tcPr>
            <w:tcW w:w="597" w:type="pct"/>
            <w:tcBorders>
              <w:top w:val="nil"/>
              <w:left w:val="nil"/>
              <w:bottom w:val="nil"/>
              <w:right w:val="nil"/>
            </w:tcBorders>
            <w:shd w:val="clear" w:color="auto" w:fill="auto"/>
            <w:vAlign w:val="center"/>
            <w:hideMark/>
          </w:tcPr>
          <w:p w14:paraId="32FA94B1" w14:textId="77777777" w:rsidR="00AC74D4" w:rsidRPr="00CF12F0" w:rsidRDefault="00AC74D4" w:rsidP="005C1DC3">
            <w:pPr>
              <w:jc w:val="center"/>
              <w:rPr>
                <w:color w:val="000000"/>
                <w:sz w:val="16"/>
                <w:szCs w:val="16"/>
              </w:rPr>
            </w:pPr>
            <w:r w:rsidRPr="00CF12F0">
              <w:rPr>
                <w:color w:val="000000"/>
                <w:sz w:val="16"/>
                <w:szCs w:val="16"/>
              </w:rPr>
              <w:t> </w:t>
            </w:r>
          </w:p>
        </w:tc>
        <w:tc>
          <w:tcPr>
            <w:tcW w:w="582" w:type="pct"/>
            <w:tcBorders>
              <w:top w:val="nil"/>
              <w:left w:val="nil"/>
              <w:bottom w:val="nil"/>
              <w:right w:val="nil"/>
            </w:tcBorders>
            <w:shd w:val="clear" w:color="auto" w:fill="auto"/>
            <w:vAlign w:val="center"/>
            <w:hideMark/>
          </w:tcPr>
          <w:p w14:paraId="522724BD" w14:textId="77777777" w:rsidR="00AC74D4" w:rsidRPr="00CF12F0" w:rsidRDefault="00AC74D4" w:rsidP="005C1DC3">
            <w:pPr>
              <w:jc w:val="center"/>
              <w:rPr>
                <w:color w:val="000000"/>
                <w:sz w:val="16"/>
                <w:szCs w:val="16"/>
              </w:rPr>
            </w:pPr>
            <w:r w:rsidRPr="00CF12F0">
              <w:rPr>
                <w:color w:val="000000"/>
                <w:sz w:val="16"/>
                <w:szCs w:val="16"/>
              </w:rPr>
              <w:t> </w:t>
            </w:r>
          </w:p>
        </w:tc>
        <w:tc>
          <w:tcPr>
            <w:tcW w:w="201" w:type="pct"/>
            <w:tcBorders>
              <w:top w:val="single" w:sz="4" w:space="0" w:color="auto"/>
              <w:left w:val="nil"/>
              <w:bottom w:val="nil"/>
              <w:right w:val="nil"/>
            </w:tcBorders>
            <w:shd w:val="clear" w:color="auto" w:fill="auto"/>
            <w:vAlign w:val="center"/>
            <w:hideMark/>
          </w:tcPr>
          <w:p w14:paraId="42B949B7" w14:textId="77777777" w:rsidR="00AC74D4" w:rsidRPr="00CF12F0" w:rsidRDefault="00AC74D4" w:rsidP="005C1DC3">
            <w:pPr>
              <w:jc w:val="center"/>
              <w:rPr>
                <w:color w:val="000000"/>
                <w:sz w:val="16"/>
                <w:szCs w:val="16"/>
              </w:rPr>
            </w:pPr>
            <w:r w:rsidRPr="00CF12F0">
              <w:rPr>
                <w:color w:val="000000"/>
                <w:sz w:val="16"/>
                <w:szCs w:val="16"/>
              </w:rPr>
              <w:t>1</w:t>
            </w:r>
          </w:p>
        </w:tc>
        <w:tc>
          <w:tcPr>
            <w:tcW w:w="272" w:type="pct"/>
            <w:tcBorders>
              <w:top w:val="single" w:sz="4" w:space="0" w:color="auto"/>
              <w:left w:val="nil"/>
              <w:bottom w:val="nil"/>
              <w:right w:val="nil"/>
            </w:tcBorders>
            <w:shd w:val="clear" w:color="auto" w:fill="auto"/>
            <w:vAlign w:val="center"/>
            <w:hideMark/>
          </w:tcPr>
          <w:p w14:paraId="594DD043" w14:textId="77777777" w:rsidR="00AC74D4" w:rsidRPr="00CF12F0" w:rsidRDefault="00AC74D4" w:rsidP="005C1DC3">
            <w:pPr>
              <w:jc w:val="center"/>
              <w:rPr>
                <w:color w:val="000000"/>
                <w:sz w:val="16"/>
                <w:szCs w:val="16"/>
              </w:rPr>
            </w:pPr>
            <w:r w:rsidRPr="00CF12F0">
              <w:rPr>
                <w:color w:val="000000"/>
                <w:sz w:val="16"/>
                <w:szCs w:val="16"/>
              </w:rPr>
              <w:t>0.9943</w:t>
            </w:r>
          </w:p>
        </w:tc>
      </w:tr>
      <w:tr w:rsidR="00AC74D4" w:rsidRPr="00CF12F0" w14:paraId="770582F4"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1D5A070B"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21CCF196" w14:textId="77777777" w:rsidR="00AC74D4" w:rsidRPr="00CF12F0" w:rsidRDefault="00AC74D4" w:rsidP="005C1DC3">
            <w:pPr>
              <w:rPr>
                <w:color w:val="000000"/>
                <w:sz w:val="16"/>
                <w:szCs w:val="16"/>
              </w:rPr>
            </w:pPr>
            <w:r w:rsidRPr="00CF12F0">
              <w:rPr>
                <w:color w:val="000000"/>
                <w:sz w:val="16"/>
                <w:szCs w:val="16"/>
              </w:rPr>
              <w:t>HT</w:t>
            </w:r>
          </w:p>
        </w:tc>
        <w:tc>
          <w:tcPr>
            <w:tcW w:w="669" w:type="pct"/>
            <w:tcBorders>
              <w:top w:val="nil"/>
              <w:left w:val="nil"/>
              <w:bottom w:val="nil"/>
              <w:right w:val="nil"/>
            </w:tcBorders>
            <w:shd w:val="clear" w:color="auto" w:fill="auto"/>
            <w:vAlign w:val="center"/>
            <w:hideMark/>
          </w:tcPr>
          <w:p w14:paraId="4E5CD0FF" w14:textId="77777777" w:rsidR="00AC74D4" w:rsidRPr="00CF12F0" w:rsidRDefault="00AC74D4" w:rsidP="005C1DC3">
            <w:pPr>
              <w:jc w:val="center"/>
              <w:rPr>
                <w:color w:val="000000"/>
                <w:sz w:val="16"/>
                <w:szCs w:val="16"/>
              </w:rPr>
            </w:pPr>
            <w:r w:rsidRPr="00CF12F0">
              <w:rPr>
                <w:color w:val="000000"/>
                <w:sz w:val="16"/>
                <w:szCs w:val="16"/>
              </w:rPr>
              <w:t>2.535 [1.746;    3.680]</w:t>
            </w:r>
          </w:p>
        </w:tc>
        <w:tc>
          <w:tcPr>
            <w:tcW w:w="65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59CAA7BE" w14:textId="77777777" w:rsidR="00AC74D4" w:rsidRPr="00CF12F0" w:rsidRDefault="00AC74D4" w:rsidP="005C1DC3">
            <w:pPr>
              <w:jc w:val="center"/>
              <w:rPr>
                <w:color w:val="000000"/>
                <w:sz w:val="16"/>
                <w:szCs w:val="16"/>
              </w:rPr>
            </w:pPr>
            <w:r w:rsidRPr="00CF12F0">
              <w:rPr>
                <w:color w:val="000000"/>
                <w:sz w:val="16"/>
                <w:szCs w:val="16"/>
              </w:rPr>
              <w:t>HT</w:t>
            </w:r>
          </w:p>
        </w:tc>
        <w:tc>
          <w:tcPr>
            <w:tcW w:w="640" w:type="pct"/>
            <w:tcBorders>
              <w:top w:val="nil"/>
              <w:left w:val="nil"/>
              <w:bottom w:val="nil"/>
              <w:right w:val="nil"/>
            </w:tcBorders>
            <w:shd w:val="clear" w:color="auto" w:fill="auto"/>
            <w:vAlign w:val="center"/>
            <w:hideMark/>
          </w:tcPr>
          <w:p w14:paraId="4E920D72" w14:textId="77777777" w:rsidR="00AC74D4" w:rsidRPr="00CF12F0" w:rsidRDefault="00AC74D4" w:rsidP="005C1DC3">
            <w:pPr>
              <w:jc w:val="center"/>
              <w:rPr>
                <w:color w:val="000000"/>
                <w:sz w:val="16"/>
                <w:szCs w:val="16"/>
              </w:rPr>
            </w:pPr>
            <w:r w:rsidRPr="00CF12F0">
              <w:rPr>
                <w:color w:val="000000"/>
                <w:sz w:val="16"/>
                <w:szCs w:val="16"/>
              </w:rPr>
              <w:t>16.929 [0.666; 430.480]</w:t>
            </w:r>
          </w:p>
        </w:tc>
        <w:tc>
          <w:tcPr>
            <w:tcW w:w="597" w:type="pct"/>
            <w:tcBorders>
              <w:top w:val="nil"/>
              <w:left w:val="nil"/>
              <w:bottom w:val="nil"/>
              <w:right w:val="nil"/>
            </w:tcBorders>
            <w:shd w:val="clear" w:color="auto" w:fill="auto"/>
            <w:vAlign w:val="center"/>
            <w:hideMark/>
          </w:tcPr>
          <w:p w14:paraId="541ABE0E" w14:textId="77777777" w:rsidR="00AC74D4" w:rsidRPr="00CF12F0" w:rsidRDefault="00AC74D4" w:rsidP="005C1DC3">
            <w:pPr>
              <w:jc w:val="center"/>
              <w:rPr>
                <w:color w:val="000000"/>
                <w:sz w:val="16"/>
                <w:szCs w:val="16"/>
              </w:rPr>
            </w:pPr>
          </w:p>
        </w:tc>
        <w:tc>
          <w:tcPr>
            <w:tcW w:w="597" w:type="pct"/>
            <w:tcBorders>
              <w:top w:val="nil"/>
              <w:left w:val="nil"/>
              <w:bottom w:val="nil"/>
              <w:right w:val="nil"/>
            </w:tcBorders>
            <w:shd w:val="clear" w:color="auto" w:fill="auto"/>
            <w:vAlign w:val="center"/>
            <w:hideMark/>
          </w:tcPr>
          <w:p w14:paraId="20FA11A7" w14:textId="77777777" w:rsidR="00AC74D4" w:rsidRPr="00CF12F0" w:rsidRDefault="00AC74D4" w:rsidP="005C1DC3">
            <w:pPr>
              <w:jc w:val="center"/>
              <w:rPr>
                <w:sz w:val="16"/>
                <w:szCs w:val="16"/>
              </w:rPr>
            </w:pPr>
          </w:p>
        </w:tc>
        <w:tc>
          <w:tcPr>
            <w:tcW w:w="582" w:type="pct"/>
            <w:tcBorders>
              <w:top w:val="nil"/>
              <w:left w:val="nil"/>
              <w:bottom w:val="nil"/>
              <w:right w:val="nil"/>
            </w:tcBorders>
            <w:shd w:val="clear" w:color="auto" w:fill="auto"/>
            <w:vAlign w:val="center"/>
            <w:hideMark/>
          </w:tcPr>
          <w:p w14:paraId="34840318" w14:textId="77777777" w:rsidR="00AC74D4" w:rsidRPr="00CF12F0" w:rsidRDefault="00AC74D4" w:rsidP="005C1DC3">
            <w:pPr>
              <w:jc w:val="center"/>
              <w:rPr>
                <w:sz w:val="16"/>
                <w:szCs w:val="16"/>
              </w:rPr>
            </w:pPr>
          </w:p>
        </w:tc>
        <w:tc>
          <w:tcPr>
            <w:tcW w:w="201" w:type="pct"/>
            <w:tcBorders>
              <w:top w:val="nil"/>
              <w:left w:val="nil"/>
              <w:bottom w:val="nil"/>
              <w:right w:val="nil"/>
            </w:tcBorders>
            <w:shd w:val="clear" w:color="auto" w:fill="auto"/>
            <w:vAlign w:val="center"/>
            <w:hideMark/>
          </w:tcPr>
          <w:p w14:paraId="477777E0" w14:textId="77777777" w:rsidR="00AC74D4" w:rsidRPr="00CF12F0" w:rsidRDefault="00AC74D4" w:rsidP="005C1DC3">
            <w:pPr>
              <w:jc w:val="center"/>
              <w:rPr>
                <w:color w:val="000000"/>
                <w:sz w:val="16"/>
                <w:szCs w:val="16"/>
              </w:rPr>
            </w:pPr>
            <w:r w:rsidRPr="00CF12F0">
              <w:rPr>
                <w:color w:val="000000"/>
                <w:sz w:val="16"/>
                <w:szCs w:val="16"/>
              </w:rPr>
              <w:t>2</w:t>
            </w:r>
          </w:p>
        </w:tc>
        <w:tc>
          <w:tcPr>
            <w:tcW w:w="272" w:type="pct"/>
            <w:tcBorders>
              <w:top w:val="nil"/>
              <w:left w:val="nil"/>
              <w:bottom w:val="nil"/>
              <w:right w:val="nil"/>
            </w:tcBorders>
            <w:shd w:val="clear" w:color="auto" w:fill="auto"/>
            <w:vAlign w:val="center"/>
            <w:hideMark/>
          </w:tcPr>
          <w:p w14:paraId="4D3EA324" w14:textId="77777777" w:rsidR="00AC74D4" w:rsidRPr="00CF12F0" w:rsidRDefault="00AC74D4" w:rsidP="005C1DC3">
            <w:pPr>
              <w:jc w:val="center"/>
              <w:rPr>
                <w:color w:val="000000"/>
                <w:sz w:val="16"/>
                <w:szCs w:val="16"/>
              </w:rPr>
            </w:pPr>
            <w:r w:rsidRPr="00CF12F0">
              <w:rPr>
                <w:color w:val="000000"/>
                <w:sz w:val="16"/>
                <w:szCs w:val="16"/>
              </w:rPr>
              <w:t>0.4784</w:t>
            </w:r>
          </w:p>
        </w:tc>
      </w:tr>
      <w:tr w:rsidR="00AC74D4" w:rsidRPr="00CF12F0" w14:paraId="01A56486"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297DB38B"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565D9A5C" w14:textId="77777777" w:rsidR="00AC74D4" w:rsidRPr="00CF12F0" w:rsidRDefault="00AC74D4" w:rsidP="005C1DC3">
            <w:pPr>
              <w:rPr>
                <w:color w:val="000000"/>
                <w:sz w:val="16"/>
                <w:szCs w:val="16"/>
              </w:rPr>
            </w:pPr>
            <w:r w:rsidRPr="00CF12F0">
              <w:rPr>
                <w:color w:val="000000"/>
                <w:sz w:val="16"/>
                <w:szCs w:val="16"/>
              </w:rPr>
              <w:t>QT</w:t>
            </w:r>
          </w:p>
        </w:tc>
        <w:tc>
          <w:tcPr>
            <w:tcW w:w="669" w:type="pct"/>
            <w:tcBorders>
              <w:top w:val="nil"/>
              <w:left w:val="nil"/>
              <w:bottom w:val="nil"/>
              <w:right w:val="nil"/>
            </w:tcBorders>
            <w:shd w:val="clear" w:color="auto" w:fill="auto"/>
            <w:vAlign w:val="center"/>
            <w:hideMark/>
          </w:tcPr>
          <w:p w14:paraId="5FF7A478" w14:textId="77777777" w:rsidR="00AC74D4" w:rsidRPr="00CF12F0" w:rsidRDefault="00AC74D4" w:rsidP="005C1DC3">
            <w:pPr>
              <w:jc w:val="center"/>
              <w:rPr>
                <w:color w:val="000000"/>
                <w:sz w:val="16"/>
                <w:szCs w:val="16"/>
              </w:rPr>
            </w:pPr>
            <w:r w:rsidRPr="00CF12F0">
              <w:rPr>
                <w:color w:val="000000"/>
                <w:sz w:val="16"/>
                <w:szCs w:val="16"/>
              </w:rPr>
              <w:t>42.911 [1.652; 1114.806]</w:t>
            </w:r>
          </w:p>
        </w:tc>
        <w:tc>
          <w:tcPr>
            <w:tcW w:w="655" w:type="pct"/>
            <w:tcBorders>
              <w:top w:val="nil"/>
              <w:left w:val="nil"/>
              <w:bottom w:val="nil"/>
              <w:right w:val="nil"/>
            </w:tcBorders>
            <w:shd w:val="clear" w:color="auto" w:fill="auto"/>
            <w:vAlign w:val="center"/>
            <w:hideMark/>
          </w:tcPr>
          <w:p w14:paraId="3A6D82C2" w14:textId="77777777" w:rsidR="00AC74D4" w:rsidRPr="00CF12F0" w:rsidRDefault="00AC74D4" w:rsidP="005C1DC3">
            <w:pPr>
              <w:jc w:val="center"/>
              <w:rPr>
                <w:color w:val="000000"/>
                <w:sz w:val="16"/>
                <w:szCs w:val="16"/>
              </w:rPr>
            </w:pPr>
            <w:r w:rsidRPr="00CF12F0">
              <w:rPr>
                <w:color w:val="000000"/>
                <w:sz w:val="16"/>
                <w:szCs w:val="16"/>
              </w:rPr>
              <w:t>16.929 [0.666;  430.480]</w:t>
            </w:r>
          </w:p>
        </w:tc>
        <w:tc>
          <w:tcPr>
            <w:tcW w:w="640" w:type="pct"/>
            <w:tcBorders>
              <w:top w:val="single" w:sz="4" w:space="0" w:color="auto"/>
              <w:left w:val="single" w:sz="4" w:space="0" w:color="auto"/>
              <w:bottom w:val="single" w:sz="4" w:space="0" w:color="auto"/>
              <w:right w:val="single" w:sz="4" w:space="0" w:color="auto"/>
            </w:tcBorders>
            <w:shd w:val="clear" w:color="000000" w:fill="BFBFBF"/>
            <w:vAlign w:val="center"/>
            <w:hideMark/>
          </w:tcPr>
          <w:p w14:paraId="163E2D49" w14:textId="77777777" w:rsidR="00AC74D4" w:rsidRPr="00CF12F0" w:rsidRDefault="00AC74D4" w:rsidP="005C1DC3">
            <w:pPr>
              <w:jc w:val="center"/>
              <w:rPr>
                <w:color w:val="000000"/>
                <w:sz w:val="16"/>
                <w:szCs w:val="16"/>
              </w:rPr>
            </w:pPr>
            <w:r w:rsidRPr="00CF12F0">
              <w:rPr>
                <w:color w:val="000000"/>
                <w:sz w:val="16"/>
                <w:szCs w:val="16"/>
              </w:rPr>
              <w:t>QT</w:t>
            </w:r>
          </w:p>
        </w:tc>
        <w:tc>
          <w:tcPr>
            <w:tcW w:w="597" w:type="pct"/>
            <w:tcBorders>
              <w:top w:val="nil"/>
              <w:left w:val="nil"/>
              <w:bottom w:val="nil"/>
              <w:right w:val="nil"/>
            </w:tcBorders>
            <w:shd w:val="clear" w:color="auto" w:fill="auto"/>
            <w:vAlign w:val="center"/>
            <w:hideMark/>
          </w:tcPr>
          <w:p w14:paraId="6A5C1711" w14:textId="77777777" w:rsidR="00AC74D4" w:rsidRPr="00CF12F0" w:rsidRDefault="00AC74D4" w:rsidP="005C1DC3">
            <w:pPr>
              <w:jc w:val="center"/>
              <w:rPr>
                <w:color w:val="000000"/>
                <w:sz w:val="16"/>
                <w:szCs w:val="16"/>
              </w:rPr>
            </w:pPr>
          </w:p>
        </w:tc>
        <w:tc>
          <w:tcPr>
            <w:tcW w:w="597" w:type="pct"/>
            <w:tcBorders>
              <w:top w:val="nil"/>
              <w:left w:val="nil"/>
              <w:bottom w:val="nil"/>
              <w:right w:val="nil"/>
            </w:tcBorders>
            <w:shd w:val="clear" w:color="auto" w:fill="auto"/>
            <w:vAlign w:val="center"/>
            <w:hideMark/>
          </w:tcPr>
          <w:p w14:paraId="69EDE74D" w14:textId="77777777" w:rsidR="00AC74D4" w:rsidRPr="00CF12F0" w:rsidRDefault="00AC74D4" w:rsidP="005C1DC3">
            <w:pPr>
              <w:jc w:val="center"/>
              <w:rPr>
                <w:sz w:val="16"/>
                <w:szCs w:val="16"/>
              </w:rPr>
            </w:pPr>
          </w:p>
        </w:tc>
        <w:tc>
          <w:tcPr>
            <w:tcW w:w="582" w:type="pct"/>
            <w:tcBorders>
              <w:top w:val="nil"/>
              <w:left w:val="nil"/>
              <w:bottom w:val="nil"/>
              <w:right w:val="nil"/>
            </w:tcBorders>
            <w:shd w:val="clear" w:color="auto" w:fill="auto"/>
            <w:vAlign w:val="center"/>
            <w:hideMark/>
          </w:tcPr>
          <w:p w14:paraId="66CF660A" w14:textId="77777777" w:rsidR="00AC74D4" w:rsidRPr="00CF12F0" w:rsidRDefault="00AC74D4" w:rsidP="005C1DC3">
            <w:pPr>
              <w:jc w:val="center"/>
              <w:rPr>
                <w:sz w:val="16"/>
                <w:szCs w:val="16"/>
              </w:rPr>
            </w:pPr>
          </w:p>
        </w:tc>
        <w:tc>
          <w:tcPr>
            <w:tcW w:w="201" w:type="pct"/>
            <w:tcBorders>
              <w:top w:val="nil"/>
              <w:left w:val="nil"/>
              <w:bottom w:val="nil"/>
              <w:right w:val="nil"/>
            </w:tcBorders>
            <w:shd w:val="clear" w:color="auto" w:fill="auto"/>
            <w:vAlign w:val="center"/>
            <w:hideMark/>
          </w:tcPr>
          <w:p w14:paraId="3D8A6B25" w14:textId="77777777" w:rsidR="00AC74D4" w:rsidRPr="00CF12F0" w:rsidRDefault="00AC74D4" w:rsidP="005C1DC3">
            <w:pPr>
              <w:jc w:val="center"/>
              <w:rPr>
                <w:color w:val="000000"/>
                <w:sz w:val="16"/>
                <w:szCs w:val="16"/>
              </w:rPr>
            </w:pPr>
            <w:r w:rsidRPr="00CF12F0">
              <w:rPr>
                <w:color w:val="000000"/>
                <w:sz w:val="16"/>
                <w:szCs w:val="16"/>
              </w:rPr>
              <w:t>3</w:t>
            </w:r>
          </w:p>
        </w:tc>
        <w:tc>
          <w:tcPr>
            <w:tcW w:w="272" w:type="pct"/>
            <w:tcBorders>
              <w:top w:val="nil"/>
              <w:left w:val="nil"/>
              <w:bottom w:val="nil"/>
              <w:right w:val="nil"/>
            </w:tcBorders>
            <w:shd w:val="clear" w:color="auto" w:fill="auto"/>
            <w:vAlign w:val="center"/>
            <w:hideMark/>
          </w:tcPr>
          <w:p w14:paraId="023D384C" w14:textId="77777777" w:rsidR="00AC74D4" w:rsidRPr="00CF12F0" w:rsidRDefault="00AC74D4" w:rsidP="005C1DC3">
            <w:pPr>
              <w:jc w:val="center"/>
              <w:rPr>
                <w:color w:val="000000"/>
                <w:sz w:val="16"/>
                <w:szCs w:val="16"/>
              </w:rPr>
            </w:pPr>
            <w:r w:rsidRPr="00CF12F0">
              <w:rPr>
                <w:color w:val="000000"/>
                <w:sz w:val="16"/>
                <w:szCs w:val="16"/>
              </w:rPr>
              <w:t>0.0273</w:t>
            </w:r>
          </w:p>
        </w:tc>
      </w:tr>
      <w:tr w:rsidR="00AC74D4" w:rsidRPr="00CF12F0" w14:paraId="0A35D0D1"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410E22E7"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565DC78F" w14:textId="77777777" w:rsidR="00AC74D4" w:rsidRPr="00CF12F0" w:rsidRDefault="00AC74D4" w:rsidP="005C1DC3">
            <w:pPr>
              <w:rPr>
                <w:color w:val="000000"/>
                <w:sz w:val="16"/>
                <w:szCs w:val="16"/>
              </w:rPr>
            </w:pPr>
            <w:r w:rsidRPr="00CF12F0">
              <w:rPr>
                <w:color w:val="000000"/>
                <w:sz w:val="16"/>
                <w:szCs w:val="16"/>
              </w:rPr>
              <w:t>PLT</w:t>
            </w:r>
          </w:p>
        </w:tc>
        <w:tc>
          <w:tcPr>
            <w:tcW w:w="669" w:type="pct"/>
            <w:tcBorders>
              <w:top w:val="nil"/>
              <w:left w:val="nil"/>
              <w:bottom w:val="nil"/>
              <w:right w:val="nil"/>
            </w:tcBorders>
            <w:shd w:val="clear" w:color="auto" w:fill="auto"/>
            <w:vAlign w:val="center"/>
            <w:hideMark/>
          </w:tcPr>
          <w:p w14:paraId="66BDA944" w14:textId="77777777" w:rsidR="00AC74D4" w:rsidRPr="00CF12F0" w:rsidRDefault="00AC74D4" w:rsidP="005C1DC3">
            <w:pPr>
              <w:rPr>
                <w:color w:val="000000"/>
                <w:sz w:val="16"/>
                <w:szCs w:val="16"/>
              </w:rPr>
            </w:pPr>
          </w:p>
        </w:tc>
        <w:tc>
          <w:tcPr>
            <w:tcW w:w="655" w:type="pct"/>
            <w:tcBorders>
              <w:top w:val="nil"/>
              <w:left w:val="nil"/>
              <w:bottom w:val="nil"/>
              <w:right w:val="nil"/>
            </w:tcBorders>
            <w:shd w:val="clear" w:color="auto" w:fill="auto"/>
            <w:vAlign w:val="center"/>
            <w:hideMark/>
          </w:tcPr>
          <w:p w14:paraId="15137A43" w14:textId="77777777" w:rsidR="00AC74D4" w:rsidRPr="00CF12F0" w:rsidRDefault="00AC74D4" w:rsidP="005C1DC3">
            <w:pPr>
              <w:jc w:val="center"/>
              <w:rPr>
                <w:sz w:val="16"/>
                <w:szCs w:val="16"/>
              </w:rPr>
            </w:pPr>
          </w:p>
        </w:tc>
        <w:tc>
          <w:tcPr>
            <w:tcW w:w="640" w:type="pct"/>
            <w:tcBorders>
              <w:top w:val="nil"/>
              <w:left w:val="nil"/>
              <w:bottom w:val="nil"/>
              <w:right w:val="nil"/>
            </w:tcBorders>
            <w:shd w:val="clear" w:color="auto" w:fill="auto"/>
            <w:vAlign w:val="center"/>
            <w:hideMark/>
          </w:tcPr>
          <w:p w14:paraId="274606AD" w14:textId="77777777" w:rsidR="00AC74D4" w:rsidRPr="00CF12F0" w:rsidRDefault="00AC74D4" w:rsidP="005C1DC3">
            <w:pPr>
              <w:jc w:val="center"/>
              <w:rPr>
                <w:sz w:val="16"/>
                <w:szCs w:val="16"/>
              </w:rPr>
            </w:pPr>
          </w:p>
        </w:tc>
        <w:tc>
          <w:tcPr>
            <w:tcW w:w="597" w:type="pct"/>
            <w:tcBorders>
              <w:top w:val="single" w:sz="4" w:space="0" w:color="auto"/>
              <w:left w:val="single" w:sz="4" w:space="0" w:color="auto"/>
              <w:bottom w:val="single" w:sz="4" w:space="0" w:color="auto"/>
              <w:right w:val="single" w:sz="4" w:space="0" w:color="auto"/>
            </w:tcBorders>
            <w:shd w:val="clear" w:color="000000" w:fill="A6A6A6"/>
            <w:vAlign w:val="center"/>
            <w:hideMark/>
          </w:tcPr>
          <w:p w14:paraId="447AE660" w14:textId="77777777" w:rsidR="00AC74D4" w:rsidRPr="00CF12F0" w:rsidRDefault="00AC74D4" w:rsidP="005C1DC3">
            <w:pPr>
              <w:jc w:val="center"/>
              <w:rPr>
                <w:color w:val="000000"/>
                <w:sz w:val="16"/>
                <w:szCs w:val="16"/>
              </w:rPr>
            </w:pPr>
            <w:r w:rsidRPr="00CF12F0">
              <w:rPr>
                <w:color w:val="000000"/>
                <w:sz w:val="16"/>
                <w:szCs w:val="16"/>
              </w:rPr>
              <w:t>PLT</w:t>
            </w:r>
          </w:p>
        </w:tc>
        <w:tc>
          <w:tcPr>
            <w:tcW w:w="597" w:type="pct"/>
            <w:tcBorders>
              <w:top w:val="nil"/>
              <w:left w:val="nil"/>
              <w:bottom w:val="nil"/>
              <w:right w:val="nil"/>
            </w:tcBorders>
            <w:shd w:val="clear" w:color="auto" w:fill="auto"/>
            <w:vAlign w:val="center"/>
            <w:hideMark/>
          </w:tcPr>
          <w:p w14:paraId="39E4CE50" w14:textId="77777777" w:rsidR="00AC74D4" w:rsidRPr="00CF12F0" w:rsidRDefault="00AC74D4" w:rsidP="005C1DC3">
            <w:pPr>
              <w:jc w:val="center"/>
              <w:rPr>
                <w:color w:val="000000"/>
                <w:sz w:val="16"/>
                <w:szCs w:val="16"/>
              </w:rPr>
            </w:pPr>
          </w:p>
        </w:tc>
        <w:tc>
          <w:tcPr>
            <w:tcW w:w="582" w:type="pct"/>
            <w:tcBorders>
              <w:top w:val="nil"/>
              <w:left w:val="nil"/>
              <w:bottom w:val="nil"/>
              <w:right w:val="nil"/>
            </w:tcBorders>
            <w:shd w:val="clear" w:color="auto" w:fill="auto"/>
            <w:vAlign w:val="center"/>
            <w:hideMark/>
          </w:tcPr>
          <w:p w14:paraId="19CB99F3" w14:textId="77777777" w:rsidR="00AC74D4" w:rsidRPr="00CF12F0" w:rsidRDefault="00AC74D4" w:rsidP="005C1DC3">
            <w:pPr>
              <w:jc w:val="center"/>
              <w:rPr>
                <w:sz w:val="16"/>
                <w:szCs w:val="16"/>
              </w:rPr>
            </w:pPr>
          </w:p>
        </w:tc>
        <w:tc>
          <w:tcPr>
            <w:tcW w:w="201" w:type="pct"/>
            <w:tcBorders>
              <w:top w:val="nil"/>
              <w:left w:val="nil"/>
              <w:bottom w:val="nil"/>
              <w:right w:val="nil"/>
            </w:tcBorders>
            <w:shd w:val="clear" w:color="auto" w:fill="auto"/>
            <w:vAlign w:val="center"/>
            <w:hideMark/>
          </w:tcPr>
          <w:p w14:paraId="32DDAC4F" w14:textId="77777777" w:rsidR="00AC74D4" w:rsidRPr="00CF12F0" w:rsidRDefault="00AC74D4" w:rsidP="005C1DC3">
            <w:pPr>
              <w:jc w:val="center"/>
              <w:rPr>
                <w:sz w:val="16"/>
                <w:szCs w:val="16"/>
              </w:rPr>
            </w:pPr>
          </w:p>
        </w:tc>
        <w:tc>
          <w:tcPr>
            <w:tcW w:w="272" w:type="pct"/>
            <w:tcBorders>
              <w:top w:val="nil"/>
              <w:left w:val="nil"/>
              <w:bottom w:val="nil"/>
              <w:right w:val="nil"/>
            </w:tcBorders>
            <w:shd w:val="clear" w:color="auto" w:fill="auto"/>
            <w:vAlign w:val="center"/>
            <w:hideMark/>
          </w:tcPr>
          <w:p w14:paraId="7D2832E7" w14:textId="77777777" w:rsidR="00AC74D4" w:rsidRPr="00CF12F0" w:rsidRDefault="00AC74D4" w:rsidP="005C1DC3">
            <w:pPr>
              <w:jc w:val="center"/>
              <w:rPr>
                <w:sz w:val="16"/>
                <w:szCs w:val="16"/>
              </w:rPr>
            </w:pPr>
          </w:p>
        </w:tc>
      </w:tr>
      <w:tr w:rsidR="00AC74D4" w:rsidRPr="00CF12F0" w14:paraId="20CFFB91" w14:textId="77777777" w:rsidTr="005C1DC3">
        <w:trPr>
          <w:trHeight w:val="230"/>
        </w:trPr>
        <w:tc>
          <w:tcPr>
            <w:tcW w:w="484" w:type="pct"/>
            <w:vMerge/>
            <w:tcBorders>
              <w:top w:val="single" w:sz="4" w:space="0" w:color="auto"/>
              <w:left w:val="nil"/>
              <w:bottom w:val="single" w:sz="4" w:space="0" w:color="000000"/>
              <w:right w:val="nil"/>
            </w:tcBorders>
            <w:vAlign w:val="center"/>
            <w:hideMark/>
          </w:tcPr>
          <w:p w14:paraId="4D989002" w14:textId="77777777" w:rsidR="00AC74D4" w:rsidRPr="00CF12F0" w:rsidRDefault="00AC74D4" w:rsidP="005C1DC3">
            <w:pPr>
              <w:rPr>
                <w:color w:val="000000"/>
                <w:sz w:val="16"/>
                <w:szCs w:val="16"/>
              </w:rPr>
            </w:pPr>
          </w:p>
        </w:tc>
        <w:tc>
          <w:tcPr>
            <w:tcW w:w="304" w:type="pct"/>
            <w:tcBorders>
              <w:top w:val="nil"/>
              <w:left w:val="nil"/>
              <w:bottom w:val="nil"/>
              <w:right w:val="nil"/>
            </w:tcBorders>
            <w:shd w:val="clear" w:color="auto" w:fill="auto"/>
            <w:vAlign w:val="center"/>
            <w:hideMark/>
          </w:tcPr>
          <w:p w14:paraId="70D96B66" w14:textId="77777777" w:rsidR="00AC74D4" w:rsidRPr="00CF12F0" w:rsidRDefault="00AC74D4" w:rsidP="005C1DC3">
            <w:pPr>
              <w:rPr>
                <w:color w:val="000000"/>
                <w:sz w:val="16"/>
                <w:szCs w:val="16"/>
              </w:rPr>
            </w:pPr>
            <w:r w:rsidRPr="00CF12F0">
              <w:rPr>
                <w:color w:val="000000"/>
                <w:sz w:val="16"/>
                <w:szCs w:val="16"/>
              </w:rPr>
              <w:t>AT</w:t>
            </w:r>
          </w:p>
        </w:tc>
        <w:tc>
          <w:tcPr>
            <w:tcW w:w="669" w:type="pct"/>
            <w:tcBorders>
              <w:top w:val="nil"/>
              <w:left w:val="nil"/>
              <w:bottom w:val="nil"/>
              <w:right w:val="nil"/>
            </w:tcBorders>
            <w:shd w:val="clear" w:color="auto" w:fill="auto"/>
            <w:vAlign w:val="center"/>
            <w:hideMark/>
          </w:tcPr>
          <w:p w14:paraId="5FFA1D9E" w14:textId="77777777" w:rsidR="00AC74D4" w:rsidRPr="00CF12F0" w:rsidRDefault="00AC74D4" w:rsidP="005C1DC3">
            <w:pPr>
              <w:rPr>
                <w:color w:val="000000"/>
                <w:sz w:val="16"/>
                <w:szCs w:val="16"/>
              </w:rPr>
            </w:pPr>
          </w:p>
        </w:tc>
        <w:tc>
          <w:tcPr>
            <w:tcW w:w="655" w:type="pct"/>
            <w:tcBorders>
              <w:top w:val="nil"/>
              <w:left w:val="nil"/>
              <w:bottom w:val="nil"/>
              <w:right w:val="nil"/>
            </w:tcBorders>
            <w:shd w:val="clear" w:color="auto" w:fill="auto"/>
            <w:vAlign w:val="center"/>
            <w:hideMark/>
          </w:tcPr>
          <w:p w14:paraId="194F1017" w14:textId="77777777" w:rsidR="00AC74D4" w:rsidRPr="00CF12F0" w:rsidRDefault="00AC74D4" w:rsidP="005C1DC3">
            <w:pPr>
              <w:jc w:val="center"/>
              <w:rPr>
                <w:sz w:val="16"/>
                <w:szCs w:val="16"/>
              </w:rPr>
            </w:pPr>
          </w:p>
        </w:tc>
        <w:tc>
          <w:tcPr>
            <w:tcW w:w="640" w:type="pct"/>
            <w:tcBorders>
              <w:top w:val="nil"/>
              <w:left w:val="nil"/>
              <w:bottom w:val="nil"/>
              <w:right w:val="nil"/>
            </w:tcBorders>
            <w:shd w:val="clear" w:color="auto" w:fill="auto"/>
            <w:vAlign w:val="center"/>
            <w:hideMark/>
          </w:tcPr>
          <w:p w14:paraId="09290618" w14:textId="77777777" w:rsidR="00AC74D4" w:rsidRPr="00CF12F0" w:rsidRDefault="00AC74D4" w:rsidP="005C1DC3">
            <w:pPr>
              <w:jc w:val="center"/>
              <w:rPr>
                <w:sz w:val="16"/>
                <w:szCs w:val="16"/>
              </w:rPr>
            </w:pPr>
          </w:p>
        </w:tc>
        <w:tc>
          <w:tcPr>
            <w:tcW w:w="597" w:type="pct"/>
            <w:tcBorders>
              <w:top w:val="nil"/>
              <w:left w:val="nil"/>
              <w:bottom w:val="nil"/>
              <w:right w:val="nil"/>
            </w:tcBorders>
            <w:shd w:val="clear" w:color="auto" w:fill="auto"/>
            <w:vAlign w:val="center"/>
            <w:hideMark/>
          </w:tcPr>
          <w:p w14:paraId="05DB81FE" w14:textId="77777777" w:rsidR="00AC74D4" w:rsidRPr="00CF12F0" w:rsidRDefault="00AC74D4" w:rsidP="005C1DC3">
            <w:pPr>
              <w:jc w:val="center"/>
              <w:rPr>
                <w:sz w:val="16"/>
                <w:szCs w:val="16"/>
              </w:rPr>
            </w:pPr>
          </w:p>
        </w:tc>
        <w:tc>
          <w:tcPr>
            <w:tcW w:w="597" w:type="pct"/>
            <w:tcBorders>
              <w:top w:val="single" w:sz="4" w:space="0" w:color="auto"/>
              <w:left w:val="single" w:sz="4" w:space="0" w:color="auto"/>
              <w:bottom w:val="single" w:sz="4" w:space="0" w:color="auto"/>
              <w:right w:val="single" w:sz="4" w:space="0" w:color="auto"/>
            </w:tcBorders>
            <w:shd w:val="clear" w:color="000000" w:fill="808080"/>
            <w:vAlign w:val="center"/>
            <w:hideMark/>
          </w:tcPr>
          <w:p w14:paraId="51169463" w14:textId="77777777" w:rsidR="00AC74D4" w:rsidRPr="00CF12F0" w:rsidRDefault="00AC74D4" w:rsidP="005C1DC3">
            <w:pPr>
              <w:jc w:val="center"/>
              <w:rPr>
                <w:color w:val="FFFFFF"/>
                <w:sz w:val="16"/>
                <w:szCs w:val="16"/>
              </w:rPr>
            </w:pPr>
            <w:r w:rsidRPr="00CF12F0">
              <w:rPr>
                <w:color w:val="FFFFFF"/>
                <w:sz w:val="16"/>
                <w:szCs w:val="16"/>
              </w:rPr>
              <w:t>AT</w:t>
            </w:r>
          </w:p>
        </w:tc>
        <w:tc>
          <w:tcPr>
            <w:tcW w:w="582" w:type="pct"/>
            <w:tcBorders>
              <w:top w:val="nil"/>
              <w:left w:val="nil"/>
              <w:bottom w:val="nil"/>
              <w:right w:val="nil"/>
            </w:tcBorders>
            <w:shd w:val="clear" w:color="auto" w:fill="auto"/>
            <w:vAlign w:val="center"/>
            <w:hideMark/>
          </w:tcPr>
          <w:p w14:paraId="6A476CC2" w14:textId="77777777" w:rsidR="00AC74D4" w:rsidRPr="00CF12F0" w:rsidRDefault="00AC74D4" w:rsidP="005C1DC3">
            <w:pPr>
              <w:jc w:val="center"/>
              <w:rPr>
                <w:color w:val="FFFFFF"/>
                <w:sz w:val="16"/>
                <w:szCs w:val="16"/>
              </w:rPr>
            </w:pPr>
          </w:p>
        </w:tc>
        <w:tc>
          <w:tcPr>
            <w:tcW w:w="201" w:type="pct"/>
            <w:tcBorders>
              <w:top w:val="nil"/>
              <w:left w:val="nil"/>
              <w:bottom w:val="nil"/>
              <w:right w:val="nil"/>
            </w:tcBorders>
            <w:shd w:val="clear" w:color="auto" w:fill="auto"/>
            <w:vAlign w:val="center"/>
            <w:hideMark/>
          </w:tcPr>
          <w:p w14:paraId="512443AA" w14:textId="77777777" w:rsidR="00AC74D4" w:rsidRPr="00CF12F0" w:rsidRDefault="00AC74D4" w:rsidP="005C1DC3">
            <w:pPr>
              <w:jc w:val="center"/>
              <w:rPr>
                <w:sz w:val="16"/>
                <w:szCs w:val="16"/>
              </w:rPr>
            </w:pPr>
          </w:p>
        </w:tc>
        <w:tc>
          <w:tcPr>
            <w:tcW w:w="272" w:type="pct"/>
            <w:tcBorders>
              <w:top w:val="nil"/>
              <w:left w:val="nil"/>
              <w:bottom w:val="nil"/>
              <w:right w:val="nil"/>
            </w:tcBorders>
            <w:shd w:val="clear" w:color="auto" w:fill="auto"/>
            <w:vAlign w:val="center"/>
            <w:hideMark/>
          </w:tcPr>
          <w:p w14:paraId="7744ADE4" w14:textId="77777777" w:rsidR="00AC74D4" w:rsidRPr="00CF12F0" w:rsidRDefault="00AC74D4" w:rsidP="005C1DC3">
            <w:pPr>
              <w:jc w:val="center"/>
              <w:rPr>
                <w:sz w:val="16"/>
                <w:szCs w:val="16"/>
              </w:rPr>
            </w:pPr>
          </w:p>
        </w:tc>
      </w:tr>
      <w:tr w:rsidR="00AC74D4" w:rsidRPr="00CF12F0" w14:paraId="44275093" w14:textId="77777777" w:rsidTr="005C1DC3">
        <w:trPr>
          <w:trHeight w:val="230"/>
        </w:trPr>
        <w:tc>
          <w:tcPr>
            <w:tcW w:w="484" w:type="pct"/>
            <w:vMerge/>
            <w:tcBorders>
              <w:top w:val="single" w:sz="4" w:space="0" w:color="auto"/>
              <w:left w:val="nil"/>
              <w:bottom w:val="single" w:sz="8" w:space="0" w:color="auto"/>
              <w:right w:val="nil"/>
            </w:tcBorders>
            <w:vAlign w:val="center"/>
            <w:hideMark/>
          </w:tcPr>
          <w:p w14:paraId="65F2A757" w14:textId="77777777" w:rsidR="00AC74D4" w:rsidRPr="00CF12F0" w:rsidRDefault="00AC74D4" w:rsidP="005C1DC3">
            <w:pPr>
              <w:rPr>
                <w:color w:val="000000"/>
                <w:sz w:val="16"/>
                <w:szCs w:val="16"/>
              </w:rPr>
            </w:pPr>
          </w:p>
        </w:tc>
        <w:tc>
          <w:tcPr>
            <w:tcW w:w="304" w:type="pct"/>
            <w:tcBorders>
              <w:top w:val="nil"/>
              <w:left w:val="nil"/>
              <w:bottom w:val="single" w:sz="8" w:space="0" w:color="auto"/>
              <w:right w:val="nil"/>
            </w:tcBorders>
            <w:shd w:val="clear" w:color="auto" w:fill="auto"/>
            <w:vAlign w:val="center"/>
            <w:hideMark/>
          </w:tcPr>
          <w:p w14:paraId="290AA141" w14:textId="77777777" w:rsidR="00AC74D4" w:rsidRPr="00CF12F0" w:rsidRDefault="00AC74D4" w:rsidP="005C1DC3">
            <w:pPr>
              <w:rPr>
                <w:color w:val="000000"/>
                <w:sz w:val="16"/>
                <w:szCs w:val="16"/>
              </w:rPr>
            </w:pPr>
            <w:r w:rsidRPr="00CF12F0">
              <w:rPr>
                <w:color w:val="000000"/>
                <w:sz w:val="16"/>
                <w:szCs w:val="16"/>
              </w:rPr>
              <w:t>TA</w:t>
            </w:r>
          </w:p>
        </w:tc>
        <w:tc>
          <w:tcPr>
            <w:tcW w:w="669" w:type="pct"/>
            <w:tcBorders>
              <w:top w:val="nil"/>
              <w:left w:val="nil"/>
              <w:bottom w:val="single" w:sz="8" w:space="0" w:color="auto"/>
              <w:right w:val="nil"/>
            </w:tcBorders>
            <w:shd w:val="clear" w:color="auto" w:fill="auto"/>
            <w:vAlign w:val="center"/>
            <w:hideMark/>
          </w:tcPr>
          <w:p w14:paraId="17D8FCA1" w14:textId="77777777" w:rsidR="00AC74D4" w:rsidRPr="00CF12F0" w:rsidRDefault="00AC74D4" w:rsidP="005C1DC3">
            <w:pPr>
              <w:jc w:val="center"/>
              <w:rPr>
                <w:color w:val="000000"/>
                <w:sz w:val="16"/>
                <w:szCs w:val="16"/>
              </w:rPr>
            </w:pPr>
            <w:r w:rsidRPr="00CF12F0">
              <w:rPr>
                <w:color w:val="000000"/>
                <w:sz w:val="16"/>
                <w:szCs w:val="16"/>
              </w:rPr>
              <w:t> </w:t>
            </w:r>
          </w:p>
        </w:tc>
        <w:tc>
          <w:tcPr>
            <w:tcW w:w="655" w:type="pct"/>
            <w:tcBorders>
              <w:top w:val="nil"/>
              <w:left w:val="nil"/>
              <w:bottom w:val="single" w:sz="8" w:space="0" w:color="auto"/>
              <w:right w:val="nil"/>
            </w:tcBorders>
            <w:shd w:val="clear" w:color="auto" w:fill="auto"/>
            <w:vAlign w:val="center"/>
            <w:hideMark/>
          </w:tcPr>
          <w:p w14:paraId="7A6060EF" w14:textId="77777777" w:rsidR="00AC74D4" w:rsidRPr="00CF12F0" w:rsidRDefault="00AC74D4" w:rsidP="005C1DC3">
            <w:pPr>
              <w:jc w:val="center"/>
              <w:rPr>
                <w:color w:val="000000"/>
                <w:sz w:val="16"/>
                <w:szCs w:val="16"/>
              </w:rPr>
            </w:pPr>
            <w:r w:rsidRPr="00CF12F0">
              <w:rPr>
                <w:color w:val="000000"/>
                <w:sz w:val="16"/>
                <w:szCs w:val="16"/>
              </w:rPr>
              <w:t> </w:t>
            </w:r>
          </w:p>
        </w:tc>
        <w:tc>
          <w:tcPr>
            <w:tcW w:w="640" w:type="pct"/>
            <w:tcBorders>
              <w:top w:val="nil"/>
              <w:left w:val="nil"/>
              <w:bottom w:val="single" w:sz="8" w:space="0" w:color="auto"/>
              <w:right w:val="nil"/>
            </w:tcBorders>
            <w:shd w:val="clear" w:color="auto" w:fill="auto"/>
            <w:vAlign w:val="center"/>
            <w:hideMark/>
          </w:tcPr>
          <w:p w14:paraId="5E73B6B8" w14:textId="77777777" w:rsidR="00AC74D4" w:rsidRPr="00CF12F0" w:rsidRDefault="00AC74D4" w:rsidP="005C1DC3">
            <w:pPr>
              <w:jc w:val="center"/>
              <w:rPr>
                <w:color w:val="000000"/>
                <w:sz w:val="16"/>
                <w:szCs w:val="16"/>
              </w:rPr>
            </w:pPr>
            <w:r w:rsidRPr="00CF12F0">
              <w:rPr>
                <w:color w:val="000000"/>
                <w:sz w:val="16"/>
                <w:szCs w:val="16"/>
              </w:rPr>
              <w:t> </w:t>
            </w:r>
          </w:p>
        </w:tc>
        <w:tc>
          <w:tcPr>
            <w:tcW w:w="597" w:type="pct"/>
            <w:tcBorders>
              <w:top w:val="nil"/>
              <w:left w:val="nil"/>
              <w:bottom w:val="single" w:sz="8" w:space="0" w:color="auto"/>
              <w:right w:val="nil"/>
            </w:tcBorders>
            <w:shd w:val="clear" w:color="auto" w:fill="auto"/>
            <w:vAlign w:val="center"/>
            <w:hideMark/>
          </w:tcPr>
          <w:p w14:paraId="1835A177" w14:textId="77777777" w:rsidR="00AC74D4" w:rsidRPr="00CF12F0" w:rsidRDefault="00AC74D4" w:rsidP="005C1DC3">
            <w:pPr>
              <w:jc w:val="center"/>
              <w:rPr>
                <w:color w:val="000000"/>
                <w:sz w:val="16"/>
                <w:szCs w:val="16"/>
              </w:rPr>
            </w:pPr>
            <w:r w:rsidRPr="00CF12F0">
              <w:rPr>
                <w:color w:val="000000"/>
                <w:sz w:val="16"/>
                <w:szCs w:val="16"/>
              </w:rPr>
              <w:t> </w:t>
            </w:r>
          </w:p>
        </w:tc>
        <w:tc>
          <w:tcPr>
            <w:tcW w:w="597" w:type="pct"/>
            <w:tcBorders>
              <w:top w:val="nil"/>
              <w:left w:val="nil"/>
              <w:bottom w:val="single" w:sz="8" w:space="0" w:color="auto"/>
              <w:right w:val="nil"/>
            </w:tcBorders>
            <w:shd w:val="clear" w:color="auto" w:fill="auto"/>
            <w:vAlign w:val="center"/>
            <w:hideMark/>
          </w:tcPr>
          <w:p w14:paraId="5C8005EE" w14:textId="77777777" w:rsidR="00AC74D4" w:rsidRPr="00CF12F0" w:rsidRDefault="00AC74D4" w:rsidP="005C1DC3">
            <w:pPr>
              <w:jc w:val="center"/>
              <w:rPr>
                <w:color w:val="000000"/>
                <w:sz w:val="16"/>
                <w:szCs w:val="16"/>
              </w:rPr>
            </w:pPr>
            <w:r w:rsidRPr="00CF12F0">
              <w:rPr>
                <w:color w:val="000000"/>
                <w:sz w:val="16"/>
                <w:szCs w:val="16"/>
              </w:rPr>
              <w:t> </w:t>
            </w:r>
          </w:p>
        </w:tc>
        <w:tc>
          <w:tcPr>
            <w:tcW w:w="582" w:type="pct"/>
            <w:tcBorders>
              <w:top w:val="single" w:sz="4" w:space="0" w:color="auto"/>
              <w:left w:val="single" w:sz="4" w:space="0" w:color="auto"/>
              <w:bottom w:val="single" w:sz="8" w:space="0" w:color="auto"/>
              <w:right w:val="single" w:sz="4" w:space="0" w:color="auto"/>
            </w:tcBorders>
            <w:shd w:val="clear" w:color="000000" w:fill="808080"/>
            <w:vAlign w:val="center"/>
            <w:hideMark/>
          </w:tcPr>
          <w:p w14:paraId="3670620A" w14:textId="77777777" w:rsidR="00AC74D4" w:rsidRPr="00CF12F0" w:rsidRDefault="00AC74D4" w:rsidP="005C1DC3">
            <w:pPr>
              <w:jc w:val="center"/>
              <w:rPr>
                <w:color w:val="FFFFFF"/>
                <w:sz w:val="16"/>
                <w:szCs w:val="16"/>
              </w:rPr>
            </w:pPr>
            <w:r w:rsidRPr="00CF12F0">
              <w:rPr>
                <w:color w:val="FFFFFF"/>
                <w:sz w:val="16"/>
                <w:szCs w:val="16"/>
              </w:rPr>
              <w:t>TA</w:t>
            </w:r>
          </w:p>
        </w:tc>
        <w:tc>
          <w:tcPr>
            <w:tcW w:w="201" w:type="pct"/>
            <w:tcBorders>
              <w:top w:val="nil"/>
              <w:left w:val="nil"/>
              <w:bottom w:val="single" w:sz="8" w:space="0" w:color="auto"/>
              <w:right w:val="nil"/>
            </w:tcBorders>
            <w:shd w:val="clear" w:color="auto" w:fill="auto"/>
            <w:vAlign w:val="center"/>
            <w:hideMark/>
          </w:tcPr>
          <w:p w14:paraId="106DE6AA" w14:textId="77777777" w:rsidR="00AC74D4" w:rsidRPr="00CF12F0" w:rsidRDefault="00AC74D4" w:rsidP="005C1DC3">
            <w:pPr>
              <w:jc w:val="center"/>
              <w:rPr>
                <w:color w:val="000000"/>
                <w:sz w:val="16"/>
                <w:szCs w:val="16"/>
              </w:rPr>
            </w:pPr>
            <w:r w:rsidRPr="00CF12F0">
              <w:rPr>
                <w:color w:val="000000"/>
                <w:sz w:val="16"/>
                <w:szCs w:val="16"/>
              </w:rPr>
              <w:t> </w:t>
            </w:r>
          </w:p>
        </w:tc>
        <w:tc>
          <w:tcPr>
            <w:tcW w:w="272" w:type="pct"/>
            <w:tcBorders>
              <w:top w:val="nil"/>
              <w:left w:val="nil"/>
              <w:bottom w:val="single" w:sz="8" w:space="0" w:color="auto"/>
              <w:right w:val="nil"/>
            </w:tcBorders>
            <w:shd w:val="clear" w:color="auto" w:fill="auto"/>
            <w:vAlign w:val="center"/>
            <w:hideMark/>
          </w:tcPr>
          <w:p w14:paraId="6336B0BE" w14:textId="77777777" w:rsidR="00AC74D4" w:rsidRPr="00CF12F0" w:rsidRDefault="00AC74D4" w:rsidP="005C1DC3">
            <w:pPr>
              <w:jc w:val="center"/>
              <w:rPr>
                <w:color w:val="000000"/>
                <w:sz w:val="16"/>
                <w:szCs w:val="16"/>
              </w:rPr>
            </w:pPr>
            <w:r w:rsidRPr="00CF12F0">
              <w:rPr>
                <w:color w:val="000000"/>
                <w:sz w:val="16"/>
                <w:szCs w:val="16"/>
              </w:rPr>
              <w:t> </w:t>
            </w:r>
          </w:p>
        </w:tc>
      </w:tr>
    </w:tbl>
    <w:p w14:paraId="512AC7EF" w14:textId="5C3CAF98" w:rsidR="00792088" w:rsidRPr="008507B5" w:rsidRDefault="00AC74D4" w:rsidP="008507B5">
      <w:pPr>
        <w:rPr>
          <w:szCs w:val="20"/>
        </w:rPr>
      </w:pPr>
      <w:r>
        <w:rPr>
          <w:vertAlign w:val="superscript"/>
        </w:rPr>
        <w:t>a</w:t>
      </w:r>
      <w:r>
        <w:t xml:space="preserve"> </w:t>
      </w:r>
      <w:r>
        <w:rPr>
          <w:szCs w:val="20"/>
        </w:rPr>
        <w:t xml:space="preserve">Dichotomous outcomes include pivot-shift test (event defined as grades </w:t>
      </w:r>
      <w:r w:rsidRPr="00881501">
        <w:rPr>
          <w:szCs w:val="20"/>
        </w:rPr>
        <w:t>≥</w:t>
      </w:r>
      <w:r>
        <w:rPr>
          <w:szCs w:val="20"/>
        </w:rPr>
        <w:t xml:space="preserve"> 1+ and </w:t>
      </w:r>
      <w:r w:rsidRPr="00881501">
        <w:rPr>
          <w:szCs w:val="20"/>
        </w:rPr>
        <w:t>≥</w:t>
      </w:r>
      <w:r>
        <w:rPr>
          <w:szCs w:val="20"/>
        </w:rPr>
        <w:t xml:space="preserve"> 2+), Lachman test (event defined as grades </w:t>
      </w:r>
      <w:r w:rsidRPr="00881501">
        <w:rPr>
          <w:szCs w:val="20"/>
        </w:rPr>
        <w:t>≥</w:t>
      </w:r>
      <w:r>
        <w:rPr>
          <w:szCs w:val="20"/>
        </w:rPr>
        <w:t xml:space="preserve"> 1+ and </w:t>
      </w:r>
      <w:r w:rsidRPr="00881501">
        <w:rPr>
          <w:szCs w:val="20"/>
        </w:rPr>
        <w:t>≥</w:t>
      </w:r>
      <w:r>
        <w:rPr>
          <w:szCs w:val="20"/>
        </w:rPr>
        <w:t xml:space="preserve"> 2+), and graft failure (defined as graft re-rupture). </w:t>
      </w:r>
      <w:r w:rsidR="002969F2" w:rsidRPr="00AC74D4">
        <w:rPr>
          <w:rFonts w:ascii="Segoe UI Symbol" w:hAnsi="Segoe UI Symbol" w:cs="Segoe UI Symbol"/>
          <w:vanish/>
        </w:rPr>
        <w:t>☐</w:t>
      </w:r>
      <w:r w:rsidR="002969F2" w:rsidRPr="00AC74D4">
        <w:rPr>
          <w:vanish/>
        </w:rPr>
        <w:t xml:space="preserve"> </w:t>
      </w:r>
      <w:r w:rsidR="00792088" w:rsidRPr="00AC74D4">
        <w:rPr>
          <w:vanish/>
        </w:rPr>
        <w:t>For each synthesis, briefly summarise the characteristics and risk of bias among contributing studies.</w:t>
      </w:r>
      <w:r w:rsidR="002969F2" w:rsidRPr="00AC74D4">
        <w:rPr>
          <w:rFonts w:ascii="Segoe UI Symbol" w:hAnsi="Segoe UI Symbol" w:cs="Segoe UI Symbol"/>
          <w:vanish/>
        </w:rPr>
        <w:t>☐</w:t>
      </w:r>
      <w:r w:rsidR="002969F2" w:rsidRPr="00AC74D4">
        <w:rPr>
          <w:vanish/>
        </w:rPr>
        <w:t xml:space="preserve"> </w:t>
      </w:r>
      <w:r w:rsidR="00792088" w:rsidRPr="00AC74D4">
        <w:rPr>
          <w:vanish/>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p w14:paraId="7144F25D" w14:textId="433628D5" w:rsidR="00792088" w:rsidRPr="00AC74D4" w:rsidRDefault="002969F2" w:rsidP="009E701A">
      <w:pPr>
        <w:pStyle w:val="BodyText"/>
        <w:rPr>
          <w:vanish/>
        </w:rPr>
      </w:pPr>
      <w:r w:rsidRPr="00AC74D4">
        <w:rPr>
          <w:rFonts w:ascii="Segoe UI Symbol" w:hAnsi="Segoe UI Symbol" w:cs="Segoe UI Symbol"/>
          <w:vanish/>
        </w:rPr>
        <w:t>☐</w:t>
      </w:r>
      <w:r w:rsidRPr="00AC74D4">
        <w:rPr>
          <w:vanish/>
        </w:rPr>
        <w:t xml:space="preserve"> </w:t>
      </w:r>
      <w:r w:rsidR="00792088" w:rsidRPr="00AC74D4">
        <w:rPr>
          <w:vanish/>
        </w:rPr>
        <w:t>Present results of all investigations of possible causes of heterogeneity among study results.</w:t>
      </w:r>
    </w:p>
    <w:p w14:paraId="7D12D21E" w14:textId="2A4AD4D9" w:rsidR="00792088" w:rsidRPr="00AC74D4" w:rsidRDefault="002969F2" w:rsidP="009E701A">
      <w:pPr>
        <w:pStyle w:val="BodyText"/>
        <w:rPr>
          <w:vanish/>
        </w:rPr>
      </w:pPr>
      <w:r w:rsidRPr="00AC74D4">
        <w:rPr>
          <w:rFonts w:ascii="Segoe UI Symbol" w:hAnsi="Segoe UI Symbol" w:cs="Segoe UI Symbol"/>
          <w:vanish/>
        </w:rPr>
        <w:t>☐</w:t>
      </w:r>
      <w:r w:rsidRPr="00AC74D4">
        <w:rPr>
          <w:vanish/>
        </w:rPr>
        <w:t xml:space="preserve"> </w:t>
      </w:r>
      <w:r w:rsidR="00792088" w:rsidRPr="00AC74D4">
        <w:rPr>
          <w:vanish/>
        </w:rPr>
        <w:t>Present results of all sensitivity analyses conducted to assess the robustness of the synthesized results.</w:t>
      </w:r>
    </w:p>
    <w:p w14:paraId="409F417C" w14:textId="77777777" w:rsidR="00792088" w:rsidRDefault="00792088" w:rsidP="009E701A"/>
    <w:p w14:paraId="140E9D6E" w14:textId="198C90E4" w:rsidR="00792088" w:rsidRPr="00792088" w:rsidRDefault="00792088" w:rsidP="002969F2">
      <w:pPr>
        <w:pStyle w:val="Heading2"/>
        <w:spacing w:before="120" w:after="120"/>
      </w:pPr>
      <w:r w:rsidRPr="00792088">
        <w:t>Reporting biases</w:t>
      </w:r>
    </w:p>
    <w:p w14:paraId="5613BE4F" w14:textId="77777777" w:rsidR="00792088" w:rsidRDefault="00792088" w:rsidP="009E701A">
      <w:pPr>
        <w:pStyle w:val="BodyText"/>
      </w:pPr>
      <w:r>
        <w:t>Present assessments of risk of bias due to missing results (arising from reporting biases) for each synthesis assessed.</w:t>
      </w:r>
    </w:p>
    <w:p w14:paraId="1AA85D87" w14:textId="77777777" w:rsidR="002969F2" w:rsidRDefault="002969F2" w:rsidP="002969F2">
      <w:pPr>
        <w:pStyle w:val="Heading2"/>
        <w:spacing w:before="120" w:after="120"/>
      </w:pPr>
    </w:p>
    <w:p w14:paraId="0FBA3358" w14:textId="3C9426FC" w:rsidR="00792088" w:rsidRDefault="00792088" w:rsidP="002969F2">
      <w:pPr>
        <w:pStyle w:val="Heading2"/>
        <w:spacing w:before="120" w:after="120"/>
      </w:pPr>
      <w:r w:rsidRPr="00CD0514">
        <w:t xml:space="preserve">Certainty of evidence </w:t>
      </w:r>
    </w:p>
    <w:p w14:paraId="2C841783" w14:textId="3F5E19D5" w:rsidR="002969F2" w:rsidRPr="002969F2" w:rsidRDefault="00792088" w:rsidP="002969F2">
      <w:pPr>
        <w:pStyle w:val="BodyText"/>
      </w:pPr>
      <w:r>
        <w:t>Present assessments of certainty (or confidence) in the body of evidence for each outcome assessed.</w:t>
      </w:r>
      <w:r w:rsidR="002969F2">
        <w:br w:type="page"/>
      </w:r>
    </w:p>
    <w:p w14:paraId="3223E9F1" w14:textId="401C33EA" w:rsidR="00CD0514" w:rsidRDefault="00CD0514" w:rsidP="002969F2">
      <w:pPr>
        <w:pStyle w:val="Heading1"/>
        <w:spacing w:before="120" w:after="120"/>
      </w:pPr>
      <w:r>
        <w:lastRenderedPageBreak/>
        <w:t>Discussion</w:t>
      </w:r>
    </w:p>
    <w:p w14:paraId="48033C2E" w14:textId="77777777" w:rsidR="00792088" w:rsidRDefault="00792088" w:rsidP="009E701A">
      <w:r>
        <w:t>Provide a general interpretation of the results in the context of other evidence.</w:t>
      </w:r>
    </w:p>
    <w:p w14:paraId="3F2889F3" w14:textId="77777777" w:rsidR="00792088" w:rsidRDefault="00792088" w:rsidP="009E701A">
      <w:r>
        <w:t>Discuss any limitations of the evidence included in the review.</w:t>
      </w:r>
    </w:p>
    <w:p w14:paraId="114115EF" w14:textId="77777777" w:rsidR="00792088" w:rsidRDefault="00792088" w:rsidP="009E701A">
      <w:r>
        <w:t>Discuss any limitations of the review processes used.</w:t>
      </w:r>
    </w:p>
    <w:p w14:paraId="4F278BF7" w14:textId="08F31F76" w:rsidR="00CD0514" w:rsidRDefault="00792088" w:rsidP="009E701A">
      <w:r>
        <w:t>Discuss implications of the results for practice, policy, and future research.</w:t>
      </w:r>
    </w:p>
    <w:p w14:paraId="1B456BDD" w14:textId="77777777" w:rsidR="00792088" w:rsidRPr="00CD0514" w:rsidRDefault="00792088" w:rsidP="009E701A"/>
    <w:p w14:paraId="3D4B8F93" w14:textId="329707F1" w:rsidR="00CD0514" w:rsidRDefault="00CD0514" w:rsidP="0061149E">
      <w:pPr>
        <w:pStyle w:val="Heading2"/>
        <w:spacing w:before="120" w:after="120"/>
      </w:pPr>
      <w:r>
        <w:t>Other information</w:t>
      </w:r>
    </w:p>
    <w:p w14:paraId="1AB9A599" w14:textId="77777777" w:rsidR="00792088" w:rsidRPr="00CD0514" w:rsidRDefault="00792088" w:rsidP="0061149E">
      <w:pPr>
        <w:pStyle w:val="Heading3"/>
        <w:numPr>
          <w:ilvl w:val="0"/>
          <w:numId w:val="20"/>
        </w:numPr>
        <w:spacing w:before="120" w:after="120"/>
      </w:pPr>
      <w:r w:rsidRPr="00CD0514">
        <w:t>Registration and protocol</w:t>
      </w:r>
    </w:p>
    <w:p w14:paraId="50CFF380" w14:textId="77777777" w:rsidR="00792088" w:rsidRDefault="00792088" w:rsidP="009E701A">
      <w:pPr>
        <w:pStyle w:val="BodyText"/>
      </w:pPr>
      <w:r>
        <w:t>Provide registration information for the review, including register name and registration number, or state that the review was not registered.</w:t>
      </w:r>
    </w:p>
    <w:p w14:paraId="54BD4E5D" w14:textId="77777777" w:rsidR="00792088" w:rsidRDefault="00792088" w:rsidP="009E701A">
      <w:pPr>
        <w:pStyle w:val="BodyText"/>
      </w:pPr>
      <w:r>
        <w:t>Indicate where the review protocol can be accessed, or state that a protocol was not prepared.</w:t>
      </w:r>
    </w:p>
    <w:p w14:paraId="7D742FF5" w14:textId="77777777" w:rsidR="00792088" w:rsidRDefault="00792088" w:rsidP="009E701A">
      <w:pPr>
        <w:pStyle w:val="BodyText"/>
      </w:pPr>
      <w:r>
        <w:t>Describe and explain any amendments to information provided at registration or in the protocol.</w:t>
      </w:r>
    </w:p>
    <w:p w14:paraId="48F45672" w14:textId="77777777" w:rsidR="00792088" w:rsidRDefault="00792088" w:rsidP="009E701A">
      <w:pPr>
        <w:pStyle w:val="BodyText"/>
      </w:pPr>
    </w:p>
    <w:p w14:paraId="3FAE1C8B" w14:textId="77777777" w:rsidR="00792088" w:rsidRPr="00CD0514" w:rsidRDefault="00792088" w:rsidP="0061149E">
      <w:pPr>
        <w:pStyle w:val="Heading3"/>
        <w:numPr>
          <w:ilvl w:val="0"/>
          <w:numId w:val="20"/>
        </w:numPr>
        <w:spacing w:before="120" w:after="120"/>
      </w:pPr>
      <w:r w:rsidRPr="00CD0514">
        <w:t>Support</w:t>
      </w:r>
    </w:p>
    <w:p w14:paraId="6D60B29A" w14:textId="77777777" w:rsidR="00792088" w:rsidRDefault="00792088" w:rsidP="009E701A">
      <w:pPr>
        <w:pStyle w:val="BodyText"/>
      </w:pPr>
      <w:r>
        <w:t>Describe sources of financial or non-financial support for the review, and the role of the funders or sponsors in the review.</w:t>
      </w:r>
    </w:p>
    <w:p w14:paraId="3D2D381F" w14:textId="77777777" w:rsidR="00792088" w:rsidRDefault="00792088" w:rsidP="009E701A">
      <w:pPr>
        <w:pStyle w:val="BodyText"/>
      </w:pPr>
    </w:p>
    <w:p w14:paraId="668F4FA2" w14:textId="77777777" w:rsidR="00792088" w:rsidRPr="00CD0514" w:rsidRDefault="00792088" w:rsidP="0061149E">
      <w:pPr>
        <w:pStyle w:val="Heading3"/>
        <w:numPr>
          <w:ilvl w:val="0"/>
          <w:numId w:val="20"/>
        </w:numPr>
        <w:spacing w:before="120" w:after="120"/>
      </w:pPr>
      <w:r w:rsidRPr="00CD0514">
        <w:t>Competing interests</w:t>
      </w:r>
    </w:p>
    <w:p w14:paraId="31B0ADAA" w14:textId="77777777" w:rsidR="00792088" w:rsidRDefault="00792088" w:rsidP="009E701A">
      <w:pPr>
        <w:pStyle w:val="BodyText"/>
      </w:pPr>
      <w:r>
        <w:t>Declare any competing interests of review authors.</w:t>
      </w:r>
    </w:p>
    <w:p w14:paraId="39980F37" w14:textId="77777777" w:rsidR="00792088" w:rsidRDefault="00792088" w:rsidP="009E701A">
      <w:pPr>
        <w:pStyle w:val="BodyText"/>
      </w:pPr>
    </w:p>
    <w:p w14:paraId="5B8F9754" w14:textId="77777777" w:rsidR="00792088" w:rsidRPr="00CD0514" w:rsidRDefault="00792088" w:rsidP="0061149E">
      <w:pPr>
        <w:pStyle w:val="Heading3"/>
        <w:numPr>
          <w:ilvl w:val="0"/>
          <w:numId w:val="20"/>
        </w:numPr>
        <w:spacing w:before="120" w:after="120"/>
      </w:pPr>
      <w:r w:rsidRPr="00CD0514">
        <w:t>Availability of data, code and other materials</w:t>
      </w:r>
      <w:r w:rsidRPr="00CD0514">
        <w:br w:type="page"/>
      </w:r>
    </w:p>
    <w:p w14:paraId="2398980F" w14:textId="62032600" w:rsidR="00792088" w:rsidRPr="00792088" w:rsidRDefault="00792088" w:rsidP="009E701A">
      <w:pPr>
        <w:pStyle w:val="BodyText"/>
      </w:pPr>
      <w:r>
        <w:lastRenderedPageBreak/>
        <w:t>Report which of the following are publicly available and where they can be found: template data collection forms; data extracted from included studies; data used for all analyses; analytic code; any other materials used in the review.</w:t>
      </w:r>
    </w:p>
    <w:p w14:paraId="5AD23311" w14:textId="00678035" w:rsidR="008C27F6" w:rsidRPr="00CD0514" w:rsidRDefault="00C409E8" w:rsidP="009E701A">
      <w:r w:rsidRPr="00CD0514">
        <w:t>Results</w:t>
      </w:r>
    </w:p>
    <w:p w14:paraId="1FEFE2C4" w14:textId="2F8912A2" w:rsidR="00C409E8" w:rsidRPr="00CD0514" w:rsidRDefault="00C409E8" w:rsidP="009E701A">
      <w:r w:rsidRPr="00CD0514">
        <w:t>Study selection</w:t>
      </w:r>
    </w:p>
    <w:p w14:paraId="46380FA8" w14:textId="0BA4F707" w:rsidR="00C409E8" w:rsidRPr="00C409E8" w:rsidRDefault="00C409E8" w:rsidP="009E701A">
      <w:r>
        <w:t xml:space="preserve">Systematic literature search included three databases and one register. Identification of studies of the PubMed/MEDLINE, Embase, Web of Science Core Collection, and Cochrane Central Register of Controlled Trials data sources yielded 622, 317, 531, and 234 records, respectively. Nine hundred and ninety-seven duplicate records were removed, leaving titles and abstracts of 707 records to be screened. Six hundred and four records were excluded during title and abstract screening. One hundred and three full-text reports were sought and retrieved and screened. Thirty-four reports were excluded from the review for the following reasons: two reports were not randomised controlled trials, 17 studies did not report on at least one of the specified outcomes, two did not compare at least two of the specified graft types, nine were duplicates of the same study, and four reports were written in a language other than English. Fifty-nine studies were included in the qualitative review and 45 studies were included in the quantitative review. </w:t>
      </w:r>
      <w:r w:rsidR="00177F10">
        <w:t xml:space="preserve">Seven studies were added during citation/reference search. </w:t>
      </w:r>
      <w:r>
        <w:t xml:space="preserve">The study selection process is depicted in Figure 2. </w:t>
      </w:r>
    </w:p>
    <w:p w14:paraId="1CF9FBC1" w14:textId="77777777" w:rsidR="006771ED" w:rsidRDefault="006771ED" w:rsidP="009E701A"/>
    <w:p w14:paraId="6892F06B" w14:textId="66A32CC9" w:rsidR="00C409E8" w:rsidRDefault="00C409E8" w:rsidP="009E701A">
      <w:r w:rsidRPr="00C409E8">
        <w:t>Study characteristics</w:t>
      </w:r>
    </w:p>
    <w:p w14:paraId="2908D479" w14:textId="41A4D1E4" w:rsidR="00C409E8" w:rsidRDefault="00177F10" w:rsidP="009E701A">
      <w:r>
        <w:t xml:space="preserve">There were 52 studies included in the quantitative analysis. </w:t>
      </w:r>
      <w:r w:rsidR="006771ED">
        <w:t xml:space="preserve">The study information extracted included the last names of the first, second and last authors, the title, abstract, identification number (DOI, Clinicaltrials.gov Trial identification number), and year of publication. The study covariates included mean age (years) and standard deviation, gender (number of male female patients), and follow-up duration in months, years and terms (short, medium, and long). </w:t>
      </w:r>
      <w:r>
        <w:t xml:space="preserve">There were </w:t>
      </w:r>
      <w:r w:rsidR="00C409E8">
        <w:t>The characteristics of included studies are shown in Table 4.</w:t>
      </w:r>
      <w:r w:rsidR="000847CD">
        <w:t xml:space="preserve"> </w:t>
      </w:r>
    </w:p>
    <w:p w14:paraId="7B436EEE" w14:textId="70BEB199" w:rsidR="00C409E8" w:rsidRDefault="00C409E8" w:rsidP="009E701A">
      <w:r>
        <w:t>----------</w:t>
      </w:r>
    </w:p>
    <w:p w14:paraId="29C922F9" w14:textId="7F7DB8DB" w:rsidR="00C409E8" w:rsidRDefault="00C409E8" w:rsidP="009E701A">
      <w:r>
        <w:t>Table 4</w:t>
      </w:r>
    </w:p>
    <w:p w14:paraId="7B14A791" w14:textId="2BF1B40A" w:rsidR="00C409E8" w:rsidDel="002044E0" w:rsidRDefault="00C409E8">
      <w:pPr>
        <w:rPr>
          <w:del w:id="8433" w:author="Danny" w:date="2026-10-02T16:26:00Z"/>
        </w:rPr>
      </w:pPr>
      <w:r>
        <w:t>----------</w:t>
      </w:r>
    </w:p>
    <w:p w14:paraId="4125BA27" w14:textId="7294A797" w:rsidR="00C409E8" w:rsidRPr="00C409E8" w:rsidDel="002044E0" w:rsidRDefault="00C409E8">
      <w:pPr>
        <w:rPr>
          <w:del w:id="8434" w:author="Danny" w:date="2026-10-02T16:26:00Z"/>
        </w:rPr>
      </w:pPr>
    </w:p>
    <w:p w14:paraId="0590F9A2" w14:textId="0E75DDF5" w:rsidR="00C409E8" w:rsidDel="002044E0" w:rsidRDefault="00C409E8">
      <w:pPr>
        <w:rPr>
          <w:del w:id="8435" w:author="Danny" w:date="2026-10-02T16:26:00Z"/>
        </w:rPr>
      </w:pPr>
      <w:del w:id="8436" w:author="Danny" w:date="2026-10-02T16:26:00Z">
        <w:r w:rsidRPr="00177F10" w:rsidDel="002044E0">
          <w:delText>Risk of bias in studies</w:delText>
        </w:r>
      </w:del>
    </w:p>
    <w:p w14:paraId="58E575C4" w14:textId="14B5D985" w:rsidR="00C409E8" w:rsidRPr="00C409E8" w:rsidDel="002044E0" w:rsidRDefault="00C409E8">
      <w:pPr>
        <w:rPr>
          <w:del w:id="8437" w:author="Danny" w:date="2026-10-02T16:26:00Z"/>
        </w:rPr>
      </w:pPr>
      <w:del w:id="8438" w:author="Danny" w:date="2026-10-02T16:26:00Z">
        <w:r w:rsidRPr="00C409E8" w:rsidDel="002044E0">
          <w:delText>Results of individual studies</w:delText>
        </w:r>
      </w:del>
    </w:p>
    <w:p w14:paraId="7807129A" w14:textId="1F6689C0" w:rsidR="00CA46BA" w:rsidDel="002044E0" w:rsidRDefault="00CA46BA">
      <w:pPr>
        <w:rPr>
          <w:del w:id="8439" w:author="Danny" w:date="2026-10-02T16:26:00Z"/>
        </w:rPr>
      </w:pPr>
    </w:p>
    <w:p w14:paraId="64E97F2C" w14:textId="37075799" w:rsidR="00C409E8" w:rsidRPr="00CA46BA" w:rsidDel="002044E0" w:rsidRDefault="00C409E8">
      <w:pPr>
        <w:rPr>
          <w:del w:id="8440" w:author="Danny" w:date="2026-10-02T16:26:00Z"/>
        </w:rPr>
      </w:pPr>
      <w:del w:id="8441" w:author="Danny" w:date="2026-10-02T16:26:00Z">
        <w:r w:rsidRPr="00CA46BA" w:rsidDel="002044E0">
          <w:delText>Results of syntheses</w:delText>
        </w:r>
      </w:del>
    </w:p>
    <w:p w14:paraId="345E0B19" w14:textId="1718DCF2" w:rsidR="00CA46BA" w:rsidRPr="00454455" w:rsidDel="002044E0" w:rsidRDefault="00CA46BA">
      <w:pPr>
        <w:rPr>
          <w:del w:id="8442" w:author="Danny" w:date="2026-10-02T16:26:00Z"/>
          <w:smallCaps/>
        </w:rPr>
        <w:pPrChange w:id="8443" w:author="Danny" w:date="2026-10-02T16:26:00Z">
          <w:pPr>
            <w:pStyle w:val="Heading3"/>
            <w:spacing w:before="120" w:after="120"/>
          </w:pPr>
        </w:pPrChange>
      </w:pPr>
      <w:bookmarkStart w:id="8444" w:name="_Toc238086529"/>
      <w:del w:id="8445" w:author="Danny" w:date="2026-10-02T16:26:00Z">
        <w:r w:rsidRPr="00454455" w:rsidDel="002044E0">
          <w:delText>Patient-reported outcome measures</w:delText>
        </w:r>
        <w:bookmarkEnd w:id="8444"/>
      </w:del>
    </w:p>
    <w:p w14:paraId="16DC7DC6" w14:textId="267806A5" w:rsidR="00CA46BA" w:rsidRPr="00562903" w:rsidDel="002044E0" w:rsidRDefault="00CA46BA">
      <w:pPr>
        <w:rPr>
          <w:del w:id="8446" w:author="Danny" w:date="2026-10-02T16:26:00Z"/>
        </w:rPr>
      </w:pPr>
      <w:del w:id="8447" w:author="Danny" w:date="2026-10-02T16:26:00Z">
        <w:r w:rsidDel="002044E0">
          <w:delText xml:space="preserve">Twenty-six studies reported on IKDC Subjective Knee Form scores </w:delText>
        </w:r>
        <w:r w:rsidDel="002044E0">
          <w:fldChar w:fldCharType="begin"/>
        </w:r>
        <w:r w:rsidR="0006628D" w:rsidDel="002044E0">
          <w:delInstrText xml:space="preserve"> ADDIN ZOTERO_ITEM CSL_CITATION {"citationID":"jzxg7UJM","properties":{"unsorted":false,"formattedCitation":"(55,61\\uc0\\u8211{}85)","plainCitation":"(55,61–85)","noteIndex":0},"citationItems":[{"id":"95I7MeT5/a04t5Pha","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A"}],"issued":{"date-parts":[["2020"]]}}},{"id":"95I7MeT5/rxOP6fIV","uris":["http://zotero.org/users/local/JAPDy0ht/items/5T4HU6JW"],"itemData":{"id":37,"type":"article-journal","abstract":"The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Q"}],"issued":{"date-parts":[["2018"]]}}},{"id":"95I7MeT5/DUlnP65K","uris":["http://zotero.org/users/local/JAPDy0ht/items/P4ZFH693"],"itemData":{"id":41,"type":"article-journal","abstract":"BACKGROUND: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J"}],"issued":{"date-parts":[["2016"]]}}},{"id":"95I7MeT5/Xubcy9OQ","uris":["http://zotero.org/users/local/JAPDy0ht/items/N5EK8337"],"itemData":{"id":45,"type":"article-journal","abstract":"BACKGROUND: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DJ"}],"issued":{"date-parts":[["2015"]]}}},{"id":"95I7MeT5/M7ALX5hl","uris":["http://zotero.org/users/local/JAPDy0ht/items/GQ5WVW5F"],"itemData":{"id":16,"type":"article-journal","abstract":"AIMS: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ZA"}],"issued":{"date-parts":[["2024"]]}}},{"id":"95I7MeT5/BkleQ3zn","uris":["http://zotero.org/users/local/JAPDy0ht/items/DTB55DMX"],"itemData":{"id":15,"type":"article-journal","abstract":"PURPOSE: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R"}],"issued":{"date-parts":[["2025"]]}}},{"id":"95I7MeT5/dGjnasNS","uris":["http://zotero.org/users/local/JAPDy0ht/items/AMU7NGLB"],"itemData":{"id":23,"type":"article-journal","abstract":"BACKGROUND: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RPL"}],"issued":{"date-parts":[["2021"]]}}},{"id":"95I7MeT5/p0hStHN4","uris":["http://zotero.org/users/local/JAPDy0ht/items/TGV7GYQY"],"itemData":{"id":26,"type":"article-journal","abstract":"INTRODUCTION: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M"}],"issued":{"date-parts":[["2022"]]}}},{"id":"95I7MeT5/jpCdpxXV","uris":["http://zotero.org/users/local/JAPDy0ht/items/MQNE49Q6"],"itemData":{"id":40,"type":"article-journal","abstract":"PURPOSE: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J"}],"issued":{"date-parts":[["2017"]]}}},{"id":"95I7MeT5/AcxHSO6U","uris":["http://zotero.org/users/local/JAPDy0ht/items/W9XTHPSP"],"itemData":{"id":24,"type":"article-journal","abstract":"INTRODUCTION: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R"}],"issued":{"date-parts":[["2022"]]}}},{"id":"95I7MeT5/9D1VdUCv","uris":["http://zotero.org/users/local/JAPDy0ht/items/YF8DX88E"],"itemData":{"id":47,"type":"article-journal","abstract":"PURPOSE: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Y"}],"issued":{"date-parts":[["2015"]]}}},{"id":"95I7MeT5/lbEnUeBB","uris":["http://zotero.org/users/local/JAPDy0ht/items/B64M822C"],"itemData":{"id":31,"type":"article-journal","abstract":"OBJECTIVE: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P"}],"issued":{"date-parts":[["2020"]]}}},{"id":"95I7MeT5/3Luzm8np","uris":["http://zotero.org/users/local/JAPDy0ht/items/7QEQ2SXW"],"itemData":{"id":13,"type":"article-journal","abstract":"BACKGROUND: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S"}],"issued":{"date-parts":[["2025"]]}}},{"id":"95I7MeT5/kglABkRU","uris":["http://zotero.org/users/local/JAPDy0ht/items/BW8WIVUW"],"itemData":{"id":57,"type":"article-journal","abstract":"INTRODUCTION: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KM"}],"issued":{"date-parts":[["2012"]]}}},{"id":"95I7MeT5/Vj4aVjwZ","uris":["http://zotero.org/users/local/JAPDy0ht/items/EPXMH477"],"itemData":{"id":54,"type":"article-journal","abstract":"PURPOSE: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M"}],"issued":{"date-parts":[["2014"]]}}},{"id":"95I7MeT5/euiuGyzV","uris":["http://zotero.org/users/local/JAPDy0ht/items/9GSFMIY5"],"itemData":{"id":7,"type":"article-journal","abstract":"INTRODUCTION: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M"}],"issued":{"date-parts":[["2026"]]}}},{"id":"95I7MeT5/Y9nC95Et","uris":["http://zotero.org/users/local/JAPDy0ht/items/Q3S96ZUJ"],"itemData":{"id":83,"type":"article-journal","abstract":"BACKGROUND: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R"}],"issued":{"date-parts":[["2006"]]}}},{"id":"95I7MeT5/YEQvnobs","uris":["http://zotero.org/users/local/JAPDy0ht/items/8JL3GD8Y"],"itemData":{"id":64,"type":"article-journal","abstract":"INTRODUCTION: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A"}],"issued":{"date-parts":[["2010"]]}}},{"id":"95I7MeT5/6WE0qvaB","uris":["http://zotero.org/users/local/JAPDy0ht/items/PRZS9PQQ"],"itemData":{"id":50,"type":"article-journal","abstract":"PURPOSE: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V"}],"issued":{"date-parts":[["2015"]]}}},{"id":"95I7MeT5/xGxiWlmg","uris":["http://zotero.org/users/local/JAPDy0ht/items/A5NA2VYZ"],"itemData":{"id":29,"type":"article-journal","abstract":"BACKGROUND: The effects of different autograft types for anterior cruciate ligament reconstruction (ACL-R) on muscle function are sparsely investigated in randomized controlled trials. Our aim was to investigate the effects of quadriceps tendon autograft (QTB) vs. semitendinosus-gracilis autograft (StG) on thigh muscle strength and functional capacity, and a patient-reported outcome 1 year after ACL-R, and to compare the results to healthy controls. METHODS: ACL-R patients (n = 100) and matched controls (CON, n = 50) were recruited, with patients being randomly assigned to QTB (n = 50) or StG (n = 50) ACL-R. One year after ACL-R, bilateral knee extensor (KE) and flexor (KF) muscle strength (isometric, dynamic, explosive, limb symmetry index [LSI], hamstring:quadriceps ratio [HQ ratio]) were assessed by isokinetic dynamometry, along with functional capacity (single leg hop distance [SHD]) and a patient-reported outcome (International Knee Documentation Committee [IKDC] score). RESULTS: KE muscle strength of the operated leg was lower (9-11%) in QTB vs. StG as was KE LSI, while KF muscle strength was lower (12-17%) in StG vs. QTB as was KF LSI. HQ ratios were lower in StG vs. QTB. Compared with the controls, KE and KF muscle strength were lower in StG (10-22%), while KE muscle strength only was lower in QTB (16-25%). Muscle strength in the StG, QTB, and CON groups was identical in the non-operated leg. While SHD and IKDC did not differ between StG and QTB, SHD in both StG and QTB was lower than CON. The IKDC scores improved significantly 1 year following ACL-R for both graft types. CONCLUSION: One year after ACL-R, muscle strength is affected by autograft type, with StG leading to impairments of KE and KF muscle strength, while QTB results in more pronounced impairments of KE only. Functional capacity and patient-reported outcome were unaffected by autograft type, with the former showing impairment compared to healthy controls. CLINICAL TRIALS REGISTRATION NUMBER: NCT02173483.","archive_location":"ClinicalTrials.gov/NCT02173483","container-title":"Sports Med","DOI":"10.1007/s40279-020-01276-x","issue":"7","journalAbbreviation":"Sports Med","page":"1393-1403","publisher-place":"New Zealand","title":"Effects of Autograft Types on Muscle Strength and Functional Capacity in Patients Having Anterior Cruciate Ligament Reconstruction: A Randomized Controlled Trial.","volume":"50","author":[{"literal":"Sinding KS"},{"literal":"Nielsen TG"},{"literal":"Hvid LG"},{"literal":"Lind M"},{"literal":"Dalgas U"}],"issued":{"date-parts":[["2020"]]}}},{"id":"95I7MeT5/uS1j2aVE","uris":["http://zotero.org/users/local/JAPDy0ht/items/DACIMZWX"],"itemData":{"id":30,"type":"article-journal","abstract":"PURPOSE: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JA"}],"issued":{"date-parts":[["2020"]]}}},{"id":"95I7MeT5/l3WbdhJi","uris":["http://zotero.org/users/local/JAPDy0ht/items/LPCHA5QE"],"itemData":{"id":9,"type":"article-journal","abstract":"BACKGROUND: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A"}],"issued":{"date-parts":[["2026"]]}}},{"id":"95I7MeT5/1pgcIZsn","uris":["http://zotero.org/users/local/JAPDy0ht/items/V4JT2AH5"],"itemData":{"id":22,"type":"article-journal","abstract":"INTRODUCTION: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Y"}],"issued":{"date-parts":[["2024"]]}}},{"id":"95I7MeT5/OOzD1vp5","uris":["http://zotero.org/users/local/JAPDy0ht/items/KZCLBQT7"],"itemData":{"id":230,"type":"article-journal","abstract":"BACKGROUND: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C"}],"issued":{"date-parts":[["2020"]]}}},{"id":"95I7MeT5/Lio8ltx6","uris":["http://zotero.org/users/local/JAPDy0ht/items/3S9CJ9NI"],"itemData":{"id":60,"type":"article-journal","abstract":"PURPOSE: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HH"}],"issued":{"date-parts":[["2011"]]}}},{"id":"95I7MeT5/j6B1LjVv","uris":["http://zotero.org/users/local/JAPDy0ht/items/78N9GRHR"],"itemData":{"id":62,"type":"article-journal","abstract":"PURPOSE: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M"}],"issued":{"date-parts":[["2011"]]}}}],"schema":"https://github.com/citation-style-language/schema/raw/master/csl-citation.json"} </w:delInstrText>
        </w:r>
        <w:r w:rsidDel="002044E0">
          <w:fldChar w:fldCharType="separate"/>
        </w:r>
        <w:r w:rsidR="0006628D" w:rsidRPr="0006628D" w:rsidDel="002044E0">
          <w:delText>(55,61–85)</w:delText>
        </w:r>
        <w:r w:rsidDel="002044E0">
          <w:fldChar w:fldCharType="end"/>
        </w:r>
        <w:r w:rsidDel="002044E0">
          <w:delText xml:space="preserve">, 35 studies reported on Lysholm Knee Scoring Scale scores </w:delText>
        </w:r>
        <w:r w:rsidDel="002044E0">
          <w:fldChar w:fldCharType="begin"/>
        </w:r>
        <w:r w:rsidR="0006628D" w:rsidDel="002044E0">
          <w:delInstrText xml:space="preserve"> ADDIN ZOTERO_ITEM CSL_CITATION {"citationID":"n0uv89yK","properties":{"unsorted":false,"formattedCitation":"(5,55,61,63,65\\uc0\\u8211{}71,73,74,76,78,79,82\\uc0\\u8211{}84,86\\uc0\\u8211{}99)","plainCitation":"(5,55,61,63,65–71,73,74,76,78,79,82–84,86–99)","noteIndex":0},"citationItems":[{"id":"95I7MeT5/a04t5Pha","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A"}],"issued":{"date-parts":[["2020"]]}}},{"id":"95I7MeT5/DUlnP65K","uris":["http://zotero.org/users/local/JAPDy0ht/items/P4ZFH693"],"itemData":{"id":41,"type":"article-journal","abstract":"BACKGROUND: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J"}],"issued":{"date-parts":[["2016"]]}}},{"id":"95I7MeT5/M7ALX5hl","uris":["http://zotero.org/users/local/JAPDy0ht/items/GQ5WVW5F"],"itemData":{"id":16,"type":"article-journal","abstract":"AIMS: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ZA"}],"issued":{"date-parts":[["2024"]]}}},{"id":"95I7MeT5/BkleQ3zn","uris":["http://zotero.org/users/local/JAPDy0ht/items/DTB55DMX"],"itemData":{"id":15,"type":"article-journal","abstract":"PURPOSE: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R"}],"issued":{"date-parts":[["2025"]]}}},{"id":"95I7MeT5/dGjnasNS","uris":["http://zotero.org/users/local/JAPDy0ht/items/AMU7NGLB"],"itemData":{"id":23,"type":"article-journal","abstract":"BACKGROUND: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RPL"}],"issued":{"date-parts":[["2021"]]}}},{"id":"95I7MeT5/p0hStHN4","uris":["http://zotero.org/users/local/JAPDy0ht/items/TGV7GYQY"],"itemData":{"id":26,"type":"article-journal","abstract":"INTRODUCTION: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M"}],"issued":{"date-parts":[["2022"]]}}},{"id":"95I7MeT5/jpCdpxXV","uris":["http://zotero.org/users/local/JAPDy0ht/items/MQNE49Q6"],"itemData":{"id":40,"type":"article-journal","abstract":"PURPOSE: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J"}],"issued":{"date-parts":[["2017"]]}}},{"id":"95I7MeT5/AcxHSO6U","uris":["http://zotero.org/users/local/JAPDy0ht/items/W9XTHPSP"],"itemData":{"id":24,"type":"article-journal","abstract":"INTRODUCTION: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R"}],"issued":{"date-parts":[["2022"]]}}},{"id":"95I7MeT5/9D1VdUCv","uris":["http://zotero.org/users/local/JAPDy0ht/items/YF8DX88E"],"itemData":{"id":47,"type":"article-journal","abstract":"PURPOSE: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Y"}],"issued":{"date-parts":[["2015"]]}}},{"id":"95I7MeT5/3Luzm8np","uris":["http://zotero.org/users/local/JAPDy0ht/items/7QEQ2SXW"],"itemData":{"id":13,"type":"article-journal","abstract":"BACKGROUND: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S"}],"issued":{"date-parts":[["2025"]]}}},{"id":"95I7MeT5/kglABkRU","uris":["http://zotero.org/users/local/JAPDy0ht/items/BW8WIVUW"],"itemData":{"id":57,"type":"article-journal","abstract":"INTRODUCTION: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KM"}],"issued":{"date-parts":[["2012"]]}}},{"id":"95I7MeT5/euiuGyzV","uris":["http://zotero.org/users/local/JAPDy0ht/items/9GSFMIY5"],"itemData":{"id":7,"type":"article-journal","abstract":"INTRODUCTION: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M"}],"issued":{"date-parts":[["2026"]]}}},{"id":"95I7MeT5/YEQvnobs","uris":["http://zotero.org/users/local/JAPDy0ht/items/8JL3GD8Y"],"itemData":{"id":64,"type":"article-journal","abstract":"INTRODUCTION: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A"}],"issued":{"date-parts":[["2010"]]}}},{"id":"95I7MeT5/6WE0qvaB","uris":["http://zotero.org/users/local/JAPDy0ht/items/PRZS9PQQ"],"itemData":{"id":50,"type":"article-journal","abstract":"PURPOSE: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V"}],"issued":{"date-parts":[["2015"]]}}},{"id":"95I7MeT5/l3WbdhJi","uris":["http://zotero.org/users/local/JAPDy0ht/items/LPCHA5QE"],"itemData":{"id":9,"type":"article-journal","abstract":"BACKGROUND: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A"}],"issued":{"date-parts":[["2026"]]}}},{"id":"95I7MeT5/1pgcIZsn","uris":["http://zotero.org/users/local/JAPDy0ht/items/V4JT2AH5"],"itemData":{"id":22,"type":"article-journal","abstract":"INTRODUCTION: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Y"}],"issued":{"date-parts":[["2024"]]}}},{"id":"95I7MeT5/OOzD1vp5","uris":["http://zotero.org/users/local/JAPDy0ht/items/KZCLBQT7"],"itemData":{"id":230,"type":"article-journal","abstract":"BACKGROUND: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C"}],"issued":{"date-parts":[["2020"]]}}},{"id":"95I7MeT5/Lio8ltx6","uris":["http://zotero.org/users/local/JAPDy0ht/items/3S9CJ9NI"],"itemData":{"id":60,"type":"article-journal","abstract":"PURPOSE: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HH"}],"issued":{"date-parts":[["2011"]]}}},{"id":"95I7MeT5/lA2gT7co","uris":["http://zotero.org/users/local/JAPDy0ht/items/HRWMAN6N"],"itemData":{"id":70,"type":"article-journal","abstract":"The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N"}],"issued":{"date-parts":[["2009"]]}}},{"id":"95I7MeT5/g4PksbNc","uris":["http://zotero.org/users/local/JAPDy0ht/items/X7MJK5G6"],"itemData":{"id":65,"type":"article-journal","abstract":"BACKGROUND: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K"}],"issued":{"date-parts":[["2010"]]}}},{"id":"95I7MeT5/MUlvU1GL","uris":["http://zotero.org/users/local/JAPDy0ht/items/EZ7C5NKG"],"itemData":{"id":92,"type":"article-journal","abstract":"BACKGROUND: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J"}],"issued":{"date-parts":[["2003"]]}}},{"id":"95I7MeT5/dDDeI8YQ","uris":["http://zotero.org/users/local/JAPDy0ht/items/QJW25IHW"],"itemData":{"id":81,"type":"article-journal","abstract":"Patellar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J"}],"issued":{"date-parts":[["2006"]]}}},{"id":"95I7MeT5/R8QeLPiM","uris":["http://zotero.org/users/local/JAPDy0ht/items/DP2I5VSH"],"itemData":{"id":66,"type":"article-journal","abstract":"BACKGROUND: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AK"}],"issued":{"date-parts":[["2010"]]}}},{"id":"95I7MeT5/RoCkPqOd","uris":["http://zotero.org/users/local/JAPDy0ht/items/LDJUT4WH"],"itemData":{"id":85,"type":"article-journal","abstract":"PURPOSE: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TA"}],"issued":{"date-parts":[["2005"]]}}},{"id":"95I7MeT5/RsvCu6UO","uris":["http://zotero.org/users/local/JAPDy0ht/items/29GMNF7S"],"itemData":{"id":51,"type":"article-journal","abstract":"PURPOSE: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V"}],"issued":{"date-parts":[["2015"]]}}},{"id":"95I7MeT5/K1gSXwIB","uris":["http://zotero.org/users/local/JAPDy0ht/items/YG4498VM"],"itemData":{"id":43,"type":"article-journal","abstract":"INTRODUCTION: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T"}],"issued":{"date-parts":[["2016"]]}}},{"id":"95I7MeT5/FwzQNqXf","uris":["http://zotero.org/users/local/JAPDy0ht/items/SR3Z56HZ"],"itemData":{"id":87,"type":"article-journal","abstract":"PURPOSE: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J"}],"issued":{"date-parts":[["2005"]]}}},{"id":"95I7MeT5/g3Ppat9e","uris":["http://zotero.org/users/local/JAPDy0ht/items/EKDLYPQB"],"itemData":{"id":75,"type":"article-journal","abstract":"BACKGROUND: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J"}],"issued":{"date-parts":[["2007"]]}}},{"id":"95I7MeT5/QI2NpXcb","uris":["http://zotero.org/users/local/JAPDy0ht/items/5TNAN7BN"],"itemData":{"id":61,"type":"article-journal","abstract":"PURPOSE: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W"}],"issued":{"date-parts":[["2011"]]}}},{"id":"95I7MeT5/ijiEKw3m","uris":["http://zotero.org/users/local/JAPDy0ht/items/SZY9Z2N4"],"itemData":{"id":18,"type":"article-journal","abstract":"BACKGROUND: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JO"}],"issued":{"date-parts":[["2024"]]}}},{"id":"95I7MeT5/27IW6MGH","uris":["http://zotero.org/users/local/JAPDy0ht/items/Y6MQCH92"],"itemData":{"id":69,"type":"article-journal","abstract":"BACKGROUND: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S"}],"issued":{"date-parts":[["2009"]]}}},{"id":"95I7MeT5/whfufqHa","uris":["http://zotero.org/users/local/JAPDy0ht/items/P9X45MBW"],"itemData":{"id":11,"type":"article-journal","abstract":"PURPOSE: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MQ"}],"issued":{"date-parts":[["2025"]]}}},{"id":"95I7MeT5/efnQ3S4G","uris":["http://zotero.org/users/local/JAPDy0ht/items/P8I2CWRU"],"itemData":{"id":44,"type":"article-journal","abstract":"PURPOSE: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JK"}],"issued":{"date-parts":[["2017"]]}}}],"schema":"https://github.com/citation-style-language/schema/raw/master/csl-citation.json"} </w:delInstrText>
        </w:r>
        <w:r w:rsidDel="002044E0">
          <w:fldChar w:fldCharType="separate"/>
        </w:r>
        <w:r w:rsidR="0006628D" w:rsidRPr="0006628D" w:rsidDel="002044E0">
          <w:delText>(5,55,61,63,65–71,73,74,76,78,79,82–84,86–99)</w:delText>
        </w:r>
        <w:r w:rsidDel="002044E0">
          <w:fldChar w:fldCharType="end"/>
        </w:r>
        <w:r w:rsidDel="002044E0">
          <w:delText xml:space="preserve">, and 27 studies reported on Tegner activity scale scores </w:delText>
        </w:r>
        <w:r w:rsidDel="002044E0">
          <w:fldChar w:fldCharType="begin"/>
        </w:r>
        <w:r w:rsidR="0006628D" w:rsidDel="002044E0">
          <w:delInstrText xml:space="preserve"> ADDIN ZOTERO_ITEM CSL_CITATION {"citationID":"XyWgBvCD","properties":{"unsorted":false,"formattedCitation":"(5,61,63,64,71\\uc0\\u8211{}73,76,82,84,86\\uc0\\u8211{}88,92\\uc0\\u8211{}97,99\\uc0\\u8211{}102)","plainCitation":"(5,61,63,64,71–73,76,82,84,86–88,92–97,99–102)","noteIndex":0},"citationItems":[{"id":"95I7MeT5/a04t5Pha","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A"}],"issued":{"date-parts":[["2020"]]}}},{"id":"95I7MeT5/DUlnP65K","uris":["http://zotero.org/users/local/JAPDy0ht/items/P4ZFH693"],"itemData":{"id":41,"type":"article-journal","abstract":"BACKGROUND: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J"}],"issued":{"date-parts":[["2016"]]}}},{"id":"95I7MeT5/Xubcy9OQ","uris":["http://zotero.org/users/local/JAPDy0ht/items/N5EK8337"],"itemData":{"id":45,"type":"article-journal","abstract":"BACKGROUND: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DJ"}],"issued":{"date-parts":[["2015"]]}}},{"id":"95I7MeT5/9D1VdUCv","uris":["http://zotero.org/users/local/JAPDy0ht/items/YF8DX88E"],"itemData":{"id":47,"type":"article-journal","abstract":"PURPOSE: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Y"}],"issued":{"date-parts":[["2015"]]}}},{"id":"95I7MeT5/lbEnUeBB","uris":["http://zotero.org/users/local/JAPDy0ht/items/B64M822C"],"itemData":{"id":31,"type":"article-journal","abstract":"OBJECTIVE: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P"}],"issued":{"date-parts":[["2020"]]}}},{"id":"95I7MeT5/3Luzm8np","uris":["http://zotero.org/users/local/JAPDy0ht/items/7QEQ2SXW"],"itemData":{"id":13,"type":"article-journal","abstract":"BACKGROUND: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S"}],"issued":{"date-parts":[["2025"]]}}},{"id":"95I7MeT5/euiuGyzV","uris":["http://zotero.org/users/local/JAPDy0ht/items/9GSFMIY5"],"itemData":{"id":7,"type":"article-journal","abstract":"INTRODUCTION: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M"}],"issued":{"date-parts":[["2026"]]}}},{"id":"95I7MeT5/l3WbdhJi","uris":["http://zotero.org/users/local/JAPDy0ht/items/LPCHA5QE"],"itemData":{"id":9,"type":"article-journal","abstract":"BACKGROUND: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A"}],"issued":{"date-parts":[["2026"]]}}},{"id":"95I7MeT5/Lio8ltx6","uris":["http://zotero.org/users/local/JAPDy0ht/items/3S9CJ9NI"],"itemData":{"id":60,"type":"article-journal","abstract":"PURPOSE: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HH"}],"issued":{"date-parts":[["2011"]]}}},{"id":"95I7MeT5/lA2gT7co","uris":["http://zotero.org/users/local/JAPDy0ht/items/HRWMAN6N"],"itemData":{"id":70,"type":"article-journal","abstract":"The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N"}],"issued":{"date-parts":[["2009"]]}}},{"id":"95I7MeT5/g4PksbNc","uris":["http://zotero.org/users/local/JAPDy0ht/items/X7MJK5G6"],"itemData":{"id":65,"type":"article-journal","abstract":"BACKGROUND: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K"}],"issued":{"date-parts":[["2010"]]}}},{"id":"95I7MeT5/MUlvU1GL","uris":["http://zotero.org/users/local/JAPDy0ht/items/EZ7C5NKG"],"itemData":{"id":92,"type":"article-journal","abstract":"BACKGROUND: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J"}],"issued":{"date-parts":[["2003"]]}}},{"id":"95I7MeT5/dDDeI8YQ","uris":["http://zotero.org/users/local/JAPDy0ht/items/QJW25IHW"],"itemData":{"id":81,"type":"article-journal","abstract":"Patellar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J"}],"issued":{"date-parts":[["2006"]]}}},{"id":"95I7MeT5/K1gSXwIB","uris":["http://zotero.org/users/local/JAPDy0ht/items/YG4498VM"],"itemData":{"id":43,"type":"article-journal","abstract":"INTRODUCTION: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T"}],"issued":{"date-parts":[["2016"]]}}},{"id":"95I7MeT5/FwzQNqXf","uris":["http://zotero.org/users/local/JAPDy0ht/items/SR3Z56HZ"],"itemData":{"id":87,"type":"article-journal","abstract":"PURPOSE: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J"}],"issued":{"date-parts":[["2005"]]}}},{"id":"95I7MeT5/g3Ppat9e","uris":["http://zotero.org/users/local/JAPDy0ht/items/EKDLYPQB"],"itemData":{"id":75,"type":"article-journal","abstract":"BACKGROUND: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J"}],"issued":{"date-parts":[["2007"]]}}},{"id":"95I7MeT5/QI2NpXcb","uris":["http://zotero.org/users/local/JAPDy0ht/items/5TNAN7BN"],"itemData":{"id":61,"type":"article-journal","abstract":"PURPOSE: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W"}],"issued":{"date-parts":[["2011"]]}}},{"id":"95I7MeT5/ijiEKw3m","uris":["http://zotero.org/users/local/JAPDy0ht/items/SZY9Z2N4"],"itemData":{"id":18,"type":"article-journal","abstract":"BACKGROUND: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JO"}],"issued":{"date-parts":[["2024"]]}}},{"id":"95I7MeT5/27IW6MGH","uris":["http://zotero.org/users/local/JAPDy0ht/items/Y6MQCH92"],"itemData":{"id":69,"type":"article-journal","abstract":"BACKGROUND: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S"}],"issued":{"date-parts":[["2009"]]}}},{"id":"95I7MeT5/efnQ3S4G","uris":["http://zotero.org/users/local/JAPDy0ht/items/P8I2CWRU"],"itemData":{"id":44,"type":"article-journal","abstract":"PURPOSE: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JK"}],"issued":{"date-parts":[["2017"]]}}},{"id":"95I7MeT5/lTvR0G8R","uris":["http://zotero.org/users/local/JAPDy0ht/items/MWJDYCFA"],"itemData":{"id":72,"type":"article-journal","abstract":"Hamstring muscles play a major role in knee-joint stabilization after anterior cruciate ligament (ACL) injury. Weakness of the knee extensors after ACL reconstruction with patellar tendon (PT) graft, and in the knee flexors after reconstruction with hamstring tendons (HT) graft has been observed up to 2 years post surgery, but not later. In these studies, isokinetic muscle torque was used. However, muscle power has been suggested to be a more sensitive and sport-specific measures of strength. The aim was to study quadriceps and hamstring muscle power in patients with ACL injury treated with surgical reconstruction with PT or HT grafts at a mean of 3 years after surgery. Twenty subjects with PT and 16 subjects with HT grafts (mean age at follow up 30 years, range 20-39, 25% women), who were all included in a prospective study and followed the same goal-based rehabilitation protocol for at least 4 months, were assessed with reliable, valid, and responsive tests of quadriceps and hamstring muscle power at 3 years (SD 0.9, range 2-5) after surgery. The mean difference between legs (injured minus uninjured), the hamstring to quadriceps (H:Q, hamstring divided by quadriceps) ratio, and the limb symmetry index (LSI, injured leg divided by uninjured and multiplied by 100) value, were used for comparisons between the groups (analysis of variance). The mean difference between the injured and uninjured legs was greater in the HT than in the PT group for knee flexion power (-21.3 vs. 7.7 W, p = 0.001). Patients with HT graft had lower H:Q ratio in the injured leg than the patients with PT graft (0.63 vs. 0.77, p = 0.012). They also had lower LSI for knee flexion power than those in the PT group (88 vs. 106%, p &lt; 0.001). No differences were found between the groups for knee extension power. The lower hamstring muscle power, and the lower hamstring to quadriceps ratio in the HT graft group than in the PT graft group 3 years (range 2-5) after ACL reconstruction, reflect imbalance of knee muscles after reconstruction with HT graft that may have a negative effect on dynamic knee-joint stabilization.","container-title":"Knee Surg Sports Traumatol Arthrosc","DOI":"10.1007/s00167-008-0645-4","issue":"2","journalAbbreviation":"Knee Surg Sports Traumatol Arthrosc","page":"162-9","publisher-place":"Germany","title":"Knee extension and flexion muscle power after anterior cruciate ligament reconstruction with patellar tendon graft or hamstring tendons graft: a cross-sectional comparison 3 years post surgery.","volume":"17","author":[{"literal":"Ageberg E"},{"literal":"Roos HP"},{"literal":"Silbernagel KG"},{"literal":"Thomeé R"},{"literal":"Roos EM"}],"issued":{"date-parts":[["2009"]]}}},{"id":"95I7MeT5/uQbPkSRb","uris":["http://zotero.org/users/local/JAPDy0ht/items/9ZZ8BU76"],"itemData":{"id":68,"type":"article-journal","abstract":"Sixty-eight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S"}],"issued":{"date-parts":[["2010"]]}}},{"id":"95I7MeT5/SoOBn7Om","uris":["http://zotero.org/users/local/JAPDy0ht/items/CJD3QE43"],"itemData":{"id":93,"type":"article-journal","abstract":"BACKGROUND: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A"}],"issued":{"date-parts":[["2003"]]}}}],"schema":"https://github.com/citation-style-language/schema/raw/master/csl-citation.json"} </w:delInstrText>
        </w:r>
        <w:r w:rsidDel="002044E0">
          <w:fldChar w:fldCharType="separate"/>
        </w:r>
        <w:r w:rsidR="0006628D" w:rsidRPr="0006628D" w:rsidDel="002044E0">
          <w:delText>(5,61,63,64,71–73,76,82,84,86–88,92–97,99–102)</w:delText>
        </w:r>
        <w:r w:rsidDel="002044E0">
          <w:fldChar w:fldCharType="end"/>
        </w:r>
        <w:r w:rsidDel="002044E0">
          <w:delText xml:space="preserve">. </w:delText>
        </w:r>
      </w:del>
    </w:p>
    <w:p w14:paraId="23D1D78B" w14:textId="56CE1E1A" w:rsidR="00CA46BA" w:rsidRPr="001B0050" w:rsidDel="002044E0" w:rsidRDefault="00CA46BA">
      <w:pPr>
        <w:rPr>
          <w:del w:id="8448" w:author="Danny" w:date="2026-10-02T16:26:00Z"/>
        </w:rPr>
        <w:pPrChange w:id="8449" w:author="Danny" w:date="2026-10-02T16:26:00Z">
          <w:pPr>
            <w:pStyle w:val="FigureCaption"/>
            <w:spacing w:before="120" w:after="120"/>
          </w:pPr>
        </w:pPrChange>
      </w:pPr>
      <w:del w:id="8450" w:author="Danny" w:date="2026-10-02T16:26:00Z">
        <w:r w:rsidDel="002044E0">
          <w:delText>Network graphs of patient-reported outcome measures (A-C)</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0"/>
      </w:tblGrid>
      <w:tr w:rsidR="00F05787" w:rsidRPr="001B0050" w:rsidDel="002044E0" w14:paraId="1FFB3828" w14:textId="4B8EC456" w:rsidTr="005D4B2E">
        <w:trPr>
          <w:del w:id="8451" w:author="Danny" w:date="2026-10-02T16:26:00Z"/>
        </w:trPr>
        <w:tc>
          <w:tcPr>
            <w:tcW w:w="0" w:type="auto"/>
            <w:vAlign w:val="center"/>
          </w:tcPr>
          <w:tbl>
            <w:tblPr>
              <w:tblStyle w:val="TableGrid"/>
              <w:tblW w:w="5000" w:type="pct"/>
              <w:tblLook w:val="04A0" w:firstRow="1" w:lastRow="0" w:firstColumn="1" w:lastColumn="0" w:noHBand="0" w:noVBand="1"/>
            </w:tblPr>
            <w:tblGrid>
              <w:gridCol w:w="3126"/>
              <w:gridCol w:w="3264"/>
              <w:gridCol w:w="3054"/>
            </w:tblGrid>
            <w:tr w:rsidR="00F05787" w:rsidRPr="00CA46BA" w:rsidDel="002044E0" w14:paraId="51978A67" w14:textId="750E35FE" w:rsidTr="00CA46BA">
              <w:trPr>
                <w:del w:id="8452" w:author="Danny" w:date="2026-10-02T16:26:00Z"/>
              </w:trPr>
              <w:tc>
                <w:tcPr>
                  <w:tcW w:w="1655" w:type="pct"/>
                  <w:tcBorders>
                    <w:top w:val="nil"/>
                    <w:left w:val="nil"/>
                    <w:bottom w:val="single" w:sz="4" w:space="0" w:color="auto"/>
                    <w:right w:val="nil"/>
                  </w:tcBorders>
                  <w:vAlign w:val="center"/>
                </w:tcPr>
                <w:p w14:paraId="76DD860C" w14:textId="429C3D92" w:rsidR="00F05787" w:rsidRPr="00CA46BA" w:rsidDel="002044E0" w:rsidRDefault="00F05787">
                  <w:pPr>
                    <w:rPr>
                      <w:del w:id="8453" w:author="Danny" w:date="2026-10-02T16:26:00Z"/>
                    </w:rPr>
                  </w:pPr>
                  <w:del w:id="8454" w:author="Danny" w:date="2026-10-02T16:26:00Z">
                    <w:r w:rsidRPr="00CA46BA" w:rsidDel="002044E0">
                      <w:rPr>
                        <w:b/>
                        <w:bCs/>
                      </w:rPr>
                      <w:delText>A</w:delText>
                    </w:r>
                    <w:r w:rsidRPr="00CA46BA" w:rsidDel="002044E0">
                      <w:delText>.</w:delText>
                    </w:r>
                    <w:r w:rsidRPr="00CA46BA" w:rsidDel="002044E0">
                      <w:rPr>
                        <w:b/>
                        <w:bCs/>
                      </w:rPr>
                      <w:delText xml:space="preserve"> </w:delText>
                    </w:r>
                    <w:r w:rsidRPr="00CA46BA" w:rsidDel="002044E0">
                      <w:delText>IKDC Subjective</w:delText>
                    </w:r>
                  </w:del>
                </w:p>
              </w:tc>
              <w:tc>
                <w:tcPr>
                  <w:tcW w:w="1728" w:type="pct"/>
                  <w:tcBorders>
                    <w:top w:val="nil"/>
                    <w:left w:val="nil"/>
                    <w:bottom w:val="single" w:sz="4" w:space="0" w:color="auto"/>
                    <w:right w:val="nil"/>
                  </w:tcBorders>
                  <w:vAlign w:val="center"/>
                </w:tcPr>
                <w:p w14:paraId="2B6C8102" w14:textId="52460FC8" w:rsidR="00F05787" w:rsidRPr="00CA46BA" w:rsidDel="002044E0" w:rsidRDefault="00F05787">
                  <w:pPr>
                    <w:rPr>
                      <w:del w:id="8455" w:author="Danny" w:date="2026-10-02T16:26:00Z"/>
                    </w:rPr>
                  </w:pPr>
                  <w:del w:id="8456" w:author="Danny" w:date="2026-10-02T16:26:00Z">
                    <w:r w:rsidRPr="00CA46BA" w:rsidDel="002044E0">
                      <w:rPr>
                        <w:b/>
                        <w:bCs/>
                      </w:rPr>
                      <w:delText>B</w:delText>
                    </w:r>
                    <w:r w:rsidRPr="00CA46BA" w:rsidDel="002044E0">
                      <w:delText>. Lysholm</w:delText>
                    </w:r>
                  </w:del>
                </w:p>
              </w:tc>
              <w:tc>
                <w:tcPr>
                  <w:tcW w:w="1617" w:type="pct"/>
                  <w:tcBorders>
                    <w:top w:val="nil"/>
                    <w:left w:val="nil"/>
                    <w:bottom w:val="single" w:sz="4" w:space="0" w:color="auto"/>
                    <w:right w:val="nil"/>
                  </w:tcBorders>
                  <w:vAlign w:val="center"/>
                </w:tcPr>
                <w:p w14:paraId="7C9DECEF" w14:textId="30C79E3C" w:rsidR="00F05787" w:rsidRPr="00CA46BA" w:rsidDel="002044E0" w:rsidRDefault="00F05787">
                  <w:pPr>
                    <w:rPr>
                      <w:del w:id="8457" w:author="Danny" w:date="2026-10-02T16:26:00Z"/>
                    </w:rPr>
                  </w:pPr>
                  <w:del w:id="8458" w:author="Danny" w:date="2026-10-02T16:26:00Z">
                    <w:r w:rsidRPr="00CA46BA" w:rsidDel="002044E0">
                      <w:rPr>
                        <w:b/>
                        <w:bCs/>
                      </w:rPr>
                      <w:delText>C</w:delText>
                    </w:r>
                    <w:r w:rsidRPr="00CA46BA" w:rsidDel="002044E0">
                      <w:delText>. Tegner</w:delText>
                    </w:r>
                  </w:del>
                </w:p>
              </w:tc>
            </w:tr>
            <w:tr w:rsidR="00F05787" w:rsidRPr="00CA46BA" w:rsidDel="002044E0" w14:paraId="1B2ED080" w14:textId="322F3B77" w:rsidTr="00CA46BA">
              <w:trPr>
                <w:del w:id="8459" w:author="Danny" w:date="2026-10-02T16:26:00Z"/>
              </w:trPr>
              <w:tc>
                <w:tcPr>
                  <w:tcW w:w="1655" w:type="pct"/>
                  <w:tcBorders>
                    <w:top w:val="single" w:sz="4" w:space="0" w:color="auto"/>
                  </w:tcBorders>
                  <w:vAlign w:val="center"/>
                </w:tcPr>
                <w:p w14:paraId="3DA57BBE" w14:textId="6842C130" w:rsidR="00F05787" w:rsidRPr="00CA46BA" w:rsidDel="002044E0" w:rsidRDefault="00F05787">
                  <w:pPr>
                    <w:rPr>
                      <w:del w:id="8460" w:author="Danny" w:date="2026-10-02T16:26:00Z"/>
                    </w:rPr>
                  </w:pPr>
                  <w:del w:id="8461" w:author="Danny" w:date="2026-10-02T16:26:00Z">
                    <w:r w:rsidRPr="00CA46BA" w:rsidDel="002044E0">
                      <w:rPr>
                        <w:noProof/>
                      </w:rPr>
                      <w:drawing>
                        <wp:inline distT="0" distB="0" distL="0" distR="0" wp14:anchorId="6E0182C2" wp14:editId="1D69D3DF">
                          <wp:extent cx="1563881" cy="1563881"/>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51">
                                    <a:extLst>
                                      <a:ext uri="{96DAC541-7B7A-43D3-8B79-37D633B846F1}">
                                        <asvg:svgBlip xmlns:asvg="http://schemas.microsoft.com/office/drawing/2016/SVG/main" r:embed="rId52"/>
                                      </a:ext>
                                    </a:extLst>
                                  </a:blip>
                                  <a:stretch>
                                    <a:fillRect/>
                                  </a:stretch>
                                </pic:blipFill>
                                <pic:spPr>
                                  <a:xfrm>
                                    <a:off x="0" y="0"/>
                                    <a:ext cx="1566608" cy="1566608"/>
                                  </a:xfrm>
                                  <a:prstGeom prst="rect">
                                    <a:avLst/>
                                  </a:prstGeom>
                                </pic:spPr>
                              </pic:pic>
                            </a:graphicData>
                          </a:graphic>
                        </wp:inline>
                      </w:drawing>
                    </w:r>
                  </w:del>
                </w:p>
              </w:tc>
              <w:tc>
                <w:tcPr>
                  <w:tcW w:w="1728" w:type="pct"/>
                  <w:tcBorders>
                    <w:top w:val="single" w:sz="4" w:space="0" w:color="auto"/>
                  </w:tcBorders>
                  <w:vAlign w:val="center"/>
                </w:tcPr>
                <w:p w14:paraId="1088F833" w14:textId="78701864" w:rsidR="00F05787" w:rsidRPr="00CA46BA" w:rsidDel="002044E0" w:rsidRDefault="00F05787">
                  <w:pPr>
                    <w:rPr>
                      <w:del w:id="8462" w:author="Danny" w:date="2026-10-02T16:26:00Z"/>
                    </w:rPr>
                  </w:pPr>
                  <w:del w:id="8463" w:author="Danny" w:date="2026-10-02T16:26:00Z">
                    <w:r w:rsidRPr="00CA46BA" w:rsidDel="002044E0">
                      <w:rPr>
                        <w:noProof/>
                      </w:rPr>
                      <w:drawing>
                        <wp:inline distT="0" distB="0" distL="0" distR="0" wp14:anchorId="2F3F43D3" wp14:editId="288ECFB3">
                          <wp:extent cx="1632247" cy="1632247"/>
                          <wp:effectExtent l="0" t="0" r="6350" b="635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1639268" cy="1639268"/>
                                  </a:xfrm>
                                  <a:prstGeom prst="rect">
                                    <a:avLst/>
                                  </a:prstGeom>
                                </pic:spPr>
                              </pic:pic>
                            </a:graphicData>
                          </a:graphic>
                        </wp:inline>
                      </w:drawing>
                    </w:r>
                  </w:del>
                </w:p>
              </w:tc>
              <w:tc>
                <w:tcPr>
                  <w:tcW w:w="1617" w:type="pct"/>
                  <w:tcBorders>
                    <w:top w:val="single" w:sz="4" w:space="0" w:color="auto"/>
                  </w:tcBorders>
                  <w:vAlign w:val="center"/>
                </w:tcPr>
                <w:p w14:paraId="71A67DA3" w14:textId="3992074F" w:rsidR="00F05787" w:rsidRPr="00CA46BA" w:rsidDel="002044E0" w:rsidRDefault="00F05787">
                  <w:pPr>
                    <w:rPr>
                      <w:del w:id="8464" w:author="Danny" w:date="2026-10-02T16:26:00Z"/>
                    </w:rPr>
                  </w:pPr>
                  <w:del w:id="8465" w:author="Danny" w:date="2026-10-02T16:26:00Z">
                    <w:r w:rsidRPr="00CA46BA" w:rsidDel="002044E0">
                      <w:rPr>
                        <w:noProof/>
                      </w:rPr>
                      <w:drawing>
                        <wp:inline distT="0" distB="0" distL="0" distR="0" wp14:anchorId="59E7383C" wp14:editId="6403BB2F">
                          <wp:extent cx="1521151" cy="1521151"/>
                          <wp:effectExtent l="0" t="0" r="3175" b="317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5">
                                    <a:extLst>
                                      <a:ext uri="{96DAC541-7B7A-43D3-8B79-37D633B846F1}">
                                        <asvg:svgBlip xmlns:asvg="http://schemas.microsoft.com/office/drawing/2016/SVG/main" r:embed="rId56"/>
                                      </a:ext>
                                    </a:extLst>
                                  </a:blip>
                                  <a:stretch>
                                    <a:fillRect/>
                                  </a:stretch>
                                </pic:blipFill>
                                <pic:spPr>
                                  <a:xfrm>
                                    <a:off x="0" y="0"/>
                                    <a:ext cx="1526083" cy="1526083"/>
                                  </a:xfrm>
                                  <a:prstGeom prst="rect">
                                    <a:avLst/>
                                  </a:prstGeom>
                                </pic:spPr>
                              </pic:pic>
                            </a:graphicData>
                          </a:graphic>
                        </wp:inline>
                      </w:drawing>
                    </w:r>
                  </w:del>
                </w:p>
              </w:tc>
            </w:tr>
          </w:tbl>
          <w:p w14:paraId="185F6D92" w14:textId="59090EEF" w:rsidR="00F05787" w:rsidRPr="00CA46BA" w:rsidDel="002044E0" w:rsidRDefault="00F05787">
            <w:pPr>
              <w:rPr>
                <w:del w:id="8466" w:author="Danny" w:date="2026-10-02T16:26:00Z"/>
              </w:rPr>
            </w:pPr>
          </w:p>
        </w:tc>
      </w:tr>
      <w:tr w:rsidR="00F05787" w:rsidRPr="001B0050" w:rsidDel="002044E0" w14:paraId="094A4FB6" w14:textId="3DDBC376" w:rsidTr="005D4B2E">
        <w:trPr>
          <w:del w:id="8467" w:author="Danny" w:date="2026-10-02T16:26:00Z"/>
        </w:trPr>
        <w:tc>
          <w:tcPr>
            <w:tcW w:w="0" w:type="auto"/>
            <w:vAlign w:val="center"/>
          </w:tcPr>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60"/>
              <w:gridCol w:w="3196"/>
              <w:gridCol w:w="3088"/>
            </w:tblGrid>
            <w:tr w:rsidR="00F05787" w:rsidRPr="00CA46BA" w:rsidDel="002044E0" w14:paraId="2E67E189" w14:textId="767CD581" w:rsidTr="00CA46BA">
              <w:trPr>
                <w:del w:id="8468" w:author="Danny" w:date="2026-10-02T16:26:00Z"/>
              </w:trPr>
              <w:tc>
                <w:tcPr>
                  <w:tcW w:w="1673" w:type="pct"/>
                  <w:tcBorders>
                    <w:bottom w:val="single" w:sz="4" w:space="0" w:color="auto"/>
                  </w:tcBorders>
                  <w:vAlign w:val="center"/>
                  <w:hideMark/>
                </w:tcPr>
                <w:p w14:paraId="6B478994" w14:textId="397798FE" w:rsidR="00F05787" w:rsidRPr="00CA46BA" w:rsidDel="002044E0" w:rsidRDefault="00F05787">
                  <w:pPr>
                    <w:rPr>
                      <w:del w:id="8469" w:author="Danny" w:date="2026-10-02T16:26:00Z"/>
                    </w:rPr>
                  </w:pPr>
                  <w:del w:id="8470" w:author="Danny" w:date="2026-10-02T16:26:00Z">
                    <w:r w:rsidRPr="00CA46BA" w:rsidDel="002044E0">
                      <w:delText>A. Instrumented laxity</w:delText>
                    </w:r>
                  </w:del>
                </w:p>
              </w:tc>
              <w:tc>
                <w:tcPr>
                  <w:tcW w:w="1692" w:type="pct"/>
                  <w:tcBorders>
                    <w:bottom w:val="single" w:sz="4" w:space="0" w:color="auto"/>
                  </w:tcBorders>
                  <w:vAlign w:val="center"/>
                  <w:hideMark/>
                </w:tcPr>
                <w:p w14:paraId="3275D8F8" w14:textId="3E9E2F19" w:rsidR="00F05787" w:rsidRPr="00CA46BA" w:rsidDel="002044E0" w:rsidRDefault="00F05787">
                  <w:pPr>
                    <w:rPr>
                      <w:del w:id="8471" w:author="Danny" w:date="2026-10-02T16:26:00Z"/>
                    </w:rPr>
                  </w:pPr>
                  <w:del w:id="8472" w:author="Danny" w:date="2026-10-02T16:26:00Z">
                    <w:r w:rsidRPr="00CA46BA" w:rsidDel="002044E0">
                      <w:delText>B. Lachman test</w:delText>
                    </w:r>
                    <w:bookmarkStart w:id="8473" w:name="_ftnref1"/>
                    <w:r w:rsidRPr="00CA46BA" w:rsidDel="002044E0">
                      <w:fldChar w:fldCharType="begin"/>
                    </w:r>
                    <w:r w:rsidRPr="00CA46BA" w:rsidDel="002044E0">
                      <w:delInstrText>HYPERLINK "" \l "_ftn1" \o ""</w:delInstrText>
                    </w:r>
                    <w:r w:rsidRPr="00CA46BA" w:rsidDel="002044E0">
                      <w:fldChar w:fldCharType="separate"/>
                    </w:r>
                    <w:r w:rsidRPr="00CA46BA" w:rsidDel="002044E0">
                      <w:rPr>
                        <w:rStyle w:val="Hyperlink"/>
                        <w:b/>
                        <w:bCs/>
                        <w:sz w:val="18"/>
                        <w:szCs w:val="20"/>
                      </w:rPr>
                      <w:delText>[1]</w:delText>
                    </w:r>
                    <w:r w:rsidRPr="00CA46BA" w:rsidDel="002044E0">
                      <w:fldChar w:fldCharType="end"/>
                    </w:r>
                    <w:bookmarkEnd w:id="8473"/>
                    <w:r w:rsidRPr="00CA46BA" w:rsidDel="002044E0">
                      <w:delText xml:space="preserve"> (≥ 1+)</w:delText>
                    </w:r>
                  </w:del>
                </w:p>
              </w:tc>
              <w:tc>
                <w:tcPr>
                  <w:tcW w:w="1635" w:type="pct"/>
                  <w:tcBorders>
                    <w:bottom w:val="single" w:sz="4" w:space="0" w:color="auto"/>
                  </w:tcBorders>
                  <w:vAlign w:val="center"/>
                  <w:hideMark/>
                </w:tcPr>
                <w:p w14:paraId="6E1172A4" w14:textId="6896A675" w:rsidR="00F05787" w:rsidRPr="00CA46BA" w:rsidDel="002044E0" w:rsidRDefault="00F05787">
                  <w:pPr>
                    <w:rPr>
                      <w:del w:id="8474" w:author="Danny" w:date="2026-10-02T16:26:00Z"/>
                    </w:rPr>
                  </w:pPr>
                  <w:del w:id="8475" w:author="Danny" w:date="2026-10-02T16:26:00Z">
                    <w:r w:rsidRPr="00CA46BA" w:rsidDel="002044E0">
                      <w:delText>C. Pivot-shift test (≥ 1+)</w:delText>
                    </w:r>
                  </w:del>
                </w:p>
              </w:tc>
            </w:tr>
            <w:tr w:rsidR="00F05787" w:rsidRPr="00CA46BA" w:rsidDel="002044E0" w14:paraId="7B116D45" w14:textId="35A1CFEC" w:rsidTr="00F05787">
              <w:trPr>
                <w:del w:id="8476" w:author="Danny" w:date="2026-10-02T16:26:00Z"/>
              </w:trPr>
              <w:tc>
                <w:tcPr>
                  <w:tcW w:w="1673" w:type="pct"/>
                  <w:tcBorders>
                    <w:top w:val="single" w:sz="4" w:space="0" w:color="auto"/>
                    <w:left w:val="single" w:sz="4" w:space="0" w:color="auto"/>
                    <w:bottom w:val="nil"/>
                  </w:tcBorders>
                  <w:vAlign w:val="center"/>
                  <w:hideMark/>
                </w:tcPr>
                <w:p w14:paraId="6244043B" w14:textId="20D6188D" w:rsidR="00F05787" w:rsidRPr="00CA46BA" w:rsidDel="002044E0" w:rsidRDefault="00F05787">
                  <w:pPr>
                    <w:rPr>
                      <w:del w:id="8477" w:author="Danny" w:date="2026-10-02T16:26:00Z"/>
                    </w:rPr>
                  </w:pPr>
                  <w:del w:id="8478" w:author="Danny" w:date="2026-10-02T16:26:00Z">
                    <w:r w:rsidRPr="00CA46BA" w:rsidDel="002044E0">
                      <w:rPr>
                        <w:noProof/>
                      </w:rPr>
                      <w:drawing>
                        <wp:inline distT="0" distB="0" distL="0" distR="0" wp14:anchorId="712FD8B3" wp14:editId="2A73248C">
                          <wp:extent cx="1538243" cy="1538243"/>
                          <wp:effectExtent l="0" t="0" r="508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42034" cy="1542034"/>
                                  </a:xfrm>
                                  <a:prstGeom prst="rect">
                                    <a:avLst/>
                                  </a:prstGeom>
                                  <a:noFill/>
                                  <a:ln>
                                    <a:noFill/>
                                  </a:ln>
                                </pic:spPr>
                              </pic:pic>
                            </a:graphicData>
                          </a:graphic>
                        </wp:inline>
                      </w:drawing>
                    </w:r>
                  </w:del>
                </w:p>
              </w:tc>
              <w:tc>
                <w:tcPr>
                  <w:tcW w:w="1692" w:type="pct"/>
                  <w:tcBorders>
                    <w:top w:val="single" w:sz="4" w:space="0" w:color="auto"/>
                    <w:bottom w:val="nil"/>
                  </w:tcBorders>
                  <w:vAlign w:val="center"/>
                  <w:hideMark/>
                </w:tcPr>
                <w:p w14:paraId="666345DD" w14:textId="5A07A87A" w:rsidR="00F05787" w:rsidRPr="00CA46BA" w:rsidDel="002044E0" w:rsidRDefault="00F05787">
                  <w:pPr>
                    <w:rPr>
                      <w:del w:id="8479" w:author="Danny" w:date="2026-10-02T16:26:00Z"/>
                    </w:rPr>
                  </w:pPr>
                  <w:del w:id="8480" w:author="Danny" w:date="2026-10-02T16:26:00Z">
                    <w:r w:rsidRPr="00CA46BA" w:rsidDel="002044E0">
                      <w:rPr>
                        <w:noProof/>
                      </w:rPr>
                      <w:drawing>
                        <wp:inline distT="0" distB="0" distL="0" distR="0" wp14:anchorId="53993161" wp14:editId="1F997F05">
                          <wp:extent cx="1555334" cy="1555334"/>
                          <wp:effectExtent l="0" t="0" r="698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57842" cy="1557842"/>
                                  </a:xfrm>
                                  <a:prstGeom prst="rect">
                                    <a:avLst/>
                                  </a:prstGeom>
                                  <a:noFill/>
                                  <a:ln>
                                    <a:noFill/>
                                  </a:ln>
                                </pic:spPr>
                              </pic:pic>
                            </a:graphicData>
                          </a:graphic>
                        </wp:inline>
                      </w:drawing>
                    </w:r>
                  </w:del>
                </w:p>
              </w:tc>
              <w:tc>
                <w:tcPr>
                  <w:tcW w:w="1635" w:type="pct"/>
                  <w:tcBorders>
                    <w:top w:val="single" w:sz="4" w:space="0" w:color="auto"/>
                    <w:bottom w:val="nil"/>
                    <w:right w:val="single" w:sz="4" w:space="0" w:color="auto"/>
                  </w:tcBorders>
                  <w:vAlign w:val="center"/>
                  <w:hideMark/>
                </w:tcPr>
                <w:p w14:paraId="097C27D9" w14:textId="0D05E152" w:rsidR="00F05787" w:rsidRPr="00CA46BA" w:rsidDel="002044E0" w:rsidRDefault="00F05787">
                  <w:pPr>
                    <w:rPr>
                      <w:del w:id="8481" w:author="Danny" w:date="2026-10-02T16:26:00Z"/>
                    </w:rPr>
                  </w:pPr>
                  <w:del w:id="8482" w:author="Danny" w:date="2026-10-02T16:26:00Z">
                    <w:r w:rsidRPr="00CA46BA" w:rsidDel="002044E0">
                      <w:rPr>
                        <w:noProof/>
                      </w:rPr>
                      <w:drawing>
                        <wp:inline distT="0" distB="0" distL="0" distR="0" wp14:anchorId="370834E0" wp14:editId="6D1E9364">
                          <wp:extent cx="1504060" cy="1504060"/>
                          <wp:effectExtent l="0" t="0" r="127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05938" cy="1505938"/>
                                  </a:xfrm>
                                  <a:prstGeom prst="rect">
                                    <a:avLst/>
                                  </a:prstGeom>
                                  <a:noFill/>
                                  <a:ln>
                                    <a:noFill/>
                                  </a:ln>
                                </pic:spPr>
                              </pic:pic>
                            </a:graphicData>
                          </a:graphic>
                        </wp:inline>
                      </w:drawing>
                    </w:r>
                  </w:del>
                </w:p>
              </w:tc>
            </w:tr>
            <w:tr w:rsidR="00F05787" w:rsidRPr="00CA46BA" w:rsidDel="002044E0" w14:paraId="17BECE4F" w14:textId="660537EC" w:rsidTr="00F05787">
              <w:trPr>
                <w:del w:id="8483" w:author="Danny" w:date="2026-10-02T16:26:00Z"/>
              </w:trPr>
              <w:tc>
                <w:tcPr>
                  <w:tcW w:w="5000" w:type="pct"/>
                  <w:gridSpan w:val="3"/>
                  <w:tcBorders>
                    <w:top w:val="nil"/>
                    <w:left w:val="nil"/>
                    <w:bottom w:val="nil"/>
                    <w:right w:val="nil"/>
                  </w:tcBorders>
                  <w:vAlign w:val="center"/>
                </w:tcPr>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076"/>
                    <w:gridCol w:w="3076"/>
                    <w:gridCol w:w="3076"/>
                  </w:tblGrid>
                  <w:tr w:rsidR="00F05787" w:rsidRPr="00CA46BA" w:rsidDel="002044E0" w14:paraId="0D9C2D9A" w14:textId="2B0D8988" w:rsidTr="00F05787">
                    <w:trPr>
                      <w:del w:id="8484" w:author="Danny" w:date="2026-10-02T16:26:00Z"/>
                    </w:trPr>
                    <w:tc>
                      <w:tcPr>
                        <w:tcW w:w="0" w:type="auto"/>
                        <w:gridSpan w:val="3"/>
                        <w:tcBorders>
                          <w:top w:val="nil"/>
                          <w:bottom w:val="nil"/>
                        </w:tcBorders>
                        <w:vAlign w:val="center"/>
                      </w:tcPr>
                      <w:p w14:paraId="0EFFFD11" w14:textId="228D8AAB" w:rsidR="00F05787" w:rsidRPr="00CA46BA" w:rsidDel="002044E0" w:rsidRDefault="00F05787">
                        <w:pPr>
                          <w:rPr>
                            <w:del w:id="8485" w:author="Danny" w:date="2026-10-02T16:26:00Z"/>
                          </w:rPr>
                        </w:pPr>
                        <w:del w:id="8486" w:author="Danny" w:date="2026-10-02T16:26:00Z">
                          <w:r w:rsidRPr="00CA46BA" w:rsidDel="002044E0">
                            <w:delText>Graft failure</w:delText>
                          </w:r>
                        </w:del>
                      </w:p>
                    </w:tc>
                  </w:tr>
                  <w:tr w:rsidR="00F05787" w:rsidRPr="00CA46BA" w:rsidDel="002044E0" w14:paraId="456E8010" w14:textId="46A9DD47" w:rsidTr="00F05787">
                    <w:trPr>
                      <w:del w:id="8487" w:author="Danny" w:date="2026-10-02T16:26:00Z"/>
                    </w:trPr>
                    <w:tc>
                      <w:tcPr>
                        <w:tcW w:w="0" w:type="auto"/>
                        <w:tcBorders>
                          <w:top w:val="nil"/>
                        </w:tcBorders>
                        <w:vAlign w:val="center"/>
                        <w:hideMark/>
                      </w:tcPr>
                      <w:p w14:paraId="5969C96D" w14:textId="6288DDEB" w:rsidR="00F05787" w:rsidRPr="00CA46BA" w:rsidDel="002044E0" w:rsidRDefault="00F05787">
                        <w:pPr>
                          <w:rPr>
                            <w:del w:id="8488" w:author="Danny" w:date="2026-10-02T16:26:00Z"/>
                          </w:rPr>
                        </w:pPr>
                        <w:del w:id="8489" w:author="Danny" w:date="2026-10-02T16:26:00Z">
                          <w:r w:rsidRPr="00CA46BA" w:rsidDel="002044E0">
                            <w:delText>Graft failure</w:delText>
                          </w:r>
                        </w:del>
                      </w:p>
                    </w:tc>
                    <w:tc>
                      <w:tcPr>
                        <w:tcW w:w="0" w:type="auto"/>
                        <w:tcBorders>
                          <w:top w:val="nil"/>
                          <w:left w:val="nil"/>
                          <w:bottom w:val="nil"/>
                          <w:right w:val="nil"/>
                        </w:tcBorders>
                        <w:vAlign w:val="center"/>
                        <w:hideMark/>
                      </w:tcPr>
                      <w:p w14:paraId="4A613A6E" w14:textId="19689BDC" w:rsidR="00F05787" w:rsidRPr="00CA46BA" w:rsidDel="002044E0" w:rsidRDefault="00F05787">
                        <w:pPr>
                          <w:rPr>
                            <w:del w:id="8490" w:author="Danny" w:date="2026-10-02T16:26:00Z"/>
                          </w:rPr>
                        </w:pPr>
                        <w:del w:id="8491" w:author="Danny" w:date="2026-10-02T16:26:00Z">
                          <w:r w:rsidRPr="00CA46BA" w:rsidDel="002044E0">
                            <w:delText>B. Pivot-shift test</w:delText>
                          </w:r>
                          <w:r w:rsidR="001078BD" w:rsidDel="002044E0">
                            <w:rPr>
                              <w:sz w:val="24"/>
                              <w:szCs w:val="24"/>
                            </w:rPr>
                            <w:fldChar w:fldCharType="begin"/>
                          </w:r>
                          <w:r w:rsidR="001078BD" w:rsidDel="002044E0">
                            <w:delInstrText>HYPERLINK \l "_ftn1"</w:delInstrText>
                          </w:r>
                          <w:r w:rsidR="001078BD" w:rsidDel="002044E0">
                            <w:rPr>
                              <w:sz w:val="24"/>
                              <w:szCs w:val="24"/>
                            </w:rPr>
                            <w:fldChar w:fldCharType="separate"/>
                          </w:r>
                          <w:r w:rsidRPr="00CA46BA" w:rsidDel="002044E0">
                            <w:rPr>
                              <w:rStyle w:val="Hyperlink"/>
                              <w:b/>
                              <w:bCs/>
                              <w:sz w:val="18"/>
                              <w:szCs w:val="20"/>
                            </w:rPr>
                            <w:delText>[1]</w:delText>
                          </w:r>
                          <w:r w:rsidR="001078BD" w:rsidDel="002044E0">
                            <w:rPr>
                              <w:rStyle w:val="Hyperlink"/>
                              <w:b/>
                              <w:bCs/>
                              <w:sz w:val="18"/>
                              <w:szCs w:val="20"/>
                            </w:rPr>
                            <w:fldChar w:fldCharType="end"/>
                          </w:r>
                          <w:r w:rsidRPr="00CA46BA" w:rsidDel="002044E0">
                            <w:delText xml:space="preserve"> </w:delText>
                          </w:r>
                        </w:del>
                      </w:p>
                    </w:tc>
                    <w:tc>
                      <w:tcPr>
                        <w:tcW w:w="0" w:type="auto"/>
                        <w:tcBorders>
                          <w:top w:val="nil"/>
                          <w:left w:val="nil"/>
                          <w:bottom w:val="nil"/>
                          <w:right w:val="nil"/>
                        </w:tcBorders>
                        <w:vAlign w:val="center"/>
                        <w:hideMark/>
                      </w:tcPr>
                      <w:p w14:paraId="0F0B7404" w14:textId="30EE7276" w:rsidR="00F05787" w:rsidRPr="00CA46BA" w:rsidDel="002044E0" w:rsidRDefault="00F05787">
                        <w:pPr>
                          <w:rPr>
                            <w:del w:id="8492" w:author="Danny" w:date="2026-10-02T16:26:00Z"/>
                          </w:rPr>
                        </w:pPr>
                        <w:del w:id="8493" w:author="Danny" w:date="2026-10-02T16:26:00Z">
                          <w:r w:rsidRPr="00CA46BA" w:rsidDel="002044E0">
                            <w:delText>C. Lachman test</w:delText>
                          </w:r>
                          <w:bookmarkStart w:id="8494" w:name="_ftnref2"/>
                          <w:r w:rsidRPr="00CA46BA" w:rsidDel="002044E0">
                            <w:fldChar w:fldCharType="begin"/>
                          </w:r>
                          <w:r w:rsidRPr="00CA46BA" w:rsidDel="002044E0">
                            <w:delInstrText>HYPERLINK "" \l "_ftn2" \o ""</w:delInstrText>
                          </w:r>
                          <w:r w:rsidRPr="00CA46BA" w:rsidDel="002044E0">
                            <w:fldChar w:fldCharType="separate"/>
                          </w:r>
                          <w:r w:rsidRPr="00CA46BA" w:rsidDel="002044E0">
                            <w:rPr>
                              <w:rStyle w:val="Hyperlink"/>
                              <w:b/>
                              <w:bCs/>
                              <w:sz w:val="18"/>
                              <w:szCs w:val="20"/>
                            </w:rPr>
                            <w:delText>[2]</w:delText>
                          </w:r>
                          <w:r w:rsidRPr="00CA46BA" w:rsidDel="002044E0">
                            <w:fldChar w:fldCharType="end"/>
                          </w:r>
                          <w:bookmarkEnd w:id="8494"/>
                        </w:del>
                      </w:p>
                    </w:tc>
                  </w:tr>
                  <w:tr w:rsidR="00F05787" w:rsidRPr="00CA46BA" w:rsidDel="002044E0" w14:paraId="5E98338A" w14:textId="421F40D7" w:rsidTr="00CA46BA">
                    <w:trPr>
                      <w:del w:id="8495" w:author="Danny" w:date="2026-10-02T16:26:00Z"/>
                    </w:trPr>
                    <w:tc>
                      <w:tcPr>
                        <w:tcW w:w="0" w:type="auto"/>
                        <w:hideMark/>
                      </w:tcPr>
                      <w:p w14:paraId="3B33D202" w14:textId="0EFC3D39" w:rsidR="00F05787" w:rsidRPr="00CA46BA" w:rsidDel="002044E0" w:rsidRDefault="00F05787">
                        <w:pPr>
                          <w:rPr>
                            <w:del w:id="8496" w:author="Danny" w:date="2026-10-02T16:26:00Z"/>
                          </w:rPr>
                        </w:pPr>
                        <w:del w:id="8497" w:author="Danny" w:date="2026-10-02T16:26:00Z">
                          <w:r w:rsidRPr="00CA46BA" w:rsidDel="002044E0">
                            <w:rPr>
                              <w:noProof/>
                            </w:rPr>
                            <w:drawing>
                              <wp:inline distT="0" distB="0" distL="0" distR="0" wp14:anchorId="2E56607F" wp14:editId="3B2F1628">
                                <wp:extent cx="1816100" cy="181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16100" cy="1816100"/>
                                        </a:xfrm>
                                        <a:prstGeom prst="rect">
                                          <a:avLst/>
                                        </a:prstGeom>
                                        <a:noFill/>
                                        <a:ln>
                                          <a:noFill/>
                                        </a:ln>
                                      </pic:spPr>
                                    </pic:pic>
                                  </a:graphicData>
                                </a:graphic>
                              </wp:inline>
                            </w:drawing>
                          </w:r>
                        </w:del>
                      </w:p>
                    </w:tc>
                    <w:tc>
                      <w:tcPr>
                        <w:tcW w:w="0" w:type="auto"/>
                        <w:vAlign w:val="center"/>
                        <w:hideMark/>
                      </w:tcPr>
                      <w:p w14:paraId="4E0C7BA8" w14:textId="2E84BA9D" w:rsidR="00F05787" w:rsidRPr="00CA46BA" w:rsidDel="002044E0" w:rsidRDefault="00F05787">
                        <w:pPr>
                          <w:rPr>
                            <w:del w:id="8498" w:author="Danny" w:date="2026-10-02T16:26:00Z"/>
                          </w:rPr>
                        </w:pPr>
                        <w:del w:id="8499" w:author="Danny" w:date="2026-10-02T16:26:00Z">
                          <w:r w:rsidRPr="00CA46BA" w:rsidDel="002044E0">
                            <w:rPr>
                              <w:noProof/>
                            </w:rPr>
                            <w:drawing>
                              <wp:inline distT="0" distB="0" distL="0" distR="0" wp14:anchorId="42C0B23E" wp14:editId="7E5BC8C3">
                                <wp:extent cx="1816100" cy="181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16100" cy="1816100"/>
                                        </a:xfrm>
                                        <a:prstGeom prst="rect">
                                          <a:avLst/>
                                        </a:prstGeom>
                                        <a:noFill/>
                                        <a:ln>
                                          <a:noFill/>
                                        </a:ln>
                                      </pic:spPr>
                                    </pic:pic>
                                  </a:graphicData>
                                </a:graphic>
                              </wp:inline>
                            </w:drawing>
                          </w:r>
                        </w:del>
                      </w:p>
                    </w:tc>
                    <w:tc>
                      <w:tcPr>
                        <w:tcW w:w="0" w:type="auto"/>
                        <w:vAlign w:val="center"/>
                        <w:hideMark/>
                      </w:tcPr>
                      <w:p w14:paraId="4FF0A935" w14:textId="1D5ADEBA" w:rsidR="00F05787" w:rsidRPr="00CA46BA" w:rsidDel="002044E0" w:rsidRDefault="00F05787">
                        <w:pPr>
                          <w:rPr>
                            <w:del w:id="8500" w:author="Danny" w:date="2026-10-02T16:26:00Z"/>
                          </w:rPr>
                        </w:pPr>
                        <w:del w:id="8501" w:author="Danny" w:date="2026-10-02T16:26:00Z">
                          <w:r w:rsidRPr="00CA46BA" w:rsidDel="002044E0">
                            <w:rPr>
                              <w:noProof/>
                            </w:rPr>
                            <w:drawing>
                              <wp:inline distT="0" distB="0" distL="0" distR="0" wp14:anchorId="7582C0A6" wp14:editId="34C5A6D3">
                                <wp:extent cx="1816100" cy="181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16100" cy="1816100"/>
                                        </a:xfrm>
                                        <a:prstGeom prst="rect">
                                          <a:avLst/>
                                        </a:prstGeom>
                                        <a:noFill/>
                                        <a:ln>
                                          <a:noFill/>
                                        </a:ln>
                                      </pic:spPr>
                                    </pic:pic>
                                  </a:graphicData>
                                </a:graphic>
                              </wp:inline>
                            </w:drawing>
                          </w:r>
                        </w:del>
                      </w:p>
                    </w:tc>
                  </w:tr>
                </w:tbl>
                <w:p w14:paraId="05228116" w14:textId="44074595" w:rsidR="00F05787" w:rsidRPr="00CA46BA" w:rsidDel="002044E0" w:rsidRDefault="00F05787">
                  <w:pPr>
                    <w:rPr>
                      <w:del w:id="8502" w:author="Danny" w:date="2026-10-02T16:26:00Z"/>
                    </w:rPr>
                  </w:pPr>
                </w:p>
              </w:tc>
            </w:tr>
          </w:tbl>
          <w:p w14:paraId="691943C8" w14:textId="249D33DF" w:rsidR="00F05787" w:rsidRPr="00CA46BA" w:rsidDel="002044E0" w:rsidRDefault="00F05787">
            <w:pPr>
              <w:rPr>
                <w:del w:id="8503" w:author="Danny" w:date="2026-10-02T16:26:00Z"/>
              </w:rPr>
            </w:pPr>
            <w:del w:id="8504" w:author="Danny" w:date="2026-10-02T16:26:00Z">
              <w:r w:rsidRPr="00CA46BA" w:rsidDel="002044E0">
                <w:br/>
              </w:r>
            </w:del>
          </w:p>
        </w:tc>
      </w:tr>
    </w:tbl>
    <w:p w14:paraId="242FD2A0" w14:textId="46FA804E" w:rsidR="00CA46BA" w:rsidRPr="004A21C1" w:rsidDel="002044E0" w:rsidRDefault="00CA46BA">
      <w:pPr>
        <w:rPr>
          <w:del w:id="8505" w:author="Danny" w:date="2026-10-02T16:26:00Z"/>
          <w:smallCaps/>
        </w:rPr>
        <w:pPrChange w:id="8506" w:author="Danny" w:date="2026-10-02T16:26:00Z">
          <w:pPr>
            <w:pStyle w:val="Heading3"/>
            <w:spacing w:before="120" w:after="120"/>
          </w:pPr>
        </w:pPrChange>
      </w:pPr>
      <w:bookmarkStart w:id="8507" w:name="_Toc238086530"/>
      <w:del w:id="8508" w:author="Danny" w:date="2026-10-02T16:26:00Z">
        <w:r w:rsidRPr="004A21C1" w:rsidDel="002044E0">
          <w:delText>Objective measures of knee stability</w:delText>
        </w:r>
        <w:bookmarkEnd w:id="8507"/>
      </w:del>
    </w:p>
    <w:p w14:paraId="59B0053D" w14:textId="65A3A0CF" w:rsidR="00CA46BA" w:rsidDel="002044E0" w:rsidRDefault="00CA46BA">
      <w:pPr>
        <w:rPr>
          <w:del w:id="8509" w:author="Danny" w:date="2026-10-02T16:26:00Z"/>
        </w:rPr>
      </w:pPr>
      <w:del w:id="8510" w:author="Danny" w:date="2026-10-02T16:26:00Z">
        <w:r w:rsidDel="002044E0">
          <w:delText xml:space="preserve">Forty-eight studies reported on instrumented laxity </w:delText>
        </w:r>
        <w:r w:rsidDel="002044E0">
          <w:fldChar w:fldCharType="begin"/>
        </w:r>
        <w:r w:rsidR="0006628D" w:rsidDel="002044E0">
          <w:delInstrText xml:space="preserve"> ADDIN ZOTERO_ITEM CSL_CITATION {"citationID":"dudCBIfb","properties":{"unsorted":false,"formattedCitation":"(4\\uc0\\u8211{}6,61,62,68,71\\uc0\\u8211{}77,81,82,84,85,87\\uc0\\u8211{}89,91\\uc0\\u8211{}94,96,98,102\\uc0\\u8211{}109)","plainCitation":"(4–6,61,62,68,71–77,81,82,84,85,87–89,91–94,96,98,102–109)","noteIndex":0},"citationItems":[{"id":"95I7MeT5/a04t5Pha","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A"}],"issued":{"date-parts":[["2020"]]}}},{"id":"95I7MeT5/rxOP6fIV","uris":["http://zotero.org/users/local/JAPDy0ht/items/5T4HU6JW"],"itemData":{"id":37,"type":"article-journal","abstract":"The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Q"}],"issued":{"date-parts":[["2018"]]}}},{"id":"95I7MeT5/p0hStHN4","uris":["http://zotero.org/users/local/JAPDy0ht/items/TGV7GYQY"],"itemData":{"id":26,"type":"article-journal","abstract":"INTRODUCTION: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M"}],"issued":{"date-parts":[["2022"]]}}},{"id":"95I7MeT5/9D1VdUCv","uris":["http://zotero.org/users/local/JAPDy0ht/items/YF8DX88E"],"itemData":{"id":47,"type":"article-journal","abstract":"PURPOSE: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Y"}],"issued":{"date-parts":[["2015"]]}}},{"id":"95I7MeT5/lbEnUeBB","uris":["http://zotero.org/users/local/JAPDy0ht/items/B64M822C"],"itemData":{"id":31,"type":"article-journal","abstract":"OBJECTIVE: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P"}],"issued":{"date-parts":[["2020"]]}}},{"id":"95I7MeT5/3Luzm8np","uris":["http://zotero.org/users/local/JAPDy0ht/items/7QEQ2SXW"],"itemData":{"id":13,"type":"article-journal","abstract":"BACKGROUND: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S"}],"issued":{"date-parts":[["2025"]]}}},{"id":"95I7MeT5/kglABkRU","uris":["http://zotero.org/users/local/JAPDy0ht/items/BW8WIVUW"],"itemData":{"id":57,"type":"article-journal","abstract":"INTRODUCTION: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KM"}],"issued":{"date-parts":[["2012"]]}}},{"id":"95I7MeT5/Vj4aVjwZ","uris":["http://zotero.org/users/local/JAPDy0ht/items/EPXMH477"],"itemData":{"id":54,"type":"article-journal","abstract":"PURPOSE: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M"}],"issued":{"date-parts":[["2014"]]}}},{"id":"95I7MeT5/euiuGyzV","uris":["http://zotero.org/users/local/JAPDy0ht/items/9GSFMIY5"],"itemData":{"id":7,"type":"article-journal","abstract":"INTRODUCTION: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M"}],"issued":{"date-parts":[["2026"]]}}},{"id":"95I7MeT5/Y9nC95Et","uris":["http://zotero.org/users/local/JAPDy0ht/items/Q3S96ZUJ"],"itemData":{"id":83,"type":"article-journal","abstract":"BACKGROUND: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R"}],"issued":{"date-parts":[["2006"]]}}},{"id":"95I7MeT5/uS1j2aVE","uris":["http://zotero.org/users/local/JAPDy0ht/items/DACIMZWX"],"itemData":{"id":30,"type":"article-journal","abstract":"PURPOSE: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JA"}],"issued":{"date-parts":[["2020"]]}}},{"id":"95I7MeT5/l3WbdhJi","uris":["http://zotero.org/users/local/JAPDy0ht/items/LPCHA5QE"],"itemData":{"id":9,"type":"article-journal","abstract":"BACKGROUND: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A"}],"issued":{"date-parts":[["2026"]]}}},{"id":"95I7MeT5/Lio8ltx6","uris":["http://zotero.org/users/local/JAPDy0ht/items/3S9CJ9NI"],"itemData":{"id":60,"type":"article-journal","abstract":"PURPOSE: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HH"}],"issued":{"date-parts":[["2011"]]}}},{"id":"95I7MeT5/j6B1LjVv","uris":["http://zotero.org/users/local/JAPDy0ht/items/78N9GRHR"],"itemData":{"id":62,"type":"article-journal","abstract":"PURPOSE: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M"}],"issued":{"date-parts":[["2011"]]}}},{"id":"95I7MeT5/lA2gT7co","uris":["http://zotero.org/users/local/JAPDy0ht/items/HRWMAN6N"],"itemData":{"id":70,"type":"article-journal","abstract":"The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N"}],"issued":{"date-parts":[["2009"]]}}},{"id":"95I7MeT5/MUlvU1GL","uris":["http://zotero.org/users/local/JAPDy0ht/items/EZ7C5NKG"],"itemData":{"id":92,"type":"article-journal","abstract":"BACKGROUND: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J"}],"issued":{"date-parts":[["2003"]]}}},{"id":"95I7MeT5/dDDeI8YQ","uris":["http://zotero.org/users/local/JAPDy0ht/items/QJW25IHW"],"itemData":{"id":81,"type":"article-journal","abstract":"Patellar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J"}],"issued":{"date-parts":[["2006"]]}}},{"id":"95I7MeT5/R8QeLPiM","uris":["http://zotero.org/users/local/JAPDy0ht/items/DP2I5VSH"],"itemData":{"id":66,"type":"article-journal","abstract":"BACKGROUND: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AK"}],"issued":{"date-parts":[["2010"]]}}},{"id":"95I7MeT5/RsvCu6UO","uris":["http://zotero.org/users/local/JAPDy0ht/items/29GMNF7S"],"itemData":{"id":51,"type":"article-journal","abstract":"PURPOSE: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V"}],"issued":{"date-parts":[["2015"]]}}},{"id":"95I7MeT5/K1gSXwIB","uris":["http://zotero.org/users/local/JAPDy0ht/items/YG4498VM"],"itemData":{"id":43,"type":"article-journal","abstract":"INTRODUCTION: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T"}],"issued":{"date-parts":[["2016"]]}}},{"id":"95I7MeT5/FwzQNqXf","uris":["http://zotero.org/users/local/JAPDy0ht/items/SR3Z56HZ"],"itemData":{"id":87,"type":"article-journal","abstract":"PURPOSE: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J"}],"issued":{"date-parts":[["2005"]]}}},{"id":"95I7MeT5/g3Ppat9e","uris":["http://zotero.org/users/local/JAPDy0ht/items/EKDLYPQB"],"itemData":{"id":75,"type":"article-journal","abstract":"BACKGROUND: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J"}],"issued":{"date-parts":[["2007"]]}}},{"id":"95I7MeT5/ijiEKw3m","uris":["http://zotero.org/users/local/JAPDy0ht/items/SZY9Z2N4"],"itemData":{"id":18,"type":"article-journal","abstract":"BACKGROUND: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JO"}],"issued":{"date-parts":[["2024"]]}}},{"id":"95I7MeT5/whfufqHa","uris":["http://zotero.org/users/local/JAPDy0ht/items/P9X45MBW"],"itemData":{"id":11,"type":"article-journal","abstract":"PURPOSE: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MQ"}],"issued":{"date-parts":[["2025"]]}}},{"id":"95I7MeT5/SoOBn7Om","uris":["http://zotero.org/users/local/JAPDy0ht/items/CJD3QE43"],"itemData":{"id":93,"type":"article-journal","abstract":"BACKGROUND: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A"}],"issued":{"date-parts":[["2003"]]}}},{"id":"95I7MeT5/wb1p2tVz","uris":["http://zotero.org/users/local/JAPDy0ht/items/6W2CTKDU"],"itemData":{"id":88,"type":"article-journal","abstract":"BACKGROUND: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F"}],"issued":{"date-parts":[["2004"]]}}},{"id":"95I7MeT5/8hYWQtEP","uris":["http://zotero.org/users/local/JAPDy0ht/items/UZ3Q4M8R"],"itemData":{"id":96,"type":"article-journal","abstract":"A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Jr"}],"issued":{"date-parts":[["2001"]]}}},{"id":"95I7MeT5/XSxY1Icf","uris":["http://zotero.org/users/local/JAPDy0ht/items/JM382MGE"],"itemData":{"id":95,"type":"article-journal","abstract":"Seventy-two patients with subacute or chronic rupture of the anterior cruciate ligament were randomly assigned to autograft reconstruction with four-strand gracilis and semitendinosus tendon (N = 37) or with patellar tendon-bone (N = 35) from the ipsilateral side. The groups were similar in terms of age, sex, level of activity, degree of laxity, meniscal lesions found surgically, and rehabilitation program. The follow-up was performed at another hospital by independent observers after 6, 12, and 24 months. Sixty-one patients (32 with hamstring tendon grafts and 29 with patellar tendon grafts) complied with the follow-up routine for the full 24 months. No differences were found between the groups with respect to Cincinnati functional score, KT-1000 arthrometer measurements, or stairs hopple test results. The subjective result and the single-legged hop test result were better for the hamstring tendon group after 6 and 12 months, but no differences were found after 24 months. The hamstring tendon group showed better isokinetic knee extension strength than did the patellar tendon group after 6 months, but not after 12 and 24 months. There was a significant weakness in isokinetic knee flexion strength among the hamstring tendon group. Anterior knee pain was not significantly different between the groups, but kneeling pain was significantly less common in the hamstring tendon group after 24 months.","container-title":"Am J Sports Med","DOI":"10.1177/03635465010290060901","issue":"6","journalAbbreviation":"Am J Sports Med","page":"722-8","publisher-place":"United States","title":"Four-strand hamstring tendon autograft compared with patellar tendon-bone autograft for anterior cruciate ligament reconstruction. A randomized study with two-year follow-up.","volume":"29","author":[{"literal":"Aune AK"},{"literal":"Holm I"},{"literal":"Risberg MA"},{"literal":"Jensen HK"},{"literal":"Steen H"}],"issued":{"date-parts":[["2001"]]}}},{"id":"95I7MeT5/WzJEnnc3","uris":["http://zotero.org/users/local/JAPDy0ht/items/7C7VQKBY"],"itemData":{"id":97,"type":"article-journal","abstract":"The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T"}],"issued":{"date-parts":[["2001"]]}}},{"id":"95I7MeT5/NdKg0mzg","uris":["http://zotero.org/users/local/JAPDy0ht/items/XZL4UWFF"],"itemData":{"id":91,"type":"article-journal","abstract":"BACKGROUND: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KE"}],"issued":{"date-parts":[["2003"]]}}},{"id":"95I7MeT5/xKTVmjZQ","uris":["http://zotero.org/users/local/JAPDy0ht/items/JKP99QF7"],"itemData":{"id":58,"type":"article-journal","abstract":"PURPOSE: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JO"}],"issued":{"date-parts":[["2013"]]}}},{"id":"95I7MeT5/rIClFV9A","uris":["http://zotero.org/users/local/JAPDy0ht/items/DG6TW9KW"],"itemData":{"id":71,"type":"article-journal","abstract":"OBJECTIVE: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A"}],"issued":{"date-parts":[["2009"]]}}},{"id":"95I7MeT5/xKobGmAp","uris":["http://zotero.org/users/local/JAPDy0ht/items/CW3H86AI"],"itemData":{"id":76,"type":"article-journal","abstract":"BACKGROUND: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J"}],"issued":{"date-parts":[["2007"]]}}},{"id":"95I7MeT5/N4XT58IU","uris":["http://zotero.org/users/local/JAPDy0ht/items/K4KVZ5TN"],"itemData":{"id":99,"type":"article-journal","abstract":"Radiographic tibial and femoral bone tunnel enlargement has been demonstrated following anterior cruciate ligament (ACL) reconstruction. This study investigated whether bone tunnel enlargement differs between four-strand hamstring (HS) and patellar tendon (PT) ACL reconstructions over the course of a 2-year follow-up. Patients undergoing primary ACL reconstruction (n = 65) were randomised to receive either a PT or HS autograft. Femoral fixation in both groups was by means of an Endobutton. On the tibial side the PT grafts were fixed using a metallic interference screw, and the HS tendons by sutures tied to a fixation post. The PT grafts were inserted such that the proximal end of the distal bone block was within 10 mm of the tibial articular surface, resulting in a portion of free patellar tendon in the femoral tunnel immediately proximal to the articular surface. Patients were reviewed after 4 months and 1 and 2 years. Tunnel enlargement was determined by measuring the widths of the femoral and tibial tunnels with a digital caliper in both lateral and anteroposterior radiographs. Because of the presence of the interference screw and the proximity of the bone block to the tibial articular surface, the tibial tunnel could not be reliably measured in the PT group. Measurements were corrected for magnification, and changes in tunnel width were recorded relative to the diameters drilled at surgery. Standard clinical measures were also noted. In 32% of patients in the PT group there was femoral tunnel obliteration from 4 months onwards. For the other patients there was a significantly greater increase in femoral tunnel width in the HS group than in the PT group at each follow-up, but no significant change with time. There was also a marked increase in tibial tunnel width in the HS group at 4 months but not thereafter. There was no relationship between tunnel enlargement and clinical measurements. Although tunnel enlargement is more common and greater with HS grafts, it does not appear to affect the clinical outcome in the first 2 postoperative years. Femoral suspensory fixation does not in itself appear to be the principal cause of femoral tunnel enlargement, at least for PT grafts.","container-title":"Knee Surg Sports Traumatol Arthrosc","DOI":"10.1007/s001670100191","issue":"2","journalAbbreviation":"Knee Surg Sports Traumatol Arthrosc","page":"86-91","publisher-place":"Germany","title":"Bone tunnel enlargement following anterior cruciate ligament reconstruction: a randomised comparison of hamstring and patellar tendon grafts with 2-year follow-up.","volume":"9","author":[{"literal":"Webster KE"},{"literal":"Feller JA"},{"literal":"Hameister KA"}],"issued":{"date-parts":[["2001"]]}}}],"schema":"https://github.com/citation-style-language/schema/raw/master/csl-citation.json"} </w:delInstrText>
        </w:r>
        <w:r w:rsidDel="002044E0">
          <w:fldChar w:fldCharType="separate"/>
        </w:r>
        <w:r w:rsidR="0006628D" w:rsidRPr="0006628D" w:rsidDel="002044E0">
          <w:delText>(4–6,61,62,68,71–77,81,82,84,85,87–89,91–94,96,98,102–109)</w:delText>
        </w:r>
        <w:r w:rsidDel="002044E0">
          <w:fldChar w:fldCharType="end"/>
        </w:r>
        <w:r w:rsidDel="002044E0">
          <w:delText xml:space="preserve">, 30 studies reported on pivot-shift test </w:delText>
        </w:r>
        <w:r w:rsidDel="002044E0">
          <w:fldChar w:fldCharType="begin"/>
        </w:r>
        <w:r w:rsidR="0006628D" w:rsidDel="002044E0">
          <w:delInstrText xml:space="preserve"> ADDIN ZOTERO_ITEM CSL_CITATION {"citationID":"pzaG7bg2","properties":{"unsorted":false,"formattedCitation":"(4,6,62,63,67,68,71\\uc0\\u8211{}73,75,76,88,90,95,96,98,99,101,102,104,105,107,108,110\\uc0\\u8211{}112)","plainCitation":"(4,6,62,63,67,68,71–73,75,76,88,90,95,96,98,99,101,102,104,105,107,108,110–112)","noteIndex":0},"citationItems":[{"id":"95I7MeT5/rxOP6fIV","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Q"}],"issued":{"date-parts":[["2018"]]}}},{"id":"95I7MeT5/DUlnP65K","uris":["http://zotero.org/users/local/JAPDy0ht/items/P4ZFH693"],"itemData":{"id":41,"type":"article-journal","abstract":"BACKGROUND: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J"}],"issued":{"date-parts":[["2016"]]}}},{"id":"95I7MeT5/dGjnasNS","uris":["http://zotero.org/users/local/JAPDy0ht/items/AMU7NGLB"],"itemData":{"id":23,"type":"article-journal","abstract":"BACKGROUND: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RPL"}],"issued":{"date-parts":[["2021"]]}}},{"id":"95I7MeT5/p0hStHN4","uris":["http://zotero.org/users/local/JAPDy0ht/items/TGV7GYQY"],"itemData":{"id":26,"type":"article-journal","abstract":"INTRODUCTION: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M"}],"issued":{"date-parts":[["2022"]]}}},{"id":"95I7MeT5/9D1VdUCv","uris":["http://zotero.org/users/local/JAPDy0ht/items/YF8DX88E"],"itemData":{"id":47,"type":"article-journal","abstract":"PURPOSE: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Y"}],"issued":{"date-parts":[["2015"]]}}},{"id":"95I7MeT5/lbEnUeBB","uris":["http://zotero.org/users/local/JAPDy0ht/items/B64M822C"],"itemData":{"id":31,"type":"article-journal","abstract":"OBJECTIVE: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P"}],"issued":{"date-parts":[["2020"]]}}},{"id":"95I7MeT5/3Luzm8np","uris":["http://zotero.org/users/local/JAPDy0ht/items/7QEQ2SXW"],"itemData":{"id":13,"type":"article-journal","abstract":"BACKGROUND: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S"}],"issued":{"date-parts":[["2025"]]}}},{"id":"95I7MeT5/Vj4aVjwZ","uris":["http://zotero.org/users/local/JAPDy0ht/items/EPXMH477"],"itemData":{"id":54,"type":"article-journal","abstract":"PURPOSE: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M"}],"issued":{"date-parts":[["2014"]]}}},{"id":"95I7MeT5/euiuGyzV","uris":["http://zotero.org/users/local/JAPDy0ht/items/9GSFMIY5"],"itemData":{"id":7,"type":"article-journal","abstract":"INTRODUCTION: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M"}],"issued":{"date-parts":[["2026"]]}}},{"id":"95I7MeT5/dDDeI8YQ","uris":["http://zotero.org/users/local/JAPDy0ht/items/QJW25IHW"],"itemData":{"id":81,"type":"article-journal","abstract":"Patellar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J"}],"issued":{"date-parts":[["2006"]]}}},{"id":"95I7MeT5/RoCkPqOd","uris":["http://zotero.org/users/local/JAPDy0ht/items/LDJUT4WH"],"itemData":{"id":85,"type":"article-journal","abstract":"PURPOSE: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TA"}],"issued":{"date-parts":[["2005"]]}}},{"id":"95I7MeT5/QI2NpXcb","uris":["http://zotero.org/users/local/JAPDy0ht/items/5TNAN7BN"],"itemData":{"id":61,"type":"article-journal","abstract":"PURPOSE: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W"}],"issued":{"date-parts":[["2011"]]}}},{"id":"95I7MeT5/ijiEKw3m","uris":["http://zotero.org/users/local/JAPDy0ht/items/SZY9Z2N4"],"itemData":{"id":18,"type":"article-journal","abstract":"BACKGROUND: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JO"}],"issued":{"date-parts":[["2024"]]}}},{"id":"95I7MeT5/whfufqHa","uris":["http://zotero.org/users/local/JAPDy0ht/items/P9X45MBW"],"itemData":{"id":11,"type":"article-journal","abstract":"PURPOSE: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MQ"}],"issued":{"date-parts":[["2025"]]}}},{"id":"95I7MeT5/efnQ3S4G","uris":["http://zotero.org/users/local/JAPDy0ht/items/P8I2CWRU"],"itemData":{"id":44,"type":"article-journal","abstract":"PURPOSE: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JK"}],"issued":{"date-parts":[["2017"]]}}},{"id":"95I7MeT5/uQbPkSRb","uris":["http://zotero.org/users/local/JAPDy0ht/items/9ZZ8BU76"],"itemData":{"id":68,"type":"article-journal","abstract":"Sixty-eight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S"}],"issued":{"date-parts":[["2010"]]}}},{"id":"95I7MeT5/SoOBn7Om","uris":["http://zotero.org/users/local/JAPDy0ht/items/CJD3QE43"],"itemData":{"id":93,"type":"article-journal","abstract":"BACKGROUND: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A"}],"issued":{"date-parts":[["2003"]]}}},{"id":"95I7MeT5/wb1p2tVz","uris":["http://zotero.org/users/local/JAPDy0ht/items/6W2CTKDU"],"itemData":{"id":88,"type":"article-journal","abstract":"BACKGROUND: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F"}],"issued":{"date-parts":[["2004"]]}}},{"id":"95I7MeT5/8hYWQtEP","uris":["http://zotero.org/users/local/JAPDy0ht/items/UZ3Q4M8R"],"itemData":{"id":96,"type":"article-journal","abstract":"A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Jr"}],"issued":{"date-parts":[["2001"]]}}},{"id":"95I7MeT5/WzJEnnc3","uris":["http://zotero.org/users/local/JAPDy0ht/items/7C7VQKBY"],"itemData":{"id":97,"type":"article-journal","abstract":"The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T"}],"issued":{"date-parts":[["2001"]]}}},{"id":"95I7MeT5/NdKg0mzg","uris":["http://zotero.org/users/local/JAPDy0ht/items/XZL4UWFF"],"itemData":{"id":91,"type":"article-journal","abstract":"BACKGROUND: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KE"}],"issued":{"date-parts":[["2003"]]}}},{"id":"95I7MeT5/rIClFV9A","uris":["http://zotero.org/users/local/JAPDy0ht/items/DG6TW9KW"],"itemData":{"id":71,"type":"article-journal","abstract":"OBJECTIVE: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A"}],"issued":{"date-parts":[["2009"]]}}},{"id":"95I7MeT5/xKobGmAp","uris":["http://zotero.org/users/local/JAPDy0ht/items/CW3H86AI"],"itemData":{"id":76,"type":"article-journal","abstract":"BACKGROUND: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J"}],"issued":{"date-parts":[["2007"]]}}},{"id":"95I7MeT5/Mboq7FaH","uris":["http://zotero.org/users/local/JAPDy0ht/items/G3C6MKCV"],"itemData":{"id":94,"type":"article-journal","abstract":"BACKGROUND: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P"}],"issued":{"date-parts":[["2002"]]}}},{"id":"95I7MeT5/Rug5ZtA9","uris":["http://zotero.org/users/local/JAPDy0ht/items/LWPZ9EJ2"],"itemData":{"id":56,"type":"article-journal","abstract":"PURPOSE: To compare the results and outcome of anterior cruciate ligament (ACL) reconstruction using autogenous hamstring tendon versus fresh-frozen allograft anterior tibialis tendon. METHODS: A prospective randomized study was conducted from September 2002 to October 2006. We randomized 147 patients to undergo ACL reconstruction with either autogenous hamstring or fresh-frozen allograft anterior tibialis tendon. Of these patients, 102 (69%) completed a minimum of 2 years' follow-up. There were 54 patients in the hamstring group (73% of those originally enrolled in the group) and 48 patients in the allograft group (66%). All patients underwent standardized subjective and objective evaluation with functional outcome assessments (International Knee Documentation Committee [IKDC]), and standardized radiographs were also obtained. RESULTS: The mean age was 32.0 years for the autograft group and 33.3 years for the allograft group. There was no difference in stability between the 2 groups (P &gt; .05). The mean IKDC subjective score was 91.0 for the autograft group and 90.9 for the allograft group (P &gt; .05). The functional IKDC scores for the autograft group were normal in 46 patients (85%), nearly normal in 7 patients (13%), and severely abnormal in 1 patient. For the allograft group, the functional IKDC scores were normal in 43 patients (90%) and nearly normal in 5 (10%) (P &gt; .05). There were 4 reoperations in the allograft group and 3 reoperations in the autograft group. No patient underwent revision ACL surgery or planned to undergo revision surgery because of instability in either group during the study period despite the 1 patient in the autograft group with a pivot shift and a maximum manual KT measurement (MEDmetric, San Diego, CA) of 5 mm. CONCLUSIONS: The use of fresh-frozen anterior tibialis allograft (non-treated) for ACL reconstruction produced similar subjective and functional outcomes at 24 months' minimal follow-up compared with patients undergoing ACL reconstruction with autograft hamstring tendon. LEVEL OF EVIDENCE: Level II, prospective comparative study.","container-title":"Arthroscopy","DOI":"10.1016/j.arthro.2012.05.010","issue":"8","journalAbbreviation":"Arthroscopy","page":"1079-86","publisher-place":"United States","title":"The effect of graft tissue on anterior cruciate ligament outcomes: a multicenter, prospective, randomized controlled trial comparing autograft hamstrings with fresh-frozen anterior tibialis allograft.","volume":"28","author":[{"literal":"Lawhorn KW"},{"literal":"Howell SM"},{"literal":"Traina SM"},{"literal":"Gottlieb JE"},{"literal":"Meade TD"},{"literal":"Freedberg HI"}],"issued":{"date-parts":[["2012"]]}}},{"id":"95I7MeT5/cR9vt9lP","uris":["http://zotero.org/users/local/JAPDy0ht/items/WKHBAJ9R"],"itemData":{"id":36,"type":"article-journal","abstract":"BACKGROUND: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delInstrText>
        </w:r>
        <w:r w:rsidDel="002044E0">
          <w:fldChar w:fldCharType="separate"/>
        </w:r>
        <w:r w:rsidR="0006628D" w:rsidRPr="0006628D" w:rsidDel="002044E0">
          <w:delText>(4,6,62,63,67,68,71–73,75,76,88,90,95,96,98,99,101,102,104,105,107,108,110–112)</w:delText>
        </w:r>
        <w:r w:rsidDel="002044E0">
          <w:fldChar w:fldCharType="end"/>
        </w:r>
        <w:r w:rsidDel="002044E0">
          <w:delText xml:space="preserve">, and 26 studies reported on Lachman test </w:delText>
        </w:r>
        <w:r w:rsidDel="002044E0">
          <w:fldChar w:fldCharType="begin"/>
        </w:r>
        <w:r w:rsidR="0006628D" w:rsidDel="002044E0">
          <w:delInstrText xml:space="preserve"> ADDIN ZOTERO_ITEM CSL_CITATION {"citationID":"mRv0gz1v","properties":{"unsorted":false,"formattedCitation":"(4,63,67,71,74,76,87,88,90,92,94\\uc0\\u8211{}96,99,102,105,106,108,110,112)","plainCitation":"(4,63,67,71,74,76,87,88,90,92,94–96,99,102,105,106,108,110,112)","noteIndex":0},"citationItems":[{"id":"95I7MeT5/DUlnP65K","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J"}],"issued":{"date-parts":[["2016"]]}}},{"id":"95I7MeT5/dGjnasNS","uris":["http://zotero.org/users/local/JAPDy0ht/items/AMU7NGLB"],"itemData":{"id":23,"type":"article-journal","abstract":"BACKGROUND: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RPL"}],"issued":{"date-parts":[["2021"]]}}},{"id":"95I7MeT5/9D1VdUCv","uris":["http://zotero.org/users/local/JAPDy0ht/items/YF8DX88E"],"itemData":{"id":47,"type":"article-journal","abstract":"PURPOSE: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Y"}],"issued":{"date-parts":[["2015"]]}}},{"id":"95I7MeT5/kglABkRU","uris":["http://zotero.org/users/local/JAPDy0ht/items/BW8WIVUW"],"itemData":{"id":57,"type":"article-journal","abstract":"INTRODUCTION: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KM"}],"issued":{"date-parts":[["2012"]]}}},{"id":"95I7MeT5/euiuGyzV","uris":["http://zotero.org/users/local/JAPDy0ht/items/9GSFMIY5"],"itemData":{"id":7,"type":"article-journal","abstract":"INTRODUCTION: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M"}],"issued":{"date-parts":[["2026"]]}}},{"id":"95I7MeT5/MUlvU1GL","uris":["http://zotero.org/users/local/JAPDy0ht/items/EZ7C5NKG"],"itemData":{"id":92,"type":"article-journal","abstract":"BACKGROUND: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J"}],"issued":{"date-parts":[["2003"]]}}},{"id":"95I7MeT5/dDDeI8YQ","uris":["http://zotero.org/users/local/JAPDy0ht/items/QJW25IHW"],"itemData":{"id":81,"type":"article-journal","abstract":"Patellar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J"}],"issued":{"date-parts":[["2006"]]}}},{"id":"95I7MeT5/RoCkPqOd","uris":["http://zotero.org/users/local/JAPDy0ht/items/LDJUT4WH"],"itemData":{"id":85,"type":"article-journal","abstract":"PURPOSE: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TA"}],"issued":{"date-parts":[["2005"]]}}},{"id":"95I7MeT5/K1gSXwIB","uris":["http://zotero.org/users/local/JAPDy0ht/items/YG4498VM"],"itemData":{"id":43,"type":"article-journal","abstract":"INTRODUCTION: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T"}],"issued":{"date-parts":[["2016"]]}}},{"id":"95I7MeT5/g3Ppat9e","uris":["http://zotero.org/users/local/JAPDy0ht/items/EKDLYPQB"],"itemData":{"id":75,"type":"article-journal","abstract":"BACKGROUND: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J"}],"issued":{"date-parts":[["2007"]]}}},{"id":"95I7MeT5/QI2NpXcb","uris":["http://zotero.org/users/local/JAPDy0ht/items/5TNAN7BN"],"itemData":{"id":61,"type":"article-journal","abstract":"PURPOSE: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W"}],"issued":{"date-parts":[["2011"]]}}},{"id":"95I7MeT5/ijiEKw3m","uris":["http://zotero.org/users/local/JAPDy0ht/items/SZY9Z2N4"],"itemData":{"id":18,"type":"article-journal","abstract":"BACKGROUND: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JO"}],"issued":{"date-parts":[["2024"]]}}},{"id":"95I7MeT5/efnQ3S4G","uris":["http://zotero.org/users/local/JAPDy0ht/items/P8I2CWRU"],"itemData":{"id":44,"type":"article-journal","abstract":"PURPOSE: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JK"}],"issued":{"date-parts":[["2017"]]}}},{"id":"95I7MeT5/SoOBn7Om","uris":["http://zotero.org/users/local/JAPDy0ht/items/CJD3QE43"],"itemData":{"id":93,"type":"article-journal","abstract":"BACKGROUND: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A"}],"issued":{"date-parts":[["2003"]]}}},{"id":"95I7MeT5/wb1p2tVz","uris":["http://zotero.org/users/local/JAPDy0ht/items/6W2CTKDU"],"itemData":{"id":88,"type":"article-journal","abstract":"BACKGROUND: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F"}],"issued":{"date-parts":[["2004"]]}}},{"id":"95I7MeT5/NdKg0mzg","uris":["http://zotero.org/users/local/JAPDy0ht/items/XZL4UWFF"],"itemData":{"id":91,"type":"article-journal","abstract":"BACKGROUND: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KE"}],"issued":{"date-parts":[["2003"]]}}},{"id":"95I7MeT5/xKTVmjZQ","uris":["http://zotero.org/users/local/JAPDy0ht/items/JKP99QF7"],"itemData":{"id":58,"type":"article-journal","abstract":"PURPOSE: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JO"}],"issued":{"date-parts":[["2013"]]}}},{"id":"95I7MeT5/xKobGmAp","uris":["http://zotero.org/users/local/JAPDy0ht/items/CW3H86AI"],"itemData":{"id":76,"type":"article-journal","abstract":"BACKGROUND: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J"}],"issued":{"date-parts":[["2007"]]}}},{"id":"95I7MeT5/Mboq7FaH","uris":["http://zotero.org/users/local/JAPDy0ht/items/G3C6MKCV"],"itemData":{"id":94,"type":"article-journal","abstract":"BACKGROUND: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P"}],"issued":{"date-parts":[["2002"]]}}},{"id":"95I7MeT5/cR9vt9lP","uris":["http://zotero.org/users/local/JAPDy0ht/items/WKHBAJ9R"],"itemData":{"id":36,"type":"article-journal","abstract":"BACKGROUND: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delInstrText>
        </w:r>
        <w:r w:rsidDel="002044E0">
          <w:fldChar w:fldCharType="separate"/>
        </w:r>
        <w:r w:rsidR="0006628D" w:rsidRPr="0006628D" w:rsidDel="002044E0">
          <w:delText>(4,63,67,71,74,76,87,88,90,92,94–96,99,102,105,106,108,110,112)</w:delText>
        </w:r>
        <w:r w:rsidDel="002044E0">
          <w:fldChar w:fldCharType="end"/>
        </w:r>
        <w:r w:rsidDel="002044E0">
          <w:delText>.</w:delText>
        </w:r>
      </w:del>
    </w:p>
    <w:p w14:paraId="50C5C914" w14:textId="7CAA5B03" w:rsidR="00CA46BA" w:rsidDel="002044E0" w:rsidRDefault="00CA46BA">
      <w:pPr>
        <w:rPr>
          <w:del w:id="8511" w:author="Danny" w:date="2026-10-02T16:26:00Z"/>
        </w:rPr>
      </w:pPr>
      <w:del w:id="8512" w:author="Danny" w:date="2026-10-02T16:26:00Z">
        <w:r w:rsidDel="002044E0">
          <w:br w:type="page"/>
        </w:r>
      </w:del>
    </w:p>
    <w:p w14:paraId="4EBFEEE3" w14:textId="0C8AEE81" w:rsidR="00CA46BA" w:rsidRPr="001B0050" w:rsidDel="002044E0" w:rsidRDefault="00CA46BA">
      <w:pPr>
        <w:rPr>
          <w:del w:id="8513" w:author="Danny" w:date="2026-10-02T16:26:00Z"/>
        </w:rPr>
        <w:pPrChange w:id="8514" w:author="Danny" w:date="2026-10-02T16:26:00Z">
          <w:pPr>
            <w:pStyle w:val="FigureCaption"/>
            <w:spacing w:before="120" w:after="120"/>
          </w:pPr>
        </w:pPrChange>
      </w:pPr>
      <w:del w:id="8515" w:author="Danny" w:date="2026-10-02T16:26:00Z">
        <w:r w:rsidDel="002044E0">
          <w:delText>Objective measures of knee stability</w:delText>
        </w:r>
      </w:del>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4654"/>
        <w:gridCol w:w="4654"/>
      </w:tblGrid>
      <w:tr w:rsidR="00CA46BA" w:rsidRPr="001B0050" w:rsidDel="002044E0" w14:paraId="42F1F265" w14:textId="6D342FEF" w:rsidTr="005D4B2E">
        <w:trPr>
          <w:del w:id="8516" w:author="Danny" w:date="2026-10-02T16:26:00Z"/>
        </w:trPr>
        <w:tc>
          <w:tcPr>
            <w:tcW w:w="1666" w:type="pct"/>
            <w:vAlign w:val="center"/>
          </w:tcPr>
          <w:p w14:paraId="343C6683" w14:textId="1BA531C1" w:rsidR="00CA46BA" w:rsidRPr="00907D34" w:rsidDel="002044E0" w:rsidRDefault="00CA46BA">
            <w:pPr>
              <w:rPr>
                <w:del w:id="8517" w:author="Danny" w:date="2026-10-02T16:26:00Z"/>
              </w:rPr>
            </w:pPr>
            <w:del w:id="8518" w:author="Danny" w:date="2026-10-02T16:26:00Z">
              <w:r w:rsidDel="002044E0">
                <w:rPr>
                  <w:b/>
                  <w:bCs/>
                </w:rPr>
                <w:delText>A</w:delText>
              </w:r>
              <w:r w:rsidDel="002044E0">
                <w:delText>. Instrumented laxity</w:delText>
              </w:r>
            </w:del>
          </w:p>
        </w:tc>
        <w:tc>
          <w:tcPr>
            <w:tcW w:w="1667" w:type="pct"/>
            <w:vAlign w:val="center"/>
          </w:tcPr>
          <w:p w14:paraId="0C358696" w14:textId="6558F548" w:rsidR="00CA46BA" w:rsidRPr="00907D34" w:rsidDel="002044E0" w:rsidRDefault="00CA46BA">
            <w:pPr>
              <w:rPr>
                <w:del w:id="8519" w:author="Danny" w:date="2026-10-02T16:26:00Z"/>
              </w:rPr>
            </w:pPr>
            <w:del w:id="8520" w:author="Danny" w:date="2026-10-02T16:26:00Z">
              <w:r w:rsidDel="002044E0">
                <w:rPr>
                  <w:b/>
                  <w:bCs/>
                </w:rPr>
                <w:delText>B</w:delText>
              </w:r>
              <w:r w:rsidDel="002044E0">
                <w:delText>. Lachman test</w:delText>
              </w:r>
              <w:r w:rsidRPr="002044E0" w:rsidDel="002044E0">
                <w:rPr>
                  <w:rStyle w:val="FootnoteReference"/>
                </w:rPr>
                <w:footnoteReference w:id="2"/>
              </w:r>
              <w:r w:rsidDel="002044E0">
                <w:delText xml:space="preserve"> (≥ 1+)</w:delText>
              </w:r>
            </w:del>
          </w:p>
        </w:tc>
        <w:tc>
          <w:tcPr>
            <w:tcW w:w="1667" w:type="pct"/>
            <w:vAlign w:val="center"/>
          </w:tcPr>
          <w:p w14:paraId="7C78D78B" w14:textId="61A40A83" w:rsidR="00CA46BA" w:rsidRPr="002B6CE6" w:rsidDel="002044E0" w:rsidRDefault="00CA46BA">
            <w:pPr>
              <w:rPr>
                <w:del w:id="8523" w:author="Danny" w:date="2026-10-02T16:26:00Z"/>
              </w:rPr>
            </w:pPr>
            <w:del w:id="8524" w:author="Danny" w:date="2026-10-02T16:26:00Z">
              <w:r w:rsidDel="002044E0">
                <w:rPr>
                  <w:b/>
                  <w:bCs/>
                </w:rPr>
                <w:delText>C</w:delText>
              </w:r>
              <w:r w:rsidDel="002044E0">
                <w:delText>. Pivot-shift test (≥ 1+)</w:delText>
              </w:r>
            </w:del>
          </w:p>
        </w:tc>
      </w:tr>
      <w:tr w:rsidR="00CA46BA" w:rsidRPr="001B0050" w:rsidDel="002044E0" w14:paraId="233D8614" w14:textId="27C6B6D0" w:rsidTr="005D4B2E">
        <w:trPr>
          <w:del w:id="8525" w:author="Danny" w:date="2026-10-02T16:26:00Z"/>
        </w:trPr>
        <w:tc>
          <w:tcPr>
            <w:tcW w:w="1666" w:type="pct"/>
            <w:vAlign w:val="center"/>
          </w:tcPr>
          <w:p w14:paraId="170A91BA" w14:textId="6C20E50E" w:rsidR="00CA46BA" w:rsidRPr="001B0050" w:rsidDel="002044E0" w:rsidRDefault="00CA46BA">
            <w:pPr>
              <w:rPr>
                <w:del w:id="8526" w:author="Danny" w:date="2026-10-02T16:26:00Z"/>
              </w:rPr>
            </w:pPr>
            <w:del w:id="8527" w:author="Danny" w:date="2026-10-02T16:26:00Z">
              <w:r w:rsidRPr="00907D34" w:rsidDel="002044E0">
                <w:rPr>
                  <w:noProof/>
                </w:rPr>
                <w:drawing>
                  <wp:inline distT="0" distB="0" distL="0" distR="0" wp14:anchorId="5F904624" wp14:editId="3CDFB396">
                    <wp:extent cx="1819073" cy="1819073"/>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1819073" cy="1819073"/>
                            </a:xfrm>
                            <a:prstGeom prst="rect">
                              <a:avLst/>
                            </a:prstGeom>
                          </pic:spPr>
                        </pic:pic>
                      </a:graphicData>
                    </a:graphic>
                  </wp:inline>
                </w:drawing>
              </w:r>
            </w:del>
          </w:p>
        </w:tc>
        <w:tc>
          <w:tcPr>
            <w:tcW w:w="1667" w:type="pct"/>
            <w:vAlign w:val="center"/>
          </w:tcPr>
          <w:p w14:paraId="0B854033" w14:textId="6743C9AC" w:rsidR="00CA46BA" w:rsidRPr="00907D34" w:rsidDel="002044E0" w:rsidRDefault="00CA46BA">
            <w:pPr>
              <w:rPr>
                <w:del w:id="8528" w:author="Danny" w:date="2026-10-02T16:26:00Z"/>
              </w:rPr>
            </w:pPr>
            <w:del w:id="8529" w:author="Danny" w:date="2026-10-02T16:26:00Z">
              <w:r w:rsidRPr="00907D34" w:rsidDel="002044E0">
                <w:rPr>
                  <w:noProof/>
                </w:rPr>
                <w:drawing>
                  <wp:inline distT="0" distB="0" distL="0" distR="0" wp14:anchorId="6CF95988" wp14:editId="34ECA0A8">
                    <wp:extent cx="1819073" cy="1819073"/>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63">
                              <a:extLst>
                                <a:ext uri="{96DAC541-7B7A-43D3-8B79-37D633B846F1}">
                                  <asvg:svgBlip xmlns:asvg="http://schemas.microsoft.com/office/drawing/2016/SVG/main" r:embed="rId64"/>
                                </a:ext>
                              </a:extLst>
                            </a:blip>
                            <a:stretch>
                              <a:fillRect/>
                            </a:stretch>
                          </pic:blipFill>
                          <pic:spPr>
                            <a:xfrm>
                              <a:off x="0" y="0"/>
                              <a:ext cx="1819073" cy="1819073"/>
                            </a:xfrm>
                            <a:prstGeom prst="rect">
                              <a:avLst/>
                            </a:prstGeom>
                          </pic:spPr>
                        </pic:pic>
                      </a:graphicData>
                    </a:graphic>
                  </wp:inline>
                </w:drawing>
              </w:r>
            </w:del>
          </w:p>
        </w:tc>
        <w:tc>
          <w:tcPr>
            <w:tcW w:w="1667" w:type="pct"/>
            <w:vAlign w:val="center"/>
          </w:tcPr>
          <w:p w14:paraId="11FC9DC7" w14:textId="0B2BBB8D" w:rsidR="00CA46BA" w:rsidRPr="001B0050" w:rsidDel="002044E0" w:rsidRDefault="00CA46BA">
            <w:pPr>
              <w:rPr>
                <w:del w:id="8530" w:author="Danny" w:date="2026-10-02T16:26:00Z"/>
              </w:rPr>
            </w:pPr>
            <w:del w:id="8531" w:author="Danny" w:date="2026-10-02T16:26:00Z">
              <w:r w:rsidRPr="00907D34" w:rsidDel="002044E0">
                <w:rPr>
                  <w:noProof/>
                </w:rPr>
                <w:drawing>
                  <wp:inline distT="0" distB="0" distL="0" distR="0" wp14:anchorId="74DC1662" wp14:editId="3A53A723">
                    <wp:extent cx="1819073" cy="1819073"/>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63">
                              <a:extLst>
                                <a:ext uri="{96DAC541-7B7A-43D3-8B79-37D633B846F1}">
                                  <asvg:svgBlip xmlns:asvg="http://schemas.microsoft.com/office/drawing/2016/SVG/main" r:embed="rId64"/>
                                </a:ext>
                              </a:extLst>
                            </a:blip>
                            <a:stretch>
                              <a:fillRect/>
                            </a:stretch>
                          </pic:blipFill>
                          <pic:spPr>
                            <a:xfrm>
                              <a:off x="0" y="0"/>
                              <a:ext cx="1819073" cy="1819073"/>
                            </a:xfrm>
                            <a:prstGeom prst="rect">
                              <a:avLst/>
                            </a:prstGeom>
                          </pic:spPr>
                        </pic:pic>
                      </a:graphicData>
                    </a:graphic>
                  </wp:inline>
                </w:drawing>
              </w:r>
            </w:del>
          </w:p>
        </w:tc>
      </w:tr>
    </w:tbl>
    <w:p w14:paraId="0A4D7C3E" w14:textId="0D6011F2" w:rsidR="00CA46BA" w:rsidRPr="001B0050" w:rsidDel="002044E0" w:rsidRDefault="00CA46BA">
      <w:pPr>
        <w:rPr>
          <w:del w:id="8532" w:author="Danny" w:date="2026-10-02T16:26:00Z"/>
        </w:rPr>
      </w:pPr>
    </w:p>
    <w:p w14:paraId="59A41B3B" w14:textId="510AE019" w:rsidR="00CA46BA" w:rsidRPr="004A21C1" w:rsidDel="002044E0" w:rsidRDefault="00CA46BA">
      <w:pPr>
        <w:rPr>
          <w:del w:id="8533" w:author="Danny" w:date="2026-10-02T16:26:00Z"/>
          <w:smallCaps/>
        </w:rPr>
        <w:pPrChange w:id="8534" w:author="Danny" w:date="2026-10-02T16:26:00Z">
          <w:pPr>
            <w:pStyle w:val="Heading3"/>
            <w:spacing w:before="120" w:after="120"/>
          </w:pPr>
        </w:pPrChange>
      </w:pPr>
      <w:bookmarkStart w:id="8535" w:name="_Toc238086531"/>
      <w:del w:id="8536" w:author="Danny" w:date="2026-10-02T16:26:00Z">
        <w:r w:rsidRPr="004A21C1" w:rsidDel="002044E0">
          <w:delText>Graft failure</w:delText>
        </w:r>
        <w:bookmarkEnd w:id="8535"/>
      </w:del>
    </w:p>
    <w:p w14:paraId="07B595EE" w14:textId="32A82544" w:rsidR="00CA46BA" w:rsidRPr="00380F9F" w:rsidDel="002044E0" w:rsidRDefault="00CA46BA">
      <w:pPr>
        <w:rPr>
          <w:del w:id="8537" w:author="Danny" w:date="2026-10-02T16:26:00Z"/>
        </w:rPr>
        <w:pPrChange w:id="8538" w:author="Danny" w:date="2026-10-02T16:26:00Z">
          <w:pPr>
            <w:pStyle w:val="BodyText"/>
          </w:pPr>
        </w:pPrChange>
      </w:pPr>
      <w:del w:id="8539" w:author="Danny" w:date="2026-10-02T16:26:00Z">
        <w:r w:rsidDel="002044E0">
          <w:delText xml:space="preserve">Graft failure was defined as either (1) graft re-rupture confirmed by MRI or arthroscopy, (2) clinical failure defined as ≥ grade 2+ or 3+ on Lachman and/or pivot-shift tests, or (3) revision ACLR surgery. The sum of the three nominal data was recorded as the number of events in a dichotomous dataset. </w:delText>
        </w:r>
      </w:del>
    </w:p>
    <w:p w14:paraId="5C4589BA" w14:textId="77AA6D4D" w:rsidR="00CA46BA" w:rsidRPr="001B0050" w:rsidDel="002044E0" w:rsidRDefault="00CA46BA">
      <w:pPr>
        <w:rPr>
          <w:del w:id="8540" w:author="Danny" w:date="2026-10-02T16:26:00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0"/>
        <w:gridCol w:w="3080"/>
      </w:tblGrid>
      <w:tr w:rsidR="00CA46BA" w:rsidRPr="001B0050" w:rsidDel="002044E0" w14:paraId="29715390" w14:textId="79AA6B78" w:rsidTr="005D4B2E">
        <w:trPr>
          <w:del w:id="8541" w:author="Danny" w:date="2026-10-02T16:26:00Z"/>
        </w:trPr>
        <w:tc>
          <w:tcPr>
            <w:tcW w:w="0" w:type="auto"/>
            <w:vMerge w:val="restart"/>
            <w:vAlign w:val="center"/>
          </w:tcPr>
          <w:p w14:paraId="72C17C3C" w14:textId="41F3B6CA" w:rsidR="00CA46BA" w:rsidRPr="002B6CE6" w:rsidDel="002044E0" w:rsidRDefault="00CA46BA">
            <w:pPr>
              <w:rPr>
                <w:del w:id="8542" w:author="Danny" w:date="2026-10-02T16:26:00Z"/>
              </w:rPr>
            </w:pPr>
            <w:del w:id="8543" w:author="Danny" w:date="2026-10-02T16:26:00Z">
              <w:r w:rsidDel="002044E0">
                <w:rPr>
                  <w:b/>
                  <w:bCs/>
                </w:rPr>
                <w:delText>A</w:delText>
              </w:r>
              <w:r w:rsidDel="002044E0">
                <w:delText>. Graft failure</w:delText>
              </w:r>
            </w:del>
          </w:p>
        </w:tc>
        <w:tc>
          <w:tcPr>
            <w:tcW w:w="0" w:type="auto"/>
            <w:gridSpan w:val="2"/>
            <w:tcBorders>
              <w:bottom w:val="single" w:sz="4" w:space="0" w:color="auto"/>
            </w:tcBorders>
            <w:vAlign w:val="center"/>
          </w:tcPr>
          <w:p w14:paraId="03C7F792" w14:textId="607EC076" w:rsidR="00CA46BA" w:rsidRPr="002B6CE6" w:rsidDel="002044E0" w:rsidRDefault="00CA46BA">
            <w:pPr>
              <w:rPr>
                <w:del w:id="8544" w:author="Danny" w:date="2026-10-02T16:26:00Z"/>
              </w:rPr>
            </w:pPr>
            <w:del w:id="8545" w:author="Danny" w:date="2026-10-02T16:26:00Z">
              <w:r w:rsidRPr="002B6CE6" w:rsidDel="002044E0">
                <w:delText>Clinical failure</w:delText>
              </w:r>
            </w:del>
          </w:p>
        </w:tc>
      </w:tr>
      <w:tr w:rsidR="00CA46BA" w:rsidRPr="001B0050" w:rsidDel="002044E0" w14:paraId="0544A344" w14:textId="591A70AC" w:rsidTr="005D4B2E">
        <w:trPr>
          <w:del w:id="8546" w:author="Danny" w:date="2026-10-02T16:26:00Z"/>
        </w:trPr>
        <w:tc>
          <w:tcPr>
            <w:tcW w:w="0" w:type="auto"/>
            <w:vMerge/>
          </w:tcPr>
          <w:p w14:paraId="7B9F85A3" w14:textId="19E9DD6C" w:rsidR="00CA46BA" w:rsidDel="002044E0" w:rsidRDefault="00CA46BA">
            <w:pPr>
              <w:rPr>
                <w:del w:id="8547" w:author="Danny" w:date="2026-10-02T16:26:00Z"/>
              </w:rPr>
            </w:pPr>
          </w:p>
        </w:tc>
        <w:tc>
          <w:tcPr>
            <w:tcW w:w="0" w:type="auto"/>
            <w:tcBorders>
              <w:top w:val="single" w:sz="4" w:space="0" w:color="auto"/>
            </w:tcBorders>
            <w:vAlign w:val="center"/>
          </w:tcPr>
          <w:p w14:paraId="31D6C59D" w14:textId="0D6E2855" w:rsidR="00CA46BA" w:rsidRPr="00F77136" w:rsidDel="002044E0" w:rsidRDefault="00CA46BA">
            <w:pPr>
              <w:rPr>
                <w:del w:id="8548" w:author="Danny" w:date="2026-10-02T16:26:00Z"/>
              </w:rPr>
            </w:pPr>
            <w:del w:id="8549" w:author="Danny" w:date="2026-10-02T16:26:00Z">
              <w:r w:rsidDel="002044E0">
                <w:rPr>
                  <w:b/>
                  <w:bCs/>
                </w:rPr>
                <w:delText>B</w:delText>
              </w:r>
              <w:r w:rsidDel="002044E0">
                <w:delText>. Pivot-shift test</w:delText>
              </w:r>
              <w:r w:rsidRPr="002044E0" w:rsidDel="002044E0">
                <w:rPr>
                  <w:rStyle w:val="FootnoteReference"/>
                </w:rPr>
                <w:footnoteReference w:id="3"/>
              </w:r>
              <w:r w:rsidDel="002044E0">
                <w:delText xml:space="preserve"> </w:delText>
              </w:r>
            </w:del>
          </w:p>
        </w:tc>
        <w:tc>
          <w:tcPr>
            <w:tcW w:w="0" w:type="auto"/>
            <w:tcBorders>
              <w:top w:val="single" w:sz="4" w:space="0" w:color="auto"/>
            </w:tcBorders>
            <w:vAlign w:val="center"/>
          </w:tcPr>
          <w:p w14:paraId="1767D435" w14:textId="32C20A85" w:rsidR="00CA46BA" w:rsidRPr="001B0050" w:rsidDel="002044E0" w:rsidRDefault="00CA46BA">
            <w:pPr>
              <w:rPr>
                <w:del w:id="8552" w:author="Danny" w:date="2026-10-02T16:26:00Z"/>
                <w:b/>
                <w:bCs/>
              </w:rPr>
            </w:pPr>
            <w:del w:id="8553" w:author="Danny" w:date="2026-10-02T16:26:00Z">
              <w:r w:rsidDel="002044E0">
                <w:rPr>
                  <w:b/>
                  <w:bCs/>
                </w:rPr>
                <w:delText>C</w:delText>
              </w:r>
              <w:r w:rsidDel="002044E0">
                <w:delText>. Lachman test</w:delText>
              </w:r>
              <w:r w:rsidRPr="002044E0" w:rsidDel="002044E0">
                <w:rPr>
                  <w:rStyle w:val="FootnoteReference"/>
                </w:rPr>
                <w:footnoteReference w:id="4"/>
              </w:r>
            </w:del>
          </w:p>
        </w:tc>
      </w:tr>
      <w:tr w:rsidR="00CA46BA" w:rsidRPr="001B0050" w:rsidDel="002044E0" w14:paraId="2647E26E" w14:textId="0E9C1E68" w:rsidTr="005D4B2E">
        <w:trPr>
          <w:del w:id="8556" w:author="Danny" w:date="2026-10-02T16:26:00Z"/>
        </w:trPr>
        <w:tc>
          <w:tcPr>
            <w:tcW w:w="0" w:type="auto"/>
          </w:tcPr>
          <w:p w14:paraId="3538090C" w14:textId="53C6EB89" w:rsidR="00CA46BA" w:rsidRPr="00907D34" w:rsidDel="002044E0" w:rsidRDefault="00CA46BA">
            <w:pPr>
              <w:rPr>
                <w:del w:id="8557" w:author="Danny" w:date="2026-10-02T16:26:00Z"/>
              </w:rPr>
            </w:pPr>
            <w:del w:id="8558" w:author="Danny" w:date="2026-10-02T16:26:00Z">
              <w:r w:rsidRPr="00907D34" w:rsidDel="002044E0">
                <w:rPr>
                  <w:noProof/>
                </w:rPr>
                <w:drawing>
                  <wp:inline distT="0" distB="0" distL="0" distR="0" wp14:anchorId="363FB52B" wp14:editId="45160917">
                    <wp:extent cx="1819073" cy="1819073"/>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65">
                              <a:extLst>
                                <a:ext uri="{96DAC541-7B7A-43D3-8B79-37D633B846F1}">
                                  <asvg:svgBlip xmlns:asvg="http://schemas.microsoft.com/office/drawing/2016/SVG/main" r:embed="rId66"/>
                                </a:ext>
                              </a:extLst>
                            </a:blip>
                            <a:stretch>
                              <a:fillRect/>
                            </a:stretch>
                          </pic:blipFill>
                          <pic:spPr>
                            <a:xfrm>
                              <a:off x="0" y="0"/>
                              <a:ext cx="1819073" cy="1819073"/>
                            </a:xfrm>
                            <a:prstGeom prst="rect">
                              <a:avLst/>
                            </a:prstGeom>
                          </pic:spPr>
                        </pic:pic>
                      </a:graphicData>
                    </a:graphic>
                  </wp:inline>
                </w:drawing>
              </w:r>
            </w:del>
          </w:p>
        </w:tc>
        <w:tc>
          <w:tcPr>
            <w:tcW w:w="0" w:type="auto"/>
            <w:vAlign w:val="center"/>
          </w:tcPr>
          <w:p w14:paraId="41BFE4AE" w14:textId="7C2F70BC" w:rsidR="00CA46BA" w:rsidRPr="001B0050" w:rsidDel="002044E0" w:rsidRDefault="00CA46BA">
            <w:pPr>
              <w:rPr>
                <w:del w:id="8559" w:author="Danny" w:date="2026-10-02T16:26:00Z"/>
              </w:rPr>
            </w:pPr>
            <w:del w:id="8560" w:author="Danny" w:date="2026-10-02T16:26:00Z">
              <w:r w:rsidRPr="00907D34" w:rsidDel="002044E0">
                <w:rPr>
                  <w:noProof/>
                </w:rPr>
                <w:drawing>
                  <wp:inline distT="0" distB="0" distL="0" distR="0" wp14:anchorId="7967825B" wp14:editId="1300D672">
                    <wp:extent cx="1819073" cy="1819073"/>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67">
                              <a:extLst>
                                <a:ext uri="{96DAC541-7B7A-43D3-8B79-37D633B846F1}">
                                  <asvg:svgBlip xmlns:asvg="http://schemas.microsoft.com/office/drawing/2016/SVG/main" r:embed="rId68"/>
                                </a:ext>
                              </a:extLst>
                            </a:blip>
                            <a:stretch>
                              <a:fillRect/>
                            </a:stretch>
                          </pic:blipFill>
                          <pic:spPr>
                            <a:xfrm>
                              <a:off x="0" y="0"/>
                              <a:ext cx="1819073" cy="1819073"/>
                            </a:xfrm>
                            <a:prstGeom prst="rect">
                              <a:avLst/>
                            </a:prstGeom>
                          </pic:spPr>
                        </pic:pic>
                      </a:graphicData>
                    </a:graphic>
                  </wp:inline>
                </w:drawing>
              </w:r>
            </w:del>
          </w:p>
        </w:tc>
        <w:tc>
          <w:tcPr>
            <w:tcW w:w="0" w:type="auto"/>
            <w:vAlign w:val="center"/>
          </w:tcPr>
          <w:p w14:paraId="79B4C073" w14:textId="4B36C122" w:rsidR="00CA46BA" w:rsidRPr="001B0050" w:rsidDel="002044E0" w:rsidRDefault="00CA46BA">
            <w:pPr>
              <w:rPr>
                <w:del w:id="8561" w:author="Danny" w:date="2026-10-02T16:26:00Z"/>
              </w:rPr>
            </w:pPr>
            <w:del w:id="8562" w:author="Danny" w:date="2026-10-02T16:26:00Z">
              <w:r w:rsidRPr="00907D34" w:rsidDel="002044E0">
                <w:rPr>
                  <w:noProof/>
                </w:rPr>
                <w:drawing>
                  <wp:inline distT="0" distB="0" distL="0" distR="0" wp14:anchorId="222F90C8" wp14:editId="15D2196F">
                    <wp:extent cx="1819073" cy="1819073"/>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pic:cNvPicPr/>
                          </pic:nvPicPr>
                          <pic:blipFill>
                            <a:blip r:embed="rId67">
                              <a:extLst>
                                <a:ext uri="{96DAC541-7B7A-43D3-8B79-37D633B846F1}">
                                  <asvg:svgBlip xmlns:asvg="http://schemas.microsoft.com/office/drawing/2016/SVG/main" r:embed="rId68"/>
                                </a:ext>
                              </a:extLst>
                            </a:blip>
                            <a:stretch>
                              <a:fillRect/>
                            </a:stretch>
                          </pic:blipFill>
                          <pic:spPr>
                            <a:xfrm>
                              <a:off x="0" y="0"/>
                              <a:ext cx="1819073" cy="1819073"/>
                            </a:xfrm>
                            <a:prstGeom prst="rect">
                              <a:avLst/>
                            </a:prstGeom>
                          </pic:spPr>
                        </pic:pic>
                      </a:graphicData>
                    </a:graphic>
                  </wp:inline>
                </w:drawing>
              </w:r>
            </w:del>
          </w:p>
        </w:tc>
      </w:tr>
    </w:tbl>
    <w:p w14:paraId="2EC66A1B" w14:textId="2FE0F214" w:rsidR="00CA46BA" w:rsidRPr="001B0050" w:rsidDel="002044E0" w:rsidRDefault="00CA46BA">
      <w:pPr>
        <w:rPr>
          <w:del w:id="8563" w:author="Danny" w:date="2026-10-02T16:26:00Z"/>
        </w:rPr>
      </w:pPr>
    </w:p>
    <w:p w14:paraId="17641C9F" w14:textId="63B3ABA6" w:rsidR="00CA46BA" w:rsidRPr="006771ED" w:rsidDel="002044E0" w:rsidRDefault="00CA46BA">
      <w:pPr>
        <w:rPr>
          <w:del w:id="8564" w:author="Danny" w:date="2026-10-02T16:26:00Z"/>
        </w:rPr>
      </w:pPr>
    </w:p>
    <w:p w14:paraId="64A00464" w14:textId="1911344C" w:rsidR="00C409E8" w:rsidRPr="00E9052A" w:rsidDel="002044E0" w:rsidRDefault="00C409E8">
      <w:pPr>
        <w:rPr>
          <w:del w:id="8565" w:author="Danny" w:date="2026-10-02T16:26:00Z"/>
        </w:rPr>
      </w:pPr>
      <w:del w:id="8566" w:author="Danny" w:date="2026-10-02T16:26:00Z">
        <w:r w:rsidRPr="00E9052A" w:rsidDel="002044E0">
          <w:delText>Reporting biases</w:delText>
        </w:r>
      </w:del>
    </w:p>
    <w:p w14:paraId="29B5CE0D" w14:textId="441013A9" w:rsidR="00C409E8" w:rsidRPr="00E9052A" w:rsidDel="002044E0" w:rsidRDefault="00C409E8" w:rsidP="002044E0">
      <w:pPr>
        <w:rPr>
          <w:del w:id="8567" w:author="Danny" w:date="2026-10-02T16:26:00Z"/>
        </w:rPr>
      </w:pPr>
      <w:del w:id="8568" w:author="Danny" w:date="2026-10-02T16:26:00Z">
        <w:r w:rsidRPr="00E9052A" w:rsidDel="002044E0">
          <w:delText>Certainty of evidence</w:delText>
        </w:r>
      </w:del>
    </w:p>
    <w:p w14:paraId="0435F44A" w14:textId="77777777" w:rsidR="00C409E8" w:rsidRPr="00E9052A" w:rsidRDefault="00C409E8" w:rsidP="009E701A">
      <w:del w:id="8569" w:author="Danny" w:date="2026-10-02T16:26:00Z">
        <w:r w:rsidRPr="00E9052A" w:rsidDel="002044E0">
          <w:br w:type="page"/>
        </w:r>
      </w:del>
    </w:p>
    <w:p w14:paraId="74A4882A" w14:textId="3E3747D8" w:rsidR="00C409E8" w:rsidRDefault="00C409E8" w:rsidP="009E701A">
      <w:r w:rsidRPr="00996E5C">
        <w:rPr>
          <w:b/>
          <w:bCs/>
        </w:rPr>
        <w:t>Table 1</w:t>
      </w:r>
      <w:r w:rsidR="00996E5C" w:rsidRPr="00996E5C">
        <w:rPr>
          <w:b/>
          <w:bCs/>
        </w:rPr>
        <w:t xml:space="preserve"> </w:t>
      </w:r>
      <w:r w:rsidR="00996E5C" w:rsidRPr="00996E5C">
        <w:t xml:space="preserve">Eligibility criteria </w:t>
      </w:r>
      <w:r w:rsidR="00996E5C">
        <w:t>for inclusion and exclusion of studies</w:t>
      </w:r>
    </w:p>
    <w:tbl>
      <w:tblPr>
        <w:tblW w:w="12640" w:type="dxa"/>
        <w:tblLook w:val="04A0" w:firstRow="1" w:lastRow="0" w:firstColumn="1" w:lastColumn="0" w:noHBand="0" w:noVBand="1"/>
      </w:tblPr>
      <w:tblGrid>
        <w:gridCol w:w="2160"/>
        <w:gridCol w:w="5100"/>
        <w:gridCol w:w="5380"/>
      </w:tblGrid>
      <w:tr w:rsidR="00AF5B64" w:rsidRPr="00AF5B64" w14:paraId="334167CB" w14:textId="77777777" w:rsidTr="00AF5B64">
        <w:trPr>
          <w:trHeight w:val="290"/>
        </w:trPr>
        <w:tc>
          <w:tcPr>
            <w:tcW w:w="2160" w:type="dxa"/>
            <w:tcBorders>
              <w:top w:val="single" w:sz="4" w:space="0" w:color="auto"/>
              <w:left w:val="nil"/>
              <w:bottom w:val="single" w:sz="4" w:space="0" w:color="auto"/>
              <w:right w:val="nil"/>
            </w:tcBorders>
            <w:shd w:val="clear" w:color="auto" w:fill="auto"/>
            <w:hideMark/>
          </w:tcPr>
          <w:p w14:paraId="12BF8E8D" w14:textId="58979150" w:rsidR="00AF5B64" w:rsidRPr="00AF5B64" w:rsidRDefault="00AF5B64" w:rsidP="009E701A">
            <w:r w:rsidRPr="00AF5B64">
              <w:t>Category </w:t>
            </w:r>
          </w:p>
        </w:tc>
        <w:tc>
          <w:tcPr>
            <w:tcW w:w="5100" w:type="dxa"/>
            <w:tcBorders>
              <w:top w:val="single" w:sz="4" w:space="0" w:color="auto"/>
              <w:left w:val="nil"/>
              <w:bottom w:val="single" w:sz="4" w:space="0" w:color="auto"/>
              <w:right w:val="nil"/>
            </w:tcBorders>
            <w:shd w:val="clear" w:color="auto" w:fill="auto"/>
            <w:hideMark/>
          </w:tcPr>
          <w:p w14:paraId="59CC6C7F" w14:textId="77777777" w:rsidR="00AF5B64" w:rsidRPr="00AF5B64" w:rsidRDefault="00AF5B64" w:rsidP="009E701A">
            <w:r w:rsidRPr="00AF5B64">
              <w:t>Inclusion criteria</w:t>
            </w:r>
          </w:p>
        </w:tc>
        <w:tc>
          <w:tcPr>
            <w:tcW w:w="5380" w:type="dxa"/>
            <w:tcBorders>
              <w:top w:val="single" w:sz="4" w:space="0" w:color="auto"/>
              <w:left w:val="nil"/>
              <w:bottom w:val="single" w:sz="4" w:space="0" w:color="auto"/>
              <w:right w:val="nil"/>
            </w:tcBorders>
            <w:shd w:val="clear" w:color="auto" w:fill="auto"/>
            <w:hideMark/>
          </w:tcPr>
          <w:p w14:paraId="126B2399" w14:textId="77777777" w:rsidR="00AF5B64" w:rsidRPr="00AF5B64" w:rsidRDefault="00AF5B64" w:rsidP="009E701A">
            <w:r w:rsidRPr="00AF5B64">
              <w:t>Exclusion criteria</w:t>
            </w:r>
          </w:p>
        </w:tc>
      </w:tr>
      <w:tr w:rsidR="00AF5B64" w:rsidRPr="00AF5B64" w14:paraId="246EC74E" w14:textId="77777777" w:rsidTr="00AF5B64">
        <w:trPr>
          <w:trHeight w:val="290"/>
        </w:trPr>
        <w:tc>
          <w:tcPr>
            <w:tcW w:w="2160" w:type="dxa"/>
            <w:tcBorders>
              <w:top w:val="nil"/>
              <w:left w:val="nil"/>
              <w:bottom w:val="nil"/>
              <w:right w:val="nil"/>
            </w:tcBorders>
            <w:shd w:val="clear" w:color="auto" w:fill="auto"/>
            <w:hideMark/>
          </w:tcPr>
          <w:p w14:paraId="6F37ADF6" w14:textId="28FBAFFA" w:rsidR="00AF5B64" w:rsidRPr="00AF5B64" w:rsidRDefault="00AF5B64" w:rsidP="009E701A">
            <w:pPr>
              <w:rPr>
                <w:b/>
                <w:bCs/>
              </w:rPr>
            </w:pPr>
            <w:r w:rsidRPr="00AF5B64">
              <w:rPr>
                <w:b/>
                <w:bCs/>
              </w:rPr>
              <w:t>P</w:t>
            </w:r>
            <w:r w:rsidRPr="00AF5B64">
              <w:t>opulation</w:t>
            </w:r>
          </w:p>
        </w:tc>
        <w:tc>
          <w:tcPr>
            <w:tcW w:w="5100" w:type="dxa"/>
            <w:tcBorders>
              <w:top w:val="nil"/>
              <w:left w:val="nil"/>
              <w:bottom w:val="nil"/>
              <w:right w:val="nil"/>
            </w:tcBorders>
            <w:shd w:val="clear" w:color="auto" w:fill="auto"/>
            <w:hideMark/>
          </w:tcPr>
          <w:p w14:paraId="4619A0B1" w14:textId="77777777" w:rsidR="00AF5B64" w:rsidRPr="00AF5B64" w:rsidRDefault="00AF5B64" w:rsidP="009E701A">
            <w:r w:rsidRPr="00AF5B64">
              <w:t>Adult patients (mean age of all patients ≥ 18 years).</w:t>
            </w:r>
          </w:p>
        </w:tc>
        <w:tc>
          <w:tcPr>
            <w:tcW w:w="5380" w:type="dxa"/>
            <w:tcBorders>
              <w:top w:val="nil"/>
              <w:left w:val="nil"/>
              <w:bottom w:val="nil"/>
              <w:right w:val="nil"/>
            </w:tcBorders>
            <w:shd w:val="clear" w:color="auto" w:fill="auto"/>
            <w:hideMark/>
          </w:tcPr>
          <w:p w14:paraId="6036768C" w14:textId="77777777" w:rsidR="00AF5B64" w:rsidRPr="00AF5B64" w:rsidRDefault="00AF5B64" w:rsidP="009E701A">
            <w:r w:rsidRPr="00AF5B64">
              <w:t>Studies pediatric and adolescent population.</w:t>
            </w:r>
          </w:p>
        </w:tc>
      </w:tr>
      <w:tr w:rsidR="00AF5B64" w:rsidRPr="00AF5B64" w14:paraId="7F419261" w14:textId="77777777" w:rsidTr="00AF5B64">
        <w:trPr>
          <w:trHeight w:val="520"/>
        </w:trPr>
        <w:tc>
          <w:tcPr>
            <w:tcW w:w="2160" w:type="dxa"/>
            <w:tcBorders>
              <w:top w:val="nil"/>
              <w:left w:val="nil"/>
              <w:bottom w:val="nil"/>
              <w:right w:val="nil"/>
            </w:tcBorders>
            <w:shd w:val="clear" w:color="auto" w:fill="auto"/>
            <w:hideMark/>
          </w:tcPr>
          <w:p w14:paraId="48E0CB22" w14:textId="77777777" w:rsidR="00AF5B64" w:rsidRPr="00AF5B64" w:rsidRDefault="00AF5B64" w:rsidP="009E701A">
            <w:pPr>
              <w:rPr>
                <w:b/>
                <w:bCs/>
              </w:rPr>
            </w:pPr>
            <w:r w:rsidRPr="00AF5B64">
              <w:rPr>
                <w:b/>
                <w:bCs/>
              </w:rPr>
              <w:t>I</w:t>
            </w:r>
            <w:r w:rsidRPr="00AF5B64">
              <w:t>nterventions</w:t>
            </w:r>
          </w:p>
        </w:tc>
        <w:tc>
          <w:tcPr>
            <w:tcW w:w="5100" w:type="dxa"/>
            <w:tcBorders>
              <w:top w:val="nil"/>
              <w:left w:val="nil"/>
              <w:bottom w:val="nil"/>
              <w:right w:val="nil"/>
            </w:tcBorders>
            <w:shd w:val="clear" w:color="auto" w:fill="auto"/>
            <w:hideMark/>
          </w:tcPr>
          <w:p w14:paraId="72DDC259" w14:textId="77777777" w:rsidR="00AF5B64" w:rsidRPr="00AF5B64" w:rsidRDefault="00AF5B64" w:rsidP="009E701A">
            <w:r w:rsidRPr="00AF5B64">
              <w:t>Primary anterior cruciate ligament reconstruction surgery</w:t>
            </w:r>
          </w:p>
        </w:tc>
        <w:tc>
          <w:tcPr>
            <w:tcW w:w="5380" w:type="dxa"/>
            <w:tcBorders>
              <w:top w:val="nil"/>
              <w:left w:val="nil"/>
              <w:bottom w:val="nil"/>
              <w:right w:val="nil"/>
            </w:tcBorders>
            <w:shd w:val="clear" w:color="auto" w:fill="auto"/>
            <w:hideMark/>
          </w:tcPr>
          <w:p w14:paraId="4075B8DB" w14:textId="77777777" w:rsidR="00AF5B64" w:rsidRPr="00AF5B64" w:rsidRDefault="00AF5B64" w:rsidP="009E701A">
            <w:r w:rsidRPr="00AF5B64">
              <w:t>Revision, repair and lateral extra-articular tenodesis (LET) anterior cruciate ligament surgeries.</w:t>
            </w:r>
          </w:p>
        </w:tc>
      </w:tr>
      <w:tr w:rsidR="00AF5B64" w:rsidRPr="00AF5B64" w14:paraId="1AA3B48E" w14:textId="77777777" w:rsidTr="00AF5B64">
        <w:trPr>
          <w:trHeight w:val="780"/>
        </w:trPr>
        <w:tc>
          <w:tcPr>
            <w:tcW w:w="2160" w:type="dxa"/>
            <w:tcBorders>
              <w:top w:val="nil"/>
              <w:left w:val="nil"/>
              <w:bottom w:val="nil"/>
              <w:right w:val="nil"/>
            </w:tcBorders>
            <w:shd w:val="clear" w:color="auto" w:fill="auto"/>
            <w:hideMark/>
          </w:tcPr>
          <w:p w14:paraId="119997DD" w14:textId="77777777" w:rsidR="00AF5B64" w:rsidRPr="00AF5B64" w:rsidRDefault="00AF5B64" w:rsidP="009E701A">
            <w:pPr>
              <w:rPr>
                <w:b/>
                <w:bCs/>
              </w:rPr>
            </w:pPr>
            <w:r w:rsidRPr="00AF5B64">
              <w:rPr>
                <w:b/>
                <w:bCs/>
              </w:rPr>
              <w:t>C</w:t>
            </w:r>
            <w:r w:rsidRPr="00AF5B64">
              <w:t>omparators</w:t>
            </w:r>
          </w:p>
        </w:tc>
        <w:tc>
          <w:tcPr>
            <w:tcW w:w="5100" w:type="dxa"/>
            <w:tcBorders>
              <w:top w:val="nil"/>
              <w:left w:val="nil"/>
              <w:bottom w:val="nil"/>
              <w:right w:val="nil"/>
            </w:tcBorders>
            <w:shd w:val="clear" w:color="auto" w:fill="auto"/>
            <w:hideMark/>
          </w:tcPr>
          <w:p w14:paraId="4C63C03E" w14:textId="77777777" w:rsidR="00AF5B64" w:rsidRPr="00AF5B64" w:rsidRDefault="00AF5B64" w:rsidP="009E701A">
            <w:r w:rsidRPr="00AF5B64">
              <w:t>Bone-patellar tendon-bone, hamstring tendon, quadriceps tendon, and peroneus longus tendon autologous grafts. Achilles tendon and tibialis anterior tendon allogenic grafts.</w:t>
            </w:r>
          </w:p>
        </w:tc>
        <w:tc>
          <w:tcPr>
            <w:tcW w:w="5380" w:type="dxa"/>
            <w:tcBorders>
              <w:top w:val="nil"/>
              <w:left w:val="nil"/>
              <w:bottom w:val="nil"/>
              <w:right w:val="nil"/>
            </w:tcBorders>
            <w:shd w:val="clear" w:color="auto" w:fill="auto"/>
            <w:hideMark/>
          </w:tcPr>
          <w:p w14:paraId="29D2E4E3" w14:textId="77777777" w:rsidR="00AF5B64" w:rsidRPr="00AF5B64" w:rsidRDefault="00AF5B64" w:rsidP="009E701A">
            <w:r w:rsidRPr="00AF5B64">
              <w:t>All other autologous and allogenic grafts.</w:t>
            </w:r>
          </w:p>
        </w:tc>
      </w:tr>
      <w:tr w:rsidR="00AF5B64" w:rsidRPr="00AF5B64" w14:paraId="444F7F73" w14:textId="77777777" w:rsidTr="00AF5B64">
        <w:trPr>
          <w:trHeight w:val="1040"/>
        </w:trPr>
        <w:tc>
          <w:tcPr>
            <w:tcW w:w="2160" w:type="dxa"/>
            <w:tcBorders>
              <w:top w:val="nil"/>
              <w:left w:val="nil"/>
              <w:bottom w:val="nil"/>
              <w:right w:val="nil"/>
            </w:tcBorders>
            <w:shd w:val="clear" w:color="auto" w:fill="auto"/>
            <w:hideMark/>
          </w:tcPr>
          <w:p w14:paraId="15526822" w14:textId="77777777" w:rsidR="00AF5B64" w:rsidRPr="00AF5B64" w:rsidRDefault="00AF5B64" w:rsidP="009E701A">
            <w:pPr>
              <w:rPr>
                <w:b/>
                <w:bCs/>
              </w:rPr>
            </w:pPr>
            <w:r w:rsidRPr="00AF5B64">
              <w:rPr>
                <w:b/>
                <w:bCs/>
              </w:rPr>
              <w:t>O</w:t>
            </w:r>
            <w:r w:rsidRPr="00AF5B64">
              <w:t>utcomes</w:t>
            </w:r>
          </w:p>
        </w:tc>
        <w:tc>
          <w:tcPr>
            <w:tcW w:w="5100" w:type="dxa"/>
            <w:tcBorders>
              <w:top w:val="nil"/>
              <w:left w:val="nil"/>
              <w:bottom w:val="nil"/>
              <w:right w:val="nil"/>
            </w:tcBorders>
            <w:shd w:val="clear" w:color="auto" w:fill="auto"/>
            <w:hideMark/>
          </w:tcPr>
          <w:p w14:paraId="15718AD7" w14:textId="2A580A46" w:rsidR="00AF5B64" w:rsidRPr="00AF5B64" w:rsidRDefault="00AF5B64" w:rsidP="009E701A">
            <w:r w:rsidRPr="00AF5B64">
              <w:t xml:space="preserve">IKDC subjective knee form, Lysholm knee scoring scale, and Tegner activity scale, Instrumented laxity, Pivot-shift, and Lachman test, </w:t>
            </w:r>
            <w:r w:rsidR="00182798">
              <w:t xml:space="preserve">and </w:t>
            </w:r>
            <w:commentRangeStart w:id="8570"/>
            <w:r w:rsidR="00182798">
              <w:t xml:space="preserve">graft failure defined as </w:t>
            </w:r>
            <w:r w:rsidRPr="00AF5B64">
              <w:t>graft re-rupture</w:t>
            </w:r>
            <w:r w:rsidR="00182798">
              <w:t>.</w:t>
            </w:r>
            <w:commentRangeEnd w:id="8570"/>
            <w:r w:rsidR="00182798">
              <w:rPr>
                <w:rStyle w:val="CommentReference"/>
                <w:rFonts w:eastAsiaTheme="minorEastAsia"/>
              </w:rPr>
              <w:commentReference w:id="8570"/>
            </w:r>
          </w:p>
        </w:tc>
        <w:tc>
          <w:tcPr>
            <w:tcW w:w="5380" w:type="dxa"/>
            <w:tcBorders>
              <w:top w:val="nil"/>
              <w:left w:val="nil"/>
              <w:bottom w:val="nil"/>
              <w:right w:val="nil"/>
            </w:tcBorders>
            <w:shd w:val="clear" w:color="auto" w:fill="auto"/>
            <w:hideMark/>
          </w:tcPr>
          <w:p w14:paraId="3FE80D35" w14:textId="77777777" w:rsidR="00AF5B64" w:rsidRPr="00AF5B64" w:rsidRDefault="00AF5B64" w:rsidP="009E701A">
            <w:r w:rsidRPr="00AF5B64">
              <w:t>All other outcome measures (e.g., Marx activity scale, KOOS (subscales: QoL, ADL, Sports &amp; Recreation, Symptoms, and Pain), Anterior drawer test, muscle strength recovery (Q-LSI and H-LSI).</w:t>
            </w:r>
          </w:p>
        </w:tc>
      </w:tr>
      <w:tr w:rsidR="00AF5B64" w:rsidRPr="00AF5B64" w14:paraId="1770A591" w14:textId="77777777" w:rsidTr="00AF5B64">
        <w:trPr>
          <w:trHeight w:val="290"/>
        </w:trPr>
        <w:tc>
          <w:tcPr>
            <w:tcW w:w="2160" w:type="dxa"/>
            <w:tcBorders>
              <w:top w:val="nil"/>
              <w:left w:val="nil"/>
              <w:bottom w:val="single" w:sz="4" w:space="0" w:color="auto"/>
              <w:right w:val="nil"/>
            </w:tcBorders>
            <w:shd w:val="clear" w:color="auto" w:fill="auto"/>
            <w:hideMark/>
          </w:tcPr>
          <w:p w14:paraId="38D92669" w14:textId="77777777" w:rsidR="00AF5B64" w:rsidRPr="00AF5B64" w:rsidRDefault="00AF5B64" w:rsidP="009E701A">
            <w:pPr>
              <w:rPr>
                <w:b/>
                <w:bCs/>
              </w:rPr>
            </w:pPr>
            <w:r w:rsidRPr="00AF5B64">
              <w:rPr>
                <w:b/>
                <w:bCs/>
              </w:rPr>
              <w:t>S</w:t>
            </w:r>
            <w:r w:rsidRPr="00AF5B64">
              <w:t>tudy designs</w:t>
            </w:r>
          </w:p>
        </w:tc>
        <w:tc>
          <w:tcPr>
            <w:tcW w:w="5100" w:type="dxa"/>
            <w:tcBorders>
              <w:top w:val="nil"/>
              <w:left w:val="nil"/>
              <w:bottom w:val="single" w:sz="4" w:space="0" w:color="auto"/>
              <w:right w:val="nil"/>
            </w:tcBorders>
            <w:shd w:val="clear" w:color="auto" w:fill="auto"/>
            <w:hideMark/>
          </w:tcPr>
          <w:p w14:paraId="7DA3567E" w14:textId="77777777" w:rsidR="00AF5B64" w:rsidRPr="00AF5B64" w:rsidRDefault="00AF5B64" w:rsidP="009E701A">
            <w:r w:rsidRPr="00AF5B64">
              <w:t>Randomised controlled trials (RCTs)</w:t>
            </w:r>
          </w:p>
        </w:tc>
        <w:tc>
          <w:tcPr>
            <w:tcW w:w="5380" w:type="dxa"/>
            <w:tcBorders>
              <w:top w:val="nil"/>
              <w:left w:val="nil"/>
              <w:bottom w:val="single" w:sz="4" w:space="0" w:color="auto"/>
              <w:right w:val="nil"/>
            </w:tcBorders>
            <w:shd w:val="clear" w:color="auto" w:fill="auto"/>
            <w:hideMark/>
          </w:tcPr>
          <w:p w14:paraId="7E3A237E" w14:textId="77777777" w:rsidR="00AF5B64" w:rsidRPr="00AF5B64" w:rsidRDefault="00AF5B64" w:rsidP="009E701A">
            <w:r w:rsidRPr="00AF5B64">
              <w:t>Observational studies, case series and reports.</w:t>
            </w:r>
          </w:p>
        </w:tc>
      </w:tr>
    </w:tbl>
    <w:p w14:paraId="53851569" w14:textId="77777777" w:rsidR="00996E5C" w:rsidRPr="00996E5C" w:rsidRDefault="00996E5C" w:rsidP="009E701A"/>
    <w:p w14:paraId="2B2D063B" w14:textId="77777777" w:rsidR="00C409E8" w:rsidRPr="00996E5C" w:rsidRDefault="00C409E8" w:rsidP="009E701A">
      <w:r w:rsidRPr="00996E5C">
        <w:br w:type="page"/>
      </w:r>
    </w:p>
    <w:p w14:paraId="7DE38C0B" w14:textId="7E488177" w:rsidR="00C409E8" w:rsidRPr="003B3E8A" w:rsidRDefault="00C409E8" w:rsidP="009E701A">
      <w:pPr>
        <w:rPr>
          <w:lang w:val="pl-PL"/>
        </w:rPr>
      </w:pPr>
      <w:r w:rsidRPr="00C409E8">
        <w:rPr>
          <w:b/>
          <w:bCs/>
          <w:lang w:val="pl-PL"/>
        </w:rPr>
        <w:lastRenderedPageBreak/>
        <w:t>Table 2</w:t>
      </w:r>
      <w:r w:rsidR="003B3E8A">
        <w:rPr>
          <w:b/>
          <w:bCs/>
          <w:lang w:val="pl-PL"/>
        </w:rPr>
        <w:t xml:space="preserve"> </w:t>
      </w:r>
      <w:r w:rsidR="003B3E8A">
        <w:rPr>
          <w:lang w:val="pl-PL"/>
        </w:rPr>
        <w:t>Search strategies</w:t>
      </w:r>
    </w:p>
    <w:tbl>
      <w:tblPr>
        <w:tblW w:w="5000" w:type="pct"/>
        <w:tblLook w:val="04A0" w:firstRow="1" w:lastRow="0" w:firstColumn="1" w:lastColumn="0" w:noHBand="0" w:noVBand="1"/>
      </w:tblPr>
      <w:tblGrid>
        <w:gridCol w:w="3516"/>
        <w:gridCol w:w="3437"/>
        <w:gridCol w:w="3510"/>
        <w:gridCol w:w="3495"/>
      </w:tblGrid>
      <w:tr w:rsidR="003B3E8A" w:rsidRPr="00AA1C38" w14:paraId="513C508F" w14:textId="77777777" w:rsidTr="009F792C">
        <w:trPr>
          <w:trHeight w:val="420"/>
        </w:trPr>
        <w:tc>
          <w:tcPr>
            <w:tcW w:w="1259" w:type="pct"/>
            <w:tcBorders>
              <w:top w:val="single" w:sz="4" w:space="0" w:color="auto"/>
              <w:left w:val="nil"/>
              <w:bottom w:val="single" w:sz="4" w:space="0" w:color="auto"/>
              <w:right w:val="nil"/>
            </w:tcBorders>
            <w:shd w:val="clear" w:color="auto" w:fill="auto"/>
            <w:vAlign w:val="center"/>
            <w:hideMark/>
          </w:tcPr>
          <w:p w14:paraId="3977E4C9" w14:textId="77777777" w:rsidR="003B3E8A" w:rsidRPr="009F792C" w:rsidRDefault="003B3E8A" w:rsidP="009E701A">
            <w:r w:rsidRPr="009F792C">
              <w:t>PubMed/MEDLINE</w:t>
            </w:r>
          </w:p>
        </w:tc>
        <w:tc>
          <w:tcPr>
            <w:tcW w:w="1231" w:type="pct"/>
            <w:tcBorders>
              <w:top w:val="single" w:sz="4" w:space="0" w:color="auto"/>
              <w:left w:val="nil"/>
              <w:bottom w:val="single" w:sz="4" w:space="0" w:color="auto"/>
              <w:right w:val="nil"/>
            </w:tcBorders>
            <w:shd w:val="clear" w:color="auto" w:fill="auto"/>
            <w:vAlign w:val="center"/>
            <w:hideMark/>
          </w:tcPr>
          <w:p w14:paraId="4790CE95" w14:textId="77777777" w:rsidR="003B3E8A" w:rsidRPr="009F792C" w:rsidRDefault="003B3E8A" w:rsidP="009E701A">
            <w:r w:rsidRPr="009F792C">
              <w:t>Embase</w:t>
            </w:r>
          </w:p>
        </w:tc>
        <w:tc>
          <w:tcPr>
            <w:tcW w:w="1257" w:type="pct"/>
            <w:tcBorders>
              <w:top w:val="single" w:sz="4" w:space="0" w:color="auto"/>
              <w:left w:val="nil"/>
              <w:bottom w:val="single" w:sz="4" w:space="0" w:color="auto"/>
              <w:right w:val="nil"/>
            </w:tcBorders>
            <w:shd w:val="clear" w:color="auto" w:fill="auto"/>
            <w:vAlign w:val="center"/>
            <w:hideMark/>
          </w:tcPr>
          <w:p w14:paraId="1952029F" w14:textId="77777777" w:rsidR="003B3E8A" w:rsidRPr="009F792C" w:rsidRDefault="003B3E8A" w:rsidP="009E701A">
            <w:r w:rsidRPr="009F792C">
              <w:t>Web of Science Core Collection</w:t>
            </w:r>
          </w:p>
        </w:tc>
        <w:tc>
          <w:tcPr>
            <w:tcW w:w="1252" w:type="pct"/>
            <w:tcBorders>
              <w:top w:val="single" w:sz="4" w:space="0" w:color="auto"/>
              <w:left w:val="nil"/>
              <w:bottom w:val="single" w:sz="4" w:space="0" w:color="auto"/>
              <w:right w:val="nil"/>
            </w:tcBorders>
            <w:shd w:val="clear" w:color="auto" w:fill="auto"/>
            <w:vAlign w:val="center"/>
            <w:hideMark/>
          </w:tcPr>
          <w:p w14:paraId="7A3B5517" w14:textId="77777777" w:rsidR="003B3E8A" w:rsidRPr="009F792C" w:rsidRDefault="003B3E8A" w:rsidP="009E701A">
            <w:r w:rsidRPr="009F792C">
              <w:t>Cochrane Central Register of Controlled Trials (CENTRAL)</w:t>
            </w:r>
          </w:p>
        </w:tc>
      </w:tr>
      <w:tr w:rsidR="003B3E8A" w:rsidRPr="00AA1C38" w14:paraId="306AB781" w14:textId="77777777" w:rsidTr="003B3E8A">
        <w:trPr>
          <w:trHeight w:val="5066"/>
        </w:trPr>
        <w:tc>
          <w:tcPr>
            <w:tcW w:w="1259" w:type="pct"/>
            <w:tcBorders>
              <w:top w:val="single" w:sz="4" w:space="0" w:color="auto"/>
              <w:left w:val="nil"/>
              <w:bottom w:val="nil"/>
              <w:right w:val="nil"/>
            </w:tcBorders>
            <w:shd w:val="clear" w:color="auto" w:fill="auto"/>
            <w:hideMark/>
          </w:tcPr>
          <w:p w14:paraId="11EB6BDF" w14:textId="77777777" w:rsidR="003B3E8A" w:rsidRPr="00747527" w:rsidRDefault="003B3E8A" w:rsidP="009E701A">
            <w:r w:rsidRPr="00747527">
              <w:t>(("anterior cruciate ligament"[mh]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tc>
        <w:tc>
          <w:tcPr>
            <w:tcW w:w="1231" w:type="pct"/>
            <w:tcBorders>
              <w:top w:val="single" w:sz="4" w:space="0" w:color="auto"/>
              <w:left w:val="nil"/>
              <w:bottom w:val="nil"/>
              <w:right w:val="nil"/>
            </w:tcBorders>
            <w:shd w:val="clear" w:color="auto" w:fill="auto"/>
            <w:hideMark/>
          </w:tcPr>
          <w:p w14:paraId="0F960F66" w14:textId="77777777" w:rsidR="003B3E8A" w:rsidRPr="00747527" w:rsidRDefault="003B3E8A" w:rsidP="009E701A">
            <w:r w:rsidRPr="00747527">
              <w:t>(('anterior cruciate ligament'/exp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trial':it,ti,ab OR 'randomized controlled trial':ti,ab OR 'randomised controlled trial':ti,ab) NOT ('review':it,ti,ab OR 'review':ti,ab OR 'systematic review':it,ti,ab OR 'systematic review':ti,ab OR 'meta-analysis':it,ti,ab OR 'meta-analysis':ti,ab))</w:t>
            </w:r>
          </w:p>
        </w:tc>
        <w:tc>
          <w:tcPr>
            <w:tcW w:w="1257" w:type="pct"/>
            <w:tcBorders>
              <w:top w:val="single" w:sz="4" w:space="0" w:color="auto"/>
              <w:left w:val="nil"/>
              <w:bottom w:val="nil"/>
              <w:right w:val="nil"/>
            </w:tcBorders>
            <w:shd w:val="clear" w:color="auto" w:fill="auto"/>
            <w:hideMark/>
          </w:tcPr>
          <w:p w14:paraId="0AD9772D" w14:textId="77777777" w:rsidR="003B3E8A" w:rsidRPr="00747527" w:rsidRDefault="003B3E8A" w:rsidP="009E701A">
            <w:r w:rsidRPr="00747527">
              <w:t>(((TMIC=(anterior cruciate ligament)) OR (TI=(anterior cruciate ligament) OR AB=(anterior cruciate ligament)) OR (TI=(anterior cruciate ligament reconstruction) OR AB=(anterior cruciate ligament reconstruction)) OR (TI=(acl) OR AB=(acl)))) AND (((TI=(bone-patellar tendon-bone) OR AB=(bone-patellar tendon-bone)) OR (TI=(bone patellar tendon bone) OR AB=(bone patellar tendon bone)) OR (TI=(patellar tendon) OR AB=(patellar tendon)) OR (TI=(bptb) OR AB=(bptb))) OR ((TI=(hamstring) OR AB=(hamstring)) OR (TI=(hamstring tendon) OR AB=(hamstring tendon)) OR (TI=(semitendinosus) OR AB=(semitendinosus)) OR (TI=(gracilis) OR AB=(gracilis))) OR ((TI=(quadriceps) OR AB=(quadriceps)) OR (TI=(quadriceps tendon) OR AB=(quadriceps tendon)) OR (TI=(qt) OR AB=(qt))) OR ((TI=(peroneus) OR AB=(peroneus)) OR (TI=(peroneus longus) OR AB=(peroneus longus)) OR (TI=(fibularis longus) OR AB=(fibularis longus))) OR ((TI=(achilles) OR AB=(achilles)) OR (TI=(achilles tendon) OR AB=(achilles tendon))) OR ((TI=(tibialis) OR AB=(tibialis)) OR (TI=(tibialis anterior) OR AB=(tibialis anterior)) OR (TI=(tibialis posterior) OR AB=(tibialis posterior)))) AND (((TS=(randomized controlled trial)) OR (TI=(randomized controlled trial) OR AB=(randomized controlled trial)) OR (TI=(randomised controlled trial) OR AB=(randomised controlled trial))) NOT ((TS=(review)) OR (TI=(review) OR AB=(review)) OR (TS=(systematic review)) OR (TI=(systematic review) OR AB=(systematic review)) OR (TS=(meta-analysis)) OR (TI=(meta-analysis) OR AB=(meta-analysis))))</w:t>
            </w:r>
          </w:p>
        </w:tc>
        <w:tc>
          <w:tcPr>
            <w:tcW w:w="1252" w:type="pct"/>
            <w:tcBorders>
              <w:top w:val="single" w:sz="4" w:space="0" w:color="auto"/>
              <w:left w:val="nil"/>
              <w:right w:val="nil"/>
            </w:tcBorders>
            <w:shd w:val="clear" w:color="auto" w:fill="auto"/>
            <w:hideMark/>
          </w:tcPr>
          <w:p w14:paraId="53BDB8E3" w14:textId="77777777" w:rsidR="003B3E8A" w:rsidRPr="00747527" w:rsidRDefault="003B3E8A" w:rsidP="009E701A">
            <w:r w:rsidRPr="00747527">
              <w:t>([mh ("anterior cruciate ligament"]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tc>
      </w:tr>
      <w:tr w:rsidR="003B3E8A" w:rsidRPr="00AA1C38" w14:paraId="4B7031B8" w14:textId="77777777" w:rsidTr="003B3E8A">
        <w:trPr>
          <w:trHeight w:val="8192"/>
        </w:trPr>
        <w:tc>
          <w:tcPr>
            <w:tcW w:w="1259" w:type="pct"/>
            <w:tcBorders>
              <w:top w:val="nil"/>
              <w:left w:val="nil"/>
              <w:bottom w:val="single" w:sz="4" w:space="0" w:color="auto"/>
              <w:right w:val="nil"/>
            </w:tcBorders>
            <w:shd w:val="clear" w:color="auto" w:fill="auto"/>
            <w:hideMark/>
          </w:tcPr>
          <w:p w14:paraId="090E9DF1" w14:textId="77777777" w:rsidR="003B3E8A" w:rsidRPr="00747527" w:rsidRDefault="003B3E8A" w:rsidP="009E701A">
            <w:r w:rsidRPr="00747527">
              <w:lastRenderedPageBreak/>
              <w:t>1. "anterior cruciate ligament"[mh]</w:t>
            </w:r>
            <w:r w:rsidRPr="00747527">
              <w:br/>
              <w:t>2. "anterior cruciate ligament"[tiab]</w:t>
            </w:r>
            <w:r w:rsidRPr="00747527">
              <w:br/>
              <w:t>3. "anterior cruciate ligament reconstruction"[tiab]</w:t>
            </w:r>
            <w:r w:rsidRPr="00747527">
              <w:br/>
              <w:t>4. "acl"[tiab]</w:t>
            </w:r>
            <w:r w:rsidRPr="00747527">
              <w:br/>
              <w:t>5. #1 OR #2 OR #3 OR #4</w:t>
            </w:r>
            <w:r w:rsidRPr="00747527">
              <w:br/>
              <w:t>6. "bone-patellar tendon-bone"[tiab]</w:t>
            </w:r>
            <w:r w:rsidRPr="00747527">
              <w:br/>
              <w:t>7. "bone patellar tendon bone"[tiab]</w:t>
            </w:r>
            <w:r w:rsidRPr="00747527">
              <w:br/>
              <w:t>8. "patellar tendon"[tiab]</w:t>
            </w:r>
            <w:r w:rsidRPr="00747527">
              <w:br/>
              <w:t>9. "bptb"[tiab]</w:t>
            </w:r>
            <w:r w:rsidRPr="00747527">
              <w:br/>
              <w:t>10. #6 OR #7 OR #8 OR #9</w:t>
            </w:r>
            <w:r w:rsidRPr="00747527">
              <w:br/>
              <w:t>11. "hamstring"[tiab]</w:t>
            </w:r>
            <w:r w:rsidRPr="00747527">
              <w:br/>
              <w:t>12. "hamstring tendon"[tiab]</w:t>
            </w:r>
            <w:r w:rsidRPr="00747527">
              <w:br/>
              <w:t>13. "semitendinosus"[tiab]</w:t>
            </w:r>
            <w:r w:rsidRPr="00747527">
              <w:br/>
              <w:t>14. "gracilis"[tiab]</w:t>
            </w:r>
            <w:r w:rsidRPr="00747527">
              <w:br/>
              <w:t>15. #11 OR #12 OR #13 OR #14</w:t>
            </w:r>
            <w:r w:rsidRPr="00747527">
              <w:br/>
              <w:t>16. "quadriceps"[tiab]</w:t>
            </w:r>
            <w:r w:rsidRPr="00747527">
              <w:br/>
              <w:t>17. "quadriceps tendon"[tiab]</w:t>
            </w:r>
            <w:r w:rsidRPr="00747527">
              <w:br/>
              <w:t>18. "qt"[tiab]</w:t>
            </w:r>
            <w:r w:rsidRPr="00747527">
              <w:br/>
              <w:t>19. #16 OR #17 OR #18</w:t>
            </w:r>
            <w:r w:rsidRPr="00747527">
              <w:br/>
              <w:t>20. "peroneus"[tiab]</w:t>
            </w:r>
            <w:r w:rsidRPr="00747527">
              <w:br/>
              <w:t>21. "peroneus longus"[tiab]</w:t>
            </w:r>
            <w:r w:rsidRPr="00747527">
              <w:br/>
              <w:t>22. "fibularis longus"[tiab]</w:t>
            </w:r>
            <w:r w:rsidRPr="00747527">
              <w:br/>
              <w:t>23. #20 OR #21 OR #22</w:t>
            </w:r>
            <w:r w:rsidRPr="00747527">
              <w:br/>
              <w:t>24. "achilles"[tiab]</w:t>
            </w:r>
            <w:r w:rsidRPr="00747527">
              <w:br/>
              <w:t>25. "achilles tendon"[tiab]</w:t>
            </w:r>
            <w:r w:rsidRPr="00747527">
              <w:br/>
              <w:t>26. #24 OR #25</w:t>
            </w:r>
            <w:r w:rsidRPr="00747527">
              <w:br/>
              <w:t>27. "tibialis"[tiab]</w:t>
            </w:r>
            <w:r w:rsidRPr="00747527">
              <w:br/>
              <w:t>28. "tibialis anterior"[tiab]</w:t>
            </w:r>
            <w:r w:rsidRPr="00747527">
              <w:br/>
              <w:t>29. "tibialis posterior"[tiab]</w:t>
            </w:r>
            <w:r w:rsidRPr="00747527">
              <w:br/>
              <w:t>30. #27 OR #28 OR #29</w:t>
            </w:r>
            <w:r w:rsidRPr="00747527">
              <w:br/>
              <w:t>31. "randomized controlled trial"[pt]</w:t>
            </w:r>
            <w:r w:rsidRPr="00747527">
              <w:br/>
              <w:t>32. "randomized controlled trial"[tiab]</w:t>
            </w:r>
            <w:r w:rsidRPr="00747527">
              <w:br/>
              <w:t xml:space="preserve">33. "randomised controlled trial"[tiab] </w:t>
            </w:r>
            <w:r w:rsidRPr="00747527">
              <w:br/>
              <w:t>34. #31 OR #32 OR #33</w:t>
            </w:r>
            <w:r w:rsidRPr="00747527">
              <w:br/>
              <w:t>35. "review"[pt]</w:t>
            </w:r>
            <w:r w:rsidRPr="00747527">
              <w:br/>
              <w:t>36. "review"[tiab]</w:t>
            </w:r>
            <w:r w:rsidRPr="00747527">
              <w:br/>
              <w:t>37. "systematic review"[pt]</w:t>
            </w:r>
            <w:r w:rsidRPr="00747527">
              <w:br/>
              <w:t>38. "systematic review"[tiab]</w:t>
            </w:r>
            <w:r w:rsidRPr="00747527">
              <w:br/>
              <w:t>39. "meta-analysis"[pt]</w:t>
            </w:r>
            <w:r w:rsidRPr="00747527">
              <w:br/>
              <w:t>40. "meta-analysis"[tiab]</w:t>
            </w:r>
            <w:r w:rsidRPr="00747527">
              <w:br/>
              <w:t>41. #35 OR #36 OR #37 OR #38 OR #39 OR #40</w:t>
            </w:r>
            <w:r w:rsidRPr="00747527">
              <w:br/>
              <w:t>42. #10 OR #15 OR #19 OR #23 OR #26 OR #30</w:t>
            </w:r>
            <w:r w:rsidRPr="00747527">
              <w:br/>
              <w:t>43. #34 NOT #41</w:t>
            </w:r>
            <w:r w:rsidRPr="00747527">
              <w:br/>
              <w:t>44. #5 AND #42 AND #43</w:t>
            </w:r>
          </w:p>
        </w:tc>
        <w:tc>
          <w:tcPr>
            <w:tcW w:w="1231" w:type="pct"/>
            <w:tcBorders>
              <w:top w:val="nil"/>
              <w:left w:val="nil"/>
              <w:bottom w:val="single" w:sz="4" w:space="0" w:color="auto"/>
              <w:right w:val="nil"/>
            </w:tcBorders>
            <w:shd w:val="clear" w:color="auto" w:fill="auto"/>
            <w:hideMark/>
          </w:tcPr>
          <w:p w14:paraId="10CDE45F" w14:textId="77777777" w:rsidR="003B3E8A" w:rsidRPr="00747527" w:rsidRDefault="003B3E8A" w:rsidP="009E701A">
            <w:r w:rsidRPr="00747527">
              <w:t xml:space="preserve">1. 'anterior cruciate ligament'/exp </w:t>
            </w:r>
            <w:r w:rsidRPr="00747527">
              <w:br/>
              <w:t xml:space="preserve">2. 'anterior cruciate ligament':ti,ab </w:t>
            </w:r>
            <w:r w:rsidRPr="00747527">
              <w:br/>
              <w:t xml:space="preserve">3. 'anterior cruciate ligament reconstruction':ti,ab </w:t>
            </w:r>
            <w:r w:rsidRPr="00747527">
              <w:br/>
              <w:t xml:space="preserve">4. 'acl':ti,ab </w:t>
            </w:r>
            <w:r w:rsidRPr="00747527">
              <w:br/>
              <w:t>5. #1 OR #2 OR #3 OR #4</w:t>
            </w:r>
            <w:r w:rsidRPr="00747527">
              <w:br/>
              <w:t xml:space="preserve">6. 'bone-patellar tendon-bone':ti,ab </w:t>
            </w:r>
            <w:r w:rsidRPr="00747527">
              <w:br/>
              <w:t xml:space="preserve">7. 'bone patellar tendon bone':ti,ab </w:t>
            </w:r>
            <w:r w:rsidRPr="00747527">
              <w:br/>
              <w:t xml:space="preserve">8. 'patellar tendon':ti,ab </w:t>
            </w:r>
            <w:r w:rsidRPr="00747527">
              <w:br/>
              <w:t xml:space="preserve">9. 'bptb':ti,ab </w:t>
            </w:r>
            <w:r w:rsidRPr="00747527">
              <w:br/>
              <w:t>10. #6 OR #7 OR #8 OR #9</w:t>
            </w:r>
            <w:r w:rsidRPr="00747527">
              <w:br/>
              <w:t xml:space="preserve">11. 'hamstring':ti,ab </w:t>
            </w:r>
            <w:r w:rsidRPr="00747527">
              <w:br/>
              <w:t xml:space="preserve">12. 'hamstring tendon':ti,ab </w:t>
            </w:r>
            <w:r w:rsidRPr="00747527">
              <w:br/>
              <w:t xml:space="preserve">13. 'semitendinosus':ti,ab </w:t>
            </w:r>
            <w:r w:rsidRPr="00747527">
              <w:br/>
              <w:t>14. '</w:t>
            </w:r>
            <w:r>
              <w:softHyphen/>
            </w:r>
            <w:r>
              <w:softHyphen/>
            </w:r>
            <w:r w:rsidRPr="00747527">
              <w:t xml:space="preserve">gracilis':ti,ab </w:t>
            </w:r>
            <w:r w:rsidRPr="00747527">
              <w:br/>
              <w:t>15. #11 OR #12 OR #13 OR #14</w:t>
            </w:r>
            <w:r w:rsidRPr="00747527">
              <w:br/>
              <w:t xml:space="preserve">16. 'quadriceps':ti,ab </w:t>
            </w:r>
            <w:r w:rsidRPr="00747527">
              <w:br/>
              <w:t xml:space="preserve">17. 'quadriceps tendon':ti,ab </w:t>
            </w:r>
            <w:r w:rsidRPr="00747527">
              <w:br/>
              <w:t xml:space="preserve">18. 'qt':ti,ab </w:t>
            </w:r>
            <w:r w:rsidRPr="00747527">
              <w:br/>
              <w:t>19. #16 OR #17 OR #18</w:t>
            </w:r>
            <w:r w:rsidRPr="00747527">
              <w:br/>
              <w:t xml:space="preserve">20. 'peroneus':ti,ab </w:t>
            </w:r>
            <w:r w:rsidRPr="00747527">
              <w:br/>
              <w:t xml:space="preserve">21. 'peroneus longus':ti,ab </w:t>
            </w:r>
            <w:r w:rsidRPr="00747527">
              <w:br/>
              <w:t xml:space="preserve">22. 'fibularis longus':ti,ab </w:t>
            </w:r>
            <w:r w:rsidRPr="00747527">
              <w:br/>
              <w:t>23. #20 OR #21 OR #22</w:t>
            </w:r>
            <w:r w:rsidRPr="00747527">
              <w:br/>
              <w:t xml:space="preserve">24. 'achilles':ti,ab </w:t>
            </w:r>
            <w:r w:rsidRPr="00747527">
              <w:br/>
              <w:t xml:space="preserve">25. 'achilles tendon':ti,ab </w:t>
            </w:r>
            <w:r w:rsidRPr="00747527">
              <w:br/>
              <w:t>26. #24 OR #25</w:t>
            </w:r>
            <w:r w:rsidRPr="00747527">
              <w:br/>
              <w:t xml:space="preserve">27. 'tibialis':ti,ab </w:t>
            </w:r>
            <w:r w:rsidRPr="00747527">
              <w:br/>
              <w:t xml:space="preserve">28. 'tibialis anterior':ti,ab </w:t>
            </w:r>
            <w:r w:rsidRPr="00747527">
              <w:br/>
              <w:t xml:space="preserve">29. 'tibialis posterior':ti,ab </w:t>
            </w:r>
            <w:r w:rsidRPr="00747527">
              <w:br/>
              <w:t>30. #27 OR #28 OR #29</w:t>
            </w:r>
            <w:r w:rsidRPr="00747527">
              <w:br/>
              <w:t xml:space="preserve">31. 'randomized controlled trial':it,ti,ab </w:t>
            </w:r>
            <w:r w:rsidRPr="00747527">
              <w:br/>
              <w:t xml:space="preserve">32. 'randomized controlled trial':ti,ab </w:t>
            </w:r>
            <w:r w:rsidRPr="00747527">
              <w:br/>
              <w:t xml:space="preserve">33. 'randomised controlled trial':ti,ab </w:t>
            </w:r>
            <w:r w:rsidRPr="00747527">
              <w:br/>
              <w:t>34. #31 OR #32 OR #33</w:t>
            </w:r>
            <w:r w:rsidRPr="00747527">
              <w:br/>
              <w:t xml:space="preserve">35. 'review':it,ti,ab </w:t>
            </w:r>
            <w:r w:rsidRPr="00747527">
              <w:br/>
              <w:t xml:space="preserve">36. 'review':ti,ab </w:t>
            </w:r>
            <w:r w:rsidRPr="00747527">
              <w:br/>
              <w:t xml:space="preserve">37. 'systematic review':it,ti,ab </w:t>
            </w:r>
            <w:r w:rsidRPr="00747527">
              <w:br/>
              <w:t xml:space="preserve">38. 'systematic review':ti,ab </w:t>
            </w:r>
            <w:r w:rsidRPr="00747527">
              <w:br/>
              <w:t xml:space="preserve">39. 'meta-analysis':it,ti,ab </w:t>
            </w:r>
            <w:r w:rsidRPr="00747527">
              <w:br/>
              <w:t>40. 'meta-analysis':ti,ab</w:t>
            </w:r>
            <w:r w:rsidRPr="00747527">
              <w:br/>
              <w:t>41. #35 OR #36 OR #37 OR #38 OR #39 OR #40</w:t>
            </w:r>
            <w:r w:rsidRPr="00747527">
              <w:br/>
              <w:t>42. #10 OR #15 OR #19 OR #23 OR #26 OR #30</w:t>
            </w:r>
            <w:r w:rsidRPr="00747527">
              <w:br/>
              <w:t>43. #34 NOT #41</w:t>
            </w:r>
            <w:r w:rsidRPr="00747527">
              <w:br/>
              <w:t>44. #5 AND #42 AND #43</w:t>
            </w:r>
          </w:p>
        </w:tc>
        <w:tc>
          <w:tcPr>
            <w:tcW w:w="1257" w:type="pct"/>
            <w:tcBorders>
              <w:top w:val="nil"/>
              <w:left w:val="nil"/>
              <w:bottom w:val="single" w:sz="4" w:space="0" w:color="auto"/>
              <w:right w:val="nil"/>
            </w:tcBorders>
            <w:shd w:val="clear" w:color="auto" w:fill="auto"/>
            <w:hideMark/>
          </w:tcPr>
          <w:p w14:paraId="45BEBE5E" w14:textId="77777777" w:rsidR="003B3E8A" w:rsidRPr="00747527" w:rsidRDefault="003B3E8A" w:rsidP="009E701A">
            <w:r w:rsidRPr="00747527">
              <w:t xml:space="preserve">1. TMIC=anterior cruciate ligament </w:t>
            </w:r>
            <w:r w:rsidRPr="00747527">
              <w:br/>
              <w:t xml:space="preserve">2. TI=anterior cruciate ligament </w:t>
            </w:r>
            <w:r w:rsidRPr="00747527">
              <w:br/>
              <w:t xml:space="preserve">3. AB=anterior cruciate ligament </w:t>
            </w:r>
            <w:r w:rsidRPr="00747527">
              <w:br/>
              <w:t xml:space="preserve">4. TI=anterior cruciate ligament reconstruction </w:t>
            </w:r>
            <w:r w:rsidRPr="00747527">
              <w:br/>
              <w:t xml:space="preserve">5. AB=anterior cruciate ligament reconstruction </w:t>
            </w:r>
            <w:r w:rsidRPr="00747527">
              <w:br/>
              <w:t xml:space="preserve">6. TI=acl </w:t>
            </w:r>
            <w:r w:rsidRPr="00747527">
              <w:br/>
              <w:t xml:space="preserve">7. AB=acl </w:t>
            </w:r>
            <w:r w:rsidRPr="00747527">
              <w:br/>
              <w:t>8. 1 OR #2 OR #3 OR #4 OR #5 OR #6 OR #7</w:t>
            </w:r>
            <w:r w:rsidRPr="00747527">
              <w:br/>
              <w:t xml:space="preserve">9. TI=bone-patellar tendon-bone </w:t>
            </w:r>
            <w:r w:rsidRPr="00747527">
              <w:br/>
              <w:t xml:space="preserve">10. AB=bone-patellar tendon-bone </w:t>
            </w:r>
            <w:r w:rsidRPr="00747527">
              <w:br/>
              <w:t xml:space="preserve">11. TI=bone patellar tendon bone </w:t>
            </w:r>
            <w:r w:rsidRPr="00747527">
              <w:br/>
              <w:t xml:space="preserve">12. AB=bone patellar tendon bone </w:t>
            </w:r>
            <w:r w:rsidRPr="00747527">
              <w:br/>
              <w:t xml:space="preserve">13. TI=patellar tendon </w:t>
            </w:r>
            <w:r w:rsidRPr="00747527">
              <w:br/>
              <w:t xml:space="preserve">14. AB=patellar tendon </w:t>
            </w:r>
            <w:r w:rsidRPr="00747527">
              <w:br/>
              <w:t xml:space="preserve">15. TI=bptb </w:t>
            </w:r>
            <w:r w:rsidRPr="00747527">
              <w:br/>
              <w:t xml:space="preserve">16. AB=bptb </w:t>
            </w:r>
            <w:r w:rsidRPr="00747527">
              <w:br/>
              <w:t>17. 9 OR #10 OR #11 OR #12 OR #13 OR #14 OR #15 OR #16</w:t>
            </w:r>
            <w:r w:rsidRPr="00747527">
              <w:br/>
              <w:t xml:space="preserve">18. TI=hamstring </w:t>
            </w:r>
            <w:r w:rsidRPr="00747527">
              <w:br/>
              <w:t xml:space="preserve">19. AB=hamstring </w:t>
            </w:r>
            <w:r w:rsidRPr="00747527">
              <w:br/>
              <w:t xml:space="preserve">20. TI=hamstring tendon </w:t>
            </w:r>
            <w:r w:rsidRPr="00747527">
              <w:br/>
              <w:t xml:space="preserve">21. AB=hamstring tendon </w:t>
            </w:r>
            <w:r w:rsidRPr="00747527">
              <w:br/>
              <w:t xml:space="preserve">22. TI=semitendinosus </w:t>
            </w:r>
            <w:r w:rsidRPr="00747527">
              <w:br/>
              <w:t xml:space="preserve">23. AB=semitendinosus </w:t>
            </w:r>
            <w:r w:rsidRPr="00747527">
              <w:br/>
              <w:t xml:space="preserve">24. TI=gracilis </w:t>
            </w:r>
            <w:r w:rsidRPr="00747527">
              <w:br/>
              <w:t xml:space="preserve">25. AB=gracilis </w:t>
            </w:r>
            <w:r w:rsidRPr="00747527">
              <w:br/>
              <w:t>26. 18 OR #19 OR #20 OR #21 OR #22 OR #23 OR #24 OR #25</w:t>
            </w:r>
            <w:r w:rsidRPr="00747527">
              <w:br/>
              <w:t xml:space="preserve">27. TI=quadriceps </w:t>
            </w:r>
            <w:r w:rsidRPr="00747527">
              <w:br/>
              <w:t xml:space="preserve">28. AB=quadriceps </w:t>
            </w:r>
            <w:r w:rsidRPr="00747527">
              <w:br/>
              <w:t xml:space="preserve">29. TI=quadriceps tendon </w:t>
            </w:r>
            <w:r w:rsidRPr="00747527">
              <w:br/>
              <w:t xml:space="preserve">30. AB=quadriceps tendon </w:t>
            </w:r>
            <w:r w:rsidRPr="00747527">
              <w:br/>
              <w:t xml:space="preserve">31. TI=qt </w:t>
            </w:r>
            <w:r w:rsidRPr="00747527">
              <w:br/>
              <w:t xml:space="preserve">32. AB=qt </w:t>
            </w:r>
            <w:r w:rsidRPr="00747527">
              <w:br/>
              <w:t>33. 27 OR #28 OR #29 OR #30 OR #31 OR #32</w:t>
            </w:r>
            <w:r w:rsidRPr="00747527">
              <w:br/>
              <w:t xml:space="preserve">34. TI=peroneus </w:t>
            </w:r>
            <w:r w:rsidRPr="00747527">
              <w:br/>
              <w:t xml:space="preserve">35. AB=peroneus </w:t>
            </w:r>
            <w:r w:rsidRPr="00747527">
              <w:br/>
              <w:t xml:space="preserve">36. TI=peroneus longus </w:t>
            </w:r>
            <w:r w:rsidRPr="00747527">
              <w:br/>
              <w:t xml:space="preserve">37. AB=peroneus longus </w:t>
            </w:r>
            <w:r w:rsidRPr="00747527">
              <w:br/>
              <w:t xml:space="preserve">38. TI=fibularis longus </w:t>
            </w:r>
            <w:r w:rsidRPr="00747527">
              <w:br/>
              <w:t xml:space="preserve">39. AB=fibularis longus </w:t>
            </w:r>
            <w:r w:rsidRPr="00747527">
              <w:br/>
              <w:t>40. 34 OR #35 OR #36 OR #37 OR #38 OR #39</w:t>
            </w:r>
            <w:r w:rsidRPr="00747527">
              <w:br/>
              <w:t xml:space="preserve">41. TI=achilles </w:t>
            </w:r>
            <w:r w:rsidRPr="00747527">
              <w:br/>
              <w:t xml:space="preserve">42. AB=achilles </w:t>
            </w:r>
            <w:r w:rsidRPr="00747527">
              <w:br/>
              <w:t xml:space="preserve">43. TI=achilles tendon </w:t>
            </w:r>
            <w:r w:rsidRPr="00747527">
              <w:br/>
              <w:t xml:space="preserve">44. AB=achilles tendon </w:t>
            </w:r>
            <w:r w:rsidRPr="00747527">
              <w:br/>
              <w:t>45. 41 OR #42 OR #43 OR #44</w:t>
            </w:r>
            <w:r w:rsidRPr="00747527">
              <w:br/>
              <w:t xml:space="preserve">46. TI=tibialis </w:t>
            </w:r>
            <w:r w:rsidRPr="00747527">
              <w:br/>
              <w:t xml:space="preserve">47. AB=tibialis </w:t>
            </w:r>
            <w:r w:rsidRPr="00747527">
              <w:br/>
              <w:t xml:space="preserve">48. TI=tibialis anterior </w:t>
            </w:r>
            <w:r w:rsidRPr="00747527">
              <w:br/>
              <w:t xml:space="preserve">49. AB=tibialis anterior </w:t>
            </w:r>
            <w:r w:rsidRPr="00747527">
              <w:br/>
              <w:t xml:space="preserve">50. TI=tibialis posterior </w:t>
            </w:r>
            <w:r w:rsidRPr="00747527">
              <w:br/>
              <w:t xml:space="preserve">51. AB=tibialis posterior </w:t>
            </w:r>
            <w:r w:rsidRPr="00747527">
              <w:br/>
              <w:t>52. 46 OR #47 OR #48 OR #49 OR #50 OR #51</w:t>
            </w:r>
            <w:r w:rsidRPr="00747527">
              <w:br/>
              <w:t xml:space="preserve">53. TS=randomized controlled trial </w:t>
            </w:r>
            <w:r w:rsidRPr="00747527">
              <w:br/>
              <w:t xml:space="preserve">54. TI=randomized controlled trial </w:t>
            </w:r>
            <w:r w:rsidRPr="00747527">
              <w:br/>
            </w:r>
            <w:r w:rsidRPr="00747527">
              <w:lastRenderedPageBreak/>
              <w:t xml:space="preserve">55. AB=randomized controlled trial </w:t>
            </w:r>
            <w:r w:rsidRPr="00747527">
              <w:br/>
              <w:t xml:space="preserve">56. TI=randomised controlled trial </w:t>
            </w:r>
            <w:r w:rsidRPr="00747527">
              <w:br/>
              <w:t xml:space="preserve">57. AB=randomised controlled trial </w:t>
            </w:r>
            <w:r w:rsidRPr="00747527">
              <w:br/>
              <w:t>58. 53 OR #54 OR #55 OR #56 OR #57</w:t>
            </w:r>
            <w:r w:rsidRPr="00747527">
              <w:br/>
              <w:t xml:space="preserve">59. TS=review </w:t>
            </w:r>
            <w:r w:rsidRPr="00747527">
              <w:br/>
              <w:t xml:space="preserve">60. TI=review </w:t>
            </w:r>
            <w:r w:rsidRPr="00747527">
              <w:br/>
              <w:t xml:space="preserve">61. AB=review </w:t>
            </w:r>
            <w:r w:rsidRPr="00747527">
              <w:br/>
              <w:t xml:space="preserve">62. TS=systematic review </w:t>
            </w:r>
            <w:r w:rsidRPr="00747527">
              <w:br/>
              <w:t xml:space="preserve">63. TI=systematic review </w:t>
            </w:r>
            <w:r w:rsidRPr="00747527">
              <w:br/>
              <w:t xml:space="preserve">64. AB=systematic review </w:t>
            </w:r>
            <w:r w:rsidRPr="00747527">
              <w:br/>
              <w:t xml:space="preserve">65. TS=meta-analysis </w:t>
            </w:r>
            <w:r w:rsidRPr="00747527">
              <w:br/>
              <w:t xml:space="preserve">66. TI=meta-analysis </w:t>
            </w:r>
            <w:r w:rsidRPr="00747527">
              <w:br/>
              <w:t>67. AB=meta-analysis</w:t>
            </w:r>
            <w:r w:rsidRPr="00747527">
              <w:br/>
              <w:t>68. #59 OR #60 OR #61 OR #62 OR #63 OR #64 OR #65 OR #66 OR #67</w:t>
            </w:r>
            <w:r w:rsidRPr="00747527">
              <w:br/>
              <w:t>69. #17 AND #26 AND #33 AND #40 AND #45 AND #52</w:t>
            </w:r>
            <w:r w:rsidRPr="00747527">
              <w:br/>
              <w:t>70. #58 NOT #68</w:t>
            </w:r>
            <w:r w:rsidRPr="00747527">
              <w:br/>
              <w:t>71. #8 AND #68 AND #70</w:t>
            </w:r>
          </w:p>
        </w:tc>
        <w:tc>
          <w:tcPr>
            <w:tcW w:w="1252" w:type="pct"/>
            <w:tcBorders>
              <w:top w:val="nil"/>
              <w:left w:val="nil"/>
              <w:right w:val="nil"/>
            </w:tcBorders>
            <w:shd w:val="clear" w:color="auto" w:fill="auto"/>
            <w:hideMark/>
          </w:tcPr>
          <w:p w14:paraId="4199FC48" w14:textId="77777777" w:rsidR="003B3E8A" w:rsidRPr="00747527" w:rsidRDefault="003B3E8A" w:rsidP="009E701A">
            <w:r w:rsidRPr="00747527">
              <w:lastRenderedPageBreak/>
              <w:t>1. "anterior cruciate ligament":mh</w:t>
            </w:r>
            <w:r w:rsidRPr="00747527">
              <w:br/>
              <w:t xml:space="preserve">2. "anterior cruciate ligament":ti,ab </w:t>
            </w:r>
            <w:r w:rsidRPr="00747527">
              <w:br/>
              <w:t xml:space="preserve">3. "anterior cruciate ligament reconstruction":ti,ab </w:t>
            </w:r>
            <w:r w:rsidRPr="00747527">
              <w:br/>
              <w:t xml:space="preserve">4. "acl":ti,ab </w:t>
            </w:r>
            <w:r w:rsidRPr="00747527">
              <w:br/>
              <w:t>5. #1 OR #2 OR #3 OR #4</w:t>
            </w:r>
            <w:r w:rsidRPr="00747527">
              <w:br/>
              <w:t xml:space="preserve">6. "bone-patellar tendon-bone":ti,ab </w:t>
            </w:r>
            <w:r w:rsidRPr="00747527">
              <w:br/>
              <w:t xml:space="preserve">7. "bone patellar tendon bone":ti,ab </w:t>
            </w:r>
            <w:r w:rsidRPr="00747527">
              <w:br/>
              <w:t xml:space="preserve">8. "patellar tendon":ti,ab </w:t>
            </w:r>
            <w:r w:rsidRPr="00747527">
              <w:br/>
              <w:t xml:space="preserve">9. "bptb":ti,ab </w:t>
            </w:r>
            <w:r w:rsidRPr="00747527">
              <w:br/>
              <w:t>10. #6 OR #7 OR #8 OR #9</w:t>
            </w:r>
            <w:r w:rsidRPr="00747527">
              <w:br/>
              <w:t xml:space="preserve">11. "hamstring":ti,ab </w:t>
            </w:r>
            <w:r w:rsidRPr="00747527">
              <w:br/>
              <w:t xml:space="preserve">12. "hamstring tendon":ti,ab </w:t>
            </w:r>
            <w:r w:rsidRPr="00747527">
              <w:br/>
              <w:t xml:space="preserve">13. "semitendinosus":ti,ab </w:t>
            </w:r>
            <w:r w:rsidRPr="00747527">
              <w:br/>
              <w:t xml:space="preserve">14. "gracilis":ti,ab </w:t>
            </w:r>
            <w:r w:rsidRPr="00747527">
              <w:br/>
              <w:t>15. #11 OR #12 OR #13 OR #14</w:t>
            </w:r>
            <w:r w:rsidRPr="00747527">
              <w:br/>
              <w:t xml:space="preserve">16. "quadriceps":ti,ab </w:t>
            </w:r>
            <w:r w:rsidRPr="00747527">
              <w:br/>
              <w:t xml:space="preserve">17. "quadriceps tendon":ti,ab </w:t>
            </w:r>
            <w:r w:rsidRPr="00747527">
              <w:br/>
              <w:t xml:space="preserve">18. "qt":ti,ab </w:t>
            </w:r>
            <w:r w:rsidRPr="00747527">
              <w:br/>
              <w:t>19. #16 OR #17 OR #18</w:t>
            </w:r>
            <w:r w:rsidRPr="00747527">
              <w:br/>
              <w:t xml:space="preserve">20. "peroneus":ti,ab </w:t>
            </w:r>
            <w:r w:rsidRPr="00747527">
              <w:br/>
              <w:t xml:space="preserve">21. "peroneus longus":ti,ab </w:t>
            </w:r>
            <w:r w:rsidRPr="00747527">
              <w:br/>
              <w:t xml:space="preserve">22. "fibularis longus":ti,ab </w:t>
            </w:r>
            <w:r w:rsidRPr="00747527">
              <w:br/>
              <w:t>23. #20 OR #21 OR #22</w:t>
            </w:r>
            <w:r w:rsidRPr="00747527">
              <w:br/>
              <w:t xml:space="preserve">24. "achilles":ti,ab </w:t>
            </w:r>
            <w:r w:rsidRPr="00747527">
              <w:br/>
              <w:t xml:space="preserve">25. "achilles tendon":ti,ab </w:t>
            </w:r>
            <w:r w:rsidRPr="00747527">
              <w:br/>
              <w:t>26. #24 OR #25</w:t>
            </w:r>
            <w:r w:rsidRPr="00747527">
              <w:br/>
              <w:t xml:space="preserve">27. "tibialis":ti,ab </w:t>
            </w:r>
            <w:r w:rsidRPr="00747527">
              <w:br/>
              <w:t xml:space="preserve">28. "tibialis anterior":ti,ab </w:t>
            </w:r>
            <w:r w:rsidRPr="00747527">
              <w:br/>
              <w:t xml:space="preserve">29. "tibialis posterior":ti,ab </w:t>
            </w:r>
            <w:r w:rsidRPr="00747527">
              <w:br/>
              <w:t>30. #27 OR #28 OR #29</w:t>
            </w:r>
            <w:r w:rsidRPr="00747527">
              <w:br/>
              <w:t xml:space="preserve">31. "randomized controlled trial":pt </w:t>
            </w:r>
            <w:r w:rsidRPr="00747527">
              <w:br/>
              <w:t xml:space="preserve">32. "randomized controlled trial":ti,ab </w:t>
            </w:r>
            <w:r w:rsidRPr="00747527">
              <w:br/>
              <w:t xml:space="preserve">33. "randomised controlled trial":ti,ab </w:t>
            </w:r>
            <w:r w:rsidRPr="00747527">
              <w:br/>
              <w:t>34. #31 OR #32 OR #33</w:t>
            </w:r>
            <w:r w:rsidRPr="00747527">
              <w:br/>
              <w:t xml:space="preserve">35. "review":pt </w:t>
            </w:r>
            <w:r w:rsidRPr="00747527">
              <w:br/>
              <w:t xml:space="preserve">36. "review":ti,ab </w:t>
            </w:r>
            <w:r w:rsidRPr="00747527">
              <w:br/>
              <w:t xml:space="preserve">37. "systematic review":pt </w:t>
            </w:r>
            <w:r w:rsidRPr="00747527">
              <w:br/>
              <w:t xml:space="preserve">38. "systematic review":ti,ab </w:t>
            </w:r>
            <w:r w:rsidRPr="00747527">
              <w:br/>
              <w:t xml:space="preserve">39. "meta-analysis":pt </w:t>
            </w:r>
            <w:r w:rsidRPr="00747527">
              <w:br/>
              <w:t>40. "meta-analysis":ti,ab</w:t>
            </w:r>
            <w:r w:rsidRPr="00747527">
              <w:br/>
              <w:t>41. #35 OR #36 OR #37 OR #38 OR #39 OR #40</w:t>
            </w:r>
            <w:r w:rsidRPr="00747527">
              <w:br/>
              <w:t>42. #10 OR #15 OR #19 OR #23 OR #26 OR #30</w:t>
            </w:r>
            <w:r w:rsidRPr="00747527">
              <w:br/>
              <w:t>43. #34 NOT #41</w:t>
            </w:r>
            <w:r w:rsidRPr="00747527">
              <w:br/>
              <w:t>44. #5 AND #42 AND #43</w:t>
            </w:r>
          </w:p>
        </w:tc>
      </w:tr>
    </w:tbl>
    <w:p w14:paraId="5FD6023D" w14:textId="47450DCA" w:rsidR="00C409E8" w:rsidRDefault="00C409E8" w:rsidP="009E701A">
      <w:r w:rsidRPr="00EC694E">
        <w:rPr>
          <w:b/>
          <w:bCs/>
        </w:rPr>
        <w:t>Table 3</w:t>
      </w:r>
      <w:r w:rsidR="00EC694E" w:rsidRPr="00EC694E">
        <w:rPr>
          <w:b/>
          <w:bCs/>
        </w:rPr>
        <w:t xml:space="preserve"> </w:t>
      </w:r>
      <w:r w:rsidR="00EC694E">
        <w:t>Graft types included in the study</w:t>
      </w:r>
    </w:p>
    <w:tbl>
      <w:tblPr>
        <w:tblW w:w="8580" w:type="dxa"/>
        <w:tblLook w:val="04A0" w:firstRow="1" w:lastRow="0" w:firstColumn="1" w:lastColumn="0" w:noHBand="0" w:noVBand="1"/>
      </w:tblPr>
      <w:tblGrid>
        <w:gridCol w:w="511"/>
        <w:gridCol w:w="994"/>
        <w:gridCol w:w="1194"/>
        <w:gridCol w:w="5881"/>
      </w:tblGrid>
      <w:tr w:rsidR="00EC694E" w:rsidRPr="00EC694E" w14:paraId="768E41B8" w14:textId="77777777" w:rsidTr="00EC694E">
        <w:trPr>
          <w:trHeight w:val="300"/>
        </w:trPr>
        <w:tc>
          <w:tcPr>
            <w:tcW w:w="380" w:type="dxa"/>
            <w:tcBorders>
              <w:top w:val="single" w:sz="8" w:space="0" w:color="auto"/>
              <w:left w:val="nil"/>
              <w:bottom w:val="single" w:sz="8" w:space="0" w:color="auto"/>
              <w:right w:val="nil"/>
            </w:tcBorders>
            <w:shd w:val="clear" w:color="auto" w:fill="auto"/>
            <w:noWrap/>
            <w:vAlign w:val="center"/>
            <w:hideMark/>
          </w:tcPr>
          <w:p w14:paraId="19AB6C4F" w14:textId="77777777" w:rsidR="00EC694E" w:rsidRPr="00EC694E" w:rsidRDefault="00EC694E" w:rsidP="009E701A">
            <w:r w:rsidRPr="00EC694E">
              <w:t>No.</w:t>
            </w:r>
          </w:p>
        </w:tc>
        <w:tc>
          <w:tcPr>
            <w:tcW w:w="840" w:type="dxa"/>
            <w:tcBorders>
              <w:top w:val="single" w:sz="8" w:space="0" w:color="auto"/>
              <w:left w:val="nil"/>
              <w:bottom w:val="single" w:sz="8" w:space="0" w:color="auto"/>
              <w:right w:val="nil"/>
            </w:tcBorders>
            <w:shd w:val="clear" w:color="auto" w:fill="auto"/>
            <w:vAlign w:val="center"/>
            <w:hideMark/>
          </w:tcPr>
          <w:p w14:paraId="6066D7A2" w14:textId="77777777" w:rsidR="00EC694E" w:rsidRPr="00EC694E" w:rsidRDefault="00EC694E" w:rsidP="009E701A">
            <w:r w:rsidRPr="00EC694E">
              <w:t>Subgroup</w:t>
            </w:r>
          </w:p>
        </w:tc>
        <w:tc>
          <w:tcPr>
            <w:tcW w:w="1040" w:type="dxa"/>
            <w:tcBorders>
              <w:top w:val="single" w:sz="8" w:space="0" w:color="auto"/>
              <w:left w:val="nil"/>
              <w:bottom w:val="single" w:sz="8" w:space="0" w:color="auto"/>
              <w:right w:val="nil"/>
            </w:tcBorders>
            <w:shd w:val="clear" w:color="auto" w:fill="auto"/>
            <w:vAlign w:val="center"/>
            <w:hideMark/>
          </w:tcPr>
          <w:p w14:paraId="646B3FE2" w14:textId="77777777" w:rsidR="00EC694E" w:rsidRPr="00EC694E" w:rsidRDefault="00EC694E" w:rsidP="009E701A">
            <w:r w:rsidRPr="00EC694E">
              <w:t>Intervention</w:t>
            </w:r>
          </w:p>
        </w:tc>
        <w:tc>
          <w:tcPr>
            <w:tcW w:w="6320" w:type="dxa"/>
            <w:tcBorders>
              <w:top w:val="single" w:sz="8" w:space="0" w:color="auto"/>
              <w:left w:val="nil"/>
              <w:bottom w:val="single" w:sz="8" w:space="0" w:color="auto"/>
              <w:right w:val="nil"/>
            </w:tcBorders>
            <w:shd w:val="clear" w:color="auto" w:fill="auto"/>
            <w:vAlign w:val="center"/>
            <w:hideMark/>
          </w:tcPr>
          <w:p w14:paraId="017EBFBC" w14:textId="77777777" w:rsidR="00EC694E" w:rsidRPr="00EC694E" w:rsidRDefault="00EC694E" w:rsidP="009E701A">
            <w:r w:rsidRPr="00EC694E">
              <w:t>Full name and description</w:t>
            </w:r>
          </w:p>
        </w:tc>
      </w:tr>
      <w:tr w:rsidR="00EC694E" w:rsidRPr="00EC694E" w14:paraId="46FDC4EC" w14:textId="77777777" w:rsidTr="00EC694E">
        <w:trPr>
          <w:trHeight w:val="290"/>
        </w:trPr>
        <w:tc>
          <w:tcPr>
            <w:tcW w:w="380" w:type="dxa"/>
            <w:tcBorders>
              <w:top w:val="nil"/>
              <w:left w:val="nil"/>
              <w:bottom w:val="nil"/>
              <w:right w:val="nil"/>
            </w:tcBorders>
            <w:shd w:val="clear" w:color="auto" w:fill="auto"/>
            <w:vAlign w:val="center"/>
            <w:hideMark/>
          </w:tcPr>
          <w:p w14:paraId="4A7C396A" w14:textId="77777777" w:rsidR="00EC694E" w:rsidRPr="00EC694E" w:rsidRDefault="00EC694E" w:rsidP="009E701A">
            <w:r w:rsidRPr="00EC694E">
              <w:t>1</w:t>
            </w:r>
          </w:p>
        </w:tc>
        <w:tc>
          <w:tcPr>
            <w:tcW w:w="840" w:type="dxa"/>
            <w:tcBorders>
              <w:top w:val="nil"/>
              <w:left w:val="nil"/>
              <w:bottom w:val="nil"/>
              <w:right w:val="nil"/>
            </w:tcBorders>
            <w:shd w:val="clear" w:color="auto" w:fill="auto"/>
            <w:vAlign w:val="center"/>
            <w:hideMark/>
          </w:tcPr>
          <w:p w14:paraId="1AB36968" w14:textId="77777777" w:rsidR="00EC694E" w:rsidRPr="00EC694E" w:rsidRDefault="00EC694E" w:rsidP="009E701A">
            <w:r w:rsidRPr="00EC694E">
              <w:t>BPTB</w:t>
            </w:r>
          </w:p>
        </w:tc>
        <w:tc>
          <w:tcPr>
            <w:tcW w:w="1040" w:type="dxa"/>
            <w:tcBorders>
              <w:top w:val="nil"/>
              <w:left w:val="nil"/>
              <w:bottom w:val="nil"/>
              <w:right w:val="nil"/>
            </w:tcBorders>
            <w:shd w:val="clear" w:color="auto" w:fill="auto"/>
            <w:vAlign w:val="center"/>
            <w:hideMark/>
          </w:tcPr>
          <w:p w14:paraId="6FDF82B6" w14:textId="77777777" w:rsidR="00EC694E" w:rsidRPr="00EC694E" w:rsidRDefault="00EC694E" w:rsidP="009E701A">
            <w:r w:rsidRPr="00EC694E">
              <w:t>BPTB</w:t>
            </w:r>
          </w:p>
        </w:tc>
        <w:tc>
          <w:tcPr>
            <w:tcW w:w="6320" w:type="dxa"/>
            <w:tcBorders>
              <w:top w:val="nil"/>
              <w:left w:val="nil"/>
              <w:bottom w:val="nil"/>
              <w:right w:val="nil"/>
            </w:tcBorders>
            <w:shd w:val="clear" w:color="auto" w:fill="auto"/>
            <w:vAlign w:val="center"/>
            <w:hideMark/>
          </w:tcPr>
          <w:p w14:paraId="6CA66857" w14:textId="77777777" w:rsidR="00EC694E" w:rsidRPr="00EC694E" w:rsidRDefault="00EC694E" w:rsidP="009E701A">
            <w:r w:rsidRPr="00EC694E">
              <w:t>Bone-patellar tendon-bone autograft.</w:t>
            </w:r>
          </w:p>
        </w:tc>
      </w:tr>
      <w:tr w:rsidR="00EC694E" w:rsidRPr="00EC694E" w14:paraId="080BF8FA" w14:textId="77777777" w:rsidTr="00EC694E">
        <w:trPr>
          <w:trHeight w:val="290"/>
        </w:trPr>
        <w:tc>
          <w:tcPr>
            <w:tcW w:w="380" w:type="dxa"/>
            <w:tcBorders>
              <w:top w:val="nil"/>
              <w:left w:val="nil"/>
              <w:bottom w:val="nil"/>
              <w:right w:val="nil"/>
            </w:tcBorders>
            <w:shd w:val="clear" w:color="auto" w:fill="auto"/>
            <w:vAlign w:val="center"/>
            <w:hideMark/>
          </w:tcPr>
          <w:p w14:paraId="10785A31" w14:textId="77777777" w:rsidR="00EC694E" w:rsidRPr="00EC694E" w:rsidRDefault="00EC694E" w:rsidP="009E701A">
            <w:r w:rsidRPr="00EC694E">
              <w:t>2</w:t>
            </w:r>
          </w:p>
        </w:tc>
        <w:tc>
          <w:tcPr>
            <w:tcW w:w="840" w:type="dxa"/>
            <w:vMerge w:val="restart"/>
            <w:tcBorders>
              <w:top w:val="nil"/>
              <w:left w:val="nil"/>
              <w:bottom w:val="nil"/>
              <w:right w:val="nil"/>
            </w:tcBorders>
            <w:shd w:val="clear" w:color="auto" w:fill="auto"/>
            <w:vAlign w:val="center"/>
            <w:hideMark/>
          </w:tcPr>
          <w:p w14:paraId="7428D613" w14:textId="77777777" w:rsidR="00EC694E" w:rsidRPr="00EC694E" w:rsidRDefault="00EC694E" w:rsidP="009E701A">
            <w:r w:rsidRPr="00EC694E">
              <w:t>HT</w:t>
            </w:r>
          </w:p>
        </w:tc>
        <w:tc>
          <w:tcPr>
            <w:tcW w:w="1040" w:type="dxa"/>
            <w:tcBorders>
              <w:top w:val="nil"/>
              <w:left w:val="nil"/>
              <w:bottom w:val="nil"/>
              <w:right w:val="nil"/>
            </w:tcBorders>
            <w:shd w:val="clear" w:color="auto" w:fill="auto"/>
            <w:vAlign w:val="center"/>
            <w:hideMark/>
          </w:tcPr>
          <w:p w14:paraId="5DA993A8" w14:textId="77777777" w:rsidR="00EC694E" w:rsidRPr="00EC694E" w:rsidRDefault="00EC694E" w:rsidP="009E701A">
            <w:r w:rsidRPr="00EC694E">
              <w:t>2-ST</w:t>
            </w:r>
          </w:p>
        </w:tc>
        <w:tc>
          <w:tcPr>
            <w:tcW w:w="6320" w:type="dxa"/>
            <w:tcBorders>
              <w:top w:val="nil"/>
              <w:left w:val="nil"/>
              <w:bottom w:val="nil"/>
              <w:right w:val="nil"/>
            </w:tcBorders>
            <w:shd w:val="clear" w:color="auto" w:fill="auto"/>
            <w:vAlign w:val="center"/>
            <w:hideMark/>
          </w:tcPr>
          <w:p w14:paraId="4D927E81" w14:textId="77777777" w:rsidR="00EC694E" w:rsidRPr="00EC694E" w:rsidRDefault="00EC694E" w:rsidP="009E701A">
            <w:r w:rsidRPr="00EC694E">
              <w:t>Double-stranded semitendinosus hamstring autograft.</w:t>
            </w:r>
          </w:p>
        </w:tc>
      </w:tr>
      <w:tr w:rsidR="00EC694E" w:rsidRPr="00EC694E" w14:paraId="3D3E9550" w14:textId="77777777" w:rsidTr="00EC694E">
        <w:trPr>
          <w:trHeight w:val="290"/>
        </w:trPr>
        <w:tc>
          <w:tcPr>
            <w:tcW w:w="380" w:type="dxa"/>
            <w:tcBorders>
              <w:top w:val="nil"/>
              <w:left w:val="nil"/>
              <w:bottom w:val="nil"/>
              <w:right w:val="nil"/>
            </w:tcBorders>
            <w:shd w:val="clear" w:color="auto" w:fill="auto"/>
            <w:vAlign w:val="center"/>
            <w:hideMark/>
          </w:tcPr>
          <w:p w14:paraId="4E5B47B1" w14:textId="77777777" w:rsidR="00EC694E" w:rsidRPr="00EC694E" w:rsidRDefault="00EC694E" w:rsidP="009E701A">
            <w:r w:rsidRPr="00EC694E">
              <w:t>3</w:t>
            </w:r>
          </w:p>
        </w:tc>
        <w:tc>
          <w:tcPr>
            <w:tcW w:w="840" w:type="dxa"/>
            <w:vMerge/>
            <w:tcBorders>
              <w:top w:val="nil"/>
              <w:left w:val="nil"/>
              <w:bottom w:val="nil"/>
              <w:right w:val="nil"/>
            </w:tcBorders>
            <w:vAlign w:val="center"/>
            <w:hideMark/>
          </w:tcPr>
          <w:p w14:paraId="1EDA25F9" w14:textId="77777777" w:rsidR="00EC694E" w:rsidRPr="00EC694E" w:rsidRDefault="00EC694E" w:rsidP="009E701A"/>
        </w:tc>
        <w:tc>
          <w:tcPr>
            <w:tcW w:w="1040" w:type="dxa"/>
            <w:tcBorders>
              <w:top w:val="nil"/>
              <w:left w:val="nil"/>
              <w:bottom w:val="nil"/>
              <w:right w:val="nil"/>
            </w:tcBorders>
            <w:shd w:val="clear" w:color="auto" w:fill="auto"/>
            <w:vAlign w:val="center"/>
            <w:hideMark/>
          </w:tcPr>
          <w:p w14:paraId="31EF7EAD" w14:textId="77777777" w:rsidR="00EC694E" w:rsidRPr="00EC694E" w:rsidRDefault="00EC694E" w:rsidP="009E701A">
            <w:r w:rsidRPr="00EC694E">
              <w:t>4-ST</w:t>
            </w:r>
          </w:p>
        </w:tc>
        <w:tc>
          <w:tcPr>
            <w:tcW w:w="6320" w:type="dxa"/>
            <w:tcBorders>
              <w:top w:val="nil"/>
              <w:left w:val="nil"/>
              <w:bottom w:val="nil"/>
              <w:right w:val="nil"/>
            </w:tcBorders>
            <w:shd w:val="clear" w:color="auto" w:fill="auto"/>
            <w:vAlign w:val="center"/>
            <w:hideMark/>
          </w:tcPr>
          <w:p w14:paraId="4BDB75AF" w14:textId="77777777" w:rsidR="00EC694E" w:rsidRPr="00EC694E" w:rsidRDefault="00EC694E" w:rsidP="009E701A">
            <w:r w:rsidRPr="00EC694E">
              <w:t>Quadruple-stranded semitendinosus hamstring autograft.</w:t>
            </w:r>
          </w:p>
        </w:tc>
      </w:tr>
      <w:tr w:rsidR="00EC694E" w:rsidRPr="00EC694E" w14:paraId="34205604" w14:textId="77777777" w:rsidTr="00EC694E">
        <w:trPr>
          <w:trHeight w:val="290"/>
        </w:trPr>
        <w:tc>
          <w:tcPr>
            <w:tcW w:w="380" w:type="dxa"/>
            <w:tcBorders>
              <w:top w:val="nil"/>
              <w:left w:val="nil"/>
              <w:bottom w:val="nil"/>
              <w:right w:val="nil"/>
            </w:tcBorders>
            <w:shd w:val="clear" w:color="auto" w:fill="auto"/>
            <w:vAlign w:val="center"/>
            <w:hideMark/>
          </w:tcPr>
          <w:p w14:paraId="24F2F6A1" w14:textId="77777777" w:rsidR="00EC694E" w:rsidRPr="00EC694E" w:rsidRDefault="00EC694E" w:rsidP="009E701A">
            <w:r w:rsidRPr="00EC694E">
              <w:t>4</w:t>
            </w:r>
          </w:p>
        </w:tc>
        <w:tc>
          <w:tcPr>
            <w:tcW w:w="840" w:type="dxa"/>
            <w:vMerge/>
            <w:tcBorders>
              <w:top w:val="nil"/>
              <w:left w:val="nil"/>
              <w:bottom w:val="nil"/>
              <w:right w:val="nil"/>
            </w:tcBorders>
            <w:vAlign w:val="center"/>
            <w:hideMark/>
          </w:tcPr>
          <w:p w14:paraId="17EC4CCB" w14:textId="77777777" w:rsidR="00EC694E" w:rsidRPr="00EC694E" w:rsidRDefault="00EC694E" w:rsidP="009E701A"/>
        </w:tc>
        <w:tc>
          <w:tcPr>
            <w:tcW w:w="1040" w:type="dxa"/>
            <w:tcBorders>
              <w:top w:val="nil"/>
              <w:left w:val="nil"/>
              <w:bottom w:val="nil"/>
              <w:right w:val="nil"/>
            </w:tcBorders>
            <w:shd w:val="clear" w:color="auto" w:fill="auto"/>
            <w:vAlign w:val="center"/>
            <w:hideMark/>
          </w:tcPr>
          <w:p w14:paraId="5F4AB41A" w14:textId="77777777" w:rsidR="00EC694E" w:rsidRPr="00EC694E" w:rsidRDefault="00EC694E" w:rsidP="009E701A">
            <w:r w:rsidRPr="00EC694E">
              <w:t>4-STG</w:t>
            </w:r>
          </w:p>
        </w:tc>
        <w:tc>
          <w:tcPr>
            <w:tcW w:w="6320" w:type="dxa"/>
            <w:tcBorders>
              <w:top w:val="nil"/>
              <w:left w:val="nil"/>
              <w:bottom w:val="nil"/>
              <w:right w:val="nil"/>
            </w:tcBorders>
            <w:shd w:val="clear" w:color="auto" w:fill="auto"/>
            <w:vAlign w:val="center"/>
            <w:hideMark/>
          </w:tcPr>
          <w:p w14:paraId="4FEC37AA" w14:textId="77777777" w:rsidR="00EC694E" w:rsidRPr="00EC694E" w:rsidRDefault="00EC694E" w:rsidP="009E701A">
            <w:r w:rsidRPr="00EC694E">
              <w:t>Quadruple-looped semitendinosus and gracilis autograft.</w:t>
            </w:r>
          </w:p>
        </w:tc>
      </w:tr>
      <w:tr w:rsidR="00EC694E" w:rsidRPr="00EC694E" w14:paraId="1D86F464" w14:textId="77777777" w:rsidTr="00EC694E">
        <w:trPr>
          <w:trHeight w:val="290"/>
        </w:trPr>
        <w:tc>
          <w:tcPr>
            <w:tcW w:w="380" w:type="dxa"/>
            <w:tcBorders>
              <w:top w:val="nil"/>
              <w:left w:val="nil"/>
              <w:bottom w:val="nil"/>
              <w:right w:val="nil"/>
            </w:tcBorders>
            <w:shd w:val="clear" w:color="auto" w:fill="auto"/>
            <w:vAlign w:val="center"/>
            <w:hideMark/>
          </w:tcPr>
          <w:p w14:paraId="5790A873" w14:textId="77777777" w:rsidR="00EC694E" w:rsidRPr="00EC694E" w:rsidRDefault="00EC694E" w:rsidP="009E701A">
            <w:r w:rsidRPr="00EC694E">
              <w:t>5</w:t>
            </w:r>
          </w:p>
        </w:tc>
        <w:tc>
          <w:tcPr>
            <w:tcW w:w="840" w:type="dxa"/>
            <w:vMerge/>
            <w:tcBorders>
              <w:top w:val="nil"/>
              <w:left w:val="nil"/>
              <w:bottom w:val="nil"/>
              <w:right w:val="nil"/>
            </w:tcBorders>
            <w:vAlign w:val="center"/>
            <w:hideMark/>
          </w:tcPr>
          <w:p w14:paraId="639B2B2D" w14:textId="77777777" w:rsidR="00EC694E" w:rsidRPr="00EC694E" w:rsidRDefault="00EC694E" w:rsidP="009E701A"/>
        </w:tc>
        <w:tc>
          <w:tcPr>
            <w:tcW w:w="1040" w:type="dxa"/>
            <w:tcBorders>
              <w:top w:val="nil"/>
              <w:left w:val="nil"/>
              <w:bottom w:val="nil"/>
              <w:right w:val="nil"/>
            </w:tcBorders>
            <w:shd w:val="clear" w:color="auto" w:fill="auto"/>
            <w:vAlign w:val="center"/>
            <w:hideMark/>
          </w:tcPr>
          <w:p w14:paraId="52D450A9" w14:textId="77777777" w:rsidR="00EC694E" w:rsidRPr="00EC694E" w:rsidRDefault="00EC694E" w:rsidP="009E701A">
            <w:r w:rsidRPr="00EC694E">
              <w:t>6-STG</w:t>
            </w:r>
          </w:p>
        </w:tc>
        <w:tc>
          <w:tcPr>
            <w:tcW w:w="6320" w:type="dxa"/>
            <w:tcBorders>
              <w:top w:val="nil"/>
              <w:left w:val="nil"/>
              <w:bottom w:val="nil"/>
              <w:right w:val="nil"/>
            </w:tcBorders>
            <w:shd w:val="clear" w:color="auto" w:fill="auto"/>
            <w:vAlign w:val="center"/>
            <w:hideMark/>
          </w:tcPr>
          <w:p w14:paraId="36275224" w14:textId="77777777" w:rsidR="00EC694E" w:rsidRPr="00EC694E" w:rsidRDefault="00EC694E" w:rsidP="009E701A">
            <w:r w:rsidRPr="00EC694E">
              <w:t>Six-stranded semitendinosus and gracilis autograft.</w:t>
            </w:r>
          </w:p>
        </w:tc>
      </w:tr>
      <w:tr w:rsidR="00EC694E" w:rsidRPr="00EC694E" w14:paraId="1B37EDF1" w14:textId="77777777" w:rsidTr="00EC694E">
        <w:trPr>
          <w:trHeight w:val="290"/>
        </w:trPr>
        <w:tc>
          <w:tcPr>
            <w:tcW w:w="380" w:type="dxa"/>
            <w:tcBorders>
              <w:top w:val="nil"/>
              <w:left w:val="nil"/>
              <w:bottom w:val="nil"/>
              <w:right w:val="nil"/>
            </w:tcBorders>
            <w:shd w:val="clear" w:color="auto" w:fill="auto"/>
            <w:vAlign w:val="center"/>
            <w:hideMark/>
          </w:tcPr>
          <w:p w14:paraId="5D5A547A" w14:textId="77777777" w:rsidR="00EC694E" w:rsidRPr="00EC694E" w:rsidRDefault="00EC694E" w:rsidP="009E701A">
            <w:r w:rsidRPr="00EC694E">
              <w:t>6</w:t>
            </w:r>
          </w:p>
        </w:tc>
        <w:tc>
          <w:tcPr>
            <w:tcW w:w="840" w:type="dxa"/>
            <w:vMerge w:val="restart"/>
            <w:tcBorders>
              <w:top w:val="nil"/>
              <w:left w:val="nil"/>
              <w:bottom w:val="nil"/>
              <w:right w:val="nil"/>
            </w:tcBorders>
            <w:shd w:val="clear" w:color="auto" w:fill="auto"/>
            <w:vAlign w:val="center"/>
            <w:hideMark/>
          </w:tcPr>
          <w:p w14:paraId="6D67B657" w14:textId="77777777" w:rsidR="00EC694E" w:rsidRPr="00EC694E" w:rsidRDefault="00EC694E" w:rsidP="009E701A">
            <w:r w:rsidRPr="00EC694E">
              <w:t>QT</w:t>
            </w:r>
          </w:p>
        </w:tc>
        <w:tc>
          <w:tcPr>
            <w:tcW w:w="1040" w:type="dxa"/>
            <w:tcBorders>
              <w:top w:val="nil"/>
              <w:left w:val="nil"/>
              <w:bottom w:val="nil"/>
              <w:right w:val="nil"/>
            </w:tcBorders>
            <w:shd w:val="clear" w:color="auto" w:fill="auto"/>
            <w:vAlign w:val="center"/>
            <w:hideMark/>
          </w:tcPr>
          <w:p w14:paraId="3ECB28A2" w14:textId="77777777" w:rsidR="00EC694E" w:rsidRPr="00EC694E" w:rsidRDefault="00EC694E" w:rsidP="009E701A">
            <w:r w:rsidRPr="00EC694E">
              <w:t>B-QT</w:t>
            </w:r>
          </w:p>
        </w:tc>
        <w:tc>
          <w:tcPr>
            <w:tcW w:w="6320" w:type="dxa"/>
            <w:tcBorders>
              <w:top w:val="nil"/>
              <w:left w:val="nil"/>
              <w:bottom w:val="nil"/>
              <w:right w:val="nil"/>
            </w:tcBorders>
            <w:shd w:val="clear" w:color="auto" w:fill="auto"/>
            <w:vAlign w:val="center"/>
            <w:hideMark/>
          </w:tcPr>
          <w:p w14:paraId="12E2A09A" w14:textId="77777777" w:rsidR="00EC694E" w:rsidRPr="00EC694E" w:rsidRDefault="00EC694E" w:rsidP="009E701A">
            <w:r w:rsidRPr="00EC694E">
              <w:t>Quadriceps tendon with bone autograft.</w:t>
            </w:r>
          </w:p>
        </w:tc>
      </w:tr>
      <w:tr w:rsidR="00EC694E" w:rsidRPr="00EC694E" w14:paraId="703940FF" w14:textId="77777777" w:rsidTr="00EC694E">
        <w:trPr>
          <w:trHeight w:val="290"/>
        </w:trPr>
        <w:tc>
          <w:tcPr>
            <w:tcW w:w="380" w:type="dxa"/>
            <w:tcBorders>
              <w:top w:val="nil"/>
              <w:left w:val="nil"/>
              <w:bottom w:val="nil"/>
              <w:right w:val="nil"/>
            </w:tcBorders>
            <w:shd w:val="clear" w:color="auto" w:fill="auto"/>
            <w:vAlign w:val="center"/>
            <w:hideMark/>
          </w:tcPr>
          <w:p w14:paraId="4BB000A8" w14:textId="77777777" w:rsidR="00EC694E" w:rsidRPr="00EC694E" w:rsidRDefault="00EC694E" w:rsidP="009E701A">
            <w:r w:rsidRPr="00EC694E">
              <w:t>7</w:t>
            </w:r>
          </w:p>
        </w:tc>
        <w:tc>
          <w:tcPr>
            <w:tcW w:w="840" w:type="dxa"/>
            <w:vMerge/>
            <w:tcBorders>
              <w:top w:val="nil"/>
              <w:left w:val="nil"/>
              <w:bottom w:val="nil"/>
              <w:right w:val="nil"/>
            </w:tcBorders>
            <w:vAlign w:val="center"/>
            <w:hideMark/>
          </w:tcPr>
          <w:p w14:paraId="3A15F929" w14:textId="77777777" w:rsidR="00EC694E" w:rsidRPr="00EC694E" w:rsidRDefault="00EC694E" w:rsidP="009E701A"/>
        </w:tc>
        <w:tc>
          <w:tcPr>
            <w:tcW w:w="1040" w:type="dxa"/>
            <w:tcBorders>
              <w:top w:val="nil"/>
              <w:left w:val="nil"/>
              <w:bottom w:val="nil"/>
              <w:right w:val="nil"/>
            </w:tcBorders>
            <w:shd w:val="clear" w:color="auto" w:fill="auto"/>
            <w:vAlign w:val="center"/>
            <w:hideMark/>
          </w:tcPr>
          <w:p w14:paraId="78046259" w14:textId="77777777" w:rsidR="00EC694E" w:rsidRPr="00EC694E" w:rsidRDefault="00EC694E" w:rsidP="009E701A">
            <w:r w:rsidRPr="00EC694E">
              <w:t>S-QT</w:t>
            </w:r>
          </w:p>
        </w:tc>
        <w:tc>
          <w:tcPr>
            <w:tcW w:w="6320" w:type="dxa"/>
            <w:tcBorders>
              <w:top w:val="nil"/>
              <w:left w:val="nil"/>
              <w:bottom w:val="nil"/>
              <w:right w:val="nil"/>
            </w:tcBorders>
            <w:shd w:val="clear" w:color="auto" w:fill="auto"/>
            <w:vAlign w:val="center"/>
            <w:hideMark/>
          </w:tcPr>
          <w:p w14:paraId="5B3DE2F9" w14:textId="77777777" w:rsidR="00EC694E" w:rsidRPr="00EC694E" w:rsidRDefault="00EC694E" w:rsidP="009E701A">
            <w:r w:rsidRPr="00EC694E">
              <w:t>All soft-tissue quadriceps tendon autograft.</w:t>
            </w:r>
          </w:p>
        </w:tc>
      </w:tr>
      <w:tr w:rsidR="00EC694E" w:rsidRPr="00EC694E" w14:paraId="1D351FE3" w14:textId="77777777" w:rsidTr="00EC694E">
        <w:trPr>
          <w:trHeight w:val="290"/>
        </w:trPr>
        <w:tc>
          <w:tcPr>
            <w:tcW w:w="380" w:type="dxa"/>
            <w:tcBorders>
              <w:top w:val="nil"/>
              <w:left w:val="nil"/>
              <w:bottom w:val="nil"/>
              <w:right w:val="nil"/>
            </w:tcBorders>
            <w:shd w:val="clear" w:color="auto" w:fill="auto"/>
            <w:vAlign w:val="center"/>
            <w:hideMark/>
          </w:tcPr>
          <w:p w14:paraId="5F7F6EF8" w14:textId="77777777" w:rsidR="00EC694E" w:rsidRPr="00EC694E" w:rsidRDefault="00EC694E" w:rsidP="009E701A">
            <w:r w:rsidRPr="00EC694E">
              <w:t>8</w:t>
            </w:r>
          </w:p>
        </w:tc>
        <w:tc>
          <w:tcPr>
            <w:tcW w:w="840" w:type="dxa"/>
            <w:vMerge w:val="restart"/>
            <w:tcBorders>
              <w:top w:val="nil"/>
              <w:left w:val="nil"/>
              <w:bottom w:val="nil"/>
              <w:right w:val="nil"/>
            </w:tcBorders>
            <w:shd w:val="clear" w:color="auto" w:fill="auto"/>
            <w:vAlign w:val="center"/>
            <w:hideMark/>
          </w:tcPr>
          <w:p w14:paraId="36D11582" w14:textId="77777777" w:rsidR="00EC694E" w:rsidRPr="00EC694E" w:rsidRDefault="00EC694E" w:rsidP="009E701A">
            <w:r w:rsidRPr="00EC694E">
              <w:t>PLT</w:t>
            </w:r>
          </w:p>
        </w:tc>
        <w:tc>
          <w:tcPr>
            <w:tcW w:w="1040" w:type="dxa"/>
            <w:tcBorders>
              <w:top w:val="nil"/>
              <w:left w:val="nil"/>
              <w:bottom w:val="nil"/>
              <w:right w:val="nil"/>
            </w:tcBorders>
            <w:shd w:val="clear" w:color="auto" w:fill="auto"/>
            <w:vAlign w:val="center"/>
            <w:hideMark/>
          </w:tcPr>
          <w:p w14:paraId="0E32E7E8" w14:textId="77777777" w:rsidR="00EC694E" w:rsidRPr="00EC694E" w:rsidRDefault="00EC694E" w:rsidP="009E701A">
            <w:r w:rsidRPr="00EC694E">
              <w:t>PLT</w:t>
            </w:r>
          </w:p>
        </w:tc>
        <w:tc>
          <w:tcPr>
            <w:tcW w:w="6320" w:type="dxa"/>
            <w:tcBorders>
              <w:top w:val="nil"/>
              <w:left w:val="nil"/>
              <w:bottom w:val="nil"/>
              <w:right w:val="nil"/>
            </w:tcBorders>
            <w:shd w:val="clear" w:color="auto" w:fill="auto"/>
            <w:vAlign w:val="center"/>
            <w:hideMark/>
          </w:tcPr>
          <w:p w14:paraId="51F7744A" w14:textId="77777777" w:rsidR="00EC694E" w:rsidRPr="00EC694E" w:rsidRDefault="00EC694E" w:rsidP="009E701A">
            <w:r w:rsidRPr="00EC694E">
              <w:t>Peroneus longus tendon autograft.</w:t>
            </w:r>
          </w:p>
        </w:tc>
      </w:tr>
      <w:tr w:rsidR="00EC694E" w:rsidRPr="00EC694E" w14:paraId="14FAF156" w14:textId="77777777" w:rsidTr="00EC694E">
        <w:trPr>
          <w:trHeight w:val="290"/>
        </w:trPr>
        <w:tc>
          <w:tcPr>
            <w:tcW w:w="380" w:type="dxa"/>
            <w:tcBorders>
              <w:top w:val="nil"/>
              <w:left w:val="nil"/>
              <w:bottom w:val="nil"/>
              <w:right w:val="nil"/>
            </w:tcBorders>
            <w:shd w:val="clear" w:color="auto" w:fill="auto"/>
            <w:vAlign w:val="center"/>
            <w:hideMark/>
          </w:tcPr>
          <w:p w14:paraId="1A151B9D" w14:textId="77777777" w:rsidR="00EC694E" w:rsidRPr="00EC694E" w:rsidRDefault="00EC694E" w:rsidP="009E701A">
            <w:r w:rsidRPr="00EC694E">
              <w:t>9</w:t>
            </w:r>
          </w:p>
        </w:tc>
        <w:tc>
          <w:tcPr>
            <w:tcW w:w="840" w:type="dxa"/>
            <w:vMerge/>
            <w:tcBorders>
              <w:top w:val="nil"/>
              <w:left w:val="nil"/>
              <w:bottom w:val="nil"/>
              <w:right w:val="nil"/>
            </w:tcBorders>
            <w:vAlign w:val="center"/>
            <w:hideMark/>
          </w:tcPr>
          <w:p w14:paraId="36D108D6" w14:textId="77777777" w:rsidR="00EC694E" w:rsidRPr="00EC694E" w:rsidRDefault="00EC694E" w:rsidP="009E701A"/>
        </w:tc>
        <w:tc>
          <w:tcPr>
            <w:tcW w:w="1040" w:type="dxa"/>
            <w:tcBorders>
              <w:top w:val="nil"/>
              <w:left w:val="nil"/>
              <w:bottom w:val="nil"/>
              <w:right w:val="nil"/>
            </w:tcBorders>
            <w:shd w:val="clear" w:color="auto" w:fill="auto"/>
            <w:vAlign w:val="center"/>
            <w:hideMark/>
          </w:tcPr>
          <w:p w14:paraId="0C4CD96E" w14:textId="77777777" w:rsidR="00EC694E" w:rsidRPr="00EC694E" w:rsidRDefault="00EC694E" w:rsidP="009E701A">
            <w:r w:rsidRPr="00EC694E">
              <w:t>PLT + PBT</w:t>
            </w:r>
          </w:p>
        </w:tc>
        <w:tc>
          <w:tcPr>
            <w:tcW w:w="6320" w:type="dxa"/>
            <w:tcBorders>
              <w:top w:val="nil"/>
              <w:left w:val="nil"/>
              <w:bottom w:val="nil"/>
              <w:right w:val="nil"/>
            </w:tcBorders>
            <w:shd w:val="clear" w:color="auto" w:fill="auto"/>
            <w:vAlign w:val="center"/>
            <w:hideMark/>
          </w:tcPr>
          <w:p w14:paraId="7B3E02B6" w14:textId="77777777" w:rsidR="00EC694E" w:rsidRPr="00EC694E" w:rsidRDefault="00EC694E" w:rsidP="009E701A">
            <w:r w:rsidRPr="00EC694E">
              <w:t>Peroneus longus tendon autograft with peroneus longus brevis tenodesis.</w:t>
            </w:r>
          </w:p>
        </w:tc>
      </w:tr>
      <w:tr w:rsidR="00EC694E" w:rsidRPr="00EC694E" w14:paraId="7AFCDEC7" w14:textId="77777777" w:rsidTr="00EC694E">
        <w:trPr>
          <w:trHeight w:val="290"/>
        </w:trPr>
        <w:tc>
          <w:tcPr>
            <w:tcW w:w="380" w:type="dxa"/>
            <w:tcBorders>
              <w:top w:val="nil"/>
              <w:left w:val="nil"/>
              <w:bottom w:val="nil"/>
              <w:right w:val="nil"/>
            </w:tcBorders>
            <w:shd w:val="clear" w:color="auto" w:fill="auto"/>
            <w:vAlign w:val="center"/>
            <w:hideMark/>
          </w:tcPr>
          <w:p w14:paraId="7A093566" w14:textId="77777777" w:rsidR="00EC694E" w:rsidRPr="00EC694E" w:rsidRDefault="00EC694E" w:rsidP="009E701A">
            <w:r w:rsidRPr="00EC694E">
              <w:t>10</w:t>
            </w:r>
          </w:p>
        </w:tc>
        <w:tc>
          <w:tcPr>
            <w:tcW w:w="840" w:type="dxa"/>
            <w:tcBorders>
              <w:top w:val="nil"/>
              <w:left w:val="nil"/>
              <w:bottom w:val="nil"/>
              <w:right w:val="nil"/>
            </w:tcBorders>
            <w:shd w:val="clear" w:color="auto" w:fill="auto"/>
            <w:vAlign w:val="center"/>
            <w:hideMark/>
          </w:tcPr>
          <w:p w14:paraId="4E527CFF" w14:textId="77777777" w:rsidR="00EC694E" w:rsidRPr="00EC694E" w:rsidRDefault="00EC694E" w:rsidP="009E701A">
            <w:r w:rsidRPr="00EC694E">
              <w:t>AT</w:t>
            </w:r>
          </w:p>
        </w:tc>
        <w:tc>
          <w:tcPr>
            <w:tcW w:w="1040" w:type="dxa"/>
            <w:tcBorders>
              <w:top w:val="nil"/>
              <w:left w:val="nil"/>
              <w:bottom w:val="nil"/>
              <w:right w:val="nil"/>
            </w:tcBorders>
            <w:shd w:val="clear" w:color="auto" w:fill="auto"/>
            <w:vAlign w:val="center"/>
            <w:hideMark/>
          </w:tcPr>
          <w:p w14:paraId="4D920EB0" w14:textId="77777777" w:rsidR="00EC694E" w:rsidRPr="00EC694E" w:rsidRDefault="00EC694E" w:rsidP="009E701A">
            <w:r w:rsidRPr="00EC694E">
              <w:t>AT</w:t>
            </w:r>
          </w:p>
        </w:tc>
        <w:tc>
          <w:tcPr>
            <w:tcW w:w="6320" w:type="dxa"/>
            <w:tcBorders>
              <w:top w:val="nil"/>
              <w:left w:val="nil"/>
              <w:bottom w:val="nil"/>
              <w:right w:val="nil"/>
            </w:tcBorders>
            <w:shd w:val="clear" w:color="auto" w:fill="auto"/>
            <w:vAlign w:val="center"/>
            <w:hideMark/>
          </w:tcPr>
          <w:p w14:paraId="774A5DC9" w14:textId="77777777" w:rsidR="00EC694E" w:rsidRPr="00EC694E" w:rsidRDefault="00EC694E" w:rsidP="009E701A">
            <w:r w:rsidRPr="00EC694E">
              <w:t>Achilles tendon allograft.</w:t>
            </w:r>
          </w:p>
        </w:tc>
      </w:tr>
      <w:tr w:rsidR="00EC694E" w:rsidRPr="00EC694E" w14:paraId="2B5F0723" w14:textId="77777777" w:rsidTr="00EC694E">
        <w:trPr>
          <w:trHeight w:val="290"/>
        </w:trPr>
        <w:tc>
          <w:tcPr>
            <w:tcW w:w="380" w:type="dxa"/>
            <w:tcBorders>
              <w:top w:val="nil"/>
              <w:left w:val="nil"/>
              <w:bottom w:val="nil"/>
              <w:right w:val="nil"/>
            </w:tcBorders>
            <w:shd w:val="clear" w:color="auto" w:fill="auto"/>
            <w:vAlign w:val="center"/>
            <w:hideMark/>
          </w:tcPr>
          <w:p w14:paraId="51FB74C0" w14:textId="77777777" w:rsidR="00EC694E" w:rsidRPr="00EC694E" w:rsidRDefault="00EC694E" w:rsidP="009E701A">
            <w:r w:rsidRPr="00EC694E">
              <w:t>11</w:t>
            </w:r>
          </w:p>
        </w:tc>
        <w:tc>
          <w:tcPr>
            <w:tcW w:w="840" w:type="dxa"/>
            <w:vMerge w:val="restart"/>
            <w:tcBorders>
              <w:top w:val="nil"/>
              <w:left w:val="nil"/>
              <w:bottom w:val="single" w:sz="8" w:space="0" w:color="000000"/>
              <w:right w:val="nil"/>
            </w:tcBorders>
            <w:shd w:val="clear" w:color="auto" w:fill="auto"/>
            <w:vAlign w:val="center"/>
            <w:hideMark/>
          </w:tcPr>
          <w:p w14:paraId="36BAB85A" w14:textId="77777777" w:rsidR="00EC694E" w:rsidRPr="00EC694E" w:rsidRDefault="00EC694E" w:rsidP="009E701A">
            <w:r w:rsidRPr="00EC694E">
              <w:t>TA</w:t>
            </w:r>
          </w:p>
        </w:tc>
        <w:tc>
          <w:tcPr>
            <w:tcW w:w="1040" w:type="dxa"/>
            <w:tcBorders>
              <w:top w:val="nil"/>
              <w:left w:val="nil"/>
              <w:bottom w:val="nil"/>
              <w:right w:val="nil"/>
            </w:tcBorders>
            <w:shd w:val="clear" w:color="auto" w:fill="auto"/>
            <w:vAlign w:val="center"/>
            <w:hideMark/>
          </w:tcPr>
          <w:p w14:paraId="343F1CED" w14:textId="77777777" w:rsidR="00EC694E" w:rsidRPr="00EC694E" w:rsidRDefault="00EC694E" w:rsidP="009E701A">
            <w:r w:rsidRPr="00EC694E">
              <w:t>TA</w:t>
            </w:r>
          </w:p>
        </w:tc>
        <w:tc>
          <w:tcPr>
            <w:tcW w:w="6320" w:type="dxa"/>
            <w:tcBorders>
              <w:top w:val="nil"/>
              <w:left w:val="nil"/>
              <w:bottom w:val="nil"/>
              <w:right w:val="nil"/>
            </w:tcBorders>
            <w:shd w:val="clear" w:color="auto" w:fill="auto"/>
            <w:vAlign w:val="center"/>
            <w:hideMark/>
          </w:tcPr>
          <w:p w14:paraId="74458DD5" w14:textId="77777777" w:rsidR="00EC694E" w:rsidRPr="00EC694E" w:rsidRDefault="00EC694E" w:rsidP="009E701A">
            <w:r w:rsidRPr="00EC694E">
              <w:t>Tibialis anterior tendon allograft.</w:t>
            </w:r>
          </w:p>
        </w:tc>
      </w:tr>
      <w:tr w:rsidR="00EC694E" w:rsidRPr="00EC694E" w14:paraId="5A660B62" w14:textId="77777777" w:rsidTr="00EC694E">
        <w:trPr>
          <w:trHeight w:val="300"/>
        </w:trPr>
        <w:tc>
          <w:tcPr>
            <w:tcW w:w="380" w:type="dxa"/>
            <w:tcBorders>
              <w:top w:val="nil"/>
              <w:left w:val="nil"/>
              <w:bottom w:val="single" w:sz="8" w:space="0" w:color="auto"/>
              <w:right w:val="nil"/>
            </w:tcBorders>
            <w:shd w:val="clear" w:color="auto" w:fill="auto"/>
            <w:vAlign w:val="center"/>
            <w:hideMark/>
          </w:tcPr>
          <w:p w14:paraId="77A18CC6" w14:textId="77777777" w:rsidR="00EC694E" w:rsidRPr="00EC694E" w:rsidRDefault="00EC694E" w:rsidP="009E701A">
            <w:r w:rsidRPr="00EC694E">
              <w:t>12</w:t>
            </w:r>
          </w:p>
        </w:tc>
        <w:tc>
          <w:tcPr>
            <w:tcW w:w="840" w:type="dxa"/>
            <w:vMerge/>
            <w:tcBorders>
              <w:top w:val="nil"/>
              <w:left w:val="nil"/>
              <w:bottom w:val="single" w:sz="8" w:space="0" w:color="000000"/>
              <w:right w:val="nil"/>
            </w:tcBorders>
            <w:vAlign w:val="center"/>
            <w:hideMark/>
          </w:tcPr>
          <w:p w14:paraId="0BA27794" w14:textId="77777777" w:rsidR="00EC694E" w:rsidRPr="00EC694E" w:rsidRDefault="00EC694E" w:rsidP="009E701A"/>
        </w:tc>
        <w:tc>
          <w:tcPr>
            <w:tcW w:w="1040" w:type="dxa"/>
            <w:tcBorders>
              <w:top w:val="nil"/>
              <w:left w:val="nil"/>
              <w:bottom w:val="single" w:sz="8" w:space="0" w:color="auto"/>
              <w:right w:val="nil"/>
            </w:tcBorders>
            <w:shd w:val="clear" w:color="auto" w:fill="auto"/>
            <w:vAlign w:val="center"/>
            <w:hideMark/>
          </w:tcPr>
          <w:p w14:paraId="72D20EC0" w14:textId="77777777" w:rsidR="00EC694E" w:rsidRPr="00EC694E" w:rsidRDefault="00EC694E" w:rsidP="009E701A">
            <w:r w:rsidRPr="00EC694E">
              <w:t>TP</w:t>
            </w:r>
          </w:p>
        </w:tc>
        <w:tc>
          <w:tcPr>
            <w:tcW w:w="6320" w:type="dxa"/>
            <w:tcBorders>
              <w:top w:val="nil"/>
              <w:left w:val="nil"/>
              <w:bottom w:val="single" w:sz="8" w:space="0" w:color="auto"/>
              <w:right w:val="nil"/>
            </w:tcBorders>
            <w:shd w:val="clear" w:color="auto" w:fill="auto"/>
            <w:vAlign w:val="center"/>
            <w:hideMark/>
          </w:tcPr>
          <w:p w14:paraId="7F8CDF78" w14:textId="77777777" w:rsidR="00EC694E" w:rsidRPr="00EC694E" w:rsidRDefault="00EC694E" w:rsidP="009E701A">
            <w:r w:rsidRPr="00EC694E">
              <w:t>Tibialis posterior tendon allograft.</w:t>
            </w:r>
          </w:p>
        </w:tc>
      </w:tr>
    </w:tbl>
    <w:p w14:paraId="01C8444A" w14:textId="77777777" w:rsidR="00EC694E" w:rsidRPr="00EC694E" w:rsidRDefault="00EC694E" w:rsidP="009E701A"/>
    <w:p w14:paraId="1698A452" w14:textId="77777777" w:rsidR="00C409E8" w:rsidRPr="00EC694E" w:rsidRDefault="00C409E8" w:rsidP="009E701A">
      <w:r w:rsidRPr="00EC694E">
        <w:br w:type="page"/>
      </w:r>
    </w:p>
    <w:p w14:paraId="386DE1AC" w14:textId="436EC786" w:rsidR="00C409E8" w:rsidRPr="00EC694E" w:rsidRDefault="00C409E8" w:rsidP="009E701A">
      <w:r w:rsidRPr="00EC694E">
        <w:rPr>
          <w:b/>
          <w:bCs/>
        </w:rPr>
        <w:lastRenderedPageBreak/>
        <w:t xml:space="preserve">Table 4 </w:t>
      </w:r>
      <w:r w:rsidRPr="00EC694E">
        <w:t>Characteristics of included studies</w:t>
      </w:r>
    </w:p>
    <w:tbl>
      <w:tblPr>
        <w:tblW w:w="0" w:type="auto"/>
        <w:tblLook w:val="04A0" w:firstRow="1" w:lastRow="0" w:firstColumn="1" w:lastColumn="0" w:noHBand="0" w:noVBand="1"/>
      </w:tblPr>
      <w:tblGrid>
        <w:gridCol w:w="443"/>
        <w:gridCol w:w="1128"/>
        <w:gridCol w:w="254"/>
        <w:gridCol w:w="597"/>
        <w:gridCol w:w="486"/>
        <w:gridCol w:w="254"/>
        <w:gridCol w:w="676"/>
        <w:gridCol w:w="254"/>
        <w:gridCol w:w="575"/>
        <w:gridCol w:w="566"/>
        <w:gridCol w:w="701"/>
        <w:gridCol w:w="254"/>
        <w:gridCol w:w="681"/>
        <w:gridCol w:w="571"/>
        <w:gridCol w:w="774"/>
        <w:gridCol w:w="254"/>
        <w:gridCol w:w="832"/>
        <w:gridCol w:w="757"/>
        <w:gridCol w:w="647"/>
        <w:gridCol w:w="1018"/>
        <w:gridCol w:w="254"/>
        <w:gridCol w:w="587"/>
        <w:gridCol w:w="782"/>
        <w:gridCol w:w="613"/>
      </w:tblGrid>
      <w:tr w:rsidR="00C409E8" w:rsidRPr="00EC694E" w14:paraId="646F0D11" w14:textId="77777777" w:rsidTr="00EC694E">
        <w:tc>
          <w:tcPr>
            <w:tcW w:w="0" w:type="auto"/>
            <w:vMerge w:val="restart"/>
            <w:tcBorders>
              <w:top w:val="single" w:sz="4" w:space="0" w:color="auto"/>
              <w:left w:val="nil"/>
              <w:bottom w:val="single" w:sz="4" w:space="0" w:color="auto"/>
              <w:right w:val="nil"/>
            </w:tcBorders>
            <w:shd w:val="clear" w:color="auto" w:fill="auto"/>
            <w:vAlign w:val="center"/>
            <w:hideMark/>
          </w:tcPr>
          <w:p w14:paraId="7C5764FB" w14:textId="77777777" w:rsidR="00C409E8" w:rsidRPr="00EC694E" w:rsidRDefault="00C409E8" w:rsidP="009E701A">
            <w:r w:rsidRPr="00EC694E">
              <w:t>ID</w:t>
            </w:r>
          </w:p>
        </w:tc>
        <w:tc>
          <w:tcPr>
            <w:tcW w:w="0" w:type="auto"/>
            <w:vMerge w:val="restart"/>
            <w:tcBorders>
              <w:top w:val="single" w:sz="4" w:space="0" w:color="auto"/>
              <w:left w:val="nil"/>
              <w:bottom w:val="single" w:sz="4" w:space="0" w:color="auto"/>
              <w:right w:val="nil"/>
            </w:tcBorders>
            <w:shd w:val="clear" w:color="auto" w:fill="auto"/>
            <w:vAlign w:val="center"/>
            <w:hideMark/>
          </w:tcPr>
          <w:p w14:paraId="3FC9F8A7" w14:textId="77777777" w:rsidR="00C409E8" w:rsidRPr="00EC694E" w:rsidRDefault="00C409E8" w:rsidP="009E701A">
            <w:r w:rsidRPr="00EC694E">
              <w:t>Study, Author and Year</w:t>
            </w:r>
          </w:p>
        </w:tc>
        <w:tc>
          <w:tcPr>
            <w:tcW w:w="0" w:type="auto"/>
            <w:vMerge w:val="restart"/>
            <w:tcBorders>
              <w:top w:val="single" w:sz="4" w:space="0" w:color="auto"/>
              <w:left w:val="nil"/>
              <w:bottom w:val="single" w:sz="4" w:space="0" w:color="auto"/>
              <w:right w:val="nil"/>
            </w:tcBorders>
            <w:shd w:val="clear" w:color="auto" w:fill="auto"/>
            <w:vAlign w:val="center"/>
            <w:hideMark/>
          </w:tcPr>
          <w:p w14:paraId="42550818" w14:textId="77777777" w:rsidR="00C409E8" w:rsidRPr="00EC694E" w:rsidRDefault="00C409E8" w:rsidP="009E701A">
            <w:r w:rsidRPr="00EC694E">
              <w:t> </w:t>
            </w:r>
          </w:p>
        </w:tc>
        <w:tc>
          <w:tcPr>
            <w:tcW w:w="0" w:type="auto"/>
            <w:gridSpan w:val="2"/>
            <w:tcBorders>
              <w:top w:val="single" w:sz="4" w:space="0" w:color="auto"/>
              <w:left w:val="nil"/>
              <w:bottom w:val="single" w:sz="4" w:space="0" w:color="auto"/>
              <w:right w:val="nil"/>
            </w:tcBorders>
            <w:shd w:val="clear" w:color="auto" w:fill="auto"/>
            <w:vAlign w:val="center"/>
          </w:tcPr>
          <w:p w14:paraId="532449FF" w14:textId="77777777" w:rsidR="00C409E8" w:rsidRPr="00EC694E" w:rsidRDefault="00C409E8" w:rsidP="009E701A">
            <w:r w:rsidRPr="00EC694E">
              <w:t>Interventions</w:t>
            </w:r>
          </w:p>
        </w:tc>
        <w:tc>
          <w:tcPr>
            <w:tcW w:w="0" w:type="auto"/>
            <w:vMerge w:val="restart"/>
            <w:tcBorders>
              <w:top w:val="single" w:sz="4" w:space="0" w:color="auto"/>
              <w:left w:val="nil"/>
              <w:bottom w:val="single" w:sz="4" w:space="0" w:color="auto"/>
              <w:right w:val="nil"/>
            </w:tcBorders>
            <w:shd w:val="clear" w:color="auto" w:fill="auto"/>
            <w:vAlign w:val="center"/>
            <w:hideMark/>
          </w:tcPr>
          <w:p w14:paraId="3237AE34" w14:textId="77777777" w:rsidR="00C409E8" w:rsidRPr="00EC694E" w:rsidRDefault="00C409E8" w:rsidP="009E701A">
            <w:r w:rsidRPr="00EC694E">
              <w:t> </w:t>
            </w:r>
          </w:p>
        </w:tc>
        <w:tc>
          <w:tcPr>
            <w:tcW w:w="0" w:type="auto"/>
            <w:gridSpan w:val="9"/>
            <w:tcBorders>
              <w:top w:val="single" w:sz="4" w:space="0" w:color="auto"/>
              <w:left w:val="nil"/>
              <w:bottom w:val="single" w:sz="4" w:space="0" w:color="auto"/>
              <w:right w:val="nil"/>
            </w:tcBorders>
            <w:shd w:val="clear" w:color="auto" w:fill="auto"/>
            <w:vAlign w:val="center"/>
            <w:hideMark/>
          </w:tcPr>
          <w:p w14:paraId="1D22D051" w14:textId="77777777" w:rsidR="00C409E8" w:rsidRPr="00EC694E" w:rsidRDefault="00C409E8" w:rsidP="009E701A">
            <w:r w:rsidRPr="00EC694E">
              <w:t>Covariates</w:t>
            </w:r>
          </w:p>
        </w:tc>
        <w:tc>
          <w:tcPr>
            <w:tcW w:w="0" w:type="auto"/>
            <w:vMerge w:val="restart"/>
            <w:tcBorders>
              <w:top w:val="single" w:sz="4" w:space="0" w:color="auto"/>
              <w:left w:val="nil"/>
              <w:right w:val="nil"/>
            </w:tcBorders>
            <w:shd w:val="clear" w:color="auto" w:fill="auto"/>
            <w:vAlign w:val="center"/>
            <w:hideMark/>
          </w:tcPr>
          <w:p w14:paraId="5B9E7B95" w14:textId="77777777" w:rsidR="00C409E8" w:rsidRPr="00EC694E" w:rsidRDefault="00C409E8" w:rsidP="009E701A">
            <w:r w:rsidRPr="00EC694E">
              <w:t> </w:t>
            </w:r>
          </w:p>
        </w:tc>
        <w:tc>
          <w:tcPr>
            <w:tcW w:w="0" w:type="auto"/>
            <w:gridSpan w:val="8"/>
            <w:tcBorders>
              <w:top w:val="single" w:sz="4" w:space="0" w:color="auto"/>
              <w:left w:val="nil"/>
              <w:bottom w:val="single" w:sz="4" w:space="0" w:color="auto"/>
              <w:right w:val="nil"/>
            </w:tcBorders>
            <w:shd w:val="clear" w:color="auto" w:fill="auto"/>
            <w:vAlign w:val="center"/>
            <w:hideMark/>
          </w:tcPr>
          <w:p w14:paraId="69F7D9E5" w14:textId="77777777" w:rsidR="00C409E8" w:rsidRPr="00EC694E" w:rsidRDefault="00C409E8" w:rsidP="009E701A">
            <w:r w:rsidRPr="00EC694E">
              <w:t>Outcomes</w:t>
            </w:r>
          </w:p>
        </w:tc>
      </w:tr>
      <w:tr w:rsidR="00EC694E" w:rsidRPr="00EC694E" w14:paraId="54524566" w14:textId="77777777" w:rsidTr="00EC694E">
        <w:tc>
          <w:tcPr>
            <w:tcW w:w="0" w:type="auto"/>
            <w:vMerge/>
            <w:tcBorders>
              <w:top w:val="single" w:sz="4" w:space="0" w:color="auto"/>
              <w:left w:val="nil"/>
              <w:bottom w:val="single" w:sz="4" w:space="0" w:color="auto"/>
              <w:right w:val="nil"/>
            </w:tcBorders>
            <w:vAlign w:val="center"/>
            <w:hideMark/>
          </w:tcPr>
          <w:p w14:paraId="13552E14" w14:textId="77777777" w:rsidR="00C409E8" w:rsidRPr="00EC694E" w:rsidRDefault="00C409E8" w:rsidP="009E701A"/>
        </w:tc>
        <w:tc>
          <w:tcPr>
            <w:tcW w:w="0" w:type="auto"/>
            <w:vMerge/>
            <w:tcBorders>
              <w:top w:val="single" w:sz="4" w:space="0" w:color="auto"/>
              <w:left w:val="nil"/>
              <w:bottom w:val="single" w:sz="4" w:space="0" w:color="auto"/>
              <w:right w:val="nil"/>
            </w:tcBorders>
            <w:vAlign w:val="center"/>
            <w:hideMark/>
          </w:tcPr>
          <w:p w14:paraId="45D57421" w14:textId="77777777" w:rsidR="00C409E8" w:rsidRPr="00EC694E" w:rsidRDefault="00C409E8" w:rsidP="009E701A"/>
        </w:tc>
        <w:tc>
          <w:tcPr>
            <w:tcW w:w="0" w:type="auto"/>
            <w:vMerge/>
            <w:tcBorders>
              <w:top w:val="single" w:sz="4" w:space="0" w:color="auto"/>
              <w:left w:val="nil"/>
              <w:bottom w:val="single" w:sz="4" w:space="0" w:color="auto"/>
              <w:right w:val="nil"/>
            </w:tcBorders>
            <w:vAlign w:val="center"/>
            <w:hideMark/>
          </w:tcPr>
          <w:p w14:paraId="28D4FF0A" w14:textId="77777777" w:rsidR="00C409E8" w:rsidRPr="00EC694E" w:rsidRDefault="00C409E8" w:rsidP="009E701A"/>
        </w:tc>
        <w:tc>
          <w:tcPr>
            <w:tcW w:w="0" w:type="auto"/>
            <w:vMerge w:val="restart"/>
            <w:tcBorders>
              <w:top w:val="single" w:sz="4" w:space="0" w:color="auto"/>
              <w:left w:val="nil"/>
              <w:bottom w:val="single" w:sz="4" w:space="0" w:color="auto"/>
              <w:right w:val="nil"/>
            </w:tcBorders>
            <w:shd w:val="clear" w:color="auto" w:fill="auto"/>
            <w:vAlign w:val="center"/>
          </w:tcPr>
          <w:p w14:paraId="0E48EF70" w14:textId="77777777" w:rsidR="00C409E8" w:rsidRPr="00EC694E" w:rsidRDefault="00C409E8" w:rsidP="009E701A">
            <w:r w:rsidRPr="00EC694E">
              <w:t>1</w:t>
            </w:r>
          </w:p>
        </w:tc>
        <w:tc>
          <w:tcPr>
            <w:tcW w:w="0" w:type="auto"/>
            <w:vMerge w:val="restart"/>
            <w:tcBorders>
              <w:top w:val="single" w:sz="4" w:space="0" w:color="auto"/>
              <w:left w:val="nil"/>
              <w:bottom w:val="single" w:sz="4" w:space="0" w:color="auto"/>
              <w:right w:val="nil"/>
            </w:tcBorders>
            <w:shd w:val="clear" w:color="auto" w:fill="auto"/>
            <w:vAlign w:val="center"/>
          </w:tcPr>
          <w:p w14:paraId="1F165622" w14:textId="77777777" w:rsidR="00C409E8" w:rsidRPr="00EC694E" w:rsidRDefault="00C409E8" w:rsidP="009E701A">
            <w:r w:rsidRPr="00EC694E">
              <w:t>2</w:t>
            </w:r>
          </w:p>
        </w:tc>
        <w:tc>
          <w:tcPr>
            <w:tcW w:w="0" w:type="auto"/>
            <w:vMerge/>
            <w:tcBorders>
              <w:top w:val="single" w:sz="4" w:space="0" w:color="auto"/>
              <w:left w:val="nil"/>
              <w:bottom w:val="single" w:sz="4" w:space="0" w:color="auto"/>
              <w:right w:val="nil"/>
            </w:tcBorders>
            <w:vAlign w:val="center"/>
            <w:hideMark/>
          </w:tcPr>
          <w:p w14:paraId="36F323E7" w14:textId="77777777" w:rsidR="00C409E8" w:rsidRPr="00EC694E" w:rsidRDefault="00C409E8" w:rsidP="009E701A"/>
        </w:tc>
        <w:tc>
          <w:tcPr>
            <w:tcW w:w="0" w:type="auto"/>
            <w:vMerge w:val="restart"/>
            <w:tcBorders>
              <w:top w:val="single" w:sz="4" w:space="0" w:color="auto"/>
              <w:left w:val="nil"/>
              <w:bottom w:val="single" w:sz="4" w:space="0" w:color="auto"/>
              <w:right w:val="nil"/>
            </w:tcBorders>
            <w:shd w:val="clear" w:color="auto" w:fill="auto"/>
            <w:vAlign w:val="center"/>
            <w:hideMark/>
          </w:tcPr>
          <w:p w14:paraId="28B52EAF" w14:textId="76D57EDF" w:rsidR="00C409E8" w:rsidRPr="00EC694E" w:rsidRDefault="00C409E8" w:rsidP="009E701A">
            <w:r w:rsidRPr="00EC694E">
              <w:t xml:space="preserve">Age (years), </w:t>
            </w:r>
            <w:r w:rsidRPr="00EC694E">
              <w:br/>
            </w:r>
            <w:r w:rsidRPr="00EC694E">
              <w:rPr>
                <w:i/>
                <w:iCs/>
              </w:rPr>
              <w:t>Mean ± SD</w:t>
            </w:r>
          </w:p>
        </w:tc>
        <w:tc>
          <w:tcPr>
            <w:tcW w:w="0" w:type="auto"/>
            <w:vMerge w:val="restart"/>
            <w:tcBorders>
              <w:top w:val="single" w:sz="4" w:space="0" w:color="auto"/>
              <w:left w:val="nil"/>
              <w:bottom w:val="single" w:sz="4" w:space="0" w:color="auto"/>
              <w:right w:val="nil"/>
            </w:tcBorders>
            <w:shd w:val="clear" w:color="auto" w:fill="auto"/>
            <w:vAlign w:val="center"/>
            <w:hideMark/>
          </w:tcPr>
          <w:p w14:paraId="49CCBA47" w14:textId="77777777" w:rsidR="00C409E8" w:rsidRPr="00EC694E" w:rsidRDefault="00C409E8" w:rsidP="009E701A">
            <w:r w:rsidRPr="00EC694E">
              <w:t> </w:t>
            </w:r>
          </w:p>
        </w:tc>
        <w:tc>
          <w:tcPr>
            <w:tcW w:w="0" w:type="auto"/>
            <w:gridSpan w:val="3"/>
            <w:tcBorders>
              <w:top w:val="single" w:sz="4" w:space="0" w:color="auto"/>
              <w:left w:val="nil"/>
              <w:bottom w:val="single" w:sz="4" w:space="0" w:color="auto"/>
              <w:right w:val="nil"/>
            </w:tcBorders>
            <w:shd w:val="clear" w:color="auto" w:fill="auto"/>
            <w:vAlign w:val="center"/>
            <w:hideMark/>
          </w:tcPr>
          <w:p w14:paraId="4E13134E" w14:textId="77777777" w:rsidR="00C409E8" w:rsidRPr="00EC694E" w:rsidRDefault="00C409E8" w:rsidP="009E701A">
            <w:r w:rsidRPr="00EC694E">
              <w:t xml:space="preserve">Sample size, </w:t>
            </w:r>
            <w:r w:rsidRPr="00EC694E">
              <w:rPr>
                <w:i/>
                <w:iCs/>
              </w:rPr>
              <w:t>n</w:t>
            </w:r>
          </w:p>
        </w:tc>
        <w:tc>
          <w:tcPr>
            <w:tcW w:w="0" w:type="auto"/>
            <w:vMerge w:val="restart"/>
            <w:tcBorders>
              <w:top w:val="single" w:sz="4" w:space="0" w:color="auto"/>
              <w:left w:val="nil"/>
              <w:bottom w:val="single" w:sz="4" w:space="0" w:color="auto"/>
              <w:right w:val="nil"/>
            </w:tcBorders>
            <w:shd w:val="clear" w:color="auto" w:fill="auto"/>
            <w:vAlign w:val="center"/>
            <w:hideMark/>
          </w:tcPr>
          <w:p w14:paraId="4CD86530" w14:textId="77777777" w:rsidR="00C409E8" w:rsidRPr="00EC694E" w:rsidRDefault="00C409E8" w:rsidP="009E701A">
            <w:r w:rsidRPr="00EC694E">
              <w:t> </w:t>
            </w:r>
          </w:p>
        </w:tc>
        <w:tc>
          <w:tcPr>
            <w:tcW w:w="0" w:type="auto"/>
            <w:gridSpan w:val="3"/>
            <w:tcBorders>
              <w:top w:val="single" w:sz="4" w:space="0" w:color="auto"/>
              <w:left w:val="nil"/>
              <w:bottom w:val="single" w:sz="4" w:space="0" w:color="auto"/>
              <w:right w:val="nil"/>
            </w:tcBorders>
            <w:shd w:val="clear" w:color="auto" w:fill="auto"/>
            <w:vAlign w:val="center"/>
            <w:hideMark/>
          </w:tcPr>
          <w:p w14:paraId="24AEB1B7" w14:textId="77777777" w:rsidR="00C409E8" w:rsidRPr="00EC694E" w:rsidRDefault="00C409E8" w:rsidP="009E701A">
            <w:r w:rsidRPr="00EC694E">
              <w:t>Follow-up duration</w:t>
            </w:r>
          </w:p>
        </w:tc>
        <w:tc>
          <w:tcPr>
            <w:tcW w:w="0" w:type="auto"/>
            <w:vMerge/>
            <w:tcBorders>
              <w:left w:val="nil"/>
              <w:right w:val="nil"/>
            </w:tcBorders>
            <w:shd w:val="clear" w:color="auto" w:fill="auto"/>
            <w:vAlign w:val="center"/>
            <w:hideMark/>
          </w:tcPr>
          <w:p w14:paraId="5CE473B3" w14:textId="77777777" w:rsidR="00C409E8" w:rsidRPr="00EC694E" w:rsidRDefault="00C409E8" w:rsidP="009E701A"/>
        </w:tc>
        <w:tc>
          <w:tcPr>
            <w:tcW w:w="0" w:type="auto"/>
            <w:gridSpan w:val="4"/>
            <w:tcBorders>
              <w:top w:val="single" w:sz="4" w:space="0" w:color="auto"/>
              <w:left w:val="nil"/>
              <w:bottom w:val="single" w:sz="4" w:space="0" w:color="auto"/>
              <w:right w:val="nil"/>
            </w:tcBorders>
            <w:shd w:val="clear" w:color="auto" w:fill="auto"/>
            <w:vAlign w:val="center"/>
            <w:hideMark/>
          </w:tcPr>
          <w:p w14:paraId="43377909" w14:textId="77777777" w:rsidR="00C409E8" w:rsidRPr="00EC694E" w:rsidRDefault="00C409E8" w:rsidP="009E701A">
            <w:r w:rsidRPr="00EC694E">
              <w:t>Continuous</w:t>
            </w:r>
          </w:p>
        </w:tc>
        <w:tc>
          <w:tcPr>
            <w:tcW w:w="0" w:type="auto"/>
            <w:vMerge w:val="restart"/>
            <w:tcBorders>
              <w:top w:val="single" w:sz="4" w:space="0" w:color="auto"/>
              <w:left w:val="nil"/>
              <w:right w:val="nil"/>
            </w:tcBorders>
            <w:shd w:val="clear" w:color="auto" w:fill="auto"/>
            <w:vAlign w:val="center"/>
            <w:hideMark/>
          </w:tcPr>
          <w:p w14:paraId="422B3466" w14:textId="77777777" w:rsidR="00C409E8" w:rsidRPr="00EC694E" w:rsidRDefault="00C409E8" w:rsidP="009E701A">
            <w:r w:rsidRPr="00EC694E">
              <w:t> </w:t>
            </w:r>
          </w:p>
          <w:p w14:paraId="0E85F6A3" w14:textId="77777777" w:rsidR="00C409E8" w:rsidRPr="00EC694E" w:rsidRDefault="00C409E8" w:rsidP="009E701A">
            <w:r w:rsidRPr="00EC694E">
              <w:t> </w:t>
            </w:r>
          </w:p>
        </w:tc>
        <w:tc>
          <w:tcPr>
            <w:tcW w:w="0" w:type="auto"/>
            <w:gridSpan w:val="3"/>
            <w:tcBorders>
              <w:top w:val="single" w:sz="4" w:space="0" w:color="auto"/>
              <w:left w:val="nil"/>
              <w:bottom w:val="single" w:sz="4" w:space="0" w:color="auto"/>
              <w:right w:val="nil"/>
            </w:tcBorders>
            <w:shd w:val="clear" w:color="auto" w:fill="auto"/>
            <w:noWrap/>
            <w:vAlign w:val="center"/>
            <w:hideMark/>
          </w:tcPr>
          <w:p w14:paraId="44538CED" w14:textId="77777777" w:rsidR="00C409E8" w:rsidRPr="00EC694E" w:rsidRDefault="00C409E8" w:rsidP="009E701A">
            <w:r w:rsidRPr="00EC694E">
              <w:t>Dichotomous</w:t>
            </w:r>
          </w:p>
        </w:tc>
      </w:tr>
      <w:tr w:rsidR="009E701A" w:rsidRPr="00EC694E" w14:paraId="68793BBA" w14:textId="77777777" w:rsidTr="00EC694E">
        <w:tc>
          <w:tcPr>
            <w:tcW w:w="0" w:type="auto"/>
            <w:vMerge/>
            <w:tcBorders>
              <w:top w:val="single" w:sz="4" w:space="0" w:color="auto"/>
              <w:left w:val="nil"/>
              <w:bottom w:val="single" w:sz="4" w:space="0" w:color="auto"/>
              <w:right w:val="nil"/>
            </w:tcBorders>
            <w:vAlign w:val="center"/>
            <w:hideMark/>
          </w:tcPr>
          <w:p w14:paraId="733D4A12" w14:textId="77777777" w:rsidR="00C409E8" w:rsidRPr="00EC694E" w:rsidRDefault="00C409E8" w:rsidP="009E701A"/>
        </w:tc>
        <w:tc>
          <w:tcPr>
            <w:tcW w:w="0" w:type="auto"/>
            <w:vMerge/>
            <w:tcBorders>
              <w:top w:val="single" w:sz="4" w:space="0" w:color="auto"/>
              <w:left w:val="nil"/>
              <w:bottom w:val="single" w:sz="4" w:space="0" w:color="auto"/>
              <w:right w:val="nil"/>
            </w:tcBorders>
            <w:vAlign w:val="center"/>
            <w:hideMark/>
          </w:tcPr>
          <w:p w14:paraId="114F8396" w14:textId="77777777" w:rsidR="00C409E8" w:rsidRPr="00EC694E" w:rsidRDefault="00C409E8" w:rsidP="009E701A"/>
        </w:tc>
        <w:tc>
          <w:tcPr>
            <w:tcW w:w="0" w:type="auto"/>
            <w:vMerge/>
            <w:tcBorders>
              <w:top w:val="single" w:sz="4" w:space="0" w:color="auto"/>
              <w:left w:val="nil"/>
              <w:bottom w:val="single" w:sz="4" w:space="0" w:color="auto"/>
              <w:right w:val="nil"/>
            </w:tcBorders>
            <w:vAlign w:val="center"/>
            <w:hideMark/>
          </w:tcPr>
          <w:p w14:paraId="3277CC76" w14:textId="77777777" w:rsidR="00C409E8" w:rsidRPr="00EC694E" w:rsidRDefault="00C409E8" w:rsidP="009E701A"/>
        </w:tc>
        <w:tc>
          <w:tcPr>
            <w:tcW w:w="0" w:type="auto"/>
            <w:vMerge/>
            <w:tcBorders>
              <w:top w:val="single" w:sz="4" w:space="0" w:color="auto"/>
              <w:left w:val="nil"/>
              <w:bottom w:val="single" w:sz="4" w:space="0" w:color="auto"/>
              <w:right w:val="nil"/>
            </w:tcBorders>
            <w:vAlign w:val="center"/>
          </w:tcPr>
          <w:p w14:paraId="38EBA2D5" w14:textId="77777777" w:rsidR="00C409E8" w:rsidRPr="00EC694E" w:rsidRDefault="00C409E8" w:rsidP="009E701A"/>
        </w:tc>
        <w:tc>
          <w:tcPr>
            <w:tcW w:w="0" w:type="auto"/>
            <w:vMerge/>
            <w:tcBorders>
              <w:top w:val="single" w:sz="4" w:space="0" w:color="auto"/>
              <w:left w:val="nil"/>
              <w:bottom w:val="single" w:sz="4" w:space="0" w:color="auto"/>
              <w:right w:val="nil"/>
            </w:tcBorders>
            <w:vAlign w:val="center"/>
          </w:tcPr>
          <w:p w14:paraId="42D2A8A9" w14:textId="77777777" w:rsidR="00C409E8" w:rsidRPr="00EC694E" w:rsidRDefault="00C409E8" w:rsidP="009E701A"/>
        </w:tc>
        <w:tc>
          <w:tcPr>
            <w:tcW w:w="0" w:type="auto"/>
            <w:vMerge/>
            <w:tcBorders>
              <w:top w:val="single" w:sz="4" w:space="0" w:color="auto"/>
              <w:left w:val="nil"/>
              <w:bottom w:val="single" w:sz="4" w:space="0" w:color="auto"/>
              <w:right w:val="nil"/>
            </w:tcBorders>
            <w:vAlign w:val="center"/>
            <w:hideMark/>
          </w:tcPr>
          <w:p w14:paraId="269D28B9" w14:textId="77777777" w:rsidR="00C409E8" w:rsidRPr="00EC694E" w:rsidRDefault="00C409E8" w:rsidP="009E701A"/>
        </w:tc>
        <w:tc>
          <w:tcPr>
            <w:tcW w:w="0" w:type="auto"/>
            <w:vMerge/>
            <w:tcBorders>
              <w:top w:val="single" w:sz="4" w:space="0" w:color="auto"/>
              <w:left w:val="nil"/>
              <w:bottom w:val="single" w:sz="4" w:space="0" w:color="auto"/>
              <w:right w:val="nil"/>
            </w:tcBorders>
            <w:vAlign w:val="center"/>
            <w:hideMark/>
          </w:tcPr>
          <w:p w14:paraId="76300610" w14:textId="77777777" w:rsidR="00C409E8" w:rsidRPr="00EC694E" w:rsidRDefault="00C409E8" w:rsidP="009E701A"/>
        </w:tc>
        <w:tc>
          <w:tcPr>
            <w:tcW w:w="0" w:type="auto"/>
            <w:vMerge/>
            <w:tcBorders>
              <w:top w:val="single" w:sz="4" w:space="0" w:color="auto"/>
              <w:left w:val="nil"/>
              <w:bottom w:val="single" w:sz="4" w:space="0" w:color="000000"/>
              <w:right w:val="nil"/>
            </w:tcBorders>
            <w:vAlign w:val="center"/>
            <w:hideMark/>
          </w:tcPr>
          <w:p w14:paraId="2B65913E" w14:textId="77777777" w:rsidR="00C409E8" w:rsidRPr="00EC694E" w:rsidRDefault="00C409E8" w:rsidP="009E701A"/>
        </w:tc>
        <w:tc>
          <w:tcPr>
            <w:tcW w:w="0" w:type="auto"/>
            <w:tcBorders>
              <w:top w:val="single" w:sz="4" w:space="0" w:color="auto"/>
              <w:left w:val="nil"/>
              <w:bottom w:val="single" w:sz="4" w:space="0" w:color="auto"/>
              <w:right w:val="nil"/>
            </w:tcBorders>
            <w:shd w:val="clear" w:color="auto" w:fill="auto"/>
            <w:vAlign w:val="center"/>
            <w:hideMark/>
          </w:tcPr>
          <w:p w14:paraId="7281D40F" w14:textId="77777777" w:rsidR="00C409E8" w:rsidRPr="00EC694E" w:rsidRDefault="00C409E8" w:rsidP="009E701A">
            <w:r w:rsidRPr="00EC694E">
              <w:t xml:space="preserve">Total, </w:t>
            </w:r>
            <w:r w:rsidRPr="00EC694E">
              <w:rPr>
                <w:i/>
                <w:iCs/>
              </w:rPr>
              <w:t>N</w:t>
            </w:r>
          </w:p>
        </w:tc>
        <w:tc>
          <w:tcPr>
            <w:tcW w:w="0" w:type="auto"/>
            <w:tcBorders>
              <w:top w:val="single" w:sz="4" w:space="0" w:color="auto"/>
              <w:left w:val="nil"/>
              <w:bottom w:val="single" w:sz="4" w:space="0" w:color="auto"/>
              <w:right w:val="nil"/>
            </w:tcBorders>
            <w:shd w:val="clear" w:color="auto" w:fill="auto"/>
            <w:vAlign w:val="center"/>
            <w:hideMark/>
          </w:tcPr>
          <w:p w14:paraId="79B129CC" w14:textId="77777777" w:rsidR="00C409E8" w:rsidRPr="00EC694E" w:rsidRDefault="00C409E8" w:rsidP="009E701A">
            <w:r w:rsidRPr="00EC694E">
              <w:t xml:space="preserve">Male, </w:t>
            </w:r>
            <w:r w:rsidRPr="00EC694E">
              <w:rPr>
                <w:i/>
                <w:iCs/>
              </w:rPr>
              <w:t>n</w:t>
            </w:r>
          </w:p>
        </w:tc>
        <w:tc>
          <w:tcPr>
            <w:tcW w:w="0" w:type="auto"/>
            <w:tcBorders>
              <w:top w:val="single" w:sz="4" w:space="0" w:color="auto"/>
              <w:left w:val="nil"/>
              <w:bottom w:val="single" w:sz="4" w:space="0" w:color="auto"/>
              <w:right w:val="nil"/>
            </w:tcBorders>
            <w:shd w:val="clear" w:color="auto" w:fill="auto"/>
            <w:vAlign w:val="center"/>
            <w:hideMark/>
          </w:tcPr>
          <w:p w14:paraId="1C9D7C1C" w14:textId="77777777" w:rsidR="00C409E8" w:rsidRPr="00EC694E" w:rsidRDefault="00C409E8" w:rsidP="009E701A">
            <w:r w:rsidRPr="00EC694E">
              <w:t xml:space="preserve">Female, </w:t>
            </w:r>
            <w:r w:rsidRPr="00EC694E">
              <w:rPr>
                <w:i/>
                <w:iCs/>
              </w:rPr>
              <w:t>n</w:t>
            </w:r>
          </w:p>
        </w:tc>
        <w:tc>
          <w:tcPr>
            <w:tcW w:w="0" w:type="auto"/>
            <w:vMerge/>
            <w:tcBorders>
              <w:top w:val="single" w:sz="4" w:space="0" w:color="auto"/>
              <w:left w:val="nil"/>
              <w:bottom w:val="single" w:sz="4" w:space="0" w:color="000000"/>
              <w:right w:val="nil"/>
            </w:tcBorders>
            <w:vAlign w:val="center"/>
            <w:hideMark/>
          </w:tcPr>
          <w:p w14:paraId="60AF0188" w14:textId="77777777" w:rsidR="00C409E8" w:rsidRPr="00EC694E" w:rsidRDefault="00C409E8" w:rsidP="009E701A"/>
        </w:tc>
        <w:tc>
          <w:tcPr>
            <w:tcW w:w="0" w:type="auto"/>
            <w:tcBorders>
              <w:top w:val="single" w:sz="4" w:space="0" w:color="auto"/>
              <w:left w:val="nil"/>
              <w:bottom w:val="single" w:sz="4" w:space="0" w:color="auto"/>
              <w:right w:val="nil"/>
            </w:tcBorders>
            <w:shd w:val="clear" w:color="auto" w:fill="auto"/>
            <w:vAlign w:val="center"/>
            <w:hideMark/>
          </w:tcPr>
          <w:p w14:paraId="34DAA38F" w14:textId="77777777" w:rsidR="00C409E8" w:rsidRPr="00EC694E" w:rsidRDefault="00C409E8" w:rsidP="009E701A">
            <w:r w:rsidRPr="00EC694E">
              <w:t>Months</w:t>
            </w:r>
          </w:p>
        </w:tc>
        <w:tc>
          <w:tcPr>
            <w:tcW w:w="0" w:type="auto"/>
            <w:tcBorders>
              <w:top w:val="single" w:sz="4" w:space="0" w:color="auto"/>
              <w:left w:val="nil"/>
              <w:bottom w:val="single" w:sz="4" w:space="0" w:color="auto"/>
              <w:right w:val="nil"/>
            </w:tcBorders>
            <w:shd w:val="clear" w:color="auto" w:fill="auto"/>
            <w:vAlign w:val="center"/>
            <w:hideMark/>
          </w:tcPr>
          <w:p w14:paraId="42C18708" w14:textId="77777777" w:rsidR="00C409E8" w:rsidRPr="00EC694E" w:rsidRDefault="00C409E8" w:rsidP="009E701A">
            <w:r w:rsidRPr="00EC694E">
              <w:t>Years</w:t>
            </w:r>
          </w:p>
        </w:tc>
        <w:tc>
          <w:tcPr>
            <w:tcW w:w="0" w:type="auto"/>
            <w:tcBorders>
              <w:top w:val="single" w:sz="4" w:space="0" w:color="auto"/>
              <w:left w:val="nil"/>
              <w:bottom w:val="single" w:sz="4" w:space="0" w:color="auto"/>
              <w:right w:val="nil"/>
            </w:tcBorders>
            <w:shd w:val="clear" w:color="auto" w:fill="auto"/>
            <w:vAlign w:val="center"/>
            <w:hideMark/>
          </w:tcPr>
          <w:p w14:paraId="15660ED5" w14:textId="77777777" w:rsidR="00C409E8" w:rsidRPr="00EC694E" w:rsidRDefault="00C409E8" w:rsidP="009E701A">
            <w:r w:rsidRPr="00EC694E">
              <w:t>Category</w:t>
            </w:r>
          </w:p>
        </w:tc>
        <w:tc>
          <w:tcPr>
            <w:tcW w:w="0" w:type="auto"/>
            <w:vMerge/>
            <w:tcBorders>
              <w:left w:val="nil"/>
              <w:bottom w:val="single" w:sz="4" w:space="0" w:color="auto"/>
              <w:right w:val="nil"/>
            </w:tcBorders>
            <w:shd w:val="clear" w:color="auto" w:fill="auto"/>
            <w:vAlign w:val="center"/>
            <w:hideMark/>
          </w:tcPr>
          <w:p w14:paraId="0753BB74" w14:textId="77777777" w:rsidR="00C409E8" w:rsidRPr="00EC694E" w:rsidRDefault="00C409E8" w:rsidP="009E701A"/>
        </w:tc>
        <w:tc>
          <w:tcPr>
            <w:tcW w:w="0" w:type="auto"/>
            <w:tcBorders>
              <w:top w:val="single" w:sz="4" w:space="0" w:color="auto"/>
              <w:left w:val="nil"/>
              <w:bottom w:val="single" w:sz="4" w:space="0" w:color="auto"/>
              <w:right w:val="nil"/>
            </w:tcBorders>
            <w:shd w:val="clear" w:color="auto" w:fill="auto"/>
            <w:vAlign w:val="center"/>
            <w:hideMark/>
          </w:tcPr>
          <w:p w14:paraId="324AFBDA" w14:textId="77777777" w:rsidR="00C409E8" w:rsidRPr="00EC694E" w:rsidRDefault="00C409E8" w:rsidP="009E701A">
            <w:r w:rsidRPr="00EC694E">
              <w:t>IKDC subjective</w:t>
            </w:r>
          </w:p>
        </w:tc>
        <w:tc>
          <w:tcPr>
            <w:tcW w:w="0" w:type="auto"/>
            <w:tcBorders>
              <w:top w:val="single" w:sz="4" w:space="0" w:color="auto"/>
              <w:left w:val="nil"/>
              <w:bottom w:val="single" w:sz="4" w:space="0" w:color="auto"/>
              <w:right w:val="nil"/>
            </w:tcBorders>
            <w:shd w:val="clear" w:color="auto" w:fill="auto"/>
            <w:vAlign w:val="center"/>
            <w:hideMark/>
          </w:tcPr>
          <w:p w14:paraId="01ACA235" w14:textId="77777777" w:rsidR="00C409E8" w:rsidRPr="00EC694E" w:rsidRDefault="00C409E8" w:rsidP="009E701A">
            <w:r w:rsidRPr="00EC694E">
              <w:t>Lysholm</w:t>
            </w:r>
          </w:p>
        </w:tc>
        <w:tc>
          <w:tcPr>
            <w:tcW w:w="0" w:type="auto"/>
            <w:tcBorders>
              <w:top w:val="single" w:sz="4" w:space="0" w:color="auto"/>
              <w:left w:val="nil"/>
              <w:bottom w:val="single" w:sz="4" w:space="0" w:color="auto"/>
              <w:right w:val="nil"/>
            </w:tcBorders>
            <w:shd w:val="clear" w:color="auto" w:fill="auto"/>
            <w:vAlign w:val="center"/>
            <w:hideMark/>
          </w:tcPr>
          <w:p w14:paraId="56D76DB8" w14:textId="77777777" w:rsidR="00C409E8" w:rsidRPr="00EC694E" w:rsidRDefault="00C409E8" w:rsidP="009E701A">
            <w:r w:rsidRPr="00EC694E">
              <w:t>Tegner</w:t>
            </w:r>
          </w:p>
        </w:tc>
        <w:tc>
          <w:tcPr>
            <w:tcW w:w="0" w:type="auto"/>
            <w:tcBorders>
              <w:top w:val="single" w:sz="4" w:space="0" w:color="auto"/>
              <w:left w:val="nil"/>
              <w:bottom w:val="single" w:sz="4" w:space="0" w:color="auto"/>
              <w:right w:val="nil"/>
            </w:tcBorders>
            <w:shd w:val="clear" w:color="auto" w:fill="auto"/>
            <w:vAlign w:val="center"/>
            <w:hideMark/>
          </w:tcPr>
          <w:p w14:paraId="21991AF8" w14:textId="77777777" w:rsidR="00C409E8" w:rsidRPr="00EC694E" w:rsidRDefault="00C409E8" w:rsidP="009E701A">
            <w:r w:rsidRPr="00EC694E">
              <w:t>Instrumented Laxity</w:t>
            </w:r>
          </w:p>
        </w:tc>
        <w:tc>
          <w:tcPr>
            <w:tcW w:w="0" w:type="auto"/>
            <w:vMerge/>
            <w:tcBorders>
              <w:left w:val="nil"/>
              <w:bottom w:val="single" w:sz="4" w:space="0" w:color="auto"/>
              <w:right w:val="nil"/>
            </w:tcBorders>
            <w:shd w:val="clear" w:color="auto" w:fill="auto"/>
            <w:vAlign w:val="center"/>
            <w:hideMark/>
          </w:tcPr>
          <w:p w14:paraId="09AC4E86" w14:textId="77777777" w:rsidR="00C409E8" w:rsidRPr="00EC694E" w:rsidRDefault="00C409E8" w:rsidP="009E701A"/>
        </w:tc>
        <w:tc>
          <w:tcPr>
            <w:tcW w:w="0" w:type="auto"/>
            <w:tcBorders>
              <w:top w:val="single" w:sz="4" w:space="0" w:color="auto"/>
              <w:left w:val="nil"/>
              <w:bottom w:val="single" w:sz="4" w:space="0" w:color="auto"/>
              <w:right w:val="nil"/>
            </w:tcBorders>
            <w:shd w:val="clear" w:color="auto" w:fill="auto"/>
            <w:vAlign w:val="center"/>
            <w:hideMark/>
          </w:tcPr>
          <w:p w14:paraId="324D2786" w14:textId="77777777" w:rsidR="00C409E8" w:rsidRPr="00EC694E" w:rsidRDefault="00C409E8" w:rsidP="009E701A">
            <w:r w:rsidRPr="00EC694E">
              <w:t>Pivot-shift</w:t>
            </w:r>
          </w:p>
        </w:tc>
        <w:tc>
          <w:tcPr>
            <w:tcW w:w="0" w:type="auto"/>
            <w:tcBorders>
              <w:top w:val="single" w:sz="4" w:space="0" w:color="auto"/>
              <w:left w:val="nil"/>
              <w:bottom w:val="single" w:sz="4" w:space="0" w:color="auto"/>
              <w:right w:val="nil"/>
            </w:tcBorders>
            <w:shd w:val="clear" w:color="auto" w:fill="auto"/>
            <w:vAlign w:val="center"/>
            <w:hideMark/>
          </w:tcPr>
          <w:p w14:paraId="54F20609" w14:textId="77777777" w:rsidR="00C409E8" w:rsidRPr="00EC694E" w:rsidRDefault="00C409E8" w:rsidP="009E701A">
            <w:r w:rsidRPr="00EC694E">
              <w:t>Lachman</w:t>
            </w:r>
          </w:p>
        </w:tc>
        <w:tc>
          <w:tcPr>
            <w:tcW w:w="0" w:type="auto"/>
            <w:tcBorders>
              <w:top w:val="single" w:sz="4" w:space="0" w:color="auto"/>
              <w:left w:val="nil"/>
              <w:bottom w:val="single" w:sz="4" w:space="0" w:color="auto"/>
              <w:right w:val="nil"/>
            </w:tcBorders>
            <w:shd w:val="clear" w:color="auto" w:fill="auto"/>
            <w:vAlign w:val="center"/>
            <w:hideMark/>
          </w:tcPr>
          <w:p w14:paraId="63DE769C" w14:textId="77777777" w:rsidR="00C409E8" w:rsidRPr="00EC694E" w:rsidRDefault="00C409E8" w:rsidP="009E701A">
            <w:r w:rsidRPr="00EC694E">
              <w:t>Graft failure</w:t>
            </w:r>
          </w:p>
        </w:tc>
      </w:tr>
      <w:tr w:rsidR="009E701A" w:rsidRPr="00EC694E" w14:paraId="68B06FE6" w14:textId="77777777" w:rsidTr="00C409E8">
        <w:tc>
          <w:tcPr>
            <w:tcW w:w="0" w:type="auto"/>
            <w:tcBorders>
              <w:top w:val="nil"/>
              <w:left w:val="nil"/>
              <w:bottom w:val="nil"/>
              <w:right w:val="nil"/>
            </w:tcBorders>
            <w:shd w:val="clear" w:color="auto" w:fill="auto"/>
            <w:vAlign w:val="center"/>
            <w:hideMark/>
          </w:tcPr>
          <w:p w14:paraId="0DF52E7B" w14:textId="77777777" w:rsidR="00C409E8" w:rsidRPr="00EC694E" w:rsidRDefault="00C409E8" w:rsidP="009E701A">
            <w:r w:rsidRPr="00EC694E">
              <w:t>1</w:t>
            </w:r>
          </w:p>
        </w:tc>
        <w:tc>
          <w:tcPr>
            <w:tcW w:w="0" w:type="auto"/>
            <w:tcBorders>
              <w:top w:val="nil"/>
              <w:left w:val="nil"/>
              <w:bottom w:val="nil"/>
              <w:right w:val="nil"/>
            </w:tcBorders>
            <w:shd w:val="clear" w:color="auto" w:fill="auto"/>
            <w:vAlign w:val="center"/>
            <w:hideMark/>
          </w:tcPr>
          <w:p w14:paraId="1204EB58" w14:textId="77777777" w:rsidR="00C409E8" w:rsidRPr="00EC694E" w:rsidRDefault="00C409E8" w:rsidP="009E701A">
            <w:r w:rsidRPr="00EC694E">
              <w:t>Ageberg et al., 2009</w:t>
            </w:r>
          </w:p>
        </w:tc>
        <w:tc>
          <w:tcPr>
            <w:tcW w:w="0" w:type="auto"/>
            <w:tcBorders>
              <w:top w:val="nil"/>
              <w:left w:val="nil"/>
              <w:bottom w:val="nil"/>
              <w:right w:val="nil"/>
            </w:tcBorders>
            <w:shd w:val="clear" w:color="auto" w:fill="auto"/>
            <w:noWrap/>
            <w:vAlign w:val="bottom"/>
            <w:hideMark/>
          </w:tcPr>
          <w:p w14:paraId="61C54D7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9396E13"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5B40B04F"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5BB8A5A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5B71702" w14:textId="77777777" w:rsidR="00C409E8" w:rsidRPr="00EC694E" w:rsidRDefault="00C409E8" w:rsidP="009E701A">
            <w:r w:rsidRPr="00EC694E">
              <w:t>30.0 ± 5.1</w:t>
            </w:r>
          </w:p>
        </w:tc>
        <w:tc>
          <w:tcPr>
            <w:tcW w:w="0" w:type="auto"/>
            <w:tcBorders>
              <w:top w:val="nil"/>
              <w:left w:val="nil"/>
              <w:bottom w:val="nil"/>
              <w:right w:val="nil"/>
            </w:tcBorders>
            <w:shd w:val="clear" w:color="auto" w:fill="auto"/>
            <w:vAlign w:val="center"/>
            <w:hideMark/>
          </w:tcPr>
          <w:p w14:paraId="6BFA9BC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8377C16" w14:textId="77777777" w:rsidR="00C409E8" w:rsidRPr="00EC694E" w:rsidRDefault="00C409E8" w:rsidP="009E701A">
            <w:r w:rsidRPr="00EC694E">
              <w:t>36</w:t>
            </w:r>
          </w:p>
        </w:tc>
        <w:tc>
          <w:tcPr>
            <w:tcW w:w="0" w:type="auto"/>
            <w:tcBorders>
              <w:top w:val="nil"/>
              <w:left w:val="nil"/>
              <w:bottom w:val="nil"/>
              <w:right w:val="nil"/>
            </w:tcBorders>
            <w:shd w:val="clear" w:color="auto" w:fill="auto"/>
            <w:vAlign w:val="center"/>
            <w:hideMark/>
          </w:tcPr>
          <w:p w14:paraId="53A01A74" w14:textId="77777777" w:rsidR="00C409E8" w:rsidRPr="00EC694E" w:rsidRDefault="00C409E8" w:rsidP="009E701A">
            <w:r w:rsidRPr="00EC694E">
              <w:t>27</w:t>
            </w:r>
          </w:p>
        </w:tc>
        <w:tc>
          <w:tcPr>
            <w:tcW w:w="0" w:type="auto"/>
            <w:tcBorders>
              <w:top w:val="nil"/>
              <w:left w:val="nil"/>
              <w:bottom w:val="nil"/>
              <w:right w:val="nil"/>
            </w:tcBorders>
            <w:shd w:val="clear" w:color="auto" w:fill="auto"/>
            <w:vAlign w:val="center"/>
            <w:hideMark/>
          </w:tcPr>
          <w:p w14:paraId="4023B267" w14:textId="77777777" w:rsidR="00C409E8" w:rsidRPr="00EC694E" w:rsidRDefault="00C409E8" w:rsidP="009E701A">
            <w:r w:rsidRPr="00EC694E">
              <w:t>9</w:t>
            </w:r>
          </w:p>
        </w:tc>
        <w:tc>
          <w:tcPr>
            <w:tcW w:w="0" w:type="auto"/>
            <w:tcBorders>
              <w:top w:val="nil"/>
              <w:left w:val="nil"/>
              <w:bottom w:val="nil"/>
              <w:right w:val="nil"/>
            </w:tcBorders>
            <w:shd w:val="clear" w:color="auto" w:fill="auto"/>
            <w:noWrap/>
            <w:vAlign w:val="bottom"/>
            <w:hideMark/>
          </w:tcPr>
          <w:p w14:paraId="347FE03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8C9DD80" w14:textId="77777777" w:rsidR="00C409E8" w:rsidRPr="00EC694E" w:rsidRDefault="00C409E8" w:rsidP="009E701A">
            <w:r w:rsidRPr="00EC694E">
              <w:t>36</w:t>
            </w:r>
          </w:p>
        </w:tc>
        <w:tc>
          <w:tcPr>
            <w:tcW w:w="0" w:type="auto"/>
            <w:tcBorders>
              <w:top w:val="nil"/>
              <w:left w:val="nil"/>
              <w:bottom w:val="nil"/>
              <w:right w:val="nil"/>
            </w:tcBorders>
            <w:shd w:val="clear" w:color="auto" w:fill="auto"/>
            <w:vAlign w:val="center"/>
            <w:hideMark/>
          </w:tcPr>
          <w:p w14:paraId="63433577" w14:textId="77777777" w:rsidR="00C409E8" w:rsidRPr="00EC694E" w:rsidRDefault="00C409E8" w:rsidP="009E701A">
            <w:r w:rsidRPr="00EC694E">
              <w:t>3</w:t>
            </w:r>
          </w:p>
        </w:tc>
        <w:tc>
          <w:tcPr>
            <w:tcW w:w="0" w:type="auto"/>
            <w:tcBorders>
              <w:top w:val="nil"/>
              <w:left w:val="nil"/>
              <w:bottom w:val="nil"/>
              <w:right w:val="nil"/>
            </w:tcBorders>
            <w:shd w:val="clear" w:color="auto" w:fill="auto"/>
            <w:vAlign w:val="center"/>
            <w:hideMark/>
          </w:tcPr>
          <w:p w14:paraId="2466F863"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1D53C5DC"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31DA3ED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CAAC27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DF2ED5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B88704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4C486B26"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143675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1E0934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F7FE63B" w14:textId="77777777" w:rsidR="00C409E8" w:rsidRPr="00EC694E" w:rsidRDefault="00C409E8" w:rsidP="009E701A">
            <w:r w:rsidRPr="00EC694E">
              <w:rPr>
                <w:rFonts w:ascii="Segoe UI Symbol" w:hAnsi="Segoe UI Symbol" w:cs="Segoe UI Symbol"/>
              </w:rPr>
              <w:t>✗</w:t>
            </w:r>
          </w:p>
        </w:tc>
      </w:tr>
      <w:tr w:rsidR="009E701A" w:rsidRPr="00EC694E" w14:paraId="48838230" w14:textId="77777777" w:rsidTr="00C409E8">
        <w:tc>
          <w:tcPr>
            <w:tcW w:w="0" w:type="auto"/>
            <w:tcBorders>
              <w:top w:val="nil"/>
              <w:left w:val="nil"/>
              <w:bottom w:val="nil"/>
              <w:right w:val="nil"/>
            </w:tcBorders>
            <w:shd w:val="clear" w:color="auto" w:fill="auto"/>
            <w:vAlign w:val="center"/>
            <w:hideMark/>
          </w:tcPr>
          <w:p w14:paraId="53C1BE2B"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4AA95BE0" w14:textId="77777777" w:rsidR="00C409E8" w:rsidRPr="00EC694E" w:rsidRDefault="00C409E8" w:rsidP="009E701A">
            <w:r w:rsidRPr="00EC694E">
              <w:t>Aglietti et al., 2004</w:t>
            </w:r>
          </w:p>
        </w:tc>
        <w:tc>
          <w:tcPr>
            <w:tcW w:w="0" w:type="auto"/>
            <w:tcBorders>
              <w:top w:val="nil"/>
              <w:left w:val="nil"/>
              <w:bottom w:val="nil"/>
              <w:right w:val="nil"/>
            </w:tcBorders>
            <w:shd w:val="clear" w:color="auto" w:fill="auto"/>
            <w:noWrap/>
            <w:vAlign w:val="bottom"/>
            <w:hideMark/>
          </w:tcPr>
          <w:p w14:paraId="5E367B90"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B2F1F52"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09D18F18"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476B3A66"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7AC3B1C" w14:textId="77777777" w:rsidR="00C409E8" w:rsidRPr="00EC694E" w:rsidRDefault="00C409E8" w:rsidP="009E701A">
            <w:r w:rsidRPr="00EC694E">
              <w:t>25.0 ± 5.1</w:t>
            </w:r>
          </w:p>
        </w:tc>
        <w:tc>
          <w:tcPr>
            <w:tcW w:w="0" w:type="auto"/>
            <w:tcBorders>
              <w:top w:val="nil"/>
              <w:left w:val="nil"/>
              <w:bottom w:val="nil"/>
              <w:right w:val="nil"/>
            </w:tcBorders>
            <w:shd w:val="clear" w:color="auto" w:fill="auto"/>
            <w:vAlign w:val="center"/>
            <w:hideMark/>
          </w:tcPr>
          <w:p w14:paraId="25649C2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FC67AAD" w14:textId="77777777" w:rsidR="00C409E8" w:rsidRPr="00EC694E" w:rsidRDefault="00C409E8" w:rsidP="009E701A">
            <w:r w:rsidRPr="00EC694E">
              <w:t>120</w:t>
            </w:r>
          </w:p>
        </w:tc>
        <w:tc>
          <w:tcPr>
            <w:tcW w:w="0" w:type="auto"/>
            <w:tcBorders>
              <w:top w:val="nil"/>
              <w:left w:val="nil"/>
              <w:bottom w:val="nil"/>
              <w:right w:val="nil"/>
            </w:tcBorders>
            <w:shd w:val="clear" w:color="auto" w:fill="auto"/>
            <w:vAlign w:val="center"/>
            <w:hideMark/>
          </w:tcPr>
          <w:p w14:paraId="1C5D0CC7" w14:textId="77777777" w:rsidR="00C409E8" w:rsidRPr="00EC694E" w:rsidRDefault="00C409E8" w:rsidP="009E701A">
            <w:r w:rsidRPr="00EC694E">
              <w:t>92</w:t>
            </w:r>
          </w:p>
        </w:tc>
        <w:tc>
          <w:tcPr>
            <w:tcW w:w="0" w:type="auto"/>
            <w:tcBorders>
              <w:top w:val="nil"/>
              <w:left w:val="nil"/>
              <w:bottom w:val="nil"/>
              <w:right w:val="nil"/>
            </w:tcBorders>
            <w:shd w:val="clear" w:color="auto" w:fill="auto"/>
            <w:vAlign w:val="center"/>
            <w:hideMark/>
          </w:tcPr>
          <w:p w14:paraId="38BFDE2C" w14:textId="77777777" w:rsidR="00C409E8" w:rsidRPr="00EC694E" w:rsidRDefault="00C409E8" w:rsidP="009E701A">
            <w:r w:rsidRPr="00EC694E">
              <w:t>28</w:t>
            </w:r>
          </w:p>
        </w:tc>
        <w:tc>
          <w:tcPr>
            <w:tcW w:w="0" w:type="auto"/>
            <w:tcBorders>
              <w:top w:val="nil"/>
              <w:left w:val="nil"/>
              <w:bottom w:val="nil"/>
              <w:right w:val="nil"/>
            </w:tcBorders>
            <w:shd w:val="clear" w:color="auto" w:fill="auto"/>
            <w:noWrap/>
            <w:vAlign w:val="bottom"/>
            <w:hideMark/>
          </w:tcPr>
          <w:p w14:paraId="33BB1A7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BF266CD"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0D5E82B8"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7DC981D1"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368618E0"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51751D3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4EED10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8D4B6C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375D37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A3DE214"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3170A6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5F71C4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4040012" w14:textId="77777777" w:rsidR="00C409E8" w:rsidRPr="00EC694E" w:rsidRDefault="00C409E8" w:rsidP="009E701A">
            <w:r w:rsidRPr="00EC694E">
              <w:rPr>
                <w:rFonts w:ascii="Segoe UI Symbol" w:hAnsi="Segoe UI Symbol" w:cs="Segoe UI Symbol"/>
              </w:rPr>
              <w:t>✗</w:t>
            </w:r>
          </w:p>
        </w:tc>
      </w:tr>
      <w:tr w:rsidR="009E701A" w:rsidRPr="00EC694E" w14:paraId="44B5B3DD" w14:textId="77777777" w:rsidTr="00C409E8">
        <w:tc>
          <w:tcPr>
            <w:tcW w:w="0" w:type="auto"/>
            <w:tcBorders>
              <w:top w:val="nil"/>
              <w:left w:val="nil"/>
              <w:bottom w:val="nil"/>
              <w:right w:val="nil"/>
            </w:tcBorders>
            <w:shd w:val="clear" w:color="auto" w:fill="auto"/>
            <w:vAlign w:val="center"/>
            <w:hideMark/>
          </w:tcPr>
          <w:p w14:paraId="7826487F" w14:textId="77777777" w:rsidR="00C409E8" w:rsidRPr="00EC694E" w:rsidRDefault="00C409E8" w:rsidP="009E701A">
            <w:r w:rsidRPr="00EC694E">
              <w:t>3</w:t>
            </w:r>
          </w:p>
        </w:tc>
        <w:tc>
          <w:tcPr>
            <w:tcW w:w="0" w:type="auto"/>
            <w:tcBorders>
              <w:top w:val="nil"/>
              <w:left w:val="nil"/>
              <w:bottom w:val="nil"/>
              <w:right w:val="nil"/>
            </w:tcBorders>
            <w:shd w:val="clear" w:color="auto" w:fill="auto"/>
            <w:vAlign w:val="center"/>
            <w:hideMark/>
          </w:tcPr>
          <w:p w14:paraId="6FB820E7" w14:textId="77777777" w:rsidR="00C409E8" w:rsidRPr="00EC694E" w:rsidRDefault="00C409E8" w:rsidP="009E701A">
            <w:r w:rsidRPr="00EC694E">
              <w:t>Ahldén et al., 2009</w:t>
            </w:r>
          </w:p>
        </w:tc>
        <w:tc>
          <w:tcPr>
            <w:tcW w:w="0" w:type="auto"/>
            <w:tcBorders>
              <w:top w:val="nil"/>
              <w:left w:val="nil"/>
              <w:bottom w:val="nil"/>
              <w:right w:val="nil"/>
            </w:tcBorders>
            <w:shd w:val="clear" w:color="auto" w:fill="auto"/>
            <w:noWrap/>
            <w:vAlign w:val="bottom"/>
            <w:hideMark/>
          </w:tcPr>
          <w:p w14:paraId="05D325F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06566A8"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1D1FE54B"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6BAC32C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825EA64" w14:textId="77777777" w:rsidR="00C409E8" w:rsidRPr="00EC694E" w:rsidRDefault="00C409E8" w:rsidP="009E701A">
            <w:r w:rsidRPr="00EC694E">
              <w:t>28.0 ± 5.1</w:t>
            </w:r>
          </w:p>
        </w:tc>
        <w:tc>
          <w:tcPr>
            <w:tcW w:w="0" w:type="auto"/>
            <w:tcBorders>
              <w:top w:val="nil"/>
              <w:left w:val="nil"/>
              <w:bottom w:val="nil"/>
              <w:right w:val="nil"/>
            </w:tcBorders>
            <w:shd w:val="clear" w:color="auto" w:fill="auto"/>
            <w:vAlign w:val="center"/>
            <w:hideMark/>
          </w:tcPr>
          <w:p w14:paraId="719DEB59"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25A9A2F" w14:textId="77777777" w:rsidR="00C409E8" w:rsidRPr="00EC694E" w:rsidRDefault="00C409E8" w:rsidP="009E701A">
            <w:r w:rsidRPr="00EC694E">
              <w:t>47</w:t>
            </w:r>
          </w:p>
        </w:tc>
        <w:tc>
          <w:tcPr>
            <w:tcW w:w="0" w:type="auto"/>
            <w:tcBorders>
              <w:top w:val="nil"/>
              <w:left w:val="nil"/>
              <w:bottom w:val="nil"/>
              <w:right w:val="nil"/>
            </w:tcBorders>
            <w:shd w:val="clear" w:color="auto" w:fill="auto"/>
            <w:vAlign w:val="center"/>
            <w:hideMark/>
          </w:tcPr>
          <w:p w14:paraId="78D9E9CB" w14:textId="77777777" w:rsidR="00C409E8" w:rsidRPr="00EC694E" w:rsidRDefault="00C409E8" w:rsidP="009E701A">
            <w:r w:rsidRPr="00EC694E">
              <w:t>32</w:t>
            </w:r>
          </w:p>
        </w:tc>
        <w:tc>
          <w:tcPr>
            <w:tcW w:w="0" w:type="auto"/>
            <w:tcBorders>
              <w:top w:val="nil"/>
              <w:left w:val="nil"/>
              <w:bottom w:val="nil"/>
              <w:right w:val="nil"/>
            </w:tcBorders>
            <w:shd w:val="clear" w:color="auto" w:fill="auto"/>
            <w:vAlign w:val="center"/>
            <w:hideMark/>
          </w:tcPr>
          <w:p w14:paraId="5AEB0017" w14:textId="77777777" w:rsidR="00C409E8" w:rsidRPr="00EC694E" w:rsidRDefault="00C409E8" w:rsidP="009E701A">
            <w:r w:rsidRPr="00EC694E">
              <w:t>15</w:t>
            </w:r>
          </w:p>
        </w:tc>
        <w:tc>
          <w:tcPr>
            <w:tcW w:w="0" w:type="auto"/>
            <w:tcBorders>
              <w:top w:val="nil"/>
              <w:left w:val="nil"/>
              <w:bottom w:val="nil"/>
              <w:right w:val="nil"/>
            </w:tcBorders>
            <w:shd w:val="clear" w:color="auto" w:fill="auto"/>
            <w:noWrap/>
            <w:vAlign w:val="bottom"/>
            <w:hideMark/>
          </w:tcPr>
          <w:p w14:paraId="046F493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C57F102" w14:textId="77777777" w:rsidR="00C409E8" w:rsidRPr="00EC694E" w:rsidRDefault="00C409E8" w:rsidP="009E701A">
            <w:r w:rsidRPr="00EC694E">
              <w:t>88.5</w:t>
            </w:r>
          </w:p>
        </w:tc>
        <w:tc>
          <w:tcPr>
            <w:tcW w:w="0" w:type="auto"/>
            <w:tcBorders>
              <w:top w:val="nil"/>
              <w:left w:val="nil"/>
              <w:bottom w:val="nil"/>
              <w:right w:val="nil"/>
            </w:tcBorders>
            <w:shd w:val="clear" w:color="auto" w:fill="auto"/>
            <w:vAlign w:val="center"/>
            <w:hideMark/>
          </w:tcPr>
          <w:p w14:paraId="14C5BE82" w14:textId="77777777" w:rsidR="00C409E8" w:rsidRPr="00EC694E" w:rsidRDefault="00C409E8" w:rsidP="009E701A">
            <w:r w:rsidRPr="00EC694E">
              <w:t>7.4</w:t>
            </w:r>
          </w:p>
        </w:tc>
        <w:tc>
          <w:tcPr>
            <w:tcW w:w="0" w:type="auto"/>
            <w:tcBorders>
              <w:top w:val="nil"/>
              <w:left w:val="nil"/>
              <w:bottom w:val="nil"/>
              <w:right w:val="nil"/>
            </w:tcBorders>
            <w:shd w:val="clear" w:color="auto" w:fill="auto"/>
            <w:vAlign w:val="center"/>
            <w:hideMark/>
          </w:tcPr>
          <w:p w14:paraId="012A4078"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4CF7FAC2"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05BC30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B561E6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1D9A2C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547413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99E3518"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2567D08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AB8B49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AF42ED7" w14:textId="77777777" w:rsidR="00C409E8" w:rsidRPr="00EC694E" w:rsidRDefault="00C409E8" w:rsidP="009E701A">
            <w:r w:rsidRPr="00EC694E">
              <w:rPr>
                <w:rFonts w:ascii="Segoe UI Symbol" w:hAnsi="Segoe UI Symbol" w:cs="Segoe UI Symbol"/>
              </w:rPr>
              <w:t>✗</w:t>
            </w:r>
          </w:p>
        </w:tc>
      </w:tr>
      <w:tr w:rsidR="009E701A" w:rsidRPr="00EC694E" w14:paraId="76562044" w14:textId="77777777" w:rsidTr="00C409E8">
        <w:tc>
          <w:tcPr>
            <w:tcW w:w="0" w:type="auto"/>
            <w:tcBorders>
              <w:top w:val="nil"/>
              <w:left w:val="nil"/>
              <w:bottom w:val="nil"/>
              <w:right w:val="nil"/>
            </w:tcBorders>
            <w:shd w:val="clear" w:color="auto" w:fill="auto"/>
            <w:vAlign w:val="center"/>
            <w:hideMark/>
          </w:tcPr>
          <w:p w14:paraId="09C20340" w14:textId="77777777" w:rsidR="00C409E8" w:rsidRPr="00EC694E" w:rsidRDefault="00C409E8" w:rsidP="009E701A">
            <w:r w:rsidRPr="00EC694E">
              <w:t>5</w:t>
            </w:r>
          </w:p>
        </w:tc>
        <w:tc>
          <w:tcPr>
            <w:tcW w:w="0" w:type="auto"/>
            <w:tcBorders>
              <w:top w:val="nil"/>
              <w:left w:val="nil"/>
              <w:bottom w:val="nil"/>
              <w:right w:val="nil"/>
            </w:tcBorders>
            <w:shd w:val="clear" w:color="auto" w:fill="auto"/>
            <w:vAlign w:val="center"/>
            <w:hideMark/>
          </w:tcPr>
          <w:p w14:paraId="7303592E" w14:textId="77777777" w:rsidR="00C409E8" w:rsidRPr="00EC694E" w:rsidRDefault="00C409E8" w:rsidP="009E701A">
            <w:r w:rsidRPr="00EC694E">
              <w:t>Anderson et al., 2001</w:t>
            </w:r>
          </w:p>
        </w:tc>
        <w:tc>
          <w:tcPr>
            <w:tcW w:w="0" w:type="auto"/>
            <w:tcBorders>
              <w:top w:val="nil"/>
              <w:left w:val="nil"/>
              <w:bottom w:val="nil"/>
              <w:right w:val="nil"/>
            </w:tcBorders>
            <w:shd w:val="clear" w:color="auto" w:fill="auto"/>
            <w:noWrap/>
            <w:vAlign w:val="bottom"/>
            <w:hideMark/>
          </w:tcPr>
          <w:p w14:paraId="62813CF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30D7261"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05E9BD1F"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7309057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C243ADE" w14:textId="77777777" w:rsidR="00C409E8" w:rsidRPr="00EC694E" w:rsidRDefault="00C409E8" w:rsidP="009E701A">
            <w:r w:rsidRPr="00EC694E">
              <w:t>20.6 ± 5.9</w:t>
            </w:r>
          </w:p>
        </w:tc>
        <w:tc>
          <w:tcPr>
            <w:tcW w:w="0" w:type="auto"/>
            <w:tcBorders>
              <w:top w:val="nil"/>
              <w:left w:val="nil"/>
              <w:bottom w:val="nil"/>
              <w:right w:val="nil"/>
            </w:tcBorders>
            <w:shd w:val="clear" w:color="auto" w:fill="auto"/>
            <w:vAlign w:val="center"/>
            <w:hideMark/>
          </w:tcPr>
          <w:p w14:paraId="54F321C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E64966F" w14:textId="77777777" w:rsidR="00C409E8" w:rsidRPr="00EC694E" w:rsidRDefault="00C409E8" w:rsidP="009E701A">
            <w:r w:rsidRPr="00EC694E">
              <w:t>103</w:t>
            </w:r>
          </w:p>
        </w:tc>
        <w:tc>
          <w:tcPr>
            <w:tcW w:w="0" w:type="auto"/>
            <w:tcBorders>
              <w:top w:val="nil"/>
              <w:left w:val="nil"/>
              <w:bottom w:val="nil"/>
              <w:right w:val="nil"/>
            </w:tcBorders>
            <w:shd w:val="clear" w:color="auto" w:fill="auto"/>
            <w:vAlign w:val="center"/>
            <w:hideMark/>
          </w:tcPr>
          <w:p w14:paraId="43EBD573" w14:textId="77777777" w:rsidR="00C409E8" w:rsidRPr="00EC694E" w:rsidRDefault="00C409E8" w:rsidP="009E701A">
            <w:r w:rsidRPr="00EC694E">
              <w:t>68</w:t>
            </w:r>
          </w:p>
        </w:tc>
        <w:tc>
          <w:tcPr>
            <w:tcW w:w="0" w:type="auto"/>
            <w:tcBorders>
              <w:top w:val="nil"/>
              <w:left w:val="nil"/>
              <w:bottom w:val="nil"/>
              <w:right w:val="nil"/>
            </w:tcBorders>
            <w:shd w:val="clear" w:color="auto" w:fill="auto"/>
            <w:vAlign w:val="center"/>
            <w:hideMark/>
          </w:tcPr>
          <w:p w14:paraId="49686E4D" w14:textId="77777777" w:rsidR="00C409E8" w:rsidRPr="00EC694E" w:rsidRDefault="00C409E8" w:rsidP="009E701A">
            <w:r w:rsidRPr="00EC694E">
              <w:t>35</w:t>
            </w:r>
          </w:p>
        </w:tc>
        <w:tc>
          <w:tcPr>
            <w:tcW w:w="0" w:type="auto"/>
            <w:tcBorders>
              <w:top w:val="nil"/>
              <w:left w:val="nil"/>
              <w:bottom w:val="nil"/>
              <w:right w:val="nil"/>
            </w:tcBorders>
            <w:shd w:val="clear" w:color="auto" w:fill="auto"/>
            <w:noWrap/>
            <w:vAlign w:val="bottom"/>
            <w:hideMark/>
          </w:tcPr>
          <w:p w14:paraId="465C4B6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DC66B10" w14:textId="77777777" w:rsidR="00C409E8" w:rsidRPr="00EC694E" w:rsidRDefault="00C409E8" w:rsidP="009E701A">
            <w:r w:rsidRPr="00EC694E">
              <w:t>35.9</w:t>
            </w:r>
          </w:p>
        </w:tc>
        <w:tc>
          <w:tcPr>
            <w:tcW w:w="0" w:type="auto"/>
            <w:tcBorders>
              <w:top w:val="nil"/>
              <w:left w:val="nil"/>
              <w:bottom w:val="nil"/>
              <w:right w:val="nil"/>
            </w:tcBorders>
            <w:shd w:val="clear" w:color="auto" w:fill="auto"/>
            <w:vAlign w:val="center"/>
            <w:hideMark/>
          </w:tcPr>
          <w:p w14:paraId="2006362E" w14:textId="77777777" w:rsidR="00C409E8" w:rsidRPr="00EC694E" w:rsidRDefault="00C409E8" w:rsidP="009E701A">
            <w:r w:rsidRPr="00EC694E">
              <w:t>3</w:t>
            </w:r>
          </w:p>
        </w:tc>
        <w:tc>
          <w:tcPr>
            <w:tcW w:w="0" w:type="auto"/>
            <w:tcBorders>
              <w:top w:val="nil"/>
              <w:left w:val="nil"/>
              <w:bottom w:val="nil"/>
              <w:right w:val="nil"/>
            </w:tcBorders>
            <w:shd w:val="clear" w:color="auto" w:fill="auto"/>
            <w:vAlign w:val="center"/>
            <w:hideMark/>
          </w:tcPr>
          <w:p w14:paraId="295955BC"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633ACAA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17DAC8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D50AFE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B790A3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D8A670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01A053F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EC1CFF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C54417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76199CC" w14:textId="77777777" w:rsidR="00C409E8" w:rsidRPr="00EC694E" w:rsidRDefault="00C409E8" w:rsidP="009E701A">
            <w:r w:rsidRPr="00EC694E">
              <w:rPr>
                <w:rFonts w:ascii="Segoe UI Symbol" w:hAnsi="Segoe UI Symbol" w:cs="Segoe UI Symbol"/>
              </w:rPr>
              <w:t>✗</w:t>
            </w:r>
          </w:p>
        </w:tc>
      </w:tr>
      <w:tr w:rsidR="009E701A" w:rsidRPr="00EC694E" w14:paraId="50143CDA" w14:textId="77777777" w:rsidTr="00C409E8">
        <w:tc>
          <w:tcPr>
            <w:tcW w:w="0" w:type="auto"/>
            <w:tcBorders>
              <w:top w:val="nil"/>
              <w:left w:val="nil"/>
              <w:bottom w:val="nil"/>
              <w:right w:val="nil"/>
            </w:tcBorders>
            <w:shd w:val="clear" w:color="auto" w:fill="auto"/>
            <w:vAlign w:val="center"/>
            <w:hideMark/>
          </w:tcPr>
          <w:p w14:paraId="6120C5F7" w14:textId="77777777" w:rsidR="00C409E8" w:rsidRPr="00EC694E" w:rsidRDefault="00C409E8" w:rsidP="009E701A">
            <w:r w:rsidRPr="00EC694E">
              <w:t>6</w:t>
            </w:r>
          </w:p>
        </w:tc>
        <w:tc>
          <w:tcPr>
            <w:tcW w:w="0" w:type="auto"/>
            <w:tcBorders>
              <w:top w:val="nil"/>
              <w:left w:val="nil"/>
              <w:bottom w:val="nil"/>
              <w:right w:val="nil"/>
            </w:tcBorders>
            <w:shd w:val="clear" w:color="auto" w:fill="auto"/>
            <w:vAlign w:val="center"/>
            <w:hideMark/>
          </w:tcPr>
          <w:p w14:paraId="415778E9" w14:textId="77777777" w:rsidR="00C409E8" w:rsidRPr="00EC694E" w:rsidRDefault="00C409E8" w:rsidP="009E701A">
            <w:r w:rsidRPr="00EC694E">
              <w:t>Anz et al., 2023</w:t>
            </w:r>
          </w:p>
        </w:tc>
        <w:tc>
          <w:tcPr>
            <w:tcW w:w="0" w:type="auto"/>
            <w:tcBorders>
              <w:top w:val="nil"/>
              <w:left w:val="nil"/>
              <w:bottom w:val="nil"/>
              <w:right w:val="nil"/>
            </w:tcBorders>
            <w:shd w:val="clear" w:color="auto" w:fill="auto"/>
            <w:noWrap/>
            <w:vAlign w:val="bottom"/>
            <w:hideMark/>
          </w:tcPr>
          <w:p w14:paraId="53C656D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AFF3C6A"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2CBDB06F"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04266AF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0E25B00" w14:textId="77777777" w:rsidR="00C409E8" w:rsidRPr="00EC694E" w:rsidRDefault="00C409E8" w:rsidP="009E701A">
            <w:r w:rsidRPr="00EC694E">
              <w:t>28.5 ± 6.4</w:t>
            </w:r>
          </w:p>
        </w:tc>
        <w:tc>
          <w:tcPr>
            <w:tcW w:w="0" w:type="auto"/>
            <w:tcBorders>
              <w:top w:val="nil"/>
              <w:left w:val="nil"/>
              <w:bottom w:val="nil"/>
              <w:right w:val="nil"/>
            </w:tcBorders>
            <w:shd w:val="clear" w:color="auto" w:fill="auto"/>
            <w:vAlign w:val="center"/>
            <w:hideMark/>
          </w:tcPr>
          <w:p w14:paraId="16C9DD9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947252D" w14:textId="77777777" w:rsidR="00C409E8" w:rsidRPr="00EC694E" w:rsidRDefault="00C409E8" w:rsidP="009E701A">
            <w:r w:rsidRPr="00EC694E">
              <w:t>20</w:t>
            </w:r>
          </w:p>
        </w:tc>
        <w:tc>
          <w:tcPr>
            <w:tcW w:w="0" w:type="auto"/>
            <w:tcBorders>
              <w:top w:val="nil"/>
              <w:left w:val="nil"/>
              <w:bottom w:val="nil"/>
              <w:right w:val="nil"/>
            </w:tcBorders>
            <w:shd w:val="clear" w:color="auto" w:fill="auto"/>
            <w:vAlign w:val="center"/>
            <w:hideMark/>
          </w:tcPr>
          <w:p w14:paraId="196A0D16" w14:textId="77777777" w:rsidR="00C409E8" w:rsidRPr="00EC694E" w:rsidRDefault="00C409E8" w:rsidP="009E701A">
            <w:r w:rsidRPr="00EC694E">
              <w:t>7</w:t>
            </w:r>
          </w:p>
        </w:tc>
        <w:tc>
          <w:tcPr>
            <w:tcW w:w="0" w:type="auto"/>
            <w:tcBorders>
              <w:top w:val="nil"/>
              <w:left w:val="nil"/>
              <w:bottom w:val="nil"/>
              <w:right w:val="nil"/>
            </w:tcBorders>
            <w:shd w:val="clear" w:color="auto" w:fill="auto"/>
            <w:vAlign w:val="center"/>
            <w:hideMark/>
          </w:tcPr>
          <w:p w14:paraId="1484C163" w14:textId="77777777" w:rsidR="00C409E8" w:rsidRPr="00EC694E" w:rsidRDefault="00C409E8" w:rsidP="009E701A">
            <w:r w:rsidRPr="00EC694E">
              <w:t>13</w:t>
            </w:r>
          </w:p>
        </w:tc>
        <w:tc>
          <w:tcPr>
            <w:tcW w:w="0" w:type="auto"/>
            <w:tcBorders>
              <w:top w:val="nil"/>
              <w:left w:val="nil"/>
              <w:bottom w:val="nil"/>
              <w:right w:val="nil"/>
            </w:tcBorders>
            <w:shd w:val="clear" w:color="auto" w:fill="auto"/>
            <w:noWrap/>
            <w:vAlign w:val="bottom"/>
            <w:hideMark/>
          </w:tcPr>
          <w:p w14:paraId="43FBB5E0"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A7D3415" w14:textId="77777777" w:rsidR="00C409E8" w:rsidRPr="00EC694E" w:rsidRDefault="00C409E8" w:rsidP="009E701A">
            <w:r w:rsidRPr="00EC694E">
              <w:t>12</w:t>
            </w:r>
          </w:p>
        </w:tc>
        <w:tc>
          <w:tcPr>
            <w:tcW w:w="0" w:type="auto"/>
            <w:tcBorders>
              <w:top w:val="nil"/>
              <w:left w:val="nil"/>
              <w:bottom w:val="nil"/>
              <w:right w:val="nil"/>
            </w:tcBorders>
            <w:shd w:val="clear" w:color="auto" w:fill="auto"/>
            <w:vAlign w:val="center"/>
            <w:hideMark/>
          </w:tcPr>
          <w:p w14:paraId="2043DE13" w14:textId="77777777" w:rsidR="00C409E8" w:rsidRPr="00EC694E" w:rsidRDefault="00C409E8" w:rsidP="009E701A">
            <w:r w:rsidRPr="00EC694E">
              <w:t>1</w:t>
            </w:r>
          </w:p>
        </w:tc>
        <w:tc>
          <w:tcPr>
            <w:tcW w:w="0" w:type="auto"/>
            <w:tcBorders>
              <w:top w:val="nil"/>
              <w:left w:val="nil"/>
              <w:bottom w:val="nil"/>
              <w:right w:val="nil"/>
            </w:tcBorders>
            <w:shd w:val="clear" w:color="auto" w:fill="auto"/>
            <w:vAlign w:val="center"/>
            <w:hideMark/>
          </w:tcPr>
          <w:p w14:paraId="66AB4D93" w14:textId="77777777" w:rsidR="00C409E8" w:rsidRPr="00EC694E" w:rsidRDefault="00C409E8" w:rsidP="009E701A">
            <w:r w:rsidRPr="00EC694E">
              <w:t>Short</w:t>
            </w:r>
          </w:p>
        </w:tc>
        <w:tc>
          <w:tcPr>
            <w:tcW w:w="0" w:type="auto"/>
            <w:tcBorders>
              <w:top w:val="nil"/>
              <w:left w:val="nil"/>
              <w:bottom w:val="nil"/>
              <w:right w:val="nil"/>
            </w:tcBorders>
            <w:shd w:val="clear" w:color="auto" w:fill="auto"/>
            <w:vAlign w:val="center"/>
            <w:hideMark/>
          </w:tcPr>
          <w:p w14:paraId="54CBF5F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2FA7DE5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609B91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E0ED9D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AC7B3D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4A4B3BC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4341717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0AA240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A35769D" w14:textId="77777777" w:rsidR="00C409E8" w:rsidRPr="00EC694E" w:rsidRDefault="00C409E8" w:rsidP="009E701A">
            <w:r w:rsidRPr="00EC694E">
              <w:rPr>
                <w:rFonts w:ascii="Segoe UI Symbol" w:hAnsi="Segoe UI Symbol" w:cs="Segoe UI Symbol"/>
              </w:rPr>
              <w:t>✓</w:t>
            </w:r>
          </w:p>
        </w:tc>
      </w:tr>
      <w:tr w:rsidR="009E701A" w:rsidRPr="00EC694E" w14:paraId="7FFA7B86" w14:textId="77777777" w:rsidTr="00C409E8">
        <w:tc>
          <w:tcPr>
            <w:tcW w:w="0" w:type="auto"/>
            <w:tcBorders>
              <w:top w:val="nil"/>
              <w:left w:val="nil"/>
              <w:bottom w:val="nil"/>
              <w:right w:val="nil"/>
            </w:tcBorders>
            <w:shd w:val="clear" w:color="auto" w:fill="auto"/>
            <w:vAlign w:val="center"/>
            <w:hideMark/>
          </w:tcPr>
          <w:p w14:paraId="336F4C8A" w14:textId="77777777" w:rsidR="00C409E8" w:rsidRPr="00EC694E" w:rsidRDefault="00C409E8" w:rsidP="009E701A">
            <w:r w:rsidRPr="00EC694E">
              <w:t>7</w:t>
            </w:r>
          </w:p>
        </w:tc>
        <w:tc>
          <w:tcPr>
            <w:tcW w:w="0" w:type="auto"/>
            <w:tcBorders>
              <w:top w:val="nil"/>
              <w:left w:val="nil"/>
              <w:bottom w:val="nil"/>
              <w:right w:val="nil"/>
            </w:tcBorders>
            <w:shd w:val="clear" w:color="auto" w:fill="auto"/>
            <w:vAlign w:val="center"/>
            <w:hideMark/>
          </w:tcPr>
          <w:p w14:paraId="4FD81FB3" w14:textId="77777777" w:rsidR="00C409E8" w:rsidRPr="00EC694E" w:rsidRDefault="00C409E8" w:rsidP="009E701A">
            <w:r w:rsidRPr="00EC694E">
              <w:t>Aune et al., 2001</w:t>
            </w:r>
          </w:p>
        </w:tc>
        <w:tc>
          <w:tcPr>
            <w:tcW w:w="0" w:type="auto"/>
            <w:tcBorders>
              <w:top w:val="nil"/>
              <w:left w:val="nil"/>
              <w:bottom w:val="nil"/>
              <w:right w:val="nil"/>
            </w:tcBorders>
            <w:shd w:val="clear" w:color="auto" w:fill="auto"/>
            <w:noWrap/>
            <w:vAlign w:val="bottom"/>
            <w:hideMark/>
          </w:tcPr>
          <w:p w14:paraId="31450080"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F310C9C"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57BD9BE8"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2012E7F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05938DC" w14:textId="77777777" w:rsidR="00C409E8" w:rsidRPr="00EC694E" w:rsidRDefault="00C409E8" w:rsidP="009E701A">
            <w:r w:rsidRPr="00EC694E">
              <w:t>26.0 ± 5.8</w:t>
            </w:r>
          </w:p>
        </w:tc>
        <w:tc>
          <w:tcPr>
            <w:tcW w:w="0" w:type="auto"/>
            <w:tcBorders>
              <w:top w:val="nil"/>
              <w:left w:val="nil"/>
              <w:bottom w:val="nil"/>
              <w:right w:val="nil"/>
            </w:tcBorders>
            <w:shd w:val="clear" w:color="auto" w:fill="auto"/>
            <w:vAlign w:val="center"/>
            <w:hideMark/>
          </w:tcPr>
          <w:p w14:paraId="49E712C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0C77737" w14:textId="77777777" w:rsidR="00C409E8" w:rsidRPr="00EC694E" w:rsidRDefault="00C409E8" w:rsidP="009E701A">
            <w:r w:rsidRPr="00EC694E">
              <w:t>72</w:t>
            </w:r>
          </w:p>
        </w:tc>
        <w:tc>
          <w:tcPr>
            <w:tcW w:w="0" w:type="auto"/>
            <w:tcBorders>
              <w:top w:val="nil"/>
              <w:left w:val="nil"/>
              <w:bottom w:val="nil"/>
              <w:right w:val="nil"/>
            </w:tcBorders>
            <w:shd w:val="clear" w:color="auto" w:fill="auto"/>
            <w:vAlign w:val="center"/>
            <w:hideMark/>
          </w:tcPr>
          <w:p w14:paraId="3F35518C" w14:textId="77777777" w:rsidR="00C409E8" w:rsidRPr="00EC694E" w:rsidRDefault="00C409E8" w:rsidP="009E701A">
            <w:r w:rsidRPr="00EC694E">
              <w:t>40</w:t>
            </w:r>
          </w:p>
        </w:tc>
        <w:tc>
          <w:tcPr>
            <w:tcW w:w="0" w:type="auto"/>
            <w:tcBorders>
              <w:top w:val="nil"/>
              <w:left w:val="nil"/>
              <w:bottom w:val="nil"/>
              <w:right w:val="nil"/>
            </w:tcBorders>
            <w:shd w:val="clear" w:color="auto" w:fill="auto"/>
            <w:vAlign w:val="center"/>
            <w:hideMark/>
          </w:tcPr>
          <w:p w14:paraId="7B863628" w14:textId="77777777" w:rsidR="00C409E8" w:rsidRPr="00EC694E" w:rsidRDefault="00C409E8" w:rsidP="009E701A">
            <w:r w:rsidRPr="00EC694E">
              <w:t>32</w:t>
            </w:r>
          </w:p>
        </w:tc>
        <w:tc>
          <w:tcPr>
            <w:tcW w:w="0" w:type="auto"/>
            <w:tcBorders>
              <w:top w:val="nil"/>
              <w:left w:val="nil"/>
              <w:bottom w:val="nil"/>
              <w:right w:val="nil"/>
            </w:tcBorders>
            <w:shd w:val="clear" w:color="auto" w:fill="auto"/>
            <w:noWrap/>
            <w:vAlign w:val="bottom"/>
            <w:hideMark/>
          </w:tcPr>
          <w:p w14:paraId="66D8959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DF09642"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31C11CDF"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587D6802"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5E0BFC20"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0CD44AF1"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74BC7E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141E12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766AFD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9759B4F"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0FD4005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31EC16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DED9F05" w14:textId="77777777" w:rsidR="00C409E8" w:rsidRPr="00EC694E" w:rsidRDefault="00C409E8" w:rsidP="009E701A">
            <w:r w:rsidRPr="00EC694E">
              <w:rPr>
                <w:rFonts w:ascii="Segoe UI Symbol" w:hAnsi="Segoe UI Symbol" w:cs="Segoe UI Symbol"/>
              </w:rPr>
              <w:t>✗</w:t>
            </w:r>
          </w:p>
        </w:tc>
      </w:tr>
      <w:tr w:rsidR="009E701A" w:rsidRPr="00EC694E" w14:paraId="134D1F75" w14:textId="77777777" w:rsidTr="00C409E8">
        <w:tc>
          <w:tcPr>
            <w:tcW w:w="0" w:type="auto"/>
            <w:tcBorders>
              <w:top w:val="nil"/>
              <w:left w:val="nil"/>
              <w:bottom w:val="nil"/>
              <w:right w:val="nil"/>
            </w:tcBorders>
            <w:shd w:val="clear" w:color="auto" w:fill="auto"/>
            <w:vAlign w:val="center"/>
            <w:hideMark/>
          </w:tcPr>
          <w:p w14:paraId="4761B56C" w14:textId="77777777" w:rsidR="00C409E8" w:rsidRPr="00EC694E" w:rsidRDefault="00C409E8" w:rsidP="009E701A">
            <w:r w:rsidRPr="00EC694E">
              <w:t>9</w:t>
            </w:r>
          </w:p>
        </w:tc>
        <w:tc>
          <w:tcPr>
            <w:tcW w:w="0" w:type="auto"/>
            <w:tcBorders>
              <w:top w:val="nil"/>
              <w:left w:val="nil"/>
              <w:bottom w:val="nil"/>
              <w:right w:val="nil"/>
            </w:tcBorders>
            <w:shd w:val="clear" w:color="auto" w:fill="auto"/>
            <w:vAlign w:val="center"/>
            <w:hideMark/>
          </w:tcPr>
          <w:p w14:paraId="0A79BFE3" w14:textId="77777777" w:rsidR="00C409E8" w:rsidRPr="00EC694E" w:rsidRDefault="00C409E8" w:rsidP="009E701A">
            <w:r w:rsidRPr="00EC694E">
              <w:t>Barenius et al., 2010</w:t>
            </w:r>
          </w:p>
        </w:tc>
        <w:tc>
          <w:tcPr>
            <w:tcW w:w="0" w:type="auto"/>
            <w:tcBorders>
              <w:top w:val="nil"/>
              <w:left w:val="nil"/>
              <w:bottom w:val="nil"/>
              <w:right w:val="nil"/>
            </w:tcBorders>
            <w:shd w:val="clear" w:color="auto" w:fill="auto"/>
            <w:noWrap/>
            <w:vAlign w:val="bottom"/>
            <w:hideMark/>
          </w:tcPr>
          <w:p w14:paraId="7BC31E29"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768FBAA"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618B6A78"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3C8062E6"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45EDB36" w14:textId="77777777" w:rsidR="00C409E8" w:rsidRPr="00EC694E" w:rsidRDefault="00C409E8" w:rsidP="009E701A">
            <w:r w:rsidRPr="00EC694E">
              <w:t>34.0 ± 7.9</w:t>
            </w:r>
          </w:p>
        </w:tc>
        <w:tc>
          <w:tcPr>
            <w:tcW w:w="0" w:type="auto"/>
            <w:tcBorders>
              <w:top w:val="nil"/>
              <w:left w:val="nil"/>
              <w:bottom w:val="nil"/>
              <w:right w:val="nil"/>
            </w:tcBorders>
            <w:shd w:val="clear" w:color="auto" w:fill="auto"/>
            <w:vAlign w:val="center"/>
            <w:hideMark/>
          </w:tcPr>
          <w:p w14:paraId="660C6F4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61697CC" w14:textId="77777777" w:rsidR="00C409E8" w:rsidRPr="00EC694E" w:rsidRDefault="00C409E8" w:rsidP="009E701A">
            <w:r w:rsidRPr="00EC694E">
              <w:t>153</w:t>
            </w:r>
          </w:p>
        </w:tc>
        <w:tc>
          <w:tcPr>
            <w:tcW w:w="0" w:type="auto"/>
            <w:tcBorders>
              <w:top w:val="nil"/>
              <w:left w:val="nil"/>
              <w:bottom w:val="nil"/>
              <w:right w:val="nil"/>
            </w:tcBorders>
            <w:shd w:val="clear" w:color="auto" w:fill="auto"/>
            <w:vAlign w:val="center"/>
            <w:hideMark/>
          </w:tcPr>
          <w:p w14:paraId="2BCA10C7" w14:textId="77777777" w:rsidR="00C409E8" w:rsidRPr="00EC694E" w:rsidRDefault="00C409E8" w:rsidP="009E701A">
            <w:r w:rsidRPr="00EC694E">
              <w:t>89</w:t>
            </w:r>
          </w:p>
        </w:tc>
        <w:tc>
          <w:tcPr>
            <w:tcW w:w="0" w:type="auto"/>
            <w:tcBorders>
              <w:top w:val="nil"/>
              <w:left w:val="nil"/>
              <w:bottom w:val="nil"/>
              <w:right w:val="nil"/>
            </w:tcBorders>
            <w:shd w:val="clear" w:color="auto" w:fill="auto"/>
            <w:vAlign w:val="center"/>
            <w:hideMark/>
          </w:tcPr>
          <w:p w14:paraId="01F26775" w14:textId="77777777" w:rsidR="00C409E8" w:rsidRPr="00EC694E" w:rsidRDefault="00C409E8" w:rsidP="009E701A">
            <w:r w:rsidRPr="00EC694E">
              <w:t>64</w:t>
            </w:r>
          </w:p>
        </w:tc>
        <w:tc>
          <w:tcPr>
            <w:tcW w:w="0" w:type="auto"/>
            <w:tcBorders>
              <w:top w:val="nil"/>
              <w:left w:val="nil"/>
              <w:bottom w:val="nil"/>
              <w:right w:val="nil"/>
            </w:tcBorders>
            <w:shd w:val="clear" w:color="auto" w:fill="auto"/>
            <w:noWrap/>
            <w:vAlign w:val="bottom"/>
            <w:hideMark/>
          </w:tcPr>
          <w:p w14:paraId="4B7799B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650F3C0" w14:textId="77777777" w:rsidR="00C409E8" w:rsidRPr="00EC694E" w:rsidRDefault="00C409E8" w:rsidP="009E701A">
            <w:r w:rsidRPr="00EC694E">
              <w:t>96</w:t>
            </w:r>
          </w:p>
        </w:tc>
        <w:tc>
          <w:tcPr>
            <w:tcW w:w="0" w:type="auto"/>
            <w:tcBorders>
              <w:top w:val="nil"/>
              <w:left w:val="nil"/>
              <w:bottom w:val="nil"/>
              <w:right w:val="nil"/>
            </w:tcBorders>
            <w:shd w:val="clear" w:color="auto" w:fill="auto"/>
            <w:vAlign w:val="center"/>
            <w:hideMark/>
          </w:tcPr>
          <w:p w14:paraId="2AA3D74E" w14:textId="77777777" w:rsidR="00C409E8" w:rsidRPr="00EC694E" w:rsidRDefault="00C409E8" w:rsidP="009E701A">
            <w:r w:rsidRPr="00EC694E">
              <w:t>8</w:t>
            </w:r>
          </w:p>
        </w:tc>
        <w:tc>
          <w:tcPr>
            <w:tcW w:w="0" w:type="auto"/>
            <w:tcBorders>
              <w:top w:val="nil"/>
              <w:left w:val="nil"/>
              <w:bottom w:val="nil"/>
              <w:right w:val="nil"/>
            </w:tcBorders>
            <w:shd w:val="clear" w:color="auto" w:fill="auto"/>
            <w:vAlign w:val="center"/>
            <w:hideMark/>
          </w:tcPr>
          <w:p w14:paraId="6A879AE8"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6F4EB2BC"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92BCB3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01EB1B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49401E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D191D7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178CE47B"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32612A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6A5A36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B7B4685" w14:textId="77777777" w:rsidR="00C409E8" w:rsidRPr="00EC694E" w:rsidRDefault="00C409E8" w:rsidP="009E701A">
            <w:r w:rsidRPr="00EC694E">
              <w:rPr>
                <w:rFonts w:ascii="Segoe UI Symbol" w:hAnsi="Segoe UI Symbol" w:cs="Segoe UI Symbol"/>
              </w:rPr>
              <w:t>✗</w:t>
            </w:r>
          </w:p>
        </w:tc>
      </w:tr>
      <w:tr w:rsidR="009E701A" w:rsidRPr="00EC694E" w14:paraId="593F78B1" w14:textId="77777777" w:rsidTr="00C409E8">
        <w:tc>
          <w:tcPr>
            <w:tcW w:w="0" w:type="auto"/>
            <w:tcBorders>
              <w:top w:val="nil"/>
              <w:left w:val="nil"/>
              <w:bottom w:val="nil"/>
              <w:right w:val="nil"/>
            </w:tcBorders>
            <w:shd w:val="clear" w:color="auto" w:fill="auto"/>
            <w:vAlign w:val="center"/>
            <w:hideMark/>
          </w:tcPr>
          <w:p w14:paraId="10BC7564" w14:textId="77777777" w:rsidR="00C409E8" w:rsidRPr="00EC694E" w:rsidRDefault="00C409E8" w:rsidP="009E701A">
            <w:r w:rsidRPr="00EC694E">
              <w:t>10</w:t>
            </w:r>
          </w:p>
        </w:tc>
        <w:tc>
          <w:tcPr>
            <w:tcW w:w="0" w:type="auto"/>
            <w:tcBorders>
              <w:top w:val="nil"/>
              <w:left w:val="nil"/>
              <w:bottom w:val="nil"/>
              <w:right w:val="nil"/>
            </w:tcBorders>
            <w:shd w:val="clear" w:color="auto" w:fill="auto"/>
            <w:vAlign w:val="center"/>
            <w:hideMark/>
          </w:tcPr>
          <w:p w14:paraId="28F04569" w14:textId="77777777" w:rsidR="00C409E8" w:rsidRPr="00EC694E" w:rsidRDefault="00C409E8" w:rsidP="009E701A">
            <w:r w:rsidRPr="00EC694E">
              <w:t>Barié et al., 2020</w:t>
            </w:r>
          </w:p>
        </w:tc>
        <w:tc>
          <w:tcPr>
            <w:tcW w:w="0" w:type="auto"/>
            <w:tcBorders>
              <w:top w:val="nil"/>
              <w:left w:val="nil"/>
              <w:bottom w:val="nil"/>
              <w:right w:val="nil"/>
            </w:tcBorders>
            <w:shd w:val="clear" w:color="auto" w:fill="auto"/>
            <w:noWrap/>
            <w:vAlign w:val="bottom"/>
            <w:hideMark/>
          </w:tcPr>
          <w:p w14:paraId="24A39CF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3C8B48D"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35C34763"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1F96635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76E4AFC" w14:textId="77777777" w:rsidR="00C409E8" w:rsidRPr="00EC694E" w:rsidRDefault="00C409E8" w:rsidP="009E701A">
            <w:r w:rsidRPr="00EC694E">
              <w:t>30.6 ± 8.1</w:t>
            </w:r>
          </w:p>
        </w:tc>
        <w:tc>
          <w:tcPr>
            <w:tcW w:w="0" w:type="auto"/>
            <w:tcBorders>
              <w:top w:val="nil"/>
              <w:left w:val="nil"/>
              <w:bottom w:val="nil"/>
              <w:right w:val="nil"/>
            </w:tcBorders>
            <w:shd w:val="clear" w:color="auto" w:fill="auto"/>
            <w:vAlign w:val="center"/>
            <w:hideMark/>
          </w:tcPr>
          <w:p w14:paraId="0D3F96D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B8A8228" w14:textId="77777777" w:rsidR="00C409E8" w:rsidRPr="00EC694E" w:rsidRDefault="00C409E8" w:rsidP="009E701A">
            <w:r w:rsidRPr="00EC694E">
              <w:t>60</w:t>
            </w:r>
          </w:p>
        </w:tc>
        <w:tc>
          <w:tcPr>
            <w:tcW w:w="0" w:type="auto"/>
            <w:tcBorders>
              <w:top w:val="nil"/>
              <w:left w:val="nil"/>
              <w:bottom w:val="nil"/>
              <w:right w:val="nil"/>
            </w:tcBorders>
            <w:shd w:val="clear" w:color="auto" w:fill="auto"/>
            <w:vAlign w:val="center"/>
            <w:hideMark/>
          </w:tcPr>
          <w:p w14:paraId="6BB02061" w14:textId="77777777" w:rsidR="00C409E8" w:rsidRPr="00EC694E" w:rsidRDefault="00C409E8" w:rsidP="009E701A">
            <w:r w:rsidRPr="00EC694E">
              <w:t>34</w:t>
            </w:r>
          </w:p>
        </w:tc>
        <w:tc>
          <w:tcPr>
            <w:tcW w:w="0" w:type="auto"/>
            <w:tcBorders>
              <w:top w:val="nil"/>
              <w:left w:val="nil"/>
              <w:bottom w:val="nil"/>
              <w:right w:val="nil"/>
            </w:tcBorders>
            <w:shd w:val="clear" w:color="auto" w:fill="auto"/>
            <w:vAlign w:val="center"/>
            <w:hideMark/>
          </w:tcPr>
          <w:p w14:paraId="5ED72000" w14:textId="77777777" w:rsidR="00C409E8" w:rsidRPr="00EC694E" w:rsidRDefault="00C409E8" w:rsidP="009E701A">
            <w:r w:rsidRPr="00EC694E">
              <w:t>26</w:t>
            </w:r>
          </w:p>
        </w:tc>
        <w:tc>
          <w:tcPr>
            <w:tcW w:w="0" w:type="auto"/>
            <w:tcBorders>
              <w:top w:val="nil"/>
              <w:left w:val="nil"/>
              <w:bottom w:val="nil"/>
              <w:right w:val="nil"/>
            </w:tcBorders>
            <w:shd w:val="clear" w:color="auto" w:fill="auto"/>
            <w:noWrap/>
            <w:vAlign w:val="bottom"/>
            <w:hideMark/>
          </w:tcPr>
          <w:p w14:paraId="7DF3761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006453F" w14:textId="77777777" w:rsidR="00C409E8" w:rsidRPr="00EC694E" w:rsidRDefault="00C409E8" w:rsidP="009E701A">
            <w:r w:rsidRPr="00EC694E">
              <w:t>123</w:t>
            </w:r>
          </w:p>
        </w:tc>
        <w:tc>
          <w:tcPr>
            <w:tcW w:w="0" w:type="auto"/>
            <w:tcBorders>
              <w:top w:val="nil"/>
              <w:left w:val="nil"/>
              <w:bottom w:val="nil"/>
              <w:right w:val="nil"/>
            </w:tcBorders>
            <w:shd w:val="clear" w:color="auto" w:fill="auto"/>
            <w:vAlign w:val="center"/>
            <w:hideMark/>
          </w:tcPr>
          <w:p w14:paraId="0B9B4327" w14:textId="77777777" w:rsidR="00C409E8" w:rsidRPr="00EC694E" w:rsidRDefault="00C409E8" w:rsidP="009E701A">
            <w:r w:rsidRPr="00EC694E">
              <w:t>10.3</w:t>
            </w:r>
          </w:p>
        </w:tc>
        <w:tc>
          <w:tcPr>
            <w:tcW w:w="0" w:type="auto"/>
            <w:tcBorders>
              <w:top w:val="nil"/>
              <w:left w:val="nil"/>
              <w:bottom w:val="nil"/>
              <w:right w:val="nil"/>
            </w:tcBorders>
            <w:shd w:val="clear" w:color="auto" w:fill="auto"/>
            <w:vAlign w:val="center"/>
            <w:hideMark/>
          </w:tcPr>
          <w:p w14:paraId="5E6BEAA9"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6D16456E"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A72742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3DE413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0781D3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B06939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4658C6F2"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56D509A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5E0406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713AF78" w14:textId="77777777" w:rsidR="00C409E8" w:rsidRPr="00EC694E" w:rsidRDefault="00C409E8" w:rsidP="009E701A">
            <w:r w:rsidRPr="00EC694E">
              <w:rPr>
                <w:rFonts w:ascii="Segoe UI Symbol" w:hAnsi="Segoe UI Symbol" w:cs="Segoe UI Symbol"/>
              </w:rPr>
              <w:t>✓</w:t>
            </w:r>
          </w:p>
        </w:tc>
      </w:tr>
      <w:tr w:rsidR="009E701A" w:rsidRPr="00EC694E" w14:paraId="671C5D51" w14:textId="77777777" w:rsidTr="00C409E8">
        <w:tc>
          <w:tcPr>
            <w:tcW w:w="0" w:type="auto"/>
            <w:tcBorders>
              <w:top w:val="nil"/>
              <w:left w:val="nil"/>
              <w:bottom w:val="nil"/>
              <w:right w:val="nil"/>
            </w:tcBorders>
            <w:shd w:val="clear" w:color="auto" w:fill="auto"/>
            <w:vAlign w:val="center"/>
            <w:hideMark/>
          </w:tcPr>
          <w:p w14:paraId="7305FFEE" w14:textId="77777777" w:rsidR="00C409E8" w:rsidRPr="00EC694E" w:rsidRDefault="00C409E8" w:rsidP="009E701A">
            <w:r w:rsidRPr="00EC694E">
              <w:t>11</w:t>
            </w:r>
          </w:p>
        </w:tc>
        <w:tc>
          <w:tcPr>
            <w:tcW w:w="0" w:type="auto"/>
            <w:tcBorders>
              <w:top w:val="nil"/>
              <w:left w:val="nil"/>
              <w:bottom w:val="nil"/>
              <w:right w:val="nil"/>
            </w:tcBorders>
            <w:shd w:val="clear" w:color="auto" w:fill="auto"/>
            <w:vAlign w:val="center"/>
            <w:hideMark/>
          </w:tcPr>
          <w:p w14:paraId="4838414D" w14:textId="77777777" w:rsidR="00C409E8" w:rsidRPr="00EC694E" w:rsidRDefault="00C409E8" w:rsidP="009E701A">
            <w:r w:rsidRPr="00EC694E">
              <w:t>Beynnon et al., 2002</w:t>
            </w:r>
          </w:p>
        </w:tc>
        <w:tc>
          <w:tcPr>
            <w:tcW w:w="0" w:type="auto"/>
            <w:tcBorders>
              <w:top w:val="nil"/>
              <w:left w:val="nil"/>
              <w:bottom w:val="nil"/>
              <w:right w:val="nil"/>
            </w:tcBorders>
            <w:shd w:val="clear" w:color="auto" w:fill="auto"/>
            <w:noWrap/>
            <w:vAlign w:val="bottom"/>
            <w:hideMark/>
          </w:tcPr>
          <w:p w14:paraId="312DF9E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BD98922"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736EB23E"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78B8ED0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969428F" w14:textId="77777777" w:rsidR="00C409E8" w:rsidRPr="00EC694E" w:rsidRDefault="00C409E8" w:rsidP="009E701A">
            <w:r w:rsidRPr="00EC694E">
              <w:t>29.2 ± 7.0</w:t>
            </w:r>
          </w:p>
        </w:tc>
        <w:tc>
          <w:tcPr>
            <w:tcW w:w="0" w:type="auto"/>
            <w:tcBorders>
              <w:top w:val="nil"/>
              <w:left w:val="nil"/>
              <w:bottom w:val="nil"/>
              <w:right w:val="nil"/>
            </w:tcBorders>
            <w:shd w:val="clear" w:color="auto" w:fill="auto"/>
            <w:vAlign w:val="center"/>
            <w:hideMark/>
          </w:tcPr>
          <w:p w14:paraId="062B6A4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A97EE38" w14:textId="77777777" w:rsidR="00C409E8" w:rsidRPr="00EC694E" w:rsidRDefault="00C409E8" w:rsidP="009E701A">
            <w:r w:rsidRPr="00EC694E">
              <w:t>56</w:t>
            </w:r>
          </w:p>
        </w:tc>
        <w:tc>
          <w:tcPr>
            <w:tcW w:w="0" w:type="auto"/>
            <w:tcBorders>
              <w:top w:val="nil"/>
              <w:left w:val="nil"/>
              <w:bottom w:val="nil"/>
              <w:right w:val="nil"/>
            </w:tcBorders>
            <w:shd w:val="clear" w:color="auto" w:fill="auto"/>
            <w:vAlign w:val="center"/>
            <w:hideMark/>
          </w:tcPr>
          <w:p w14:paraId="419AB36F" w14:textId="77777777" w:rsidR="00C409E8" w:rsidRPr="00EC694E" w:rsidRDefault="00C409E8" w:rsidP="009E701A">
            <w:r w:rsidRPr="00EC694E">
              <w:t>31</w:t>
            </w:r>
          </w:p>
        </w:tc>
        <w:tc>
          <w:tcPr>
            <w:tcW w:w="0" w:type="auto"/>
            <w:tcBorders>
              <w:top w:val="nil"/>
              <w:left w:val="nil"/>
              <w:bottom w:val="nil"/>
              <w:right w:val="nil"/>
            </w:tcBorders>
            <w:shd w:val="clear" w:color="auto" w:fill="auto"/>
            <w:vAlign w:val="center"/>
            <w:hideMark/>
          </w:tcPr>
          <w:p w14:paraId="66E2820A" w14:textId="77777777" w:rsidR="00C409E8" w:rsidRPr="00EC694E" w:rsidRDefault="00C409E8" w:rsidP="009E701A">
            <w:r w:rsidRPr="00EC694E">
              <w:t>25</w:t>
            </w:r>
          </w:p>
        </w:tc>
        <w:tc>
          <w:tcPr>
            <w:tcW w:w="0" w:type="auto"/>
            <w:tcBorders>
              <w:top w:val="nil"/>
              <w:left w:val="nil"/>
              <w:bottom w:val="nil"/>
              <w:right w:val="nil"/>
            </w:tcBorders>
            <w:shd w:val="clear" w:color="auto" w:fill="auto"/>
            <w:noWrap/>
            <w:vAlign w:val="bottom"/>
            <w:hideMark/>
          </w:tcPr>
          <w:p w14:paraId="1AA395D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0B9567E" w14:textId="77777777" w:rsidR="00C409E8" w:rsidRPr="00EC694E" w:rsidRDefault="00C409E8" w:rsidP="009E701A">
            <w:r w:rsidRPr="00EC694E">
              <w:t>36</w:t>
            </w:r>
          </w:p>
        </w:tc>
        <w:tc>
          <w:tcPr>
            <w:tcW w:w="0" w:type="auto"/>
            <w:tcBorders>
              <w:top w:val="nil"/>
              <w:left w:val="nil"/>
              <w:bottom w:val="nil"/>
              <w:right w:val="nil"/>
            </w:tcBorders>
            <w:shd w:val="clear" w:color="auto" w:fill="auto"/>
            <w:vAlign w:val="center"/>
            <w:hideMark/>
          </w:tcPr>
          <w:p w14:paraId="3137E861" w14:textId="77777777" w:rsidR="00C409E8" w:rsidRPr="00EC694E" w:rsidRDefault="00C409E8" w:rsidP="009E701A">
            <w:r w:rsidRPr="00EC694E">
              <w:t>3</w:t>
            </w:r>
          </w:p>
        </w:tc>
        <w:tc>
          <w:tcPr>
            <w:tcW w:w="0" w:type="auto"/>
            <w:tcBorders>
              <w:top w:val="nil"/>
              <w:left w:val="nil"/>
              <w:bottom w:val="nil"/>
              <w:right w:val="nil"/>
            </w:tcBorders>
            <w:shd w:val="clear" w:color="auto" w:fill="auto"/>
            <w:vAlign w:val="center"/>
            <w:hideMark/>
          </w:tcPr>
          <w:p w14:paraId="48DAAB74"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07F04F4B"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91EB50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A13C40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3533AE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B06550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2CF9BDF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3F9D9A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320314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50FB841" w14:textId="77777777" w:rsidR="00C409E8" w:rsidRPr="00EC694E" w:rsidRDefault="00C409E8" w:rsidP="009E701A">
            <w:r w:rsidRPr="00EC694E">
              <w:rPr>
                <w:rFonts w:ascii="Segoe UI Symbol" w:hAnsi="Segoe UI Symbol" w:cs="Segoe UI Symbol"/>
              </w:rPr>
              <w:t>✗</w:t>
            </w:r>
          </w:p>
        </w:tc>
      </w:tr>
      <w:tr w:rsidR="009E701A" w:rsidRPr="00EC694E" w14:paraId="55CAF4F9" w14:textId="77777777" w:rsidTr="00C409E8">
        <w:tc>
          <w:tcPr>
            <w:tcW w:w="0" w:type="auto"/>
            <w:tcBorders>
              <w:top w:val="nil"/>
              <w:left w:val="nil"/>
              <w:bottom w:val="nil"/>
              <w:right w:val="nil"/>
            </w:tcBorders>
            <w:shd w:val="clear" w:color="auto" w:fill="auto"/>
            <w:vAlign w:val="center"/>
            <w:hideMark/>
          </w:tcPr>
          <w:p w14:paraId="4634E61C" w14:textId="77777777" w:rsidR="00C409E8" w:rsidRPr="00EC694E" w:rsidRDefault="00C409E8" w:rsidP="009E701A">
            <w:r w:rsidRPr="00EC694E">
              <w:t>12</w:t>
            </w:r>
          </w:p>
        </w:tc>
        <w:tc>
          <w:tcPr>
            <w:tcW w:w="0" w:type="auto"/>
            <w:tcBorders>
              <w:top w:val="nil"/>
              <w:left w:val="nil"/>
              <w:bottom w:val="nil"/>
              <w:right w:val="nil"/>
            </w:tcBorders>
            <w:shd w:val="clear" w:color="auto" w:fill="auto"/>
            <w:vAlign w:val="center"/>
            <w:hideMark/>
          </w:tcPr>
          <w:p w14:paraId="766C9969" w14:textId="77777777" w:rsidR="00C409E8" w:rsidRPr="00EC694E" w:rsidRDefault="00C409E8" w:rsidP="009E701A">
            <w:r w:rsidRPr="00EC694E">
              <w:t>Bi et al., 2018</w:t>
            </w:r>
          </w:p>
        </w:tc>
        <w:tc>
          <w:tcPr>
            <w:tcW w:w="0" w:type="auto"/>
            <w:tcBorders>
              <w:top w:val="nil"/>
              <w:left w:val="nil"/>
              <w:bottom w:val="nil"/>
              <w:right w:val="nil"/>
            </w:tcBorders>
            <w:shd w:val="clear" w:color="auto" w:fill="auto"/>
            <w:noWrap/>
            <w:vAlign w:val="bottom"/>
            <w:hideMark/>
          </w:tcPr>
          <w:p w14:paraId="3F4637C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3D76142"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78BAD3C6" w14:textId="77777777" w:rsidR="00C409E8" w:rsidRPr="00EC694E" w:rsidRDefault="00C409E8" w:rsidP="009E701A">
            <w:r w:rsidRPr="00EC694E">
              <w:t>PLT</w:t>
            </w:r>
          </w:p>
        </w:tc>
        <w:tc>
          <w:tcPr>
            <w:tcW w:w="0" w:type="auto"/>
            <w:tcBorders>
              <w:top w:val="nil"/>
              <w:left w:val="nil"/>
              <w:bottom w:val="nil"/>
              <w:right w:val="nil"/>
            </w:tcBorders>
            <w:shd w:val="clear" w:color="auto" w:fill="auto"/>
            <w:noWrap/>
            <w:vAlign w:val="bottom"/>
            <w:hideMark/>
          </w:tcPr>
          <w:p w14:paraId="325B58F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5714702" w14:textId="77777777" w:rsidR="00C409E8" w:rsidRPr="00EC694E" w:rsidRDefault="00C409E8" w:rsidP="009E701A">
            <w:r w:rsidRPr="00EC694E">
              <w:t>28.5 ± 7.6</w:t>
            </w:r>
          </w:p>
        </w:tc>
        <w:tc>
          <w:tcPr>
            <w:tcW w:w="0" w:type="auto"/>
            <w:tcBorders>
              <w:top w:val="nil"/>
              <w:left w:val="nil"/>
              <w:bottom w:val="nil"/>
              <w:right w:val="nil"/>
            </w:tcBorders>
            <w:shd w:val="clear" w:color="auto" w:fill="auto"/>
            <w:vAlign w:val="center"/>
            <w:hideMark/>
          </w:tcPr>
          <w:p w14:paraId="15BE0FE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77544F9" w14:textId="77777777" w:rsidR="00C409E8" w:rsidRPr="00EC694E" w:rsidRDefault="00C409E8" w:rsidP="009E701A">
            <w:r w:rsidRPr="00EC694E">
              <w:t>124</w:t>
            </w:r>
          </w:p>
        </w:tc>
        <w:tc>
          <w:tcPr>
            <w:tcW w:w="0" w:type="auto"/>
            <w:tcBorders>
              <w:top w:val="nil"/>
              <w:left w:val="nil"/>
              <w:bottom w:val="nil"/>
              <w:right w:val="nil"/>
            </w:tcBorders>
            <w:shd w:val="clear" w:color="auto" w:fill="auto"/>
            <w:vAlign w:val="center"/>
            <w:hideMark/>
          </w:tcPr>
          <w:p w14:paraId="28E3CA71" w14:textId="77777777" w:rsidR="00C409E8" w:rsidRPr="00EC694E" w:rsidRDefault="00C409E8" w:rsidP="009E701A">
            <w:r w:rsidRPr="00EC694E">
              <w:t>65</w:t>
            </w:r>
          </w:p>
        </w:tc>
        <w:tc>
          <w:tcPr>
            <w:tcW w:w="0" w:type="auto"/>
            <w:tcBorders>
              <w:top w:val="nil"/>
              <w:left w:val="nil"/>
              <w:bottom w:val="nil"/>
              <w:right w:val="nil"/>
            </w:tcBorders>
            <w:shd w:val="clear" w:color="auto" w:fill="auto"/>
            <w:vAlign w:val="center"/>
            <w:hideMark/>
          </w:tcPr>
          <w:p w14:paraId="45DA1D8D" w14:textId="77777777" w:rsidR="00C409E8" w:rsidRPr="00EC694E" w:rsidRDefault="00C409E8" w:rsidP="009E701A">
            <w:r w:rsidRPr="00EC694E">
              <w:t>59</w:t>
            </w:r>
          </w:p>
        </w:tc>
        <w:tc>
          <w:tcPr>
            <w:tcW w:w="0" w:type="auto"/>
            <w:tcBorders>
              <w:top w:val="nil"/>
              <w:left w:val="nil"/>
              <w:bottom w:val="nil"/>
              <w:right w:val="nil"/>
            </w:tcBorders>
            <w:shd w:val="clear" w:color="auto" w:fill="auto"/>
            <w:noWrap/>
            <w:vAlign w:val="bottom"/>
            <w:hideMark/>
          </w:tcPr>
          <w:p w14:paraId="5BAC958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6F0ED5B" w14:textId="77777777" w:rsidR="00C409E8" w:rsidRPr="00EC694E" w:rsidRDefault="00C409E8" w:rsidP="009E701A">
            <w:r w:rsidRPr="00EC694E">
              <w:t>30</w:t>
            </w:r>
          </w:p>
        </w:tc>
        <w:tc>
          <w:tcPr>
            <w:tcW w:w="0" w:type="auto"/>
            <w:tcBorders>
              <w:top w:val="nil"/>
              <w:left w:val="nil"/>
              <w:bottom w:val="nil"/>
              <w:right w:val="nil"/>
            </w:tcBorders>
            <w:shd w:val="clear" w:color="auto" w:fill="auto"/>
            <w:vAlign w:val="center"/>
            <w:hideMark/>
          </w:tcPr>
          <w:p w14:paraId="63CE6DF5" w14:textId="77777777" w:rsidR="00C409E8" w:rsidRPr="00EC694E" w:rsidRDefault="00C409E8" w:rsidP="009E701A">
            <w:r w:rsidRPr="00EC694E">
              <w:t>2.5</w:t>
            </w:r>
          </w:p>
        </w:tc>
        <w:tc>
          <w:tcPr>
            <w:tcW w:w="0" w:type="auto"/>
            <w:tcBorders>
              <w:top w:val="nil"/>
              <w:left w:val="nil"/>
              <w:bottom w:val="nil"/>
              <w:right w:val="nil"/>
            </w:tcBorders>
            <w:shd w:val="clear" w:color="auto" w:fill="auto"/>
            <w:vAlign w:val="center"/>
            <w:hideMark/>
          </w:tcPr>
          <w:p w14:paraId="015D4F29"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73B294BC"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500DD0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D2BDD6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6D9E1C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FB6966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4AB5FAB0"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25F0E2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3AF9ED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36CF3A0" w14:textId="77777777" w:rsidR="00C409E8" w:rsidRPr="00EC694E" w:rsidRDefault="00C409E8" w:rsidP="009E701A">
            <w:r w:rsidRPr="00EC694E">
              <w:rPr>
                <w:rFonts w:ascii="Segoe UI Symbol" w:hAnsi="Segoe UI Symbol" w:cs="Segoe UI Symbol"/>
              </w:rPr>
              <w:t>✓</w:t>
            </w:r>
          </w:p>
        </w:tc>
      </w:tr>
      <w:tr w:rsidR="009E701A" w:rsidRPr="00EC694E" w14:paraId="3E9ACC83" w14:textId="77777777" w:rsidTr="00C409E8">
        <w:tc>
          <w:tcPr>
            <w:tcW w:w="0" w:type="auto"/>
            <w:tcBorders>
              <w:top w:val="nil"/>
              <w:left w:val="nil"/>
              <w:bottom w:val="nil"/>
              <w:right w:val="nil"/>
            </w:tcBorders>
            <w:shd w:val="clear" w:color="auto" w:fill="auto"/>
            <w:vAlign w:val="center"/>
            <w:hideMark/>
          </w:tcPr>
          <w:p w14:paraId="6624E8F8" w14:textId="77777777" w:rsidR="00C409E8" w:rsidRPr="00EC694E" w:rsidRDefault="00C409E8" w:rsidP="009E701A">
            <w:r w:rsidRPr="00EC694E">
              <w:t>13</w:t>
            </w:r>
          </w:p>
        </w:tc>
        <w:tc>
          <w:tcPr>
            <w:tcW w:w="0" w:type="auto"/>
            <w:tcBorders>
              <w:top w:val="nil"/>
              <w:left w:val="nil"/>
              <w:bottom w:val="nil"/>
              <w:right w:val="nil"/>
            </w:tcBorders>
            <w:shd w:val="clear" w:color="auto" w:fill="auto"/>
            <w:vAlign w:val="center"/>
            <w:hideMark/>
          </w:tcPr>
          <w:p w14:paraId="310A5D3E" w14:textId="77777777" w:rsidR="00C409E8" w:rsidRPr="00EC694E" w:rsidRDefault="00C409E8" w:rsidP="009E701A">
            <w:r w:rsidRPr="00EC694E">
              <w:t>Björnsson et al., 2016</w:t>
            </w:r>
          </w:p>
        </w:tc>
        <w:tc>
          <w:tcPr>
            <w:tcW w:w="0" w:type="auto"/>
            <w:tcBorders>
              <w:top w:val="nil"/>
              <w:left w:val="nil"/>
              <w:bottom w:val="nil"/>
              <w:right w:val="nil"/>
            </w:tcBorders>
            <w:shd w:val="clear" w:color="auto" w:fill="auto"/>
            <w:noWrap/>
            <w:vAlign w:val="bottom"/>
            <w:hideMark/>
          </w:tcPr>
          <w:p w14:paraId="75A7E39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4D42B45"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1A8CCE1C"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26CBCC0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36024A7" w14:textId="77777777" w:rsidR="00C409E8" w:rsidRPr="00EC694E" w:rsidRDefault="00C409E8" w:rsidP="009E701A">
            <w:r w:rsidRPr="00EC694E">
              <w:t>27.5 ± 6.3</w:t>
            </w:r>
          </w:p>
        </w:tc>
        <w:tc>
          <w:tcPr>
            <w:tcW w:w="0" w:type="auto"/>
            <w:tcBorders>
              <w:top w:val="nil"/>
              <w:left w:val="nil"/>
              <w:bottom w:val="nil"/>
              <w:right w:val="nil"/>
            </w:tcBorders>
            <w:shd w:val="clear" w:color="auto" w:fill="auto"/>
            <w:vAlign w:val="center"/>
            <w:hideMark/>
          </w:tcPr>
          <w:p w14:paraId="4A6B064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6DC3241" w14:textId="77777777" w:rsidR="00C409E8" w:rsidRPr="00EC694E" w:rsidRDefault="00C409E8" w:rsidP="009E701A">
            <w:r w:rsidRPr="00EC694E">
              <w:t>147</w:t>
            </w:r>
          </w:p>
        </w:tc>
        <w:tc>
          <w:tcPr>
            <w:tcW w:w="0" w:type="auto"/>
            <w:tcBorders>
              <w:top w:val="nil"/>
              <w:left w:val="nil"/>
              <w:bottom w:val="nil"/>
              <w:right w:val="nil"/>
            </w:tcBorders>
            <w:shd w:val="clear" w:color="auto" w:fill="auto"/>
            <w:vAlign w:val="center"/>
            <w:hideMark/>
          </w:tcPr>
          <w:p w14:paraId="48808908" w14:textId="77777777" w:rsidR="00C409E8" w:rsidRPr="00EC694E" w:rsidRDefault="00C409E8" w:rsidP="009E701A">
            <w:r w:rsidRPr="00EC694E">
              <w:t>95</w:t>
            </w:r>
          </w:p>
        </w:tc>
        <w:tc>
          <w:tcPr>
            <w:tcW w:w="0" w:type="auto"/>
            <w:tcBorders>
              <w:top w:val="nil"/>
              <w:left w:val="nil"/>
              <w:bottom w:val="nil"/>
              <w:right w:val="nil"/>
            </w:tcBorders>
            <w:shd w:val="clear" w:color="auto" w:fill="auto"/>
            <w:vAlign w:val="center"/>
            <w:hideMark/>
          </w:tcPr>
          <w:p w14:paraId="0615D233" w14:textId="77777777" w:rsidR="00C409E8" w:rsidRPr="00EC694E" w:rsidRDefault="00C409E8" w:rsidP="009E701A">
            <w:r w:rsidRPr="00EC694E">
              <w:t>52</w:t>
            </w:r>
          </w:p>
        </w:tc>
        <w:tc>
          <w:tcPr>
            <w:tcW w:w="0" w:type="auto"/>
            <w:tcBorders>
              <w:top w:val="nil"/>
              <w:left w:val="nil"/>
              <w:bottom w:val="nil"/>
              <w:right w:val="nil"/>
            </w:tcBorders>
            <w:shd w:val="clear" w:color="auto" w:fill="auto"/>
            <w:noWrap/>
            <w:vAlign w:val="bottom"/>
            <w:hideMark/>
          </w:tcPr>
          <w:p w14:paraId="0E2D9D49"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6F7BA30" w14:textId="77777777" w:rsidR="00C409E8" w:rsidRPr="00EC694E" w:rsidRDefault="00C409E8" w:rsidP="009E701A">
            <w:r w:rsidRPr="00EC694E">
              <w:t>197.3</w:t>
            </w:r>
          </w:p>
        </w:tc>
        <w:tc>
          <w:tcPr>
            <w:tcW w:w="0" w:type="auto"/>
            <w:tcBorders>
              <w:top w:val="nil"/>
              <w:left w:val="nil"/>
              <w:bottom w:val="nil"/>
              <w:right w:val="nil"/>
            </w:tcBorders>
            <w:shd w:val="clear" w:color="auto" w:fill="auto"/>
            <w:vAlign w:val="center"/>
            <w:hideMark/>
          </w:tcPr>
          <w:p w14:paraId="68AE6D8C" w14:textId="77777777" w:rsidR="00C409E8" w:rsidRPr="00EC694E" w:rsidRDefault="00C409E8" w:rsidP="009E701A">
            <w:r w:rsidRPr="00EC694E">
              <w:t>16.5</w:t>
            </w:r>
          </w:p>
        </w:tc>
        <w:tc>
          <w:tcPr>
            <w:tcW w:w="0" w:type="auto"/>
            <w:tcBorders>
              <w:top w:val="nil"/>
              <w:left w:val="nil"/>
              <w:bottom w:val="nil"/>
              <w:right w:val="nil"/>
            </w:tcBorders>
            <w:shd w:val="clear" w:color="auto" w:fill="auto"/>
            <w:vAlign w:val="center"/>
            <w:hideMark/>
          </w:tcPr>
          <w:p w14:paraId="06AD70D9"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46CEF844"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D1734D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E52609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951385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BEAF1C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0F4AB53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4016C8D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5247D8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3EFB90C" w14:textId="77777777" w:rsidR="00C409E8" w:rsidRPr="00EC694E" w:rsidRDefault="00C409E8" w:rsidP="009E701A">
            <w:r w:rsidRPr="00EC694E">
              <w:rPr>
                <w:rFonts w:ascii="Segoe UI Symbol" w:hAnsi="Segoe UI Symbol" w:cs="Segoe UI Symbol"/>
              </w:rPr>
              <w:t>✗</w:t>
            </w:r>
          </w:p>
        </w:tc>
      </w:tr>
      <w:tr w:rsidR="009E701A" w:rsidRPr="00EC694E" w14:paraId="2CCA04A6" w14:textId="77777777" w:rsidTr="00C409E8">
        <w:tc>
          <w:tcPr>
            <w:tcW w:w="0" w:type="auto"/>
            <w:tcBorders>
              <w:top w:val="nil"/>
              <w:left w:val="nil"/>
              <w:bottom w:val="nil"/>
              <w:right w:val="nil"/>
            </w:tcBorders>
            <w:shd w:val="clear" w:color="auto" w:fill="auto"/>
            <w:vAlign w:val="center"/>
            <w:hideMark/>
          </w:tcPr>
          <w:p w14:paraId="53A49E8C" w14:textId="77777777" w:rsidR="00C409E8" w:rsidRPr="00EC694E" w:rsidRDefault="00C409E8" w:rsidP="009E701A">
            <w:r w:rsidRPr="00EC694E">
              <w:t>14</w:t>
            </w:r>
          </w:p>
        </w:tc>
        <w:tc>
          <w:tcPr>
            <w:tcW w:w="0" w:type="auto"/>
            <w:tcBorders>
              <w:top w:val="nil"/>
              <w:left w:val="nil"/>
              <w:bottom w:val="nil"/>
              <w:right w:val="nil"/>
            </w:tcBorders>
            <w:shd w:val="clear" w:color="auto" w:fill="auto"/>
            <w:vAlign w:val="center"/>
            <w:hideMark/>
          </w:tcPr>
          <w:p w14:paraId="6D633C58" w14:textId="77777777" w:rsidR="00C409E8" w:rsidRPr="00EC694E" w:rsidRDefault="00C409E8" w:rsidP="009E701A">
            <w:r w:rsidRPr="00EC694E">
              <w:t>Bottoni et al., 2015</w:t>
            </w:r>
          </w:p>
        </w:tc>
        <w:tc>
          <w:tcPr>
            <w:tcW w:w="0" w:type="auto"/>
            <w:tcBorders>
              <w:top w:val="nil"/>
              <w:left w:val="nil"/>
              <w:bottom w:val="nil"/>
              <w:right w:val="nil"/>
            </w:tcBorders>
            <w:shd w:val="clear" w:color="auto" w:fill="auto"/>
            <w:noWrap/>
            <w:vAlign w:val="bottom"/>
            <w:hideMark/>
          </w:tcPr>
          <w:p w14:paraId="130EF3D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FADE403"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0D111D8F" w14:textId="77777777" w:rsidR="00C409E8" w:rsidRPr="00EC694E" w:rsidRDefault="00C409E8" w:rsidP="009E701A">
            <w:r w:rsidRPr="00EC694E">
              <w:t>TA</w:t>
            </w:r>
          </w:p>
        </w:tc>
        <w:tc>
          <w:tcPr>
            <w:tcW w:w="0" w:type="auto"/>
            <w:tcBorders>
              <w:top w:val="nil"/>
              <w:left w:val="nil"/>
              <w:bottom w:val="nil"/>
              <w:right w:val="nil"/>
            </w:tcBorders>
            <w:shd w:val="clear" w:color="auto" w:fill="auto"/>
            <w:noWrap/>
            <w:vAlign w:val="bottom"/>
            <w:hideMark/>
          </w:tcPr>
          <w:p w14:paraId="64A7C1F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2C880AA" w14:textId="77777777" w:rsidR="00C409E8" w:rsidRPr="00EC694E" w:rsidRDefault="00C409E8" w:rsidP="009E701A">
            <w:r w:rsidRPr="00EC694E">
              <w:t>29.1 ± 6.6</w:t>
            </w:r>
          </w:p>
        </w:tc>
        <w:tc>
          <w:tcPr>
            <w:tcW w:w="0" w:type="auto"/>
            <w:tcBorders>
              <w:top w:val="nil"/>
              <w:left w:val="nil"/>
              <w:bottom w:val="nil"/>
              <w:right w:val="nil"/>
            </w:tcBorders>
            <w:shd w:val="clear" w:color="auto" w:fill="auto"/>
            <w:vAlign w:val="center"/>
            <w:hideMark/>
          </w:tcPr>
          <w:p w14:paraId="30FCB720"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A0A1765" w14:textId="77777777" w:rsidR="00C409E8" w:rsidRPr="00EC694E" w:rsidRDefault="00C409E8" w:rsidP="009E701A">
            <w:r w:rsidRPr="00EC694E">
              <w:t>97</w:t>
            </w:r>
          </w:p>
        </w:tc>
        <w:tc>
          <w:tcPr>
            <w:tcW w:w="0" w:type="auto"/>
            <w:tcBorders>
              <w:top w:val="nil"/>
              <w:left w:val="nil"/>
              <w:bottom w:val="nil"/>
              <w:right w:val="nil"/>
            </w:tcBorders>
            <w:shd w:val="clear" w:color="auto" w:fill="auto"/>
            <w:vAlign w:val="center"/>
            <w:hideMark/>
          </w:tcPr>
          <w:p w14:paraId="2030768E" w14:textId="77777777" w:rsidR="00C409E8" w:rsidRPr="00EC694E" w:rsidRDefault="00C409E8" w:rsidP="009E701A">
            <w:r w:rsidRPr="00EC694E">
              <w:t>84</w:t>
            </w:r>
          </w:p>
        </w:tc>
        <w:tc>
          <w:tcPr>
            <w:tcW w:w="0" w:type="auto"/>
            <w:tcBorders>
              <w:top w:val="nil"/>
              <w:left w:val="nil"/>
              <w:bottom w:val="nil"/>
              <w:right w:val="nil"/>
            </w:tcBorders>
            <w:shd w:val="clear" w:color="auto" w:fill="auto"/>
            <w:vAlign w:val="center"/>
            <w:hideMark/>
          </w:tcPr>
          <w:p w14:paraId="7E40D889" w14:textId="77777777" w:rsidR="00C409E8" w:rsidRPr="00EC694E" w:rsidRDefault="00C409E8" w:rsidP="009E701A">
            <w:r w:rsidRPr="00EC694E">
              <w:t>13</w:t>
            </w:r>
          </w:p>
        </w:tc>
        <w:tc>
          <w:tcPr>
            <w:tcW w:w="0" w:type="auto"/>
            <w:tcBorders>
              <w:top w:val="nil"/>
              <w:left w:val="nil"/>
              <w:bottom w:val="nil"/>
              <w:right w:val="nil"/>
            </w:tcBorders>
            <w:shd w:val="clear" w:color="auto" w:fill="auto"/>
            <w:noWrap/>
            <w:vAlign w:val="bottom"/>
            <w:hideMark/>
          </w:tcPr>
          <w:p w14:paraId="18BFED6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602E548" w14:textId="77777777" w:rsidR="00C409E8" w:rsidRPr="00EC694E" w:rsidRDefault="00C409E8" w:rsidP="009E701A">
            <w:r w:rsidRPr="00EC694E">
              <w:t>120</w:t>
            </w:r>
          </w:p>
        </w:tc>
        <w:tc>
          <w:tcPr>
            <w:tcW w:w="0" w:type="auto"/>
            <w:tcBorders>
              <w:top w:val="nil"/>
              <w:left w:val="nil"/>
              <w:bottom w:val="nil"/>
              <w:right w:val="nil"/>
            </w:tcBorders>
            <w:shd w:val="clear" w:color="auto" w:fill="auto"/>
            <w:vAlign w:val="center"/>
            <w:hideMark/>
          </w:tcPr>
          <w:p w14:paraId="0822A75E" w14:textId="77777777" w:rsidR="00C409E8" w:rsidRPr="00EC694E" w:rsidRDefault="00C409E8" w:rsidP="009E701A">
            <w:r w:rsidRPr="00EC694E">
              <w:t>10</w:t>
            </w:r>
          </w:p>
        </w:tc>
        <w:tc>
          <w:tcPr>
            <w:tcW w:w="0" w:type="auto"/>
            <w:tcBorders>
              <w:top w:val="nil"/>
              <w:left w:val="nil"/>
              <w:bottom w:val="nil"/>
              <w:right w:val="nil"/>
            </w:tcBorders>
            <w:shd w:val="clear" w:color="auto" w:fill="auto"/>
            <w:vAlign w:val="center"/>
            <w:hideMark/>
          </w:tcPr>
          <w:p w14:paraId="347B7B12"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002D24AE"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EE4D11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B36742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3134D71"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68ECE4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3F8B642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18E5CD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D8CD68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F0E25BA" w14:textId="77777777" w:rsidR="00C409E8" w:rsidRPr="00EC694E" w:rsidRDefault="00C409E8" w:rsidP="009E701A">
            <w:r w:rsidRPr="00EC694E">
              <w:rPr>
                <w:rFonts w:ascii="Segoe UI Symbol" w:hAnsi="Segoe UI Symbol" w:cs="Segoe UI Symbol"/>
              </w:rPr>
              <w:t>✗</w:t>
            </w:r>
          </w:p>
        </w:tc>
      </w:tr>
      <w:tr w:rsidR="009E701A" w:rsidRPr="00EC694E" w14:paraId="63B451C0" w14:textId="77777777" w:rsidTr="00C409E8">
        <w:tc>
          <w:tcPr>
            <w:tcW w:w="0" w:type="auto"/>
            <w:tcBorders>
              <w:top w:val="nil"/>
              <w:left w:val="nil"/>
              <w:bottom w:val="nil"/>
              <w:right w:val="nil"/>
            </w:tcBorders>
            <w:shd w:val="clear" w:color="auto" w:fill="auto"/>
            <w:vAlign w:val="center"/>
            <w:hideMark/>
          </w:tcPr>
          <w:p w14:paraId="5D2110FF" w14:textId="77777777" w:rsidR="00C409E8" w:rsidRPr="00EC694E" w:rsidRDefault="00C409E8" w:rsidP="009E701A">
            <w:r w:rsidRPr="00EC694E">
              <w:t>18</w:t>
            </w:r>
          </w:p>
        </w:tc>
        <w:tc>
          <w:tcPr>
            <w:tcW w:w="0" w:type="auto"/>
            <w:tcBorders>
              <w:top w:val="nil"/>
              <w:left w:val="nil"/>
              <w:bottom w:val="nil"/>
              <w:right w:val="nil"/>
            </w:tcBorders>
            <w:shd w:val="clear" w:color="auto" w:fill="auto"/>
            <w:vAlign w:val="center"/>
            <w:hideMark/>
          </w:tcPr>
          <w:p w14:paraId="5895E56B" w14:textId="77777777" w:rsidR="00C409E8" w:rsidRPr="00EC694E" w:rsidRDefault="00C409E8" w:rsidP="009E701A">
            <w:r w:rsidRPr="00EC694E">
              <w:t>Butt et al., 2024</w:t>
            </w:r>
          </w:p>
        </w:tc>
        <w:tc>
          <w:tcPr>
            <w:tcW w:w="0" w:type="auto"/>
            <w:tcBorders>
              <w:top w:val="nil"/>
              <w:left w:val="nil"/>
              <w:bottom w:val="nil"/>
              <w:right w:val="nil"/>
            </w:tcBorders>
            <w:shd w:val="clear" w:color="auto" w:fill="auto"/>
            <w:noWrap/>
            <w:vAlign w:val="bottom"/>
            <w:hideMark/>
          </w:tcPr>
          <w:p w14:paraId="098F3176"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5692B72"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3EB49B5E" w14:textId="77777777" w:rsidR="00C409E8" w:rsidRPr="00EC694E" w:rsidRDefault="00C409E8" w:rsidP="009E701A">
            <w:r w:rsidRPr="00EC694E">
              <w:t>PLT</w:t>
            </w:r>
          </w:p>
        </w:tc>
        <w:tc>
          <w:tcPr>
            <w:tcW w:w="0" w:type="auto"/>
            <w:tcBorders>
              <w:top w:val="nil"/>
              <w:left w:val="nil"/>
              <w:bottom w:val="nil"/>
              <w:right w:val="nil"/>
            </w:tcBorders>
            <w:shd w:val="clear" w:color="auto" w:fill="auto"/>
            <w:noWrap/>
            <w:vAlign w:val="bottom"/>
            <w:hideMark/>
          </w:tcPr>
          <w:p w14:paraId="31B92EA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83F9DC7" w14:textId="77777777" w:rsidR="00C409E8" w:rsidRPr="00EC694E" w:rsidRDefault="00C409E8" w:rsidP="009E701A">
            <w:r w:rsidRPr="00EC694E">
              <w:t>28.5 ± 8.3</w:t>
            </w:r>
          </w:p>
        </w:tc>
        <w:tc>
          <w:tcPr>
            <w:tcW w:w="0" w:type="auto"/>
            <w:tcBorders>
              <w:top w:val="nil"/>
              <w:left w:val="nil"/>
              <w:bottom w:val="nil"/>
              <w:right w:val="nil"/>
            </w:tcBorders>
            <w:shd w:val="clear" w:color="auto" w:fill="auto"/>
            <w:vAlign w:val="center"/>
            <w:hideMark/>
          </w:tcPr>
          <w:p w14:paraId="2B949E5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F8BD256" w14:textId="77777777" w:rsidR="00C409E8" w:rsidRPr="00EC694E" w:rsidRDefault="00C409E8" w:rsidP="009E701A">
            <w:r w:rsidRPr="00EC694E">
              <w:t>60</w:t>
            </w:r>
          </w:p>
        </w:tc>
        <w:tc>
          <w:tcPr>
            <w:tcW w:w="0" w:type="auto"/>
            <w:tcBorders>
              <w:top w:val="nil"/>
              <w:left w:val="nil"/>
              <w:bottom w:val="nil"/>
              <w:right w:val="nil"/>
            </w:tcBorders>
            <w:shd w:val="clear" w:color="auto" w:fill="auto"/>
            <w:vAlign w:val="center"/>
            <w:hideMark/>
          </w:tcPr>
          <w:p w14:paraId="32111FCF" w14:textId="77777777" w:rsidR="00C409E8" w:rsidRPr="00EC694E" w:rsidRDefault="00C409E8" w:rsidP="009E701A">
            <w:r w:rsidRPr="00EC694E">
              <w:t>59</w:t>
            </w:r>
          </w:p>
        </w:tc>
        <w:tc>
          <w:tcPr>
            <w:tcW w:w="0" w:type="auto"/>
            <w:tcBorders>
              <w:top w:val="nil"/>
              <w:left w:val="nil"/>
              <w:bottom w:val="nil"/>
              <w:right w:val="nil"/>
            </w:tcBorders>
            <w:shd w:val="clear" w:color="auto" w:fill="auto"/>
            <w:vAlign w:val="center"/>
            <w:hideMark/>
          </w:tcPr>
          <w:p w14:paraId="55FE17B2" w14:textId="77777777" w:rsidR="00C409E8" w:rsidRPr="00EC694E" w:rsidRDefault="00C409E8" w:rsidP="009E701A">
            <w:r w:rsidRPr="00EC694E">
              <w:t>1</w:t>
            </w:r>
          </w:p>
        </w:tc>
        <w:tc>
          <w:tcPr>
            <w:tcW w:w="0" w:type="auto"/>
            <w:tcBorders>
              <w:top w:val="nil"/>
              <w:left w:val="nil"/>
              <w:bottom w:val="nil"/>
              <w:right w:val="nil"/>
            </w:tcBorders>
            <w:shd w:val="clear" w:color="auto" w:fill="auto"/>
            <w:noWrap/>
            <w:vAlign w:val="bottom"/>
            <w:hideMark/>
          </w:tcPr>
          <w:p w14:paraId="0FDFFD2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EFF93D1" w14:textId="77777777" w:rsidR="00C409E8" w:rsidRPr="00EC694E" w:rsidRDefault="00C409E8" w:rsidP="009E701A">
            <w:r w:rsidRPr="00EC694E">
              <w:t>60</w:t>
            </w:r>
          </w:p>
        </w:tc>
        <w:tc>
          <w:tcPr>
            <w:tcW w:w="0" w:type="auto"/>
            <w:tcBorders>
              <w:top w:val="nil"/>
              <w:left w:val="nil"/>
              <w:bottom w:val="nil"/>
              <w:right w:val="nil"/>
            </w:tcBorders>
            <w:shd w:val="clear" w:color="auto" w:fill="auto"/>
            <w:vAlign w:val="center"/>
            <w:hideMark/>
          </w:tcPr>
          <w:p w14:paraId="4DD679D0" w14:textId="77777777" w:rsidR="00C409E8" w:rsidRPr="00EC694E" w:rsidRDefault="00C409E8" w:rsidP="009E701A">
            <w:r w:rsidRPr="00EC694E">
              <w:t>5</w:t>
            </w:r>
          </w:p>
        </w:tc>
        <w:tc>
          <w:tcPr>
            <w:tcW w:w="0" w:type="auto"/>
            <w:tcBorders>
              <w:top w:val="nil"/>
              <w:left w:val="nil"/>
              <w:bottom w:val="nil"/>
              <w:right w:val="nil"/>
            </w:tcBorders>
            <w:shd w:val="clear" w:color="auto" w:fill="auto"/>
            <w:vAlign w:val="center"/>
            <w:hideMark/>
          </w:tcPr>
          <w:p w14:paraId="380C05F1"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404CBF2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B4EE5E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CD6D6D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8FCBC9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2DCAA0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1673A3F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D65F0E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AD7B44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02B99B3" w14:textId="77777777" w:rsidR="00C409E8" w:rsidRPr="00EC694E" w:rsidRDefault="00C409E8" w:rsidP="009E701A">
            <w:r w:rsidRPr="00EC694E">
              <w:rPr>
                <w:rFonts w:ascii="Segoe UI Symbol" w:hAnsi="Segoe UI Symbol" w:cs="Segoe UI Symbol"/>
              </w:rPr>
              <w:t>✗</w:t>
            </w:r>
          </w:p>
        </w:tc>
      </w:tr>
      <w:tr w:rsidR="009E701A" w:rsidRPr="00EC694E" w14:paraId="2D758B57" w14:textId="77777777" w:rsidTr="00C409E8">
        <w:tc>
          <w:tcPr>
            <w:tcW w:w="0" w:type="auto"/>
            <w:tcBorders>
              <w:top w:val="nil"/>
              <w:left w:val="nil"/>
              <w:bottom w:val="nil"/>
              <w:right w:val="nil"/>
            </w:tcBorders>
            <w:shd w:val="clear" w:color="auto" w:fill="auto"/>
            <w:vAlign w:val="center"/>
            <w:hideMark/>
          </w:tcPr>
          <w:p w14:paraId="17B117E8" w14:textId="77777777" w:rsidR="00C409E8" w:rsidRPr="00EC694E" w:rsidRDefault="00C409E8" w:rsidP="009E701A">
            <w:r w:rsidRPr="00EC694E">
              <w:t>19</w:t>
            </w:r>
          </w:p>
        </w:tc>
        <w:tc>
          <w:tcPr>
            <w:tcW w:w="0" w:type="auto"/>
            <w:tcBorders>
              <w:top w:val="nil"/>
              <w:left w:val="nil"/>
              <w:bottom w:val="nil"/>
              <w:right w:val="nil"/>
            </w:tcBorders>
            <w:shd w:val="clear" w:color="auto" w:fill="auto"/>
            <w:vAlign w:val="center"/>
            <w:hideMark/>
          </w:tcPr>
          <w:p w14:paraId="7FEEDAFF" w14:textId="77777777" w:rsidR="00C409E8" w:rsidRPr="00EC694E" w:rsidRDefault="00C409E8" w:rsidP="009E701A">
            <w:r w:rsidRPr="00EC694E">
              <w:t>Calvert et al., 2025</w:t>
            </w:r>
          </w:p>
        </w:tc>
        <w:tc>
          <w:tcPr>
            <w:tcW w:w="0" w:type="auto"/>
            <w:tcBorders>
              <w:top w:val="nil"/>
              <w:left w:val="nil"/>
              <w:bottom w:val="nil"/>
              <w:right w:val="nil"/>
            </w:tcBorders>
            <w:shd w:val="clear" w:color="auto" w:fill="auto"/>
            <w:noWrap/>
            <w:vAlign w:val="bottom"/>
            <w:hideMark/>
          </w:tcPr>
          <w:p w14:paraId="09545FE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4F0C12C"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232F5FB2"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6B76F7A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E084A50" w14:textId="77777777" w:rsidR="00C409E8" w:rsidRPr="00EC694E" w:rsidRDefault="00C409E8" w:rsidP="009E701A">
            <w:r w:rsidRPr="00EC694E">
              <w:t>28.8 ± 5.6</w:t>
            </w:r>
          </w:p>
        </w:tc>
        <w:tc>
          <w:tcPr>
            <w:tcW w:w="0" w:type="auto"/>
            <w:tcBorders>
              <w:top w:val="nil"/>
              <w:left w:val="nil"/>
              <w:bottom w:val="nil"/>
              <w:right w:val="nil"/>
            </w:tcBorders>
            <w:shd w:val="clear" w:color="auto" w:fill="auto"/>
            <w:vAlign w:val="center"/>
            <w:hideMark/>
          </w:tcPr>
          <w:p w14:paraId="2F17CE2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F4DA2DD" w14:textId="77777777" w:rsidR="00C409E8" w:rsidRPr="00EC694E" w:rsidRDefault="00C409E8" w:rsidP="009E701A">
            <w:r w:rsidRPr="00EC694E">
              <w:t>112</w:t>
            </w:r>
          </w:p>
        </w:tc>
        <w:tc>
          <w:tcPr>
            <w:tcW w:w="0" w:type="auto"/>
            <w:tcBorders>
              <w:top w:val="nil"/>
              <w:left w:val="nil"/>
              <w:bottom w:val="nil"/>
              <w:right w:val="nil"/>
            </w:tcBorders>
            <w:shd w:val="clear" w:color="auto" w:fill="auto"/>
            <w:vAlign w:val="center"/>
            <w:hideMark/>
          </w:tcPr>
          <w:p w14:paraId="206DBE32" w14:textId="77777777" w:rsidR="00C409E8" w:rsidRPr="00EC694E" w:rsidRDefault="00C409E8" w:rsidP="009E701A">
            <w:r w:rsidRPr="00EC694E">
              <w:t>56</w:t>
            </w:r>
          </w:p>
        </w:tc>
        <w:tc>
          <w:tcPr>
            <w:tcW w:w="0" w:type="auto"/>
            <w:tcBorders>
              <w:top w:val="nil"/>
              <w:left w:val="nil"/>
              <w:bottom w:val="nil"/>
              <w:right w:val="nil"/>
            </w:tcBorders>
            <w:shd w:val="clear" w:color="auto" w:fill="auto"/>
            <w:vAlign w:val="center"/>
            <w:hideMark/>
          </w:tcPr>
          <w:p w14:paraId="2D2649B3" w14:textId="77777777" w:rsidR="00C409E8" w:rsidRPr="00EC694E" w:rsidRDefault="00C409E8" w:rsidP="009E701A">
            <w:r w:rsidRPr="00EC694E">
              <w:t>56</w:t>
            </w:r>
          </w:p>
        </w:tc>
        <w:tc>
          <w:tcPr>
            <w:tcW w:w="0" w:type="auto"/>
            <w:tcBorders>
              <w:top w:val="nil"/>
              <w:left w:val="nil"/>
              <w:bottom w:val="nil"/>
              <w:right w:val="nil"/>
            </w:tcBorders>
            <w:shd w:val="clear" w:color="auto" w:fill="auto"/>
            <w:noWrap/>
            <w:vAlign w:val="bottom"/>
            <w:hideMark/>
          </w:tcPr>
          <w:p w14:paraId="30E6211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790004B"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3A67F2AC"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40D57784"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5856E44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8809C7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900245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57E77D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FC85E5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4D79395"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D45978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1D27B5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2D3ABE1" w14:textId="77777777" w:rsidR="00C409E8" w:rsidRPr="00EC694E" w:rsidRDefault="00C409E8" w:rsidP="009E701A">
            <w:r w:rsidRPr="00EC694E">
              <w:rPr>
                <w:rFonts w:ascii="Segoe UI Symbol" w:hAnsi="Segoe UI Symbol" w:cs="Segoe UI Symbol"/>
              </w:rPr>
              <w:t>✗</w:t>
            </w:r>
          </w:p>
        </w:tc>
      </w:tr>
      <w:tr w:rsidR="009E701A" w:rsidRPr="00EC694E" w14:paraId="560B886B" w14:textId="77777777" w:rsidTr="00C409E8">
        <w:tc>
          <w:tcPr>
            <w:tcW w:w="0" w:type="auto"/>
            <w:tcBorders>
              <w:top w:val="nil"/>
              <w:left w:val="nil"/>
              <w:bottom w:val="nil"/>
              <w:right w:val="nil"/>
            </w:tcBorders>
            <w:shd w:val="clear" w:color="auto" w:fill="auto"/>
            <w:vAlign w:val="center"/>
            <w:hideMark/>
          </w:tcPr>
          <w:p w14:paraId="116F4FB7" w14:textId="77777777" w:rsidR="00C409E8" w:rsidRPr="00EC694E" w:rsidRDefault="00C409E8" w:rsidP="009E701A">
            <w:r w:rsidRPr="00EC694E">
              <w:t>23</w:t>
            </w:r>
          </w:p>
        </w:tc>
        <w:tc>
          <w:tcPr>
            <w:tcW w:w="0" w:type="auto"/>
            <w:tcBorders>
              <w:top w:val="nil"/>
              <w:left w:val="nil"/>
              <w:bottom w:val="nil"/>
              <w:right w:val="nil"/>
            </w:tcBorders>
            <w:shd w:val="clear" w:color="auto" w:fill="auto"/>
            <w:vAlign w:val="center"/>
            <w:hideMark/>
          </w:tcPr>
          <w:p w14:paraId="7651E16A" w14:textId="77777777" w:rsidR="00C409E8" w:rsidRPr="00EC694E" w:rsidRDefault="00C409E8" w:rsidP="009E701A">
            <w:r w:rsidRPr="00EC694E">
              <w:t>Ejerhed et al., 2003</w:t>
            </w:r>
          </w:p>
        </w:tc>
        <w:tc>
          <w:tcPr>
            <w:tcW w:w="0" w:type="auto"/>
            <w:tcBorders>
              <w:top w:val="nil"/>
              <w:left w:val="nil"/>
              <w:bottom w:val="nil"/>
              <w:right w:val="nil"/>
            </w:tcBorders>
            <w:shd w:val="clear" w:color="auto" w:fill="auto"/>
            <w:noWrap/>
            <w:vAlign w:val="bottom"/>
            <w:hideMark/>
          </w:tcPr>
          <w:p w14:paraId="3E4199B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5B2E535"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6B101963"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63AAE3F9"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DF8AEC9" w14:textId="77777777" w:rsidR="00C409E8" w:rsidRPr="00EC694E" w:rsidRDefault="00C409E8" w:rsidP="009E701A">
            <w:r w:rsidRPr="00EC694E">
              <w:t>29.0 ± 4.6</w:t>
            </w:r>
          </w:p>
        </w:tc>
        <w:tc>
          <w:tcPr>
            <w:tcW w:w="0" w:type="auto"/>
            <w:tcBorders>
              <w:top w:val="nil"/>
              <w:left w:val="nil"/>
              <w:bottom w:val="nil"/>
              <w:right w:val="nil"/>
            </w:tcBorders>
            <w:shd w:val="clear" w:color="auto" w:fill="auto"/>
            <w:vAlign w:val="center"/>
            <w:hideMark/>
          </w:tcPr>
          <w:p w14:paraId="38561B0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A56C1DD" w14:textId="77777777" w:rsidR="00C409E8" w:rsidRPr="00EC694E" w:rsidRDefault="00C409E8" w:rsidP="009E701A">
            <w:r w:rsidRPr="00EC694E">
              <w:t>66</w:t>
            </w:r>
          </w:p>
        </w:tc>
        <w:tc>
          <w:tcPr>
            <w:tcW w:w="0" w:type="auto"/>
            <w:tcBorders>
              <w:top w:val="nil"/>
              <w:left w:val="nil"/>
              <w:bottom w:val="nil"/>
              <w:right w:val="nil"/>
            </w:tcBorders>
            <w:shd w:val="clear" w:color="auto" w:fill="auto"/>
            <w:vAlign w:val="center"/>
            <w:hideMark/>
          </w:tcPr>
          <w:p w14:paraId="4D582695" w14:textId="77777777" w:rsidR="00C409E8" w:rsidRPr="00EC694E" w:rsidRDefault="00C409E8" w:rsidP="009E701A">
            <w:r w:rsidRPr="00EC694E">
              <w:t>46</w:t>
            </w:r>
          </w:p>
        </w:tc>
        <w:tc>
          <w:tcPr>
            <w:tcW w:w="0" w:type="auto"/>
            <w:tcBorders>
              <w:top w:val="nil"/>
              <w:left w:val="nil"/>
              <w:bottom w:val="nil"/>
              <w:right w:val="nil"/>
            </w:tcBorders>
            <w:shd w:val="clear" w:color="auto" w:fill="auto"/>
            <w:vAlign w:val="center"/>
            <w:hideMark/>
          </w:tcPr>
          <w:p w14:paraId="49CD002A" w14:textId="77777777" w:rsidR="00C409E8" w:rsidRPr="00EC694E" w:rsidRDefault="00C409E8" w:rsidP="009E701A">
            <w:r w:rsidRPr="00EC694E">
              <w:t>20</w:t>
            </w:r>
          </w:p>
        </w:tc>
        <w:tc>
          <w:tcPr>
            <w:tcW w:w="0" w:type="auto"/>
            <w:tcBorders>
              <w:top w:val="nil"/>
              <w:left w:val="nil"/>
              <w:bottom w:val="nil"/>
              <w:right w:val="nil"/>
            </w:tcBorders>
            <w:shd w:val="clear" w:color="auto" w:fill="auto"/>
            <w:noWrap/>
            <w:vAlign w:val="bottom"/>
            <w:hideMark/>
          </w:tcPr>
          <w:p w14:paraId="588C2386"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33BA479"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722172CC"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083DE8D6"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4A19FC6F"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1F60BF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7369E5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565104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12E2EC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73C4C6CE"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5F0BB01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E703C4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2C621CE" w14:textId="77777777" w:rsidR="00C409E8" w:rsidRPr="00EC694E" w:rsidRDefault="00C409E8" w:rsidP="009E701A">
            <w:r w:rsidRPr="00EC694E">
              <w:rPr>
                <w:rFonts w:ascii="Segoe UI Symbol" w:hAnsi="Segoe UI Symbol" w:cs="Segoe UI Symbol"/>
              </w:rPr>
              <w:t>✗</w:t>
            </w:r>
          </w:p>
        </w:tc>
      </w:tr>
      <w:tr w:rsidR="009E701A" w:rsidRPr="00EC694E" w14:paraId="28DB162B" w14:textId="77777777" w:rsidTr="00C409E8">
        <w:tc>
          <w:tcPr>
            <w:tcW w:w="0" w:type="auto"/>
            <w:tcBorders>
              <w:top w:val="nil"/>
              <w:left w:val="nil"/>
              <w:bottom w:val="nil"/>
              <w:right w:val="nil"/>
            </w:tcBorders>
            <w:shd w:val="clear" w:color="auto" w:fill="auto"/>
            <w:vAlign w:val="center"/>
            <w:hideMark/>
          </w:tcPr>
          <w:p w14:paraId="137D4DA3" w14:textId="77777777" w:rsidR="00C409E8" w:rsidRPr="00EC694E" w:rsidRDefault="00C409E8" w:rsidP="009E701A">
            <w:r w:rsidRPr="00EC694E">
              <w:t>25</w:t>
            </w:r>
          </w:p>
        </w:tc>
        <w:tc>
          <w:tcPr>
            <w:tcW w:w="0" w:type="auto"/>
            <w:tcBorders>
              <w:top w:val="nil"/>
              <w:left w:val="nil"/>
              <w:bottom w:val="nil"/>
              <w:right w:val="nil"/>
            </w:tcBorders>
            <w:shd w:val="clear" w:color="auto" w:fill="auto"/>
            <w:vAlign w:val="center"/>
            <w:hideMark/>
          </w:tcPr>
          <w:p w14:paraId="491814BF" w14:textId="77777777" w:rsidR="00C409E8" w:rsidRPr="00EC694E" w:rsidRDefault="00C409E8" w:rsidP="009E701A">
            <w:r w:rsidRPr="00EC694E">
              <w:t>Eriksson et al., 2001</w:t>
            </w:r>
          </w:p>
        </w:tc>
        <w:tc>
          <w:tcPr>
            <w:tcW w:w="0" w:type="auto"/>
            <w:tcBorders>
              <w:top w:val="nil"/>
              <w:left w:val="nil"/>
              <w:bottom w:val="nil"/>
              <w:right w:val="nil"/>
            </w:tcBorders>
            <w:shd w:val="clear" w:color="auto" w:fill="auto"/>
            <w:noWrap/>
            <w:vAlign w:val="bottom"/>
            <w:hideMark/>
          </w:tcPr>
          <w:p w14:paraId="3BE0B58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6A01910"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36EE56AD"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707FF8D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87A7A0A" w14:textId="77777777" w:rsidR="00C409E8" w:rsidRPr="00EC694E" w:rsidRDefault="00C409E8" w:rsidP="009E701A">
            <w:r w:rsidRPr="00EC694E">
              <w:t>27.0 ± 7.9</w:t>
            </w:r>
          </w:p>
        </w:tc>
        <w:tc>
          <w:tcPr>
            <w:tcW w:w="0" w:type="auto"/>
            <w:tcBorders>
              <w:top w:val="nil"/>
              <w:left w:val="nil"/>
              <w:bottom w:val="nil"/>
              <w:right w:val="nil"/>
            </w:tcBorders>
            <w:shd w:val="clear" w:color="auto" w:fill="auto"/>
            <w:vAlign w:val="center"/>
            <w:hideMark/>
          </w:tcPr>
          <w:p w14:paraId="0DA8D05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04D5314" w14:textId="77777777" w:rsidR="00C409E8" w:rsidRPr="00EC694E" w:rsidRDefault="00C409E8" w:rsidP="009E701A">
            <w:r w:rsidRPr="00EC694E">
              <w:t>116</w:t>
            </w:r>
          </w:p>
        </w:tc>
        <w:tc>
          <w:tcPr>
            <w:tcW w:w="0" w:type="auto"/>
            <w:tcBorders>
              <w:top w:val="nil"/>
              <w:left w:val="nil"/>
              <w:bottom w:val="nil"/>
              <w:right w:val="nil"/>
            </w:tcBorders>
            <w:shd w:val="clear" w:color="auto" w:fill="auto"/>
            <w:vAlign w:val="center"/>
          </w:tcPr>
          <w:p w14:paraId="5178E5F4" w14:textId="77777777" w:rsidR="00C409E8" w:rsidRPr="00EC694E" w:rsidRDefault="00C409E8" w:rsidP="009E701A"/>
        </w:tc>
        <w:tc>
          <w:tcPr>
            <w:tcW w:w="0" w:type="auto"/>
            <w:tcBorders>
              <w:top w:val="nil"/>
              <w:left w:val="nil"/>
              <w:bottom w:val="nil"/>
              <w:right w:val="nil"/>
            </w:tcBorders>
            <w:shd w:val="clear" w:color="auto" w:fill="auto"/>
            <w:vAlign w:val="center"/>
          </w:tcPr>
          <w:p w14:paraId="261AAA9E" w14:textId="77777777" w:rsidR="00C409E8" w:rsidRPr="00EC694E" w:rsidRDefault="00C409E8" w:rsidP="009E701A"/>
        </w:tc>
        <w:tc>
          <w:tcPr>
            <w:tcW w:w="0" w:type="auto"/>
            <w:tcBorders>
              <w:top w:val="nil"/>
              <w:left w:val="nil"/>
              <w:bottom w:val="nil"/>
              <w:right w:val="nil"/>
            </w:tcBorders>
            <w:shd w:val="clear" w:color="auto" w:fill="auto"/>
            <w:noWrap/>
            <w:vAlign w:val="bottom"/>
            <w:hideMark/>
          </w:tcPr>
          <w:p w14:paraId="6810353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0D6FD5C" w14:textId="77777777" w:rsidR="00C409E8" w:rsidRPr="00EC694E" w:rsidRDefault="00C409E8" w:rsidP="009E701A">
            <w:r w:rsidRPr="00EC694E">
              <w:t>6.7</w:t>
            </w:r>
          </w:p>
        </w:tc>
        <w:tc>
          <w:tcPr>
            <w:tcW w:w="0" w:type="auto"/>
            <w:tcBorders>
              <w:top w:val="nil"/>
              <w:left w:val="nil"/>
              <w:bottom w:val="nil"/>
              <w:right w:val="nil"/>
            </w:tcBorders>
            <w:shd w:val="clear" w:color="auto" w:fill="auto"/>
            <w:vAlign w:val="center"/>
            <w:hideMark/>
          </w:tcPr>
          <w:p w14:paraId="62C2A5F6" w14:textId="77777777" w:rsidR="00C409E8" w:rsidRPr="00EC694E" w:rsidRDefault="00C409E8" w:rsidP="009E701A">
            <w:r w:rsidRPr="00EC694E">
              <w:t>0.6</w:t>
            </w:r>
          </w:p>
        </w:tc>
        <w:tc>
          <w:tcPr>
            <w:tcW w:w="0" w:type="auto"/>
            <w:tcBorders>
              <w:top w:val="nil"/>
              <w:left w:val="nil"/>
              <w:bottom w:val="nil"/>
              <w:right w:val="nil"/>
            </w:tcBorders>
            <w:shd w:val="clear" w:color="auto" w:fill="auto"/>
            <w:vAlign w:val="center"/>
            <w:hideMark/>
          </w:tcPr>
          <w:p w14:paraId="6065ABA7" w14:textId="77777777" w:rsidR="00C409E8" w:rsidRPr="00EC694E" w:rsidRDefault="00C409E8" w:rsidP="009E701A">
            <w:r w:rsidRPr="00EC694E">
              <w:t>Short</w:t>
            </w:r>
          </w:p>
        </w:tc>
        <w:tc>
          <w:tcPr>
            <w:tcW w:w="0" w:type="auto"/>
            <w:tcBorders>
              <w:top w:val="nil"/>
              <w:left w:val="nil"/>
              <w:bottom w:val="nil"/>
              <w:right w:val="nil"/>
            </w:tcBorders>
            <w:shd w:val="clear" w:color="auto" w:fill="auto"/>
            <w:vAlign w:val="center"/>
            <w:hideMark/>
          </w:tcPr>
          <w:p w14:paraId="377704F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C06C67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AF855F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406A81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E6B5F8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483BE04F"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C19079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7463F3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CF3323C" w14:textId="77777777" w:rsidR="00C409E8" w:rsidRPr="00EC694E" w:rsidRDefault="00C409E8" w:rsidP="009E701A">
            <w:r w:rsidRPr="00EC694E">
              <w:rPr>
                <w:rFonts w:ascii="Segoe UI Symbol" w:hAnsi="Segoe UI Symbol" w:cs="Segoe UI Symbol"/>
              </w:rPr>
              <w:t>✗</w:t>
            </w:r>
          </w:p>
        </w:tc>
      </w:tr>
      <w:tr w:rsidR="009E701A" w:rsidRPr="00EC694E" w14:paraId="35711788" w14:textId="77777777" w:rsidTr="00C409E8">
        <w:tc>
          <w:tcPr>
            <w:tcW w:w="0" w:type="auto"/>
            <w:tcBorders>
              <w:top w:val="nil"/>
              <w:left w:val="nil"/>
              <w:bottom w:val="nil"/>
              <w:right w:val="nil"/>
            </w:tcBorders>
            <w:shd w:val="clear" w:color="auto" w:fill="auto"/>
            <w:vAlign w:val="center"/>
            <w:hideMark/>
          </w:tcPr>
          <w:p w14:paraId="77EE3873" w14:textId="77777777" w:rsidR="00C409E8" w:rsidRPr="00EC694E" w:rsidRDefault="00C409E8" w:rsidP="009E701A">
            <w:r w:rsidRPr="00EC694E">
              <w:t>26</w:t>
            </w:r>
          </w:p>
        </w:tc>
        <w:tc>
          <w:tcPr>
            <w:tcW w:w="0" w:type="auto"/>
            <w:tcBorders>
              <w:top w:val="nil"/>
              <w:left w:val="nil"/>
              <w:bottom w:val="nil"/>
              <w:right w:val="nil"/>
            </w:tcBorders>
            <w:shd w:val="clear" w:color="auto" w:fill="auto"/>
            <w:vAlign w:val="center"/>
            <w:hideMark/>
          </w:tcPr>
          <w:p w14:paraId="08F882E6" w14:textId="77777777" w:rsidR="00C409E8" w:rsidRPr="00EC694E" w:rsidRDefault="00C409E8" w:rsidP="009E701A">
            <w:r w:rsidRPr="00EC694E">
              <w:t>Feller &amp; Webster, 2003</w:t>
            </w:r>
          </w:p>
        </w:tc>
        <w:tc>
          <w:tcPr>
            <w:tcW w:w="0" w:type="auto"/>
            <w:tcBorders>
              <w:top w:val="nil"/>
              <w:left w:val="nil"/>
              <w:bottom w:val="nil"/>
              <w:right w:val="nil"/>
            </w:tcBorders>
            <w:shd w:val="clear" w:color="auto" w:fill="auto"/>
            <w:noWrap/>
            <w:vAlign w:val="bottom"/>
            <w:hideMark/>
          </w:tcPr>
          <w:p w14:paraId="40C2736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ED29CBE"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70D43329"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17BB9BC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3536906" w14:textId="77777777" w:rsidR="00C409E8" w:rsidRPr="00EC694E" w:rsidRDefault="00C409E8" w:rsidP="009E701A">
            <w:r w:rsidRPr="00EC694E">
              <w:t>26.1 ± 9.7</w:t>
            </w:r>
          </w:p>
        </w:tc>
        <w:tc>
          <w:tcPr>
            <w:tcW w:w="0" w:type="auto"/>
            <w:tcBorders>
              <w:top w:val="nil"/>
              <w:left w:val="nil"/>
              <w:bottom w:val="nil"/>
              <w:right w:val="nil"/>
            </w:tcBorders>
            <w:shd w:val="clear" w:color="auto" w:fill="auto"/>
            <w:vAlign w:val="center"/>
            <w:hideMark/>
          </w:tcPr>
          <w:p w14:paraId="01F0D53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F303DC8" w14:textId="77777777" w:rsidR="00C409E8" w:rsidRPr="00EC694E" w:rsidRDefault="00C409E8" w:rsidP="009E701A">
            <w:r w:rsidRPr="00EC694E">
              <w:t>65</w:t>
            </w:r>
          </w:p>
        </w:tc>
        <w:tc>
          <w:tcPr>
            <w:tcW w:w="0" w:type="auto"/>
            <w:tcBorders>
              <w:top w:val="nil"/>
              <w:left w:val="nil"/>
              <w:bottom w:val="nil"/>
              <w:right w:val="nil"/>
            </w:tcBorders>
            <w:shd w:val="clear" w:color="auto" w:fill="auto"/>
            <w:vAlign w:val="center"/>
            <w:hideMark/>
          </w:tcPr>
          <w:p w14:paraId="48BEC7DF" w14:textId="77777777" w:rsidR="00C409E8" w:rsidRPr="00EC694E" w:rsidRDefault="00C409E8" w:rsidP="009E701A">
            <w:r w:rsidRPr="00EC694E">
              <w:t>47</w:t>
            </w:r>
          </w:p>
        </w:tc>
        <w:tc>
          <w:tcPr>
            <w:tcW w:w="0" w:type="auto"/>
            <w:tcBorders>
              <w:top w:val="nil"/>
              <w:left w:val="nil"/>
              <w:bottom w:val="nil"/>
              <w:right w:val="nil"/>
            </w:tcBorders>
            <w:shd w:val="clear" w:color="auto" w:fill="auto"/>
            <w:vAlign w:val="center"/>
            <w:hideMark/>
          </w:tcPr>
          <w:p w14:paraId="5A0698EA" w14:textId="77777777" w:rsidR="00C409E8" w:rsidRPr="00EC694E" w:rsidRDefault="00C409E8" w:rsidP="009E701A">
            <w:r w:rsidRPr="00EC694E">
              <w:t>18</w:t>
            </w:r>
          </w:p>
        </w:tc>
        <w:tc>
          <w:tcPr>
            <w:tcW w:w="0" w:type="auto"/>
            <w:tcBorders>
              <w:top w:val="nil"/>
              <w:left w:val="nil"/>
              <w:bottom w:val="nil"/>
              <w:right w:val="nil"/>
            </w:tcBorders>
            <w:shd w:val="clear" w:color="auto" w:fill="auto"/>
            <w:noWrap/>
            <w:vAlign w:val="bottom"/>
            <w:hideMark/>
          </w:tcPr>
          <w:p w14:paraId="4A25403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21D7DD0" w14:textId="77777777" w:rsidR="00C409E8" w:rsidRPr="00EC694E" w:rsidRDefault="00C409E8" w:rsidP="009E701A">
            <w:r w:rsidRPr="00EC694E">
              <w:t>36</w:t>
            </w:r>
          </w:p>
        </w:tc>
        <w:tc>
          <w:tcPr>
            <w:tcW w:w="0" w:type="auto"/>
            <w:tcBorders>
              <w:top w:val="nil"/>
              <w:left w:val="nil"/>
              <w:bottom w:val="nil"/>
              <w:right w:val="nil"/>
            </w:tcBorders>
            <w:shd w:val="clear" w:color="auto" w:fill="auto"/>
            <w:vAlign w:val="center"/>
            <w:hideMark/>
          </w:tcPr>
          <w:p w14:paraId="10704365" w14:textId="77777777" w:rsidR="00C409E8" w:rsidRPr="00EC694E" w:rsidRDefault="00C409E8" w:rsidP="009E701A">
            <w:r w:rsidRPr="00EC694E">
              <w:t>3</w:t>
            </w:r>
          </w:p>
        </w:tc>
        <w:tc>
          <w:tcPr>
            <w:tcW w:w="0" w:type="auto"/>
            <w:tcBorders>
              <w:top w:val="nil"/>
              <w:left w:val="nil"/>
              <w:bottom w:val="nil"/>
              <w:right w:val="nil"/>
            </w:tcBorders>
            <w:shd w:val="clear" w:color="auto" w:fill="auto"/>
            <w:vAlign w:val="center"/>
            <w:hideMark/>
          </w:tcPr>
          <w:p w14:paraId="3DD64153"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5F94D981"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C69073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446FBF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23DCA2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780878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38DBB4E3"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FB7427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47D3BC1"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36A05E6" w14:textId="77777777" w:rsidR="00C409E8" w:rsidRPr="00EC694E" w:rsidRDefault="00C409E8" w:rsidP="009E701A">
            <w:r w:rsidRPr="00EC694E">
              <w:rPr>
                <w:rFonts w:ascii="Segoe UI Symbol" w:hAnsi="Segoe UI Symbol" w:cs="Segoe UI Symbol"/>
              </w:rPr>
              <w:t>✗</w:t>
            </w:r>
          </w:p>
        </w:tc>
      </w:tr>
      <w:tr w:rsidR="009E701A" w:rsidRPr="00EC694E" w14:paraId="2E986F73" w14:textId="77777777" w:rsidTr="00C409E8">
        <w:tc>
          <w:tcPr>
            <w:tcW w:w="0" w:type="auto"/>
            <w:tcBorders>
              <w:top w:val="nil"/>
              <w:left w:val="nil"/>
              <w:bottom w:val="nil"/>
              <w:right w:val="nil"/>
            </w:tcBorders>
            <w:shd w:val="clear" w:color="auto" w:fill="auto"/>
            <w:vAlign w:val="center"/>
            <w:hideMark/>
          </w:tcPr>
          <w:p w14:paraId="4EA0811D" w14:textId="77777777" w:rsidR="00C409E8" w:rsidRPr="00EC694E" w:rsidRDefault="00C409E8" w:rsidP="009E701A">
            <w:r w:rsidRPr="00EC694E">
              <w:t>30</w:t>
            </w:r>
          </w:p>
        </w:tc>
        <w:tc>
          <w:tcPr>
            <w:tcW w:w="0" w:type="auto"/>
            <w:tcBorders>
              <w:top w:val="nil"/>
              <w:left w:val="nil"/>
              <w:bottom w:val="nil"/>
              <w:right w:val="nil"/>
            </w:tcBorders>
            <w:shd w:val="clear" w:color="auto" w:fill="auto"/>
            <w:vAlign w:val="center"/>
            <w:hideMark/>
          </w:tcPr>
          <w:p w14:paraId="7E862506" w14:textId="77777777" w:rsidR="00C409E8" w:rsidRPr="00EC694E" w:rsidRDefault="00C409E8" w:rsidP="009E701A">
            <w:r w:rsidRPr="00EC694E">
              <w:t>Gifstad et al., 2013</w:t>
            </w:r>
          </w:p>
        </w:tc>
        <w:tc>
          <w:tcPr>
            <w:tcW w:w="0" w:type="auto"/>
            <w:tcBorders>
              <w:top w:val="nil"/>
              <w:left w:val="nil"/>
              <w:bottom w:val="nil"/>
              <w:right w:val="nil"/>
            </w:tcBorders>
            <w:shd w:val="clear" w:color="auto" w:fill="auto"/>
            <w:noWrap/>
            <w:vAlign w:val="bottom"/>
            <w:hideMark/>
          </w:tcPr>
          <w:p w14:paraId="7B47622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C8E09B9"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7017F305"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61D2E78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309D2E1" w14:textId="77777777" w:rsidR="00C409E8" w:rsidRPr="00EC694E" w:rsidRDefault="00C409E8" w:rsidP="009E701A">
            <w:r w:rsidRPr="00EC694E">
              <w:t>27.0 ± 6.0</w:t>
            </w:r>
          </w:p>
        </w:tc>
        <w:tc>
          <w:tcPr>
            <w:tcW w:w="0" w:type="auto"/>
            <w:tcBorders>
              <w:top w:val="nil"/>
              <w:left w:val="nil"/>
              <w:bottom w:val="nil"/>
              <w:right w:val="nil"/>
            </w:tcBorders>
            <w:shd w:val="clear" w:color="auto" w:fill="auto"/>
            <w:vAlign w:val="center"/>
            <w:hideMark/>
          </w:tcPr>
          <w:p w14:paraId="5AEBE69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6FA1B94" w14:textId="77777777" w:rsidR="00C409E8" w:rsidRPr="00EC694E" w:rsidRDefault="00C409E8" w:rsidP="009E701A">
            <w:r w:rsidRPr="00EC694E">
              <w:t>77</w:t>
            </w:r>
          </w:p>
        </w:tc>
        <w:tc>
          <w:tcPr>
            <w:tcW w:w="0" w:type="auto"/>
            <w:tcBorders>
              <w:top w:val="nil"/>
              <w:left w:val="nil"/>
              <w:bottom w:val="nil"/>
              <w:right w:val="nil"/>
            </w:tcBorders>
            <w:shd w:val="clear" w:color="auto" w:fill="auto"/>
            <w:vAlign w:val="center"/>
            <w:hideMark/>
          </w:tcPr>
          <w:p w14:paraId="6400C5BE" w14:textId="77777777" w:rsidR="00C409E8" w:rsidRPr="00EC694E" w:rsidRDefault="00C409E8" w:rsidP="009E701A">
            <w:r w:rsidRPr="00EC694E">
              <w:t>0</w:t>
            </w:r>
          </w:p>
        </w:tc>
        <w:tc>
          <w:tcPr>
            <w:tcW w:w="0" w:type="auto"/>
            <w:tcBorders>
              <w:top w:val="nil"/>
              <w:left w:val="nil"/>
              <w:bottom w:val="nil"/>
              <w:right w:val="nil"/>
            </w:tcBorders>
            <w:shd w:val="clear" w:color="auto" w:fill="auto"/>
            <w:vAlign w:val="center"/>
            <w:hideMark/>
          </w:tcPr>
          <w:p w14:paraId="0CAF0715" w14:textId="77777777" w:rsidR="00C409E8" w:rsidRPr="00EC694E" w:rsidRDefault="00C409E8" w:rsidP="009E701A">
            <w:r w:rsidRPr="00EC694E">
              <w:t>0</w:t>
            </w:r>
          </w:p>
        </w:tc>
        <w:tc>
          <w:tcPr>
            <w:tcW w:w="0" w:type="auto"/>
            <w:tcBorders>
              <w:top w:val="nil"/>
              <w:left w:val="nil"/>
              <w:bottom w:val="nil"/>
              <w:right w:val="nil"/>
            </w:tcBorders>
            <w:shd w:val="clear" w:color="auto" w:fill="auto"/>
            <w:noWrap/>
            <w:vAlign w:val="bottom"/>
            <w:hideMark/>
          </w:tcPr>
          <w:p w14:paraId="31AF6A2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1890702" w14:textId="77777777" w:rsidR="00C409E8" w:rsidRPr="00EC694E" w:rsidRDefault="00C409E8" w:rsidP="009E701A">
            <w:r w:rsidRPr="00EC694E">
              <w:t>84</w:t>
            </w:r>
          </w:p>
        </w:tc>
        <w:tc>
          <w:tcPr>
            <w:tcW w:w="0" w:type="auto"/>
            <w:tcBorders>
              <w:top w:val="nil"/>
              <w:left w:val="nil"/>
              <w:bottom w:val="nil"/>
              <w:right w:val="nil"/>
            </w:tcBorders>
            <w:shd w:val="clear" w:color="auto" w:fill="auto"/>
            <w:vAlign w:val="center"/>
            <w:hideMark/>
          </w:tcPr>
          <w:p w14:paraId="70DE9637" w14:textId="77777777" w:rsidR="00C409E8" w:rsidRPr="00EC694E" w:rsidRDefault="00C409E8" w:rsidP="009E701A">
            <w:r w:rsidRPr="00EC694E">
              <w:t>7</w:t>
            </w:r>
          </w:p>
        </w:tc>
        <w:tc>
          <w:tcPr>
            <w:tcW w:w="0" w:type="auto"/>
            <w:tcBorders>
              <w:top w:val="nil"/>
              <w:left w:val="nil"/>
              <w:bottom w:val="nil"/>
              <w:right w:val="nil"/>
            </w:tcBorders>
            <w:shd w:val="clear" w:color="auto" w:fill="auto"/>
            <w:vAlign w:val="center"/>
            <w:hideMark/>
          </w:tcPr>
          <w:p w14:paraId="2635A88E"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73900AB4"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77F7814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D27F54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0F9BFA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83AEE5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07D67D0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4A879EC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FE42B3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F59AEEB" w14:textId="77777777" w:rsidR="00C409E8" w:rsidRPr="00EC694E" w:rsidRDefault="00C409E8" w:rsidP="009E701A">
            <w:r w:rsidRPr="00EC694E">
              <w:rPr>
                <w:rFonts w:ascii="Segoe UI Symbol" w:hAnsi="Segoe UI Symbol" w:cs="Segoe UI Symbol"/>
              </w:rPr>
              <w:t>✗</w:t>
            </w:r>
          </w:p>
        </w:tc>
      </w:tr>
      <w:tr w:rsidR="009E701A" w:rsidRPr="00EC694E" w14:paraId="1E520E83" w14:textId="77777777" w:rsidTr="00C409E8">
        <w:tc>
          <w:tcPr>
            <w:tcW w:w="0" w:type="auto"/>
            <w:tcBorders>
              <w:top w:val="nil"/>
              <w:left w:val="nil"/>
              <w:bottom w:val="nil"/>
              <w:right w:val="nil"/>
            </w:tcBorders>
            <w:shd w:val="clear" w:color="auto" w:fill="auto"/>
            <w:vAlign w:val="center"/>
            <w:hideMark/>
          </w:tcPr>
          <w:p w14:paraId="28F84ED8" w14:textId="77777777" w:rsidR="00C409E8" w:rsidRPr="00EC694E" w:rsidRDefault="00C409E8" w:rsidP="009E701A">
            <w:r w:rsidRPr="00EC694E">
              <w:t>32</w:t>
            </w:r>
          </w:p>
        </w:tc>
        <w:tc>
          <w:tcPr>
            <w:tcW w:w="0" w:type="auto"/>
            <w:tcBorders>
              <w:top w:val="nil"/>
              <w:left w:val="nil"/>
              <w:bottom w:val="nil"/>
              <w:right w:val="nil"/>
            </w:tcBorders>
            <w:shd w:val="clear" w:color="auto" w:fill="auto"/>
            <w:vAlign w:val="center"/>
            <w:hideMark/>
          </w:tcPr>
          <w:p w14:paraId="58F5738F" w14:textId="77777777" w:rsidR="00C409E8" w:rsidRPr="00EC694E" w:rsidRDefault="00C409E8" w:rsidP="009E701A">
            <w:r w:rsidRPr="00EC694E">
              <w:t>Guglielmetti et al., 2021</w:t>
            </w:r>
          </w:p>
        </w:tc>
        <w:tc>
          <w:tcPr>
            <w:tcW w:w="0" w:type="auto"/>
            <w:tcBorders>
              <w:top w:val="nil"/>
              <w:left w:val="nil"/>
              <w:bottom w:val="nil"/>
              <w:right w:val="nil"/>
            </w:tcBorders>
            <w:shd w:val="clear" w:color="auto" w:fill="auto"/>
            <w:noWrap/>
            <w:vAlign w:val="bottom"/>
            <w:hideMark/>
          </w:tcPr>
          <w:p w14:paraId="5B5F0C8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870F0EF"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4FD7E2C1"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2822EF7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F496A8A" w14:textId="77777777" w:rsidR="00C409E8" w:rsidRPr="00EC694E" w:rsidRDefault="00C409E8" w:rsidP="009E701A">
            <w:r w:rsidRPr="00EC694E">
              <w:t>24.9 ± 6.0</w:t>
            </w:r>
          </w:p>
        </w:tc>
        <w:tc>
          <w:tcPr>
            <w:tcW w:w="0" w:type="auto"/>
            <w:tcBorders>
              <w:top w:val="nil"/>
              <w:left w:val="nil"/>
              <w:bottom w:val="nil"/>
              <w:right w:val="nil"/>
            </w:tcBorders>
            <w:shd w:val="clear" w:color="auto" w:fill="auto"/>
            <w:vAlign w:val="center"/>
            <w:hideMark/>
          </w:tcPr>
          <w:p w14:paraId="1E8926D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EA31557" w14:textId="77777777" w:rsidR="00C409E8" w:rsidRPr="00EC694E" w:rsidRDefault="00C409E8" w:rsidP="009E701A">
            <w:r w:rsidRPr="00EC694E">
              <w:t>62</w:t>
            </w:r>
          </w:p>
        </w:tc>
        <w:tc>
          <w:tcPr>
            <w:tcW w:w="0" w:type="auto"/>
            <w:tcBorders>
              <w:top w:val="nil"/>
              <w:left w:val="nil"/>
              <w:bottom w:val="nil"/>
              <w:right w:val="nil"/>
            </w:tcBorders>
            <w:shd w:val="clear" w:color="auto" w:fill="auto"/>
            <w:vAlign w:val="center"/>
            <w:hideMark/>
          </w:tcPr>
          <w:p w14:paraId="21767649" w14:textId="77777777" w:rsidR="00C409E8" w:rsidRPr="00EC694E" w:rsidRDefault="00C409E8" w:rsidP="009E701A">
            <w:r w:rsidRPr="00EC694E">
              <w:t>42</w:t>
            </w:r>
          </w:p>
        </w:tc>
        <w:tc>
          <w:tcPr>
            <w:tcW w:w="0" w:type="auto"/>
            <w:tcBorders>
              <w:top w:val="nil"/>
              <w:left w:val="nil"/>
              <w:bottom w:val="nil"/>
              <w:right w:val="nil"/>
            </w:tcBorders>
            <w:shd w:val="clear" w:color="auto" w:fill="auto"/>
            <w:vAlign w:val="center"/>
            <w:hideMark/>
          </w:tcPr>
          <w:p w14:paraId="58A49387" w14:textId="77777777" w:rsidR="00C409E8" w:rsidRPr="00EC694E" w:rsidRDefault="00C409E8" w:rsidP="009E701A">
            <w:r w:rsidRPr="00EC694E">
              <w:t>20</w:t>
            </w:r>
          </w:p>
        </w:tc>
        <w:tc>
          <w:tcPr>
            <w:tcW w:w="0" w:type="auto"/>
            <w:tcBorders>
              <w:top w:val="nil"/>
              <w:left w:val="nil"/>
              <w:bottom w:val="nil"/>
              <w:right w:val="nil"/>
            </w:tcBorders>
            <w:shd w:val="clear" w:color="auto" w:fill="auto"/>
            <w:noWrap/>
            <w:vAlign w:val="bottom"/>
            <w:hideMark/>
          </w:tcPr>
          <w:p w14:paraId="3CBC870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795AB81"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33E14D07"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6554E539"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04EABA31"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BF58E4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660985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2C0BA7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6BF1D6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2CD904D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C9C6E7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845F54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EDFE49B" w14:textId="77777777" w:rsidR="00C409E8" w:rsidRPr="00EC694E" w:rsidRDefault="00C409E8" w:rsidP="009E701A">
            <w:r w:rsidRPr="00EC694E">
              <w:rPr>
                <w:rFonts w:ascii="Segoe UI Symbol" w:hAnsi="Segoe UI Symbol" w:cs="Segoe UI Symbol"/>
              </w:rPr>
              <w:t>✗</w:t>
            </w:r>
          </w:p>
        </w:tc>
      </w:tr>
      <w:tr w:rsidR="009E701A" w:rsidRPr="00EC694E" w14:paraId="426D0B1E" w14:textId="77777777" w:rsidTr="00C409E8">
        <w:tc>
          <w:tcPr>
            <w:tcW w:w="0" w:type="auto"/>
            <w:tcBorders>
              <w:top w:val="nil"/>
              <w:left w:val="nil"/>
              <w:bottom w:val="nil"/>
              <w:right w:val="nil"/>
            </w:tcBorders>
            <w:shd w:val="clear" w:color="auto" w:fill="auto"/>
            <w:vAlign w:val="center"/>
            <w:hideMark/>
          </w:tcPr>
          <w:p w14:paraId="4D038956" w14:textId="77777777" w:rsidR="00C409E8" w:rsidRPr="00EC694E" w:rsidRDefault="00C409E8" w:rsidP="009E701A">
            <w:r w:rsidRPr="00EC694E">
              <w:t>33</w:t>
            </w:r>
          </w:p>
        </w:tc>
        <w:tc>
          <w:tcPr>
            <w:tcW w:w="0" w:type="auto"/>
            <w:tcBorders>
              <w:top w:val="nil"/>
              <w:left w:val="nil"/>
              <w:bottom w:val="nil"/>
              <w:right w:val="nil"/>
            </w:tcBorders>
            <w:shd w:val="clear" w:color="auto" w:fill="auto"/>
            <w:vAlign w:val="center"/>
            <w:hideMark/>
          </w:tcPr>
          <w:p w14:paraId="1BB8889A" w14:textId="77777777" w:rsidR="00C409E8" w:rsidRPr="00EC694E" w:rsidRDefault="00C409E8" w:rsidP="009E701A">
            <w:r w:rsidRPr="00EC694E">
              <w:t>Harilainen et al., 2006</w:t>
            </w:r>
          </w:p>
        </w:tc>
        <w:tc>
          <w:tcPr>
            <w:tcW w:w="0" w:type="auto"/>
            <w:tcBorders>
              <w:top w:val="nil"/>
              <w:left w:val="nil"/>
              <w:bottom w:val="nil"/>
              <w:right w:val="nil"/>
            </w:tcBorders>
            <w:shd w:val="clear" w:color="auto" w:fill="auto"/>
            <w:noWrap/>
            <w:vAlign w:val="bottom"/>
            <w:hideMark/>
          </w:tcPr>
          <w:p w14:paraId="115D460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2552CDA"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58A66FA6"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041625F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0BA8B4E" w14:textId="77777777" w:rsidR="00C409E8" w:rsidRPr="00EC694E" w:rsidRDefault="00C409E8" w:rsidP="009E701A">
            <w:r w:rsidRPr="00EC694E">
              <w:t>.0 ± 6.7</w:t>
            </w:r>
          </w:p>
        </w:tc>
        <w:tc>
          <w:tcPr>
            <w:tcW w:w="0" w:type="auto"/>
            <w:tcBorders>
              <w:top w:val="nil"/>
              <w:left w:val="nil"/>
              <w:bottom w:val="nil"/>
              <w:right w:val="nil"/>
            </w:tcBorders>
            <w:shd w:val="clear" w:color="auto" w:fill="auto"/>
            <w:vAlign w:val="center"/>
            <w:hideMark/>
          </w:tcPr>
          <w:p w14:paraId="6F7F19B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A0B186F" w14:textId="77777777" w:rsidR="00C409E8" w:rsidRPr="00EC694E" w:rsidRDefault="00C409E8" w:rsidP="009E701A">
            <w:r w:rsidRPr="00EC694E">
              <w:t>79</w:t>
            </w:r>
          </w:p>
        </w:tc>
        <w:tc>
          <w:tcPr>
            <w:tcW w:w="0" w:type="auto"/>
            <w:tcBorders>
              <w:top w:val="nil"/>
              <w:left w:val="nil"/>
              <w:bottom w:val="nil"/>
              <w:right w:val="nil"/>
            </w:tcBorders>
            <w:shd w:val="clear" w:color="auto" w:fill="auto"/>
            <w:vAlign w:val="center"/>
            <w:hideMark/>
          </w:tcPr>
          <w:p w14:paraId="16B5641F" w14:textId="77777777" w:rsidR="00C409E8" w:rsidRPr="00EC694E" w:rsidRDefault="00C409E8" w:rsidP="009E701A">
            <w:r w:rsidRPr="00EC694E">
              <w:t>0</w:t>
            </w:r>
          </w:p>
        </w:tc>
        <w:tc>
          <w:tcPr>
            <w:tcW w:w="0" w:type="auto"/>
            <w:tcBorders>
              <w:top w:val="nil"/>
              <w:left w:val="nil"/>
              <w:bottom w:val="nil"/>
              <w:right w:val="nil"/>
            </w:tcBorders>
            <w:shd w:val="clear" w:color="auto" w:fill="auto"/>
            <w:vAlign w:val="center"/>
            <w:hideMark/>
          </w:tcPr>
          <w:p w14:paraId="47CEAE3C" w14:textId="77777777" w:rsidR="00C409E8" w:rsidRPr="00EC694E" w:rsidRDefault="00C409E8" w:rsidP="009E701A">
            <w:r w:rsidRPr="00EC694E">
              <w:t>0</w:t>
            </w:r>
          </w:p>
        </w:tc>
        <w:tc>
          <w:tcPr>
            <w:tcW w:w="0" w:type="auto"/>
            <w:tcBorders>
              <w:top w:val="nil"/>
              <w:left w:val="nil"/>
              <w:bottom w:val="nil"/>
              <w:right w:val="nil"/>
            </w:tcBorders>
            <w:shd w:val="clear" w:color="auto" w:fill="auto"/>
            <w:noWrap/>
            <w:vAlign w:val="bottom"/>
            <w:hideMark/>
          </w:tcPr>
          <w:p w14:paraId="5EFF1DB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C24FC14" w14:textId="77777777" w:rsidR="00C409E8" w:rsidRPr="00EC694E" w:rsidRDefault="00C409E8" w:rsidP="009E701A">
            <w:r w:rsidRPr="00EC694E">
              <w:t>60.6</w:t>
            </w:r>
          </w:p>
        </w:tc>
        <w:tc>
          <w:tcPr>
            <w:tcW w:w="0" w:type="auto"/>
            <w:tcBorders>
              <w:top w:val="nil"/>
              <w:left w:val="nil"/>
              <w:bottom w:val="nil"/>
              <w:right w:val="nil"/>
            </w:tcBorders>
            <w:shd w:val="clear" w:color="auto" w:fill="auto"/>
            <w:vAlign w:val="center"/>
            <w:hideMark/>
          </w:tcPr>
          <w:p w14:paraId="31E78759" w14:textId="77777777" w:rsidR="00C409E8" w:rsidRPr="00EC694E" w:rsidRDefault="00C409E8" w:rsidP="009E701A">
            <w:r w:rsidRPr="00EC694E">
              <w:t>5.1</w:t>
            </w:r>
          </w:p>
        </w:tc>
        <w:tc>
          <w:tcPr>
            <w:tcW w:w="0" w:type="auto"/>
            <w:tcBorders>
              <w:top w:val="nil"/>
              <w:left w:val="nil"/>
              <w:bottom w:val="nil"/>
              <w:right w:val="nil"/>
            </w:tcBorders>
            <w:shd w:val="clear" w:color="auto" w:fill="auto"/>
            <w:vAlign w:val="center"/>
            <w:hideMark/>
          </w:tcPr>
          <w:p w14:paraId="1A403362"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2BFFE61C"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32B79C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5EC2E6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0BBD33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0A3DE7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399A7F7B"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7195C0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2EBC02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93647CB" w14:textId="77777777" w:rsidR="00C409E8" w:rsidRPr="00EC694E" w:rsidRDefault="00C409E8" w:rsidP="009E701A">
            <w:r w:rsidRPr="00EC694E">
              <w:rPr>
                <w:rFonts w:ascii="Segoe UI Symbol" w:hAnsi="Segoe UI Symbol" w:cs="Segoe UI Symbol"/>
              </w:rPr>
              <w:t>✗</w:t>
            </w:r>
          </w:p>
        </w:tc>
      </w:tr>
      <w:tr w:rsidR="009E701A" w:rsidRPr="00EC694E" w14:paraId="23EB391C" w14:textId="77777777" w:rsidTr="00C409E8">
        <w:tc>
          <w:tcPr>
            <w:tcW w:w="0" w:type="auto"/>
            <w:tcBorders>
              <w:top w:val="nil"/>
              <w:left w:val="nil"/>
              <w:bottom w:val="nil"/>
              <w:right w:val="nil"/>
            </w:tcBorders>
            <w:shd w:val="clear" w:color="auto" w:fill="auto"/>
            <w:vAlign w:val="center"/>
            <w:hideMark/>
          </w:tcPr>
          <w:p w14:paraId="6C50459A" w14:textId="77777777" w:rsidR="00C409E8" w:rsidRPr="00EC694E" w:rsidRDefault="00C409E8" w:rsidP="009E701A">
            <w:r w:rsidRPr="00EC694E">
              <w:t>34</w:t>
            </w:r>
          </w:p>
        </w:tc>
        <w:tc>
          <w:tcPr>
            <w:tcW w:w="0" w:type="auto"/>
            <w:tcBorders>
              <w:top w:val="nil"/>
              <w:left w:val="nil"/>
              <w:bottom w:val="nil"/>
              <w:right w:val="nil"/>
            </w:tcBorders>
            <w:shd w:val="clear" w:color="auto" w:fill="auto"/>
            <w:vAlign w:val="center"/>
            <w:hideMark/>
          </w:tcPr>
          <w:p w14:paraId="5E8B1EA1" w14:textId="77777777" w:rsidR="00C409E8" w:rsidRPr="00EC694E" w:rsidRDefault="00C409E8" w:rsidP="009E701A">
            <w:r w:rsidRPr="00EC694E">
              <w:t>Heijne &amp; Werner, 2010</w:t>
            </w:r>
          </w:p>
        </w:tc>
        <w:tc>
          <w:tcPr>
            <w:tcW w:w="0" w:type="auto"/>
            <w:tcBorders>
              <w:top w:val="nil"/>
              <w:left w:val="nil"/>
              <w:bottom w:val="nil"/>
              <w:right w:val="nil"/>
            </w:tcBorders>
            <w:shd w:val="clear" w:color="auto" w:fill="auto"/>
            <w:noWrap/>
            <w:vAlign w:val="bottom"/>
            <w:hideMark/>
          </w:tcPr>
          <w:p w14:paraId="1A22DFB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6EDC939"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2B4D63B4"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52F6BB9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E888453" w14:textId="77777777" w:rsidR="00C409E8" w:rsidRPr="00EC694E" w:rsidRDefault="00C409E8" w:rsidP="009E701A">
            <w:r w:rsidRPr="00EC694E">
              <w:t>29.5 ± 5.4</w:t>
            </w:r>
          </w:p>
        </w:tc>
        <w:tc>
          <w:tcPr>
            <w:tcW w:w="0" w:type="auto"/>
            <w:tcBorders>
              <w:top w:val="nil"/>
              <w:left w:val="nil"/>
              <w:bottom w:val="nil"/>
              <w:right w:val="nil"/>
            </w:tcBorders>
            <w:shd w:val="clear" w:color="auto" w:fill="auto"/>
            <w:vAlign w:val="center"/>
            <w:hideMark/>
          </w:tcPr>
          <w:p w14:paraId="36493B8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27D2F37" w14:textId="77777777" w:rsidR="00C409E8" w:rsidRPr="00EC694E" w:rsidRDefault="00C409E8" w:rsidP="009E701A">
            <w:r w:rsidRPr="00EC694E">
              <w:t>68</w:t>
            </w:r>
          </w:p>
        </w:tc>
        <w:tc>
          <w:tcPr>
            <w:tcW w:w="0" w:type="auto"/>
            <w:tcBorders>
              <w:top w:val="nil"/>
              <w:left w:val="nil"/>
              <w:bottom w:val="nil"/>
              <w:right w:val="nil"/>
            </w:tcBorders>
            <w:shd w:val="clear" w:color="auto" w:fill="auto"/>
            <w:vAlign w:val="center"/>
            <w:hideMark/>
          </w:tcPr>
          <w:p w14:paraId="078918EA" w14:textId="77777777" w:rsidR="00C409E8" w:rsidRPr="00EC694E" w:rsidRDefault="00C409E8" w:rsidP="009E701A">
            <w:r w:rsidRPr="00EC694E">
              <w:t>36</w:t>
            </w:r>
          </w:p>
        </w:tc>
        <w:tc>
          <w:tcPr>
            <w:tcW w:w="0" w:type="auto"/>
            <w:tcBorders>
              <w:top w:val="nil"/>
              <w:left w:val="nil"/>
              <w:bottom w:val="nil"/>
              <w:right w:val="nil"/>
            </w:tcBorders>
            <w:shd w:val="clear" w:color="auto" w:fill="auto"/>
            <w:vAlign w:val="center"/>
            <w:hideMark/>
          </w:tcPr>
          <w:p w14:paraId="318D8ADF" w14:textId="77777777" w:rsidR="00C409E8" w:rsidRPr="00EC694E" w:rsidRDefault="00C409E8" w:rsidP="009E701A">
            <w:r w:rsidRPr="00EC694E">
              <w:t>32</w:t>
            </w:r>
          </w:p>
        </w:tc>
        <w:tc>
          <w:tcPr>
            <w:tcW w:w="0" w:type="auto"/>
            <w:tcBorders>
              <w:top w:val="nil"/>
              <w:left w:val="nil"/>
              <w:bottom w:val="nil"/>
              <w:right w:val="nil"/>
            </w:tcBorders>
            <w:shd w:val="clear" w:color="auto" w:fill="auto"/>
            <w:noWrap/>
            <w:vAlign w:val="bottom"/>
            <w:hideMark/>
          </w:tcPr>
          <w:p w14:paraId="1E1559E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426413E" w14:textId="77777777" w:rsidR="00C409E8" w:rsidRPr="00EC694E" w:rsidRDefault="00C409E8" w:rsidP="009E701A">
            <w:r w:rsidRPr="00EC694E">
              <w:t>24.7</w:t>
            </w:r>
          </w:p>
        </w:tc>
        <w:tc>
          <w:tcPr>
            <w:tcW w:w="0" w:type="auto"/>
            <w:tcBorders>
              <w:top w:val="nil"/>
              <w:left w:val="nil"/>
              <w:bottom w:val="nil"/>
              <w:right w:val="nil"/>
            </w:tcBorders>
            <w:shd w:val="clear" w:color="auto" w:fill="auto"/>
            <w:vAlign w:val="center"/>
            <w:hideMark/>
          </w:tcPr>
          <w:p w14:paraId="3AA1B0F4" w14:textId="77777777" w:rsidR="00C409E8" w:rsidRPr="00EC694E" w:rsidRDefault="00C409E8" w:rsidP="009E701A">
            <w:r w:rsidRPr="00EC694E">
              <w:t>2.1</w:t>
            </w:r>
          </w:p>
        </w:tc>
        <w:tc>
          <w:tcPr>
            <w:tcW w:w="0" w:type="auto"/>
            <w:tcBorders>
              <w:top w:val="nil"/>
              <w:left w:val="nil"/>
              <w:bottom w:val="nil"/>
              <w:right w:val="nil"/>
            </w:tcBorders>
            <w:shd w:val="clear" w:color="auto" w:fill="auto"/>
            <w:vAlign w:val="center"/>
            <w:hideMark/>
          </w:tcPr>
          <w:p w14:paraId="680E5AC7"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09BD71D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43C50E0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9B758C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9D7079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94B189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70FAAEBE"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C0EAC1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9EC5B4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B7573E0" w14:textId="77777777" w:rsidR="00C409E8" w:rsidRPr="00EC694E" w:rsidRDefault="00C409E8" w:rsidP="009E701A">
            <w:r w:rsidRPr="00EC694E">
              <w:rPr>
                <w:rFonts w:ascii="Segoe UI Symbol" w:hAnsi="Segoe UI Symbol" w:cs="Segoe UI Symbol"/>
              </w:rPr>
              <w:t>✗</w:t>
            </w:r>
          </w:p>
        </w:tc>
      </w:tr>
      <w:tr w:rsidR="009E701A" w:rsidRPr="00EC694E" w14:paraId="516201C4" w14:textId="77777777" w:rsidTr="00C409E8">
        <w:tc>
          <w:tcPr>
            <w:tcW w:w="0" w:type="auto"/>
            <w:tcBorders>
              <w:top w:val="nil"/>
              <w:left w:val="nil"/>
              <w:bottom w:val="nil"/>
              <w:right w:val="nil"/>
            </w:tcBorders>
            <w:shd w:val="clear" w:color="auto" w:fill="auto"/>
            <w:vAlign w:val="center"/>
            <w:hideMark/>
          </w:tcPr>
          <w:p w14:paraId="11FAADC2" w14:textId="77777777" w:rsidR="00C409E8" w:rsidRPr="00EC694E" w:rsidRDefault="00C409E8" w:rsidP="009E701A">
            <w:r w:rsidRPr="00EC694E">
              <w:t>35</w:t>
            </w:r>
          </w:p>
        </w:tc>
        <w:tc>
          <w:tcPr>
            <w:tcW w:w="0" w:type="auto"/>
            <w:tcBorders>
              <w:top w:val="nil"/>
              <w:left w:val="nil"/>
              <w:bottom w:val="nil"/>
              <w:right w:val="nil"/>
            </w:tcBorders>
            <w:shd w:val="clear" w:color="auto" w:fill="auto"/>
            <w:vAlign w:val="center"/>
            <w:hideMark/>
          </w:tcPr>
          <w:p w14:paraId="58E8A2FF" w14:textId="77777777" w:rsidR="00C409E8" w:rsidRPr="00EC694E" w:rsidRDefault="00C409E8" w:rsidP="009E701A">
            <w:r w:rsidRPr="00EC694E">
              <w:t>Holm et al., 2010</w:t>
            </w:r>
          </w:p>
        </w:tc>
        <w:tc>
          <w:tcPr>
            <w:tcW w:w="0" w:type="auto"/>
            <w:tcBorders>
              <w:top w:val="nil"/>
              <w:left w:val="nil"/>
              <w:bottom w:val="nil"/>
              <w:right w:val="nil"/>
            </w:tcBorders>
            <w:shd w:val="clear" w:color="auto" w:fill="auto"/>
            <w:noWrap/>
            <w:vAlign w:val="bottom"/>
            <w:hideMark/>
          </w:tcPr>
          <w:p w14:paraId="6FC2015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0B9D48D"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741BE163"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6CA28DB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322DF46" w14:textId="77777777" w:rsidR="00C409E8" w:rsidRPr="00EC694E" w:rsidRDefault="00C409E8" w:rsidP="009E701A">
            <w:r w:rsidRPr="00EC694E">
              <w:t>35.9 ± .0</w:t>
            </w:r>
          </w:p>
        </w:tc>
        <w:tc>
          <w:tcPr>
            <w:tcW w:w="0" w:type="auto"/>
            <w:tcBorders>
              <w:top w:val="nil"/>
              <w:left w:val="nil"/>
              <w:bottom w:val="nil"/>
              <w:right w:val="nil"/>
            </w:tcBorders>
            <w:shd w:val="clear" w:color="auto" w:fill="auto"/>
            <w:vAlign w:val="center"/>
            <w:hideMark/>
          </w:tcPr>
          <w:p w14:paraId="5BDC52C6"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E6067AC" w14:textId="77777777" w:rsidR="00C409E8" w:rsidRPr="00EC694E" w:rsidRDefault="00C409E8" w:rsidP="009E701A">
            <w:r w:rsidRPr="00EC694E">
              <w:t>57</w:t>
            </w:r>
          </w:p>
        </w:tc>
        <w:tc>
          <w:tcPr>
            <w:tcW w:w="0" w:type="auto"/>
            <w:tcBorders>
              <w:top w:val="nil"/>
              <w:left w:val="nil"/>
              <w:bottom w:val="nil"/>
              <w:right w:val="nil"/>
            </w:tcBorders>
            <w:shd w:val="clear" w:color="auto" w:fill="auto"/>
            <w:vAlign w:val="center"/>
            <w:hideMark/>
          </w:tcPr>
          <w:p w14:paraId="437600FC" w14:textId="77777777" w:rsidR="00C409E8" w:rsidRPr="00EC694E" w:rsidRDefault="00C409E8" w:rsidP="009E701A">
            <w:r w:rsidRPr="00EC694E">
              <w:t>33</w:t>
            </w:r>
          </w:p>
        </w:tc>
        <w:tc>
          <w:tcPr>
            <w:tcW w:w="0" w:type="auto"/>
            <w:tcBorders>
              <w:top w:val="nil"/>
              <w:left w:val="nil"/>
              <w:bottom w:val="nil"/>
              <w:right w:val="nil"/>
            </w:tcBorders>
            <w:shd w:val="clear" w:color="auto" w:fill="auto"/>
            <w:vAlign w:val="center"/>
            <w:hideMark/>
          </w:tcPr>
          <w:p w14:paraId="211092AC" w14:textId="77777777" w:rsidR="00C409E8" w:rsidRPr="00EC694E" w:rsidRDefault="00C409E8" w:rsidP="009E701A">
            <w:r w:rsidRPr="00EC694E">
              <w:t>24</w:t>
            </w:r>
          </w:p>
        </w:tc>
        <w:tc>
          <w:tcPr>
            <w:tcW w:w="0" w:type="auto"/>
            <w:tcBorders>
              <w:top w:val="nil"/>
              <w:left w:val="nil"/>
              <w:bottom w:val="nil"/>
              <w:right w:val="nil"/>
            </w:tcBorders>
            <w:shd w:val="clear" w:color="auto" w:fill="auto"/>
            <w:noWrap/>
            <w:vAlign w:val="bottom"/>
            <w:hideMark/>
          </w:tcPr>
          <w:p w14:paraId="13D7A32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29A103D" w14:textId="77777777" w:rsidR="00C409E8" w:rsidRPr="00EC694E" w:rsidRDefault="00C409E8" w:rsidP="009E701A">
            <w:r w:rsidRPr="00EC694E">
              <w:t>10.5</w:t>
            </w:r>
          </w:p>
        </w:tc>
        <w:tc>
          <w:tcPr>
            <w:tcW w:w="0" w:type="auto"/>
            <w:tcBorders>
              <w:top w:val="nil"/>
              <w:left w:val="nil"/>
              <w:bottom w:val="nil"/>
              <w:right w:val="nil"/>
            </w:tcBorders>
            <w:shd w:val="clear" w:color="auto" w:fill="auto"/>
            <w:vAlign w:val="center"/>
            <w:hideMark/>
          </w:tcPr>
          <w:p w14:paraId="7B6DD989" w14:textId="77777777" w:rsidR="00C409E8" w:rsidRPr="00EC694E" w:rsidRDefault="00C409E8" w:rsidP="009E701A">
            <w:r w:rsidRPr="00EC694E">
              <w:t>0.9</w:t>
            </w:r>
          </w:p>
        </w:tc>
        <w:tc>
          <w:tcPr>
            <w:tcW w:w="0" w:type="auto"/>
            <w:tcBorders>
              <w:top w:val="nil"/>
              <w:left w:val="nil"/>
              <w:bottom w:val="nil"/>
              <w:right w:val="nil"/>
            </w:tcBorders>
            <w:shd w:val="clear" w:color="auto" w:fill="auto"/>
            <w:vAlign w:val="center"/>
            <w:hideMark/>
          </w:tcPr>
          <w:p w14:paraId="403F53C2" w14:textId="77777777" w:rsidR="00C409E8" w:rsidRPr="00EC694E" w:rsidRDefault="00C409E8" w:rsidP="009E701A">
            <w:r w:rsidRPr="00EC694E">
              <w:t>Short</w:t>
            </w:r>
          </w:p>
        </w:tc>
        <w:tc>
          <w:tcPr>
            <w:tcW w:w="0" w:type="auto"/>
            <w:tcBorders>
              <w:top w:val="nil"/>
              <w:left w:val="nil"/>
              <w:bottom w:val="nil"/>
              <w:right w:val="nil"/>
            </w:tcBorders>
            <w:shd w:val="clear" w:color="auto" w:fill="auto"/>
            <w:vAlign w:val="center"/>
            <w:hideMark/>
          </w:tcPr>
          <w:p w14:paraId="587CFE0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4E2A80D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F9D0B8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6CFEA9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167BE0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03F21991"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79CB8F4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144F76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DD361F7" w14:textId="77777777" w:rsidR="00C409E8" w:rsidRPr="00EC694E" w:rsidRDefault="00C409E8" w:rsidP="009E701A">
            <w:r w:rsidRPr="00EC694E">
              <w:rPr>
                <w:rFonts w:ascii="Segoe UI Symbol" w:hAnsi="Segoe UI Symbol" w:cs="Segoe UI Symbol"/>
              </w:rPr>
              <w:t>✗</w:t>
            </w:r>
          </w:p>
        </w:tc>
      </w:tr>
      <w:tr w:rsidR="009E701A" w:rsidRPr="00EC694E" w14:paraId="4CB3C6D0" w14:textId="77777777" w:rsidTr="00C409E8">
        <w:tc>
          <w:tcPr>
            <w:tcW w:w="0" w:type="auto"/>
            <w:tcBorders>
              <w:top w:val="nil"/>
              <w:left w:val="nil"/>
              <w:bottom w:val="nil"/>
              <w:right w:val="nil"/>
            </w:tcBorders>
            <w:shd w:val="clear" w:color="auto" w:fill="auto"/>
            <w:vAlign w:val="center"/>
            <w:hideMark/>
          </w:tcPr>
          <w:p w14:paraId="37EAAF85" w14:textId="77777777" w:rsidR="00C409E8" w:rsidRPr="00EC694E" w:rsidRDefault="00C409E8" w:rsidP="009E701A">
            <w:r w:rsidRPr="00EC694E">
              <w:t>36</w:t>
            </w:r>
          </w:p>
        </w:tc>
        <w:tc>
          <w:tcPr>
            <w:tcW w:w="0" w:type="auto"/>
            <w:tcBorders>
              <w:top w:val="nil"/>
              <w:left w:val="nil"/>
              <w:bottom w:val="nil"/>
              <w:right w:val="nil"/>
            </w:tcBorders>
            <w:shd w:val="clear" w:color="auto" w:fill="auto"/>
            <w:vAlign w:val="center"/>
            <w:hideMark/>
          </w:tcPr>
          <w:p w14:paraId="415C49B3" w14:textId="77777777" w:rsidR="00C409E8" w:rsidRPr="00EC694E" w:rsidRDefault="00C409E8" w:rsidP="009E701A">
            <w:r w:rsidRPr="00EC694E">
              <w:t>Horstmann et al., 2022</w:t>
            </w:r>
          </w:p>
        </w:tc>
        <w:tc>
          <w:tcPr>
            <w:tcW w:w="0" w:type="auto"/>
            <w:tcBorders>
              <w:top w:val="nil"/>
              <w:left w:val="nil"/>
              <w:bottom w:val="nil"/>
              <w:right w:val="nil"/>
            </w:tcBorders>
            <w:shd w:val="clear" w:color="auto" w:fill="auto"/>
            <w:noWrap/>
            <w:vAlign w:val="bottom"/>
            <w:hideMark/>
          </w:tcPr>
          <w:p w14:paraId="0C841D5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36646C1"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45B54423"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5603CD6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AEAD3D5" w14:textId="77777777" w:rsidR="00C409E8" w:rsidRPr="00EC694E" w:rsidRDefault="00C409E8" w:rsidP="009E701A">
            <w:r w:rsidRPr="00EC694E">
              <w:t>28.4 ± 8.0</w:t>
            </w:r>
          </w:p>
        </w:tc>
        <w:tc>
          <w:tcPr>
            <w:tcW w:w="0" w:type="auto"/>
            <w:tcBorders>
              <w:top w:val="nil"/>
              <w:left w:val="nil"/>
              <w:bottom w:val="nil"/>
              <w:right w:val="nil"/>
            </w:tcBorders>
            <w:shd w:val="clear" w:color="auto" w:fill="auto"/>
            <w:vAlign w:val="center"/>
            <w:hideMark/>
          </w:tcPr>
          <w:p w14:paraId="4DCD8B2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1609C9A" w14:textId="77777777" w:rsidR="00C409E8" w:rsidRPr="00EC694E" w:rsidRDefault="00C409E8" w:rsidP="009E701A">
            <w:r w:rsidRPr="00EC694E">
              <w:t>51</w:t>
            </w:r>
          </w:p>
        </w:tc>
        <w:tc>
          <w:tcPr>
            <w:tcW w:w="0" w:type="auto"/>
            <w:tcBorders>
              <w:top w:val="nil"/>
              <w:left w:val="nil"/>
              <w:bottom w:val="nil"/>
              <w:right w:val="nil"/>
            </w:tcBorders>
            <w:shd w:val="clear" w:color="auto" w:fill="auto"/>
            <w:vAlign w:val="center"/>
            <w:hideMark/>
          </w:tcPr>
          <w:p w14:paraId="5264B1B0" w14:textId="77777777" w:rsidR="00C409E8" w:rsidRPr="00EC694E" w:rsidRDefault="00C409E8" w:rsidP="009E701A">
            <w:r w:rsidRPr="00EC694E">
              <w:t>33</w:t>
            </w:r>
          </w:p>
        </w:tc>
        <w:tc>
          <w:tcPr>
            <w:tcW w:w="0" w:type="auto"/>
            <w:tcBorders>
              <w:top w:val="nil"/>
              <w:left w:val="nil"/>
              <w:bottom w:val="nil"/>
              <w:right w:val="nil"/>
            </w:tcBorders>
            <w:shd w:val="clear" w:color="auto" w:fill="auto"/>
            <w:vAlign w:val="center"/>
            <w:hideMark/>
          </w:tcPr>
          <w:p w14:paraId="7C017C6F" w14:textId="77777777" w:rsidR="00C409E8" w:rsidRPr="00EC694E" w:rsidRDefault="00C409E8" w:rsidP="009E701A">
            <w:r w:rsidRPr="00EC694E">
              <w:t>18</w:t>
            </w:r>
          </w:p>
        </w:tc>
        <w:tc>
          <w:tcPr>
            <w:tcW w:w="0" w:type="auto"/>
            <w:tcBorders>
              <w:top w:val="nil"/>
              <w:left w:val="nil"/>
              <w:bottom w:val="nil"/>
              <w:right w:val="nil"/>
            </w:tcBorders>
            <w:shd w:val="clear" w:color="auto" w:fill="auto"/>
            <w:noWrap/>
            <w:vAlign w:val="bottom"/>
            <w:hideMark/>
          </w:tcPr>
          <w:p w14:paraId="600FA3C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30C3535"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16621982"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4C794F3E"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64E1CE25"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5AE4C5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AB46D5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6D38F7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D34123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1AC7C9C"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1354D6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4E7555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9C2AEAC" w14:textId="77777777" w:rsidR="00C409E8" w:rsidRPr="00EC694E" w:rsidRDefault="00C409E8" w:rsidP="009E701A">
            <w:r w:rsidRPr="00EC694E">
              <w:rPr>
                <w:rFonts w:ascii="Segoe UI Symbol" w:hAnsi="Segoe UI Symbol" w:cs="Segoe UI Symbol"/>
              </w:rPr>
              <w:t>✗</w:t>
            </w:r>
          </w:p>
        </w:tc>
      </w:tr>
      <w:tr w:rsidR="009E701A" w:rsidRPr="00EC694E" w14:paraId="18B5E7BB" w14:textId="77777777" w:rsidTr="00C409E8">
        <w:tc>
          <w:tcPr>
            <w:tcW w:w="0" w:type="auto"/>
            <w:tcBorders>
              <w:top w:val="nil"/>
              <w:left w:val="nil"/>
              <w:bottom w:val="nil"/>
              <w:right w:val="nil"/>
            </w:tcBorders>
            <w:shd w:val="clear" w:color="auto" w:fill="auto"/>
            <w:vAlign w:val="center"/>
            <w:hideMark/>
          </w:tcPr>
          <w:p w14:paraId="27DEFA99" w14:textId="77777777" w:rsidR="00C409E8" w:rsidRPr="00EC694E" w:rsidRDefault="00C409E8" w:rsidP="009E701A">
            <w:r w:rsidRPr="00EC694E">
              <w:t>37</w:t>
            </w:r>
          </w:p>
        </w:tc>
        <w:tc>
          <w:tcPr>
            <w:tcW w:w="0" w:type="auto"/>
            <w:tcBorders>
              <w:top w:val="nil"/>
              <w:left w:val="nil"/>
              <w:bottom w:val="nil"/>
              <w:right w:val="nil"/>
            </w:tcBorders>
            <w:shd w:val="clear" w:color="auto" w:fill="auto"/>
            <w:vAlign w:val="center"/>
            <w:hideMark/>
          </w:tcPr>
          <w:p w14:paraId="30407BAD" w14:textId="77777777" w:rsidR="00C409E8" w:rsidRPr="00EC694E" w:rsidRDefault="00C409E8" w:rsidP="009E701A">
            <w:r w:rsidRPr="00EC694E">
              <w:t>Ibrahim et al., 2005</w:t>
            </w:r>
          </w:p>
        </w:tc>
        <w:tc>
          <w:tcPr>
            <w:tcW w:w="0" w:type="auto"/>
            <w:tcBorders>
              <w:top w:val="nil"/>
              <w:left w:val="nil"/>
              <w:bottom w:val="nil"/>
              <w:right w:val="nil"/>
            </w:tcBorders>
            <w:shd w:val="clear" w:color="auto" w:fill="auto"/>
            <w:noWrap/>
            <w:vAlign w:val="bottom"/>
            <w:hideMark/>
          </w:tcPr>
          <w:p w14:paraId="34D56940"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A338813"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25F83A37"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3EDE067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6AA6C00" w14:textId="77777777" w:rsidR="00C409E8" w:rsidRPr="00EC694E" w:rsidRDefault="00C409E8" w:rsidP="009E701A">
            <w:r w:rsidRPr="00EC694E">
              <w:t>22.3 ± 8.0</w:t>
            </w:r>
          </w:p>
        </w:tc>
        <w:tc>
          <w:tcPr>
            <w:tcW w:w="0" w:type="auto"/>
            <w:tcBorders>
              <w:top w:val="nil"/>
              <w:left w:val="nil"/>
              <w:bottom w:val="nil"/>
              <w:right w:val="nil"/>
            </w:tcBorders>
            <w:shd w:val="clear" w:color="auto" w:fill="auto"/>
            <w:vAlign w:val="center"/>
            <w:hideMark/>
          </w:tcPr>
          <w:p w14:paraId="32FE305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C923CFF" w14:textId="77777777" w:rsidR="00C409E8" w:rsidRPr="00EC694E" w:rsidRDefault="00C409E8" w:rsidP="009E701A">
            <w:r w:rsidRPr="00EC694E">
              <w:t>86</w:t>
            </w:r>
          </w:p>
        </w:tc>
        <w:tc>
          <w:tcPr>
            <w:tcW w:w="0" w:type="auto"/>
            <w:tcBorders>
              <w:top w:val="nil"/>
              <w:left w:val="nil"/>
              <w:bottom w:val="nil"/>
              <w:right w:val="nil"/>
            </w:tcBorders>
            <w:shd w:val="clear" w:color="auto" w:fill="auto"/>
            <w:vAlign w:val="center"/>
            <w:hideMark/>
          </w:tcPr>
          <w:p w14:paraId="713ADAF9" w14:textId="77777777" w:rsidR="00C409E8" w:rsidRPr="00EC694E" w:rsidRDefault="00C409E8" w:rsidP="009E701A">
            <w:r w:rsidRPr="00EC694E">
              <w:t>86</w:t>
            </w:r>
          </w:p>
        </w:tc>
        <w:tc>
          <w:tcPr>
            <w:tcW w:w="0" w:type="auto"/>
            <w:tcBorders>
              <w:top w:val="nil"/>
              <w:left w:val="nil"/>
              <w:bottom w:val="nil"/>
              <w:right w:val="nil"/>
            </w:tcBorders>
            <w:shd w:val="clear" w:color="auto" w:fill="auto"/>
            <w:vAlign w:val="center"/>
            <w:hideMark/>
          </w:tcPr>
          <w:p w14:paraId="79EF8893" w14:textId="77777777" w:rsidR="00C409E8" w:rsidRPr="00EC694E" w:rsidRDefault="00C409E8" w:rsidP="009E701A">
            <w:r w:rsidRPr="00EC694E">
              <w:t>0</w:t>
            </w:r>
          </w:p>
        </w:tc>
        <w:tc>
          <w:tcPr>
            <w:tcW w:w="0" w:type="auto"/>
            <w:tcBorders>
              <w:top w:val="nil"/>
              <w:left w:val="nil"/>
              <w:bottom w:val="nil"/>
              <w:right w:val="nil"/>
            </w:tcBorders>
            <w:shd w:val="clear" w:color="auto" w:fill="auto"/>
            <w:noWrap/>
            <w:vAlign w:val="bottom"/>
            <w:hideMark/>
          </w:tcPr>
          <w:p w14:paraId="755774F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73055BF" w14:textId="77777777" w:rsidR="00C409E8" w:rsidRPr="00EC694E" w:rsidRDefault="00C409E8" w:rsidP="009E701A">
            <w:r w:rsidRPr="00EC694E">
              <w:t>81</w:t>
            </w:r>
          </w:p>
        </w:tc>
        <w:tc>
          <w:tcPr>
            <w:tcW w:w="0" w:type="auto"/>
            <w:tcBorders>
              <w:top w:val="nil"/>
              <w:left w:val="nil"/>
              <w:bottom w:val="nil"/>
              <w:right w:val="nil"/>
            </w:tcBorders>
            <w:shd w:val="clear" w:color="auto" w:fill="auto"/>
            <w:vAlign w:val="center"/>
            <w:hideMark/>
          </w:tcPr>
          <w:p w14:paraId="545644A5" w14:textId="77777777" w:rsidR="00C409E8" w:rsidRPr="00EC694E" w:rsidRDefault="00C409E8" w:rsidP="009E701A">
            <w:r w:rsidRPr="00EC694E">
              <w:t>6.8</w:t>
            </w:r>
          </w:p>
        </w:tc>
        <w:tc>
          <w:tcPr>
            <w:tcW w:w="0" w:type="auto"/>
            <w:tcBorders>
              <w:top w:val="nil"/>
              <w:left w:val="nil"/>
              <w:bottom w:val="nil"/>
              <w:right w:val="nil"/>
            </w:tcBorders>
            <w:shd w:val="clear" w:color="auto" w:fill="auto"/>
            <w:vAlign w:val="center"/>
            <w:hideMark/>
          </w:tcPr>
          <w:p w14:paraId="0C9459FE"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324D15E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524E145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86F03C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5F0CFA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25ACB6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603AF062"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024CCF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ED933F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DAB890F" w14:textId="77777777" w:rsidR="00C409E8" w:rsidRPr="00EC694E" w:rsidRDefault="00C409E8" w:rsidP="009E701A">
            <w:r w:rsidRPr="00EC694E">
              <w:rPr>
                <w:rFonts w:ascii="Segoe UI Symbol" w:hAnsi="Segoe UI Symbol" w:cs="Segoe UI Symbol"/>
              </w:rPr>
              <w:t>✗</w:t>
            </w:r>
          </w:p>
        </w:tc>
      </w:tr>
      <w:tr w:rsidR="009E701A" w:rsidRPr="00EC694E" w14:paraId="41C8850B" w14:textId="77777777" w:rsidTr="00C409E8">
        <w:tc>
          <w:tcPr>
            <w:tcW w:w="0" w:type="auto"/>
            <w:tcBorders>
              <w:top w:val="nil"/>
              <w:left w:val="nil"/>
              <w:bottom w:val="nil"/>
              <w:right w:val="nil"/>
            </w:tcBorders>
            <w:shd w:val="clear" w:color="auto" w:fill="auto"/>
            <w:vAlign w:val="center"/>
            <w:hideMark/>
          </w:tcPr>
          <w:p w14:paraId="1587BE43" w14:textId="77777777" w:rsidR="00C409E8" w:rsidRPr="00EC694E" w:rsidRDefault="00C409E8" w:rsidP="009E701A">
            <w:r w:rsidRPr="00EC694E">
              <w:t>38</w:t>
            </w:r>
          </w:p>
        </w:tc>
        <w:tc>
          <w:tcPr>
            <w:tcW w:w="0" w:type="auto"/>
            <w:tcBorders>
              <w:top w:val="nil"/>
              <w:left w:val="nil"/>
              <w:bottom w:val="nil"/>
              <w:right w:val="nil"/>
            </w:tcBorders>
            <w:shd w:val="clear" w:color="auto" w:fill="auto"/>
            <w:vAlign w:val="center"/>
            <w:hideMark/>
          </w:tcPr>
          <w:p w14:paraId="139AD534" w14:textId="77777777" w:rsidR="00C409E8" w:rsidRPr="00EC694E" w:rsidRDefault="00C409E8" w:rsidP="009E701A">
            <w:r w:rsidRPr="00EC694E">
              <w:t>Iliopoulos et al., 2017</w:t>
            </w:r>
          </w:p>
        </w:tc>
        <w:tc>
          <w:tcPr>
            <w:tcW w:w="0" w:type="auto"/>
            <w:tcBorders>
              <w:top w:val="nil"/>
              <w:left w:val="nil"/>
              <w:bottom w:val="nil"/>
              <w:right w:val="nil"/>
            </w:tcBorders>
            <w:shd w:val="clear" w:color="auto" w:fill="auto"/>
            <w:noWrap/>
            <w:vAlign w:val="bottom"/>
            <w:hideMark/>
          </w:tcPr>
          <w:p w14:paraId="35F1DC9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AA88F9C"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4F9A05B9"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62DA70E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12B5BC9" w14:textId="77777777" w:rsidR="00C409E8" w:rsidRPr="00EC694E" w:rsidRDefault="00C409E8" w:rsidP="009E701A">
            <w:r w:rsidRPr="00EC694E">
              <w:t>25.8 ± 9.6</w:t>
            </w:r>
          </w:p>
        </w:tc>
        <w:tc>
          <w:tcPr>
            <w:tcW w:w="0" w:type="auto"/>
            <w:tcBorders>
              <w:top w:val="nil"/>
              <w:left w:val="nil"/>
              <w:bottom w:val="nil"/>
              <w:right w:val="nil"/>
            </w:tcBorders>
            <w:shd w:val="clear" w:color="auto" w:fill="auto"/>
            <w:vAlign w:val="center"/>
            <w:hideMark/>
          </w:tcPr>
          <w:p w14:paraId="276D1B7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FC472CA" w14:textId="77777777" w:rsidR="00C409E8" w:rsidRPr="00EC694E" w:rsidRDefault="00C409E8" w:rsidP="009E701A">
            <w:r w:rsidRPr="00EC694E">
              <w:t>20</w:t>
            </w:r>
          </w:p>
        </w:tc>
        <w:tc>
          <w:tcPr>
            <w:tcW w:w="0" w:type="auto"/>
            <w:tcBorders>
              <w:top w:val="nil"/>
              <w:left w:val="nil"/>
              <w:bottom w:val="nil"/>
              <w:right w:val="nil"/>
            </w:tcBorders>
            <w:shd w:val="clear" w:color="auto" w:fill="auto"/>
            <w:vAlign w:val="center"/>
            <w:hideMark/>
          </w:tcPr>
          <w:p w14:paraId="4E7463D5" w14:textId="77777777" w:rsidR="00C409E8" w:rsidRPr="00EC694E" w:rsidRDefault="00C409E8" w:rsidP="009E701A">
            <w:r w:rsidRPr="00EC694E">
              <w:t>20</w:t>
            </w:r>
          </w:p>
        </w:tc>
        <w:tc>
          <w:tcPr>
            <w:tcW w:w="0" w:type="auto"/>
            <w:tcBorders>
              <w:top w:val="nil"/>
              <w:left w:val="nil"/>
              <w:bottom w:val="nil"/>
              <w:right w:val="nil"/>
            </w:tcBorders>
            <w:shd w:val="clear" w:color="auto" w:fill="auto"/>
            <w:vAlign w:val="center"/>
            <w:hideMark/>
          </w:tcPr>
          <w:p w14:paraId="6226C1E9" w14:textId="77777777" w:rsidR="00C409E8" w:rsidRPr="00EC694E" w:rsidRDefault="00C409E8" w:rsidP="009E701A">
            <w:r w:rsidRPr="00EC694E">
              <w:t>0</w:t>
            </w:r>
          </w:p>
        </w:tc>
        <w:tc>
          <w:tcPr>
            <w:tcW w:w="0" w:type="auto"/>
            <w:tcBorders>
              <w:top w:val="nil"/>
              <w:left w:val="nil"/>
              <w:bottom w:val="nil"/>
              <w:right w:val="nil"/>
            </w:tcBorders>
            <w:shd w:val="clear" w:color="auto" w:fill="auto"/>
            <w:noWrap/>
            <w:vAlign w:val="bottom"/>
            <w:hideMark/>
          </w:tcPr>
          <w:p w14:paraId="03E9F83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1E31C88" w14:textId="77777777" w:rsidR="00C409E8" w:rsidRPr="00EC694E" w:rsidRDefault="00C409E8" w:rsidP="009E701A">
            <w:r w:rsidRPr="00EC694E">
              <w:t>9</w:t>
            </w:r>
          </w:p>
        </w:tc>
        <w:tc>
          <w:tcPr>
            <w:tcW w:w="0" w:type="auto"/>
            <w:tcBorders>
              <w:top w:val="nil"/>
              <w:left w:val="nil"/>
              <w:bottom w:val="nil"/>
              <w:right w:val="nil"/>
            </w:tcBorders>
            <w:shd w:val="clear" w:color="auto" w:fill="auto"/>
            <w:vAlign w:val="center"/>
            <w:hideMark/>
          </w:tcPr>
          <w:p w14:paraId="40CA781B" w14:textId="77777777" w:rsidR="00C409E8" w:rsidRPr="00EC694E" w:rsidRDefault="00C409E8" w:rsidP="009E701A">
            <w:r w:rsidRPr="00EC694E">
              <w:t>0.8</w:t>
            </w:r>
          </w:p>
        </w:tc>
        <w:tc>
          <w:tcPr>
            <w:tcW w:w="0" w:type="auto"/>
            <w:tcBorders>
              <w:top w:val="nil"/>
              <w:left w:val="nil"/>
              <w:bottom w:val="nil"/>
              <w:right w:val="nil"/>
            </w:tcBorders>
            <w:shd w:val="clear" w:color="auto" w:fill="auto"/>
            <w:vAlign w:val="center"/>
            <w:hideMark/>
          </w:tcPr>
          <w:p w14:paraId="326E7076" w14:textId="77777777" w:rsidR="00C409E8" w:rsidRPr="00EC694E" w:rsidRDefault="00C409E8" w:rsidP="009E701A">
            <w:r w:rsidRPr="00EC694E">
              <w:t>Short</w:t>
            </w:r>
          </w:p>
        </w:tc>
        <w:tc>
          <w:tcPr>
            <w:tcW w:w="0" w:type="auto"/>
            <w:tcBorders>
              <w:top w:val="nil"/>
              <w:left w:val="nil"/>
              <w:bottom w:val="nil"/>
              <w:right w:val="nil"/>
            </w:tcBorders>
            <w:shd w:val="clear" w:color="auto" w:fill="auto"/>
            <w:vAlign w:val="center"/>
            <w:hideMark/>
          </w:tcPr>
          <w:p w14:paraId="51DD31B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DC9F57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7DA3C2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A429C4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872302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4FAE1245"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3FFD3A1"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866BD4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87814F3" w14:textId="77777777" w:rsidR="00C409E8" w:rsidRPr="00EC694E" w:rsidRDefault="00C409E8" w:rsidP="009E701A">
            <w:r w:rsidRPr="00EC694E">
              <w:rPr>
                <w:rFonts w:ascii="Segoe UI Symbol" w:hAnsi="Segoe UI Symbol" w:cs="Segoe UI Symbol"/>
              </w:rPr>
              <w:t>✗</w:t>
            </w:r>
          </w:p>
        </w:tc>
      </w:tr>
      <w:tr w:rsidR="009E701A" w:rsidRPr="00EC694E" w14:paraId="3EFF220B" w14:textId="77777777" w:rsidTr="00C409E8">
        <w:tc>
          <w:tcPr>
            <w:tcW w:w="0" w:type="auto"/>
            <w:tcBorders>
              <w:top w:val="nil"/>
              <w:left w:val="nil"/>
              <w:bottom w:val="nil"/>
              <w:right w:val="nil"/>
            </w:tcBorders>
            <w:shd w:val="clear" w:color="auto" w:fill="auto"/>
            <w:vAlign w:val="center"/>
            <w:hideMark/>
          </w:tcPr>
          <w:p w14:paraId="44A4DDDF" w14:textId="77777777" w:rsidR="00C409E8" w:rsidRPr="00EC694E" w:rsidRDefault="00C409E8" w:rsidP="009E701A">
            <w:r w:rsidRPr="00EC694E">
              <w:lastRenderedPageBreak/>
              <w:t>41</w:t>
            </w:r>
          </w:p>
        </w:tc>
        <w:tc>
          <w:tcPr>
            <w:tcW w:w="0" w:type="auto"/>
            <w:tcBorders>
              <w:top w:val="nil"/>
              <w:left w:val="nil"/>
              <w:bottom w:val="nil"/>
              <w:right w:val="nil"/>
            </w:tcBorders>
            <w:shd w:val="clear" w:color="auto" w:fill="auto"/>
            <w:vAlign w:val="center"/>
            <w:hideMark/>
          </w:tcPr>
          <w:p w14:paraId="03E09CEA" w14:textId="77777777" w:rsidR="00C409E8" w:rsidRPr="00EC694E" w:rsidRDefault="00C409E8" w:rsidP="009E701A">
            <w:r w:rsidRPr="00EC694E">
              <w:t>Jansson et al., 2003</w:t>
            </w:r>
          </w:p>
        </w:tc>
        <w:tc>
          <w:tcPr>
            <w:tcW w:w="0" w:type="auto"/>
            <w:tcBorders>
              <w:top w:val="nil"/>
              <w:left w:val="nil"/>
              <w:bottom w:val="nil"/>
              <w:right w:val="nil"/>
            </w:tcBorders>
            <w:shd w:val="clear" w:color="auto" w:fill="auto"/>
            <w:noWrap/>
            <w:vAlign w:val="bottom"/>
            <w:hideMark/>
          </w:tcPr>
          <w:p w14:paraId="5AF07BD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6CD030F"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11FB499E"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7043ECD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8E1E804" w14:textId="77777777" w:rsidR="00C409E8" w:rsidRPr="00EC694E" w:rsidRDefault="00C409E8" w:rsidP="009E701A">
            <w:r w:rsidRPr="00EC694E">
              <w:t>.0 ± 3.9</w:t>
            </w:r>
          </w:p>
        </w:tc>
        <w:tc>
          <w:tcPr>
            <w:tcW w:w="0" w:type="auto"/>
            <w:tcBorders>
              <w:top w:val="nil"/>
              <w:left w:val="nil"/>
              <w:bottom w:val="nil"/>
              <w:right w:val="nil"/>
            </w:tcBorders>
            <w:shd w:val="clear" w:color="auto" w:fill="auto"/>
            <w:vAlign w:val="center"/>
            <w:hideMark/>
          </w:tcPr>
          <w:p w14:paraId="0D8EE1A9"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D73BBC7" w14:textId="77777777" w:rsidR="00C409E8" w:rsidRPr="00EC694E" w:rsidRDefault="00C409E8" w:rsidP="009E701A">
            <w:r w:rsidRPr="00EC694E">
              <w:t>89</w:t>
            </w:r>
          </w:p>
        </w:tc>
        <w:tc>
          <w:tcPr>
            <w:tcW w:w="0" w:type="auto"/>
            <w:tcBorders>
              <w:top w:val="nil"/>
              <w:left w:val="nil"/>
              <w:bottom w:val="nil"/>
              <w:right w:val="nil"/>
            </w:tcBorders>
            <w:shd w:val="clear" w:color="auto" w:fill="auto"/>
            <w:vAlign w:val="center"/>
          </w:tcPr>
          <w:p w14:paraId="1BF7A1A7" w14:textId="77777777" w:rsidR="00C409E8" w:rsidRPr="00EC694E" w:rsidRDefault="00C409E8" w:rsidP="009E701A"/>
        </w:tc>
        <w:tc>
          <w:tcPr>
            <w:tcW w:w="0" w:type="auto"/>
            <w:tcBorders>
              <w:top w:val="nil"/>
              <w:left w:val="nil"/>
              <w:bottom w:val="nil"/>
              <w:right w:val="nil"/>
            </w:tcBorders>
            <w:shd w:val="clear" w:color="auto" w:fill="auto"/>
            <w:vAlign w:val="center"/>
          </w:tcPr>
          <w:p w14:paraId="06014DC7" w14:textId="77777777" w:rsidR="00C409E8" w:rsidRPr="00EC694E" w:rsidRDefault="00C409E8" w:rsidP="009E701A"/>
        </w:tc>
        <w:tc>
          <w:tcPr>
            <w:tcW w:w="0" w:type="auto"/>
            <w:tcBorders>
              <w:top w:val="nil"/>
              <w:left w:val="nil"/>
              <w:bottom w:val="nil"/>
              <w:right w:val="nil"/>
            </w:tcBorders>
            <w:shd w:val="clear" w:color="auto" w:fill="auto"/>
            <w:noWrap/>
            <w:vAlign w:val="bottom"/>
            <w:hideMark/>
          </w:tcPr>
          <w:p w14:paraId="7B11710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72B14E7"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7ACDD4A1"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45632836"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080A860C"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6C5397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739C85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EC8A4F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26CE03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45E23AAE"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2F1EE7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65723F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80BFD3F" w14:textId="77777777" w:rsidR="00C409E8" w:rsidRPr="00EC694E" w:rsidRDefault="00C409E8" w:rsidP="009E701A">
            <w:r w:rsidRPr="00EC694E">
              <w:rPr>
                <w:rFonts w:ascii="Segoe UI Symbol" w:hAnsi="Segoe UI Symbol" w:cs="Segoe UI Symbol"/>
              </w:rPr>
              <w:t>✗</w:t>
            </w:r>
          </w:p>
        </w:tc>
      </w:tr>
      <w:tr w:rsidR="009E701A" w:rsidRPr="00EC694E" w14:paraId="115477F0" w14:textId="77777777" w:rsidTr="00C409E8">
        <w:tc>
          <w:tcPr>
            <w:tcW w:w="0" w:type="auto"/>
            <w:tcBorders>
              <w:top w:val="nil"/>
              <w:left w:val="nil"/>
              <w:bottom w:val="nil"/>
              <w:right w:val="nil"/>
            </w:tcBorders>
            <w:shd w:val="clear" w:color="auto" w:fill="auto"/>
            <w:vAlign w:val="center"/>
            <w:hideMark/>
          </w:tcPr>
          <w:p w14:paraId="5CC9D6C3" w14:textId="77777777" w:rsidR="00C409E8" w:rsidRPr="00EC694E" w:rsidRDefault="00C409E8" w:rsidP="009E701A">
            <w:r w:rsidRPr="00EC694E">
              <w:t>43</w:t>
            </w:r>
          </w:p>
        </w:tc>
        <w:tc>
          <w:tcPr>
            <w:tcW w:w="0" w:type="auto"/>
            <w:tcBorders>
              <w:top w:val="nil"/>
              <w:left w:val="nil"/>
              <w:bottom w:val="nil"/>
              <w:right w:val="nil"/>
            </w:tcBorders>
            <w:shd w:val="clear" w:color="auto" w:fill="auto"/>
            <w:vAlign w:val="center"/>
            <w:hideMark/>
          </w:tcPr>
          <w:p w14:paraId="4640DDB7" w14:textId="77777777" w:rsidR="00C409E8" w:rsidRPr="00EC694E" w:rsidRDefault="00C409E8" w:rsidP="009E701A">
            <w:r w:rsidRPr="00EC694E">
              <w:t>Kautzner et al., 2015</w:t>
            </w:r>
          </w:p>
        </w:tc>
        <w:tc>
          <w:tcPr>
            <w:tcW w:w="0" w:type="auto"/>
            <w:tcBorders>
              <w:top w:val="nil"/>
              <w:left w:val="nil"/>
              <w:bottom w:val="nil"/>
              <w:right w:val="nil"/>
            </w:tcBorders>
            <w:shd w:val="clear" w:color="auto" w:fill="auto"/>
            <w:noWrap/>
            <w:vAlign w:val="bottom"/>
            <w:hideMark/>
          </w:tcPr>
          <w:p w14:paraId="41869E6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476D477"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3DC1C248"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4D4710F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A6267D0" w14:textId="77777777" w:rsidR="00C409E8" w:rsidRPr="00EC694E" w:rsidRDefault="00C409E8" w:rsidP="009E701A">
            <w:r w:rsidRPr="00EC694E">
              <w:t>26.0 ± 6.1</w:t>
            </w:r>
          </w:p>
        </w:tc>
        <w:tc>
          <w:tcPr>
            <w:tcW w:w="0" w:type="auto"/>
            <w:tcBorders>
              <w:top w:val="nil"/>
              <w:left w:val="nil"/>
              <w:bottom w:val="nil"/>
              <w:right w:val="nil"/>
            </w:tcBorders>
            <w:shd w:val="clear" w:color="auto" w:fill="auto"/>
            <w:vAlign w:val="center"/>
            <w:hideMark/>
          </w:tcPr>
          <w:p w14:paraId="6C35641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74E864C" w14:textId="77777777" w:rsidR="00C409E8" w:rsidRPr="00EC694E" w:rsidRDefault="00C409E8" w:rsidP="009E701A">
            <w:r w:rsidRPr="00EC694E">
              <w:t>147</w:t>
            </w:r>
          </w:p>
        </w:tc>
        <w:tc>
          <w:tcPr>
            <w:tcW w:w="0" w:type="auto"/>
            <w:tcBorders>
              <w:top w:val="nil"/>
              <w:left w:val="nil"/>
              <w:bottom w:val="nil"/>
              <w:right w:val="nil"/>
            </w:tcBorders>
            <w:shd w:val="clear" w:color="auto" w:fill="auto"/>
            <w:vAlign w:val="center"/>
            <w:hideMark/>
          </w:tcPr>
          <w:p w14:paraId="7A8302D3" w14:textId="77777777" w:rsidR="00C409E8" w:rsidRPr="00EC694E" w:rsidRDefault="00C409E8" w:rsidP="009E701A">
            <w:r w:rsidRPr="00EC694E">
              <w:t>0</w:t>
            </w:r>
          </w:p>
        </w:tc>
        <w:tc>
          <w:tcPr>
            <w:tcW w:w="0" w:type="auto"/>
            <w:tcBorders>
              <w:top w:val="nil"/>
              <w:left w:val="nil"/>
              <w:bottom w:val="nil"/>
              <w:right w:val="nil"/>
            </w:tcBorders>
            <w:shd w:val="clear" w:color="auto" w:fill="auto"/>
            <w:vAlign w:val="center"/>
            <w:hideMark/>
          </w:tcPr>
          <w:p w14:paraId="0F10441A" w14:textId="77777777" w:rsidR="00C409E8" w:rsidRPr="00EC694E" w:rsidRDefault="00C409E8" w:rsidP="009E701A">
            <w:r w:rsidRPr="00EC694E">
              <w:t>147</w:t>
            </w:r>
          </w:p>
        </w:tc>
        <w:tc>
          <w:tcPr>
            <w:tcW w:w="0" w:type="auto"/>
            <w:tcBorders>
              <w:top w:val="nil"/>
              <w:left w:val="nil"/>
              <w:bottom w:val="nil"/>
              <w:right w:val="nil"/>
            </w:tcBorders>
            <w:shd w:val="clear" w:color="auto" w:fill="auto"/>
            <w:noWrap/>
            <w:vAlign w:val="bottom"/>
            <w:hideMark/>
          </w:tcPr>
          <w:p w14:paraId="7E115F3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B7E2BD9"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32651BA5"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6BE24D80"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63C4090E"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729C4B1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0FA2FA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903531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F986EF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35E5644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3C45B9C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9F434D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89D3059" w14:textId="77777777" w:rsidR="00C409E8" w:rsidRPr="00EC694E" w:rsidRDefault="00C409E8" w:rsidP="009E701A">
            <w:r w:rsidRPr="00EC694E">
              <w:rPr>
                <w:rFonts w:ascii="Segoe UI Symbol" w:hAnsi="Segoe UI Symbol" w:cs="Segoe UI Symbol"/>
              </w:rPr>
              <w:t>✗</w:t>
            </w:r>
          </w:p>
        </w:tc>
      </w:tr>
      <w:tr w:rsidR="009E701A" w:rsidRPr="00EC694E" w14:paraId="7749BFC8" w14:textId="77777777" w:rsidTr="00C409E8">
        <w:tc>
          <w:tcPr>
            <w:tcW w:w="0" w:type="auto"/>
            <w:tcBorders>
              <w:top w:val="nil"/>
              <w:left w:val="nil"/>
              <w:bottom w:val="nil"/>
              <w:right w:val="nil"/>
            </w:tcBorders>
            <w:shd w:val="clear" w:color="auto" w:fill="auto"/>
            <w:vAlign w:val="center"/>
            <w:hideMark/>
          </w:tcPr>
          <w:p w14:paraId="7089EF1A" w14:textId="77777777" w:rsidR="00C409E8" w:rsidRPr="00EC694E" w:rsidRDefault="00C409E8" w:rsidP="009E701A">
            <w:r w:rsidRPr="00EC694E">
              <w:t>44</w:t>
            </w:r>
          </w:p>
        </w:tc>
        <w:tc>
          <w:tcPr>
            <w:tcW w:w="0" w:type="auto"/>
            <w:tcBorders>
              <w:top w:val="nil"/>
              <w:left w:val="nil"/>
              <w:bottom w:val="nil"/>
              <w:right w:val="nil"/>
            </w:tcBorders>
            <w:shd w:val="clear" w:color="auto" w:fill="auto"/>
            <w:vAlign w:val="center"/>
            <w:hideMark/>
          </w:tcPr>
          <w:p w14:paraId="76A6AC22" w14:textId="77777777" w:rsidR="00C409E8" w:rsidRPr="00EC694E" w:rsidRDefault="00C409E8" w:rsidP="009E701A">
            <w:r w:rsidRPr="00EC694E">
              <w:t>Komzak et al., 2022</w:t>
            </w:r>
          </w:p>
        </w:tc>
        <w:tc>
          <w:tcPr>
            <w:tcW w:w="0" w:type="auto"/>
            <w:tcBorders>
              <w:top w:val="nil"/>
              <w:left w:val="nil"/>
              <w:bottom w:val="nil"/>
              <w:right w:val="nil"/>
            </w:tcBorders>
            <w:shd w:val="clear" w:color="auto" w:fill="auto"/>
            <w:noWrap/>
            <w:vAlign w:val="bottom"/>
            <w:hideMark/>
          </w:tcPr>
          <w:p w14:paraId="73267F9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6F9018C"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39BD14ED"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25D8A35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2FFE368" w14:textId="77777777" w:rsidR="00C409E8" w:rsidRPr="00EC694E" w:rsidRDefault="00C409E8" w:rsidP="009E701A">
            <w:r w:rsidRPr="00EC694E">
              <w:t>30.4 ± .0</w:t>
            </w:r>
          </w:p>
        </w:tc>
        <w:tc>
          <w:tcPr>
            <w:tcW w:w="0" w:type="auto"/>
            <w:tcBorders>
              <w:top w:val="nil"/>
              <w:left w:val="nil"/>
              <w:bottom w:val="nil"/>
              <w:right w:val="nil"/>
            </w:tcBorders>
            <w:shd w:val="clear" w:color="auto" w:fill="auto"/>
            <w:vAlign w:val="center"/>
            <w:hideMark/>
          </w:tcPr>
          <w:p w14:paraId="2DC3BE3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965D924" w14:textId="77777777" w:rsidR="00C409E8" w:rsidRPr="00EC694E" w:rsidRDefault="00C409E8" w:rsidP="009E701A">
            <w:r w:rsidRPr="00EC694E">
              <w:t>72</w:t>
            </w:r>
          </w:p>
        </w:tc>
        <w:tc>
          <w:tcPr>
            <w:tcW w:w="0" w:type="auto"/>
            <w:tcBorders>
              <w:top w:val="nil"/>
              <w:left w:val="nil"/>
              <w:bottom w:val="nil"/>
              <w:right w:val="nil"/>
            </w:tcBorders>
            <w:shd w:val="clear" w:color="auto" w:fill="auto"/>
            <w:vAlign w:val="center"/>
            <w:hideMark/>
          </w:tcPr>
          <w:p w14:paraId="634826A6" w14:textId="77777777" w:rsidR="00C409E8" w:rsidRPr="00EC694E" w:rsidRDefault="00C409E8" w:rsidP="009E701A">
            <w:r w:rsidRPr="00EC694E">
              <w:t>44</w:t>
            </w:r>
          </w:p>
        </w:tc>
        <w:tc>
          <w:tcPr>
            <w:tcW w:w="0" w:type="auto"/>
            <w:tcBorders>
              <w:top w:val="nil"/>
              <w:left w:val="nil"/>
              <w:bottom w:val="nil"/>
              <w:right w:val="nil"/>
            </w:tcBorders>
            <w:shd w:val="clear" w:color="auto" w:fill="auto"/>
            <w:vAlign w:val="center"/>
            <w:hideMark/>
          </w:tcPr>
          <w:p w14:paraId="61FF8FB6" w14:textId="77777777" w:rsidR="00C409E8" w:rsidRPr="00EC694E" w:rsidRDefault="00C409E8" w:rsidP="009E701A">
            <w:r w:rsidRPr="00EC694E">
              <w:t>36</w:t>
            </w:r>
          </w:p>
        </w:tc>
        <w:tc>
          <w:tcPr>
            <w:tcW w:w="0" w:type="auto"/>
            <w:tcBorders>
              <w:top w:val="nil"/>
              <w:left w:val="nil"/>
              <w:bottom w:val="nil"/>
              <w:right w:val="nil"/>
            </w:tcBorders>
            <w:shd w:val="clear" w:color="auto" w:fill="auto"/>
            <w:noWrap/>
            <w:vAlign w:val="bottom"/>
            <w:hideMark/>
          </w:tcPr>
          <w:p w14:paraId="2439180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D5C89E2" w14:textId="77777777" w:rsidR="00C409E8" w:rsidRPr="00EC694E" w:rsidRDefault="00C409E8" w:rsidP="009E701A">
            <w:r w:rsidRPr="00EC694E">
              <w:t>28</w:t>
            </w:r>
          </w:p>
        </w:tc>
        <w:tc>
          <w:tcPr>
            <w:tcW w:w="0" w:type="auto"/>
            <w:tcBorders>
              <w:top w:val="nil"/>
              <w:left w:val="nil"/>
              <w:bottom w:val="nil"/>
              <w:right w:val="nil"/>
            </w:tcBorders>
            <w:shd w:val="clear" w:color="auto" w:fill="auto"/>
            <w:vAlign w:val="center"/>
            <w:hideMark/>
          </w:tcPr>
          <w:p w14:paraId="222270CE" w14:textId="77777777" w:rsidR="00C409E8" w:rsidRPr="00EC694E" w:rsidRDefault="00C409E8" w:rsidP="009E701A">
            <w:r w:rsidRPr="00EC694E">
              <w:t>2.3</w:t>
            </w:r>
          </w:p>
        </w:tc>
        <w:tc>
          <w:tcPr>
            <w:tcW w:w="0" w:type="auto"/>
            <w:tcBorders>
              <w:top w:val="nil"/>
              <w:left w:val="nil"/>
              <w:bottom w:val="nil"/>
              <w:right w:val="nil"/>
            </w:tcBorders>
            <w:shd w:val="clear" w:color="auto" w:fill="auto"/>
            <w:vAlign w:val="center"/>
            <w:hideMark/>
          </w:tcPr>
          <w:p w14:paraId="1E4E502D"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3D6690CF"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2CE337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B98FCA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722454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8C872C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CE75EA2"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332644B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E28095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0FAF9B1" w14:textId="77777777" w:rsidR="00C409E8" w:rsidRPr="00EC694E" w:rsidRDefault="00C409E8" w:rsidP="009E701A">
            <w:r w:rsidRPr="00EC694E">
              <w:rPr>
                <w:rFonts w:ascii="Segoe UI Symbol" w:hAnsi="Segoe UI Symbol" w:cs="Segoe UI Symbol"/>
              </w:rPr>
              <w:t>✗</w:t>
            </w:r>
          </w:p>
        </w:tc>
      </w:tr>
      <w:tr w:rsidR="009E701A" w:rsidRPr="00EC694E" w14:paraId="15D4B988" w14:textId="77777777" w:rsidTr="00C409E8">
        <w:tc>
          <w:tcPr>
            <w:tcW w:w="0" w:type="auto"/>
            <w:tcBorders>
              <w:top w:val="nil"/>
              <w:left w:val="nil"/>
              <w:bottom w:val="nil"/>
              <w:right w:val="nil"/>
            </w:tcBorders>
            <w:shd w:val="clear" w:color="auto" w:fill="auto"/>
            <w:vAlign w:val="center"/>
            <w:hideMark/>
          </w:tcPr>
          <w:p w14:paraId="634F5C9B" w14:textId="77777777" w:rsidR="00C409E8" w:rsidRPr="00EC694E" w:rsidRDefault="00C409E8" w:rsidP="009E701A">
            <w:r w:rsidRPr="00EC694E">
              <w:t>45</w:t>
            </w:r>
          </w:p>
        </w:tc>
        <w:tc>
          <w:tcPr>
            <w:tcW w:w="0" w:type="auto"/>
            <w:tcBorders>
              <w:top w:val="nil"/>
              <w:left w:val="nil"/>
              <w:bottom w:val="nil"/>
              <w:right w:val="nil"/>
            </w:tcBorders>
            <w:shd w:val="clear" w:color="auto" w:fill="auto"/>
            <w:vAlign w:val="center"/>
            <w:hideMark/>
          </w:tcPr>
          <w:p w14:paraId="76A0975F" w14:textId="77777777" w:rsidR="00C409E8" w:rsidRPr="00EC694E" w:rsidRDefault="00C409E8" w:rsidP="009E701A">
            <w:r w:rsidRPr="00EC694E">
              <w:t>Konrads et al., 2016</w:t>
            </w:r>
          </w:p>
        </w:tc>
        <w:tc>
          <w:tcPr>
            <w:tcW w:w="0" w:type="auto"/>
            <w:tcBorders>
              <w:top w:val="nil"/>
              <w:left w:val="nil"/>
              <w:bottom w:val="nil"/>
              <w:right w:val="nil"/>
            </w:tcBorders>
            <w:shd w:val="clear" w:color="auto" w:fill="auto"/>
            <w:noWrap/>
            <w:vAlign w:val="bottom"/>
            <w:hideMark/>
          </w:tcPr>
          <w:p w14:paraId="09DC1B6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C1372D0"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71288B32"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3B71041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9B78541" w14:textId="77777777" w:rsidR="00C409E8" w:rsidRPr="00EC694E" w:rsidRDefault="00C409E8" w:rsidP="009E701A">
            <w:r w:rsidRPr="00EC694E">
              <w:t>29.8 ± 6.3</w:t>
            </w:r>
          </w:p>
        </w:tc>
        <w:tc>
          <w:tcPr>
            <w:tcW w:w="0" w:type="auto"/>
            <w:tcBorders>
              <w:top w:val="nil"/>
              <w:left w:val="nil"/>
              <w:bottom w:val="nil"/>
              <w:right w:val="nil"/>
            </w:tcBorders>
            <w:shd w:val="clear" w:color="auto" w:fill="auto"/>
            <w:vAlign w:val="center"/>
            <w:hideMark/>
          </w:tcPr>
          <w:p w14:paraId="107FFBB6"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8E83A94" w14:textId="77777777" w:rsidR="00C409E8" w:rsidRPr="00EC694E" w:rsidRDefault="00C409E8" w:rsidP="009E701A">
            <w:r w:rsidRPr="00EC694E">
              <w:t>62</w:t>
            </w:r>
          </w:p>
        </w:tc>
        <w:tc>
          <w:tcPr>
            <w:tcW w:w="0" w:type="auto"/>
            <w:tcBorders>
              <w:top w:val="nil"/>
              <w:left w:val="nil"/>
              <w:bottom w:val="nil"/>
              <w:right w:val="nil"/>
            </w:tcBorders>
            <w:shd w:val="clear" w:color="auto" w:fill="auto"/>
            <w:vAlign w:val="center"/>
            <w:hideMark/>
          </w:tcPr>
          <w:p w14:paraId="201C01DB" w14:textId="77777777" w:rsidR="00C409E8" w:rsidRPr="00EC694E" w:rsidRDefault="00C409E8" w:rsidP="009E701A">
            <w:r w:rsidRPr="00EC694E">
              <w:t>45</w:t>
            </w:r>
          </w:p>
        </w:tc>
        <w:tc>
          <w:tcPr>
            <w:tcW w:w="0" w:type="auto"/>
            <w:tcBorders>
              <w:top w:val="nil"/>
              <w:left w:val="nil"/>
              <w:bottom w:val="nil"/>
              <w:right w:val="nil"/>
            </w:tcBorders>
            <w:shd w:val="clear" w:color="auto" w:fill="auto"/>
            <w:vAlign w:val="center"/>
            <w:hideMark/>
          </w:tcPr>
          <w:p w14:paraId="6D7FE9F9" w14:textId="77777777" w:rsidR="00C409E8" w:rsidRPr="00EC694E" w:rsidRDefault="00C409E8" w:rsidP="009E701A">
            <w:r w:rsidRPr="00EC694E">
              <w:t>17</w:t>
            </w:r>
          </w:p>
        </w:tc>
        <w:tc>
          <w:tcPr>
            <w:tcW w:w="0" w:type="auto"/>
            <w:tcBorders>
              <w:top w:val="nil"/>
              <w:left w:val="nil"/>
              <w:bottom w:val="nil"/>
              <w:right w:val="nil"/>
            </w:tcBorders>
            <w:shd w:val="clear" w:color="auto" w:fill="auto"/>
            <w:noWrap/>
            <w:vAlign w:val="bottom"/>
            <w:hideMark/>
          </w:tcPr>
          <w:p w14:paraId="5F3FF73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3FC835A" w14:textId="77777777" w:rsidR="00C409E8" w:rsidRPr="00EC694E" w:rsidRDefault="00C409E8" w:rsidP="009E701A">
            <w:r w:rsidRPr="00EC694E">
              <w:t>120</w:t>
            </w:r>
          </w:p>
        </w:tc>
        <w:tc>
          <w:tcPr>
            <w:tcW w:w="0" w:type="auto"/>
            <w:tcBorders>
              <w:top w:val="nil"/>
              <w:left w:val="nil"/>
              <w:bottom w:val="nil"/>
              <w:right w:val="nil"/>
            </w:tcBorders>
            <w:shd w:val="clear" w:color="auto" w:fill="auto"/>
            <w:vAlign w:val="center"/>
            <w:hideMark/>
          </w:tcPr>
          <w:p w14:paraId="7947E344" w14:textId="77777777" w:rsidR="00C409E8" w:rsidRPr="00EC694E" w:rsidRDefault="00C409E8" w:rsidP="009E701A">
            <w:r w:rsidRPr="00EC694E">
              <w:t>10</w:t>
            </w:r>
          </w:p>
        </w:tc>
        <w:tc>
          <w:tcPr>
            <w:tcW w:w="0" w:type="auto"/>
            <w:tcBorders>
              <w:top w:val="nil"/>
              <w:left w:val="nil"/>
              <w:bottom w:val="nil"/>
              <w:right w:val="nil"/>
            </w:tcBorders>
            <w:shd w:val="clear" w:color="auto" w:fill="auto"/>
            <w:vAlign w:val="center"/>
            <w:hideMark/>
          </w:tcPr>
          <w:p w14:paraId="55E6A428"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0C34877F"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63EDB5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47282E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813FAD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18B8CD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1A6A92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1B4655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09F524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B235730" w14:textId="77777777" w:rsidR="00C409E8" w:rsidRPr="00EC694E" w:rsidRDefault="00C409E8" w:rsidP="009E701A">
            <w:r w:rsidRPr="00EC694E">
              <w:rPr>
                <w:rFonts w:ascii="Segoe UI Symbol" w:hAnsi="Segoe UI Symbol" w:cs="Segoe UI Symbol"/>
              </w:rPr>
              <w:t>✗</w:t>
            </w:r>
          </w:p>
        </w:tc>
      </w:tr>
      <w:tr w:rsidR="009E701A" w:rsidRPr="00EC694E" w14:paraId="30DCFAE7" w14:textId="77777777" w:rsidTr="00C409E8">
        <w:tc>
          <w:tcPr>
            <w:tcW w:w="0" w:type="auto"/>
            <w:tcBorders>
              <w:top w:val="nil"/>
              <w:left w:val="nil"/>
              <w:bottom w:val="nil"/>
              <w:right w:val="nil"/>
            </w:tcBorders>
            <w:shd w:val="clear" w:color="auto" w:fill="auto"/>
            <w:vAlign w:val="center"/>
            <w:hideMark/>
          </w:tcPr>
          <w:p w14:paraId="1CDE48D6" w14:textId="77777777" w:rsidR="00C409E8" w:rsidRPr="00EC694E" w:rsidRDefault="00C409E8" w:rsidP="009E701A">
            <w:r w:rsidRPr="00EC694E">
              <w:t>46</w:t>
            </w:r>
          </w:p>
        </w:tc>
        <w:tc>
          <w:tcPr>
            <w:tcW w:w="0" w:type="auto"/>
            <w:tcBorders>
              <w:top w:val="nil"/>
              <w:left w:val="nil"/>
              <w:bottom w:val="nil"/>
              <w:right w:val="nil"/>
            </w:tcBorders>
            <w:shd w:val="clear" w:color="auto" w:fill="auto"/>
            <w:vAlign w:val="center"/>
            <w:hideMark/>
          </w:tcPr>
          <w:p w14:paraId="169CF696" w14:textId="77777777" w:rsidR="00C409E8" w:rsidRPr="00EC694E" w:rsidRDefault="00C409E8" w:rsidP="009E701A">
            <w:r w:rsidRPr="00EC694E">
              <w:t>Laoruengthana et al., 2009</w:t>
            </w:r>
          </w:p>
        </w:tc>
        <w:tc>
          <w:tcPr>
            <w:tcW w:w="0" w:type="auto"/>
            <w:tcBorders>
              <w:top w:val="nil"/>
              <w:left w:val="nil"/>
              <w:bottom w:val="nil"/>
              <w:right w:val="nil"/>
            </w:tcBorders>
            <w:shd w:val="clear" w:color="auto" w:fill="auto"/>
            <w:noWrap/>
            <w:vAlign w:val="bottom"/>
            <w:hideMark/>
          </w:tcPr>
          <w:p w14:paraId="1EAC9ED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F56DA2D"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21FCC70B"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796CAA8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8D75D27" w14:textId="77777777" w:rsidR="00C409E8" w:rsidRPr="00EC694E" w:rsidRDefault="00C409E8" w:rsidP="009E701A">
            <w:r w:rsidRPr="00EC694E">
              <w:t>29.3 ± 9.4</w:t>
            </w:r>
          </w:p>
        </w:tc>
        <w:tc>
          <w:tcPr>
            <w:tcW w:w="0" w:type="auto"/>
            <w:tcBorders>
              <w:top w:val="nil"/>
              <w:left w:val="nil"/>
              <w:bottom w:val="nil"/>
              <w:right w:val="nil"/>
            </w:tcBorders>
            <w:shd w:val="clear" w:color="auto" w:fill="auto"/>
            <w:vAlign w:val="center"/>
            <w:hideMark/>
          </w:tcPr>
          <w:p w14:paraId="591D861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CAE3A42" w14:textId="77777777" w:rsidR="00C409E8" w:rsidRPr="00EC694E" w:rsidRDefault="00C409E8" w:rsidP="009E701A">
            <w:r w:rsidRPr="00EC694E">
              <w:t>28</w:t>
            </w:r>
          </w:p>
        </w:tc>
        <w:tc>
          <w:tcPr>
            <w:tcW w:w="0" w:type="auto"/>
            <w:tcBorders>
              <w:top w:val="nil"/>
              <w:left w:val="nil"/>
              <w:bottom w:val="nil"/>
              <w:right w:val="nil"/>
            </w:tcBorders>
            <w:shd w:val="clear" w:color="auto" w:fill="auto"/>
            <w:vAlign w:val="center"/>
            <w:hideMark/>
          </w:tcPr>
          <w:p w14:paraId="22FDD344" w14:textId="77777777" w:rsidR="00C409E8" w:rsidRPr="00EC694E" w:rsidRDefault="00C409E8" w:rsidP="009E701A">
            <w:r w:rsidRPr="00EC694E">
              <w:t>0</w:t>
            </w:r>
          </w:p>
        </w:tc>
        <w:tc>
          <w:tcPr>
            <w:tcW w:w="0" w:type="auto"/>
            <w:tcBorders>
              <w:top w:val="nil"/>
              <w:left w:val="nil"/>
              <w:bottom w:val="nil"/>
              <w:right w:val="nil"/>
            </w:tcBorders>
            <w:shd w:val="clear" w:color="auto" w:fill="auto"/>
            <w:vAlign w:val="center"/>
            <w:hideMark/>
          </w:tcPr>
          <w:p w14:paraId="7E9E90A5" w14:textId="77777777" w:rsidR="00C409E8" w:rsidRPr="00EC694E" w:rsidRDefault="00C409E8" w:rsidP="009E701A">
            <w:r w:rsidRPr="00EC694E">
              <w:t>0</w:t>
            </w:r>
          </w:p>
        </w:tc>
        <w:tc>
          <w:tcPr>
            <w:tcW w:w="0" w:type="auto"/>
            <w:tcBorders>
              <w:top w:val="nil"/>
              <w:left w:val="nil"/>
              <w:bottom w:val="nil"/>
              <w:right w:val="nil"/>
            </w:tcBorders>
            <w:shd w:val="clear" w:color="auto" w:fill="auto"/>
            <w:noWrap/>
            <w:vAlign w:val="bottom"/>
            <w:hideMark/>
          </w:tcPr>
          <w:p w14:paraId="24200BF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C76FC15" w14:textId="77777777" w:rsidR="00C409E8" w:rsidRPr="00EC694E" w:rsidRDefault="00C409E8" w:rsidP="009E701A">
            <w:r w:rsidRPr="00EC694E">
              <w:t>19</w:t>
            </w:r>
          </w:p>
        </w:tc>
        <w:tc>
          <w:tcPr>
            <w:tcW w:w="0" w:type="auto"/>
            <w:tcBorders>
              <w:top w:val="nil"/>
              <w:left w:val="nil"/>
              <w:bottom w:val="nil"/>
              <w:right w:val="nil"/>
            </w:tcBorders>
            <w:shd w:val="clear" w:color="auto" w:fill="auto"/>
            <w:vAlign w:val="center"/>
            <w:hideMark/>
          </w:tcPr>
          <w:p w14:paraId="7BB1A22B" w14:textId="77777777" w:rsidR="00C409E8" w:rsidRPr="00EC694E" w:rsidRDefault="00C409E8" w:rsidP="009E701A">
            <w:r w:rsidRPr="00EC694E">
              <w:t>1.6</w:t>
            </w:r>
          </w:p>
        </w:tc>
        <w:tc>
          <w:tcPr>
            <w:tcW w:w="0" w:type="auto"/>
            <w:tcBorders>
              <w:top w:val="nil"/>
              <w:left w:val="nil"/>
              <w:bottom w:val="nil"/>
              <w:right w:val="nil"/>
            </w:tcBorders>
            <w:shd w:val="clear" w:color="auto" w:fill="auto"/>
            <w:vAlign w:val="center"/>
            <w:hideMark/>
          </w:tcPr>
          <w:p w14:paraId="68A7453A"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7417BAC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D65560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3A266E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853226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85CC6B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A40B592"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F82805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C83B0A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31CBF1F" w14:textId="77777777" w:rsidR="00C409E8" w:rsidRPr="00EC694E" w:rsidRDefault="00C409E8" w:rsidP="009E701A">
            <w:r w:rsidRPr="00EC694E">
              <w:rPr>
                <w:rFonts w:ascii="Segoe UI Symbol" w:hAnsi="Segoe UI Symbol" w:cs="Segoe UI Symbol"/>
              </w:rPr>
              <w:t>✗</w:t>
            </w:r>
          </w:p>
        </w:tc>
      </w:tr>
      <w:tr w:rsidR="009E701A" w:rsidRPr="00EC694E" w14:paraId="54DC76BD" w14:textId="77777777" w:rsidTr="00C409E8">
        <w:tc>
          <w:tcPr>
            <w:tcW w:w="0" w:type="auto"/>
            <w:tcBorders>
              <w:top w:val="nil"/>
              <w:left w:val="nil"/>
              <w:bottom w:val="nil"/>
              <w:right w:val="nil"/>
            </w:tcBorders>
            <w:shd w:val="clear" w:color="auto" w:fill="auto"/>
            <w:vAlign w:val="center"/>
            <w:hideMark/>
          </w:tcPr>
          <w:p w14:paraId="28924676" w14:textId="77777777" w:rsidR="00C409E8" w:rsidRPr="00EC694E" w:rsidRDefault="00C409E8" w:rsidP="009E701A">
            <w:r w:rsidRPr="00EC694E">
              <w:t>47</w:t>
            </w:r>
          </w:p>
        </w:tc>
        <w:tc>
          <w:tcPr>
            <w:tcW w:w="0" w:type="auto"/>
            <w:tcBorders>
              <w:top w:val="nil"/>
              <w:left w:val="nil"/>
              <w:bottom w:val="nil"/>
              <w:right w:val="nil"/>
            </w:tcBorders>
            <w:shd w:val="clear" w:color="auto" w:fill="auto"/>
            <w:vAlign w:val="center"/>
            <w:hideMark/>
          </w:tcPr>
          <w:p w14:paraId="0EA5EED8" w14:textId="77777777" w:rsidR="00C409E8" w:rsidRPr="00EC694E" w:rsidRDefault="00C409E8" w:rsidP="009E701A">
            <w:r w:rsidRPr="00EC694E">
              <w:t>Lawhorn et al., 2012</w:t>
            </w:r>
          </w:p>
        </w:tc>
        <w:tc>
          <w:tcPr>
            <w:tcW w:w="0" w:type="auto"/>
            <w:tcBorders>
              <w:top w:val="nil"/>
              <w:left w:val="nil"/>
              <w:bottom w:val="nil"/>
              <w:right w:val="nil"/>
            </w:tcBorders>
            <w:shd w:val="clear" w:color="auto" w:fill="auto"/>
            <w:noWrap/>
            <w:vAlign w:val="bottom"/>
            <w:hideMark/>
          </w:tcPr>
          <w:p w14:paraId="0EC87D0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C707378"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410A8FD8" w14:textId="77777777" w:rsidR="00C409E8" w:rsidRPr="00EC694E" w:rsidRDefault="00C409E8" w:rsidP="009E701A">
            <w:r w:rsidRPr="00EC694E">
              <w:t>TA</w:t>
            </w:r>
          </w:p>
        </w:tc>
        <w:tc>
          <w:tcPr>
            <w:tcW w:w="0" w:type="auto"/>
            <w:tcBorders>
              <w:top w:val="nil"/>
              <w:left w:val="nil"/>
              <w:bottom w:val="nil"/>
              <w:right w:val="nil"/>
            </w:tcBorders>
            <w:shd w:val="clear" w:color="auto" w:fill="auto"/>
            <w:noWrap/>
            <w:vAlign w:val="bottom"/>
            <w:hideMark/>
          </w:tcPr>
          <w:p w14:paraId="4D3D35B9"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042D565" w14:textId="77777777" w:rsidR="00C409E8" w:rsidRPr="00EC694E" w:rsidRDefault="00C409E8" w:rsidP="009E701A">
            <w:r w:rsidRPr="00EC694E">
              <w:t>32.5 ± 6.3</w:t>
            </w:r>
          </w:p>
        </w:tc>
        <w:tc>
          <w:tcPr>
            <w:tcW w:w="0" w:type="auto"/>
            <w:tcBorders>
              <w:top w:val="nil"/>
              <w:left w:val="nil"/>
              <w:bottom w:val="nil"/>
              <w:right w:val="nil"/>
            </w:tcBorders>
            <w:shd w:val="clear" w:color="auto" w:fill="auto"/>
            <w:vAlign w:val="center"/>
            <w:hideMark/>
          </w:tcPr>
          <w:p w14:paraId="5F015FB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2C15854" w14:textId="77777777" w:rsidR="00C409E8" w:rsidRPr="00EC694E" w:rsidRDefault="00C409E8" w:rsidP="009E701A">
            <w:r w:rsidRPr="00EC694E">
              <w:t>92</w:t>
            </w:r>
          </w:p>
        </w:tc>
        <w:tc>
          <w:tcPr>
            <w:tcW w:w="0" w:type="auto"/>
            <w:tcBorders>
              <w:top w:val="nil"/>
              <w:left w:val="nil"/>
              <w:bottom w:val="nil"/>
              <w:right w:val="nil"/>
            </w:tcBorders>
            <w:shd w:val="clear" w:color="auto" w:fill="auto"/>
            <w:vAlign w:val="center"/>
            <w:hideMark/>
          </w:tcPr>
          <w:p w14:paraId="5E66637C" w14:textId="77777777" w:rsidR="00C409E8" w:rsidRPr="00EC694E" w:rsidRDefault="00C409E8" w:rsidP="009E701A">
            <w:r w:rsidRPr="00EC694E">
              <w:t>70</w:t>
            </w:r>
          </w:p>
        </w:tc>
        <w:tc>
          <w:tcPr>
            <w:tcW w:w="0" w:type="auto"/>
            <w:tcBorders>
              <w:top w:val="nil"/>
              <w:left w:val="nil"/>
              <w:bottom w:val="nil"/>
              <w:right w:val="nil"/>
            </w:tcBorders>
            <w:shd w:val="clear" w:color="auto" w:fill="auto"/>
            <w:vAlign w:val="center"/>
            <w:hideMark/>
          </w:tcPr>
          <w:p w14:paraId="19036524" w14:textId="77777777" w:rsidR="00C409E8" w:rsidRPr="00EC694E" w:rsidRDefault="00C409E8" w:rsidP="009E701A">
            <w:r w:rsidRPr="00EC694E">
              <w:t>32</w:t>
            </w:r>
          </w:p>
        </w:tc>
        <w:tc>
          <w:tcPr>
            <w:tcW w:w="0" w:type="auto"/>
            <w:tcBorders>
              <w:top w:val="nil"/>
              <w:left w:val="nil"/>
              <w:bottom w:val="nil"/>
              <w:right w:val="nil"/>
            </w:tcBorders>
            <w:shd w:val="clear" w:color="auto" w:fill="auto"/>
            <w:noWrap/>
            <w:vAlign w:val="bottom"/>
            <w:hideMark/>
          </w:tcPr>
          <w:p w14:paraId="324BC86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0550033"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77F56F01"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1DB06856"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139F5F2C"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412C9B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FD23EB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FBBB66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F51B721"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CEB56DC"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B70290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8E231E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8A24923" w14:textId="77777777" w:rsidR="00C409E8" w:rsidRPr="00EC694E" w:rsidRDefault="00C409E8" w:rsidP="009E701A">
            <w:r w:rsidRPr="00EC694E">
              <w:rPr>
                <w:rFonts w:ascii="Segoe UI Symbol" w:hAnsi="Segoe UI Symbol" w:cs="Segoe UI Symbol"/>
              </w:rPr>
              <w:t>✗</w:t>
            </w:r>
          </w:p>
        </w:tc>
      </w:tr>
      <w:tr w:rsidR="009E701A" w:rsidRPr="00EC694E" w14:paraId="76D6B703" w14:textId="77777777" w:rsidTr="00C409E8">
        <w:tc>
          <w:tcPr>
            <w:tcW w:w="0" w:type="auto"/>
            <w:tcBorders>
              <w:top w:val="nil"/>
              <w:left w:val="nil"/>
              <w:bottom w:val="nil"/>
              <w:right w:val="nil"/>
            </w:tcBorders>
            <w:shd w:val="clear" w:color="auto" w:fill="auto"/>
            <w:vAlign w:val="center"/>
            <w:hideMark/>
          </w:tcPr>
          <w:p w14:paraId="28C42540" w14:textId="77777777" w:rsidR="00C409E8" w:rsidRPr="00EC694E" w:rsidRDefault="00C409E8" w:rsidP="009E701A">
            <w:r w:rsidRPr="00EC694E">
              <w:t>49</w:t>
            </w:r>
          </w:p>
        </w:tc>
        <w:tc>
          <w:tcPr>
            <w:tcW w:w="0" w:type="auto"/>
            <w:tcBorders>
              <w:top w:val="nil"/>
              <w:left w:val="nil"/>
              <w:bottom w:val="nil"/>
              <w:right w:val="nil"/>
            </w:tcBorders>
            <w:shd w:val="clear" w:color="auto" w:fill="auto"/>
            <w:vAlign w:val="center"/>
            <w:hideMark/>
          </w:tcPr>
          <w:p w14:paraId="07D5D402" w14:textId="77777777" w:rsidR="00C409E8" w:rsidRPr="00EC694E" w:rsidRDefault="00C409E8" w:rsidP="009E701A">
            <w:r w:rsidRPr="00EC694E">
              <w:t>Laxdal et al., 2005</w:t>
            </w:r>
          </w:p>
        </w:tc>
        <w:tc>
          <w:tcPr>
            <w:tcW w:w="0" w:type="auto"/>
            <w:tcBorders>
              <w:top w:val="nil"/>
              <w:left w:val="nil"/>
              <w:bottom w:val="nil"/>
              <w:right w:val="nil"/>
            </w:tcBorders>
            <w:shd w:val="clear" w:color="auto" w:fill="auto"/>
            <w:noWrap/>
            <w:vAlign w:val="bottom"/>
            <w:hideMark/>
          </w:tcPr>
          <w:p w14:paraId="3132F65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B21487E"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16E6B7EF"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2C2AFB1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7F005E4" w14:textId="77777777" w:rsidR="00C409E8" w:rsidRPr="00EC694E" w:rsidRDefault="00C409E8" w:rsidP="009E701A">
            <w:r w:rsidRPr="00EC694E">
              <w:t>26.5 ± 8.9</w:t>
            </w:r>
          </w:p>
        </w:tc>
        <w:tc>
          <w:tcPr>
            <w:tcW w:w="0" w:type="auto"/>
            <w:tcBorders>
              <w:top w:val="nil"/>
              <w:left w:val="nil"/>
              <w:bottom w:val="nil"/>
              <w:right w:val="nil"/>
            </w:tcBorders>
            <w:shd w:val="clear" w:color="auto" w:fill="auto"/>
            <w:vAlign w:val="center"/>
            <w:hideMark/>
          </w:tcPr>
          <w:p w14:paraId="1E1EAF7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A3DD4C0" w14:textId="77777777" w:rsidR="00C409E8" w:rsidRPr="00EC694E" w:rsidRDefault="00C409E8" w:rsidP="009E701A">
            <w:r w:rsidRPr="00EC694E">
              <w:t>118</w:t>
            </w:r>
          </w:p>
        </w:tc>
        <w:tc>
          <w:tcPr>
            <w:tcW w:w="0" w:type="auto"/>
            <w:tcBorders>
              <w:top w:val="nil"/>
              <w:left w:val="nil"/>
              <w:bottom w:val="nil"/>
              <w:right w:val="nil"/>
            </w:tcBorders>
            <w:shd w:val="clear" w:color="auto" w:fill="auto"/>
            <w:vAlign w:val="center"/>
          </w:tcPr>
          <w:p w14:paraId="51179AE6" w14:textId="77777777" w:rsidR="00C409E8" w:rsidRPr="00EC694E" w:rsidRDefault="00C409E8" w:rsidP="009E701A"/>
        </w:tc>
        <w:tc>
          <w:tcPr>
            <w:tcW w:w="0" w:type="auto"/>
            <w:tcBorders>
              <w:top w:val="nil"/>
              <w:left w:val="nil"/>
              <w:bottom w:val="nil"/>
              <w:right w:val="nil"/>
            </w:tcBorders>
            <w:shd w:val="clear" w:color="auto" w:fill="auto"/>
            <w:vAlign w:val="center"/>
          </w:tcPr>
          <w:p w14:paraId="119E3888" w14:textId="77777777" w:rsidR="00C409E8" w:rsidRPr="00EC694E" w:rsidRDefault="00C409E8" w:rsidP="009E701A"/>
        </w:tc>
        <w:tc>
          <w:tcPr>
            <w:tcW w:w="0" w:type="auto"/>
            <w:tcBorders>
              <w:top w:val="nil"/>
              <w:left w:val="nil"/>
              <w:bottom w:val="nil"/>
              <w:right w:val="nil"/>
            </w:tcBorders>
            <w:shd w:val="clear" w:color="auto" w:fill="auto"/>
            <w:noWrap/>
            <w:vAlign w:val="bottom"/>
            <w:hideMark/>
          </w:tcPr>
          <w:p w14:paraId="7DEB7E1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E520E07" w14:textId="77777777" w:rsidR="00C409E8" w:rsidRPr="00EC694E" w:rsidRDefault="00C409E8" w:rsidP="009E701A">
            <w:r w:rsidRPr="00EC694E">
              <w:t>26</w:t>
            </w:r>
          </w:p>
        </w:tc>
        <w:tc>
          <w:tcPr>
            <w:tcW w:w="0" w:type="auto"/>
            <w:tcBorders>
              <w:top w:val="nil"/>
              <w:left w:val="nil"/>
              <w:bottom w:val="nil"/>
              <w:right w:val="nil"/>
            </w:tcBorders>
            <w:shd w:val="clear" w:color="auto" w:fill="auto"/>
            <w:vAlign w:val="center"/>
            <w:hideMark/>
          </w:tcPr>
          <w:p w14:paraId="3CF1072C" w14:textId="77777777" w:rsidR="00C409E8" w:rsidRPr="00EC694E" w:rsidRDefault="00C409E8" w:rsidP="009E701A">
            <w:r w:rsidRPr="00EC694E">
              <w:t>2.2</w:t>
            </w:r>
          </w:p>
        </w:tc>
        <w:tc>
          <w:tcPr>
            <w:tcW w:w="0" w:type="auto"/>
            <w:tcBorders>
              <w:top w:val="nil"/>
              <w:left w:val="nil"/>
              <w:bottom w:val="nil"/>
              <w:right w:val="nil"/>
            </w:tcBorders>
            <w:shd w:val="clear" w:color="auto" w:fill="auto"/>
            <w:vAlign w:val="center"/>
            <w:hideMark/>
          </w:tcPr>
          <w:p w14:paraId="05ACFAA8"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5818A013"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3C1D6B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E56EDD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7EF364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F01643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36E241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436C44B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B95656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D5F94A8" w14:textId="77777777" w:rsidR="00C409E8" w:rsidRPr="00EC694E" w:rsidRDefault="00C409E8" w:rsidP="009E701A">
            <w:r w:rsidRPr="00EC694E">
              <w:rPr>
                <w:rFonts w:ascii="Segoe UI Symbol" w:hAnsi="Segoe UI Symbol" w:cs="Segoe UI Symbol"/>
              </w:rPr>
              <w:t>✗</w:t>
            </w:r>
          </w:p>
        </w:tc>
      </w:tr>
      <w:tr w:rsidR="009E701A" w:rsidRPr="00EC694E" w14:paraId="7BD9F8AB" w14:textId="77777777" w:rsidTr="00C409E8">
        <w:tc>
          <w:tcPr>
            <w:tcW w:w="0" w:type="auto"/>
            <w:tcBorders>
              <w:top w:val="nil"/>
              <w:left w:val="nil"/>
              <w:bottom w:val="nil"/>
              <w:right w:val="nil"/>
            </w:tcBorders>
            <w:shd w:val="clear" w:color="auto" w:fill="auto"/>
            <w:vAlign w:val="center"/>
            <w:hideMark/>
          </w:tcPr>
          <w:p w14:paraId="2637E0F5" w14:textId="77777777" w:rsidR="00C409E8" w:rsidRPr="00EC694E" w:rsidRDefault="00C409E8" w:rsidP="009E701A">
            <w:r w:rsidRPr="00EC694E">
              <w:t>51</w:t>
            </w:r>
          </w:p>
        </w:tc>
        <w:tc>
          <w:tcPr>
            <w:tcW w:w="0" w:type="auto"/>
            <w:tcBorders>
              <w:top w:val="nil"/>
              <w:left w:val="nil"/>
              <w:bottom w:val="nil"/>
              <w:right w:val="nil"/>
            </w:tcBorders>
            <w:shd w:val="clear" w:color="auto" w:fill="auto"/>
            <w:vAlign w:val="center"/>
            <w:hideMark/>
          </w:tcPr>
          <w:p w14:paraId="48BDDC03" w14:textId="77777777" w:rsidR="00C409E8" w:rsidRPr="00EC694E" w:rsidRDefault="00C409E8" w:rsidP="009E701A">
            <w:r w:rsidRPr="00EC694E">
              <w:t>Li et al., 2015</w:t>
            </w:r>
          </w:p>
        </w:tc>
        <w:tc>
          <w:tcPr>
            <w:tcW w:w="0" w:type="auto"/>
            <w:tcBorders>
              <w:top w:val="nil"/>
              <w:left w:val="nil"/>
              <w:bottom w:val="nil"/>
              <w:right w:val="nil"/>
            </w:tcBorders>
            <w:shd w:val="clear" w:color="auto" w:fill="auto"/>
            <w:noWrap/>
            <w:vAlign w:val="bottom"/>
            <w:hideMark/>
          </w:tcPr>
          <w:p w14:paraId="36AE441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67720DD"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33349773" w14:textId="77777777" w:rsidR="00C409E8" w:rsidRPr="00EC694E" w:rsidRDefault="00C409E8" w:rsidP="009E701A">
            <w:r w:rsidRPr="00EC694E">
              <w:t>TA</w:t>
            </w:r>
          </w:p>
        </w:tc>
        <w:tc>
          <w:tcPr>
            <w:tcW w:w="0" w:type="auto"/>
            <w:tcBorders>
              <w:top w:val="nil"/>
              <w:left w:val="nil"/>
              <w:bottom w:val="nil"/>
              <w:right w:val="nil"/>
            </w:tcBorders>
            <w:shd w:val="clear" w:color="auto" w:fill="auto"/>
            <w:noWrap/>
            <w:vAlign w:val="bottom"/>
            <w:hideMark/>
          </w:tcPr>
          <w:p w14:paraId="03A2F67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DD5E4FC" w14:textId="77777777" w:rsidR="00C409E8" w:rsidRPr="00EC694E" w:rsidRDefault="00C409E8" w:rsidP="009E701A">
            <w:r w:rsidRPr="00EC694E">
              <w:t>30.2 ± 8.3</w:t>
            </w:r>
          </w:p>
        </w:tc>
        <w:tc>
          <w:tcPr>
            <w:tcW w:w="0" w:type="auto"/>
            <w:tcBorders>
              <w:top w:val="nil"/>
              <w:left w:val="nil"/>
              <w:bottom w:val="nil"/>
              <w:right w:val="nil"/>
            </w:tcBorders>
            <w:shd w:val="clear" w:color="auto" w:fill="auto"/>
            <w:vAlign w:val="center"/>
            <w:hideMark/>
          </w:tcPr>
          <w:p w14:paraId="31BE626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FD1CE80" w14:textId="77777777" w:rsidR="00C409E8" w:rsidRPr="00EC694E" w:rsidRDefault="00C409E8" w:rsidP="009E701A">
            <w:r w:rsidRPr="00EC694E">
              <w:t>64</w:t>
            </w:r>
          </w:p>
        </w:tc>
        <w:tc>
          <w:tcPr>
            <w:tcW w:w="0" w:type="auto"/>
            <w:tcBorders>
              <w:top w:val="nil"/>
              <w:left w:val="nil"/>
              <w:bottom w:val="nil"/>
              <w:right w:val="nil"/>
            </w:tcBorders>
            <w:shd w:val="clear" w:color="auto" w:fill="auto"/>
            <w:vAlign w:val="center"/>
            <w:hideMark/>
          </w:tcPr>
          <w:p w14:paraId="5EEBF078" w14:textId="77777777" w:rsidR="00C409E8" w:rsidRPr="00EC694E" w:rsidRDefault="00C409E8" w:rsidP="009E701A">
            <w:r w:rsidRPr="00EC694E">
              <w:t>32</w:t>
            </w:r>
          </w:p>
        </w:tc>
        <w:tc>
          <w:tcPr>
            <w:tcW w:w="0" w:type="auto"/>
            <w:tcBorders>
              <w:top w:val="nil"/>
              <w:left w:val="nil"/>
              <w:bottom w:val="nil"/>
              <w:right w:val="nil"/>
            </w:tcBorders>
            <w:shd w:val="clear" w:color="auto" w:fill="auto"/>
            <w:vAlign w:val="center"/>
            <w:hideMark/>
          </w:tcPr>
          <w:p w14:paraId="1C75220F" w14:textId="77777777" w:rsidR="00C409E8" w:rsidRPr="00EC694E" w:rsidRDefault="00C409E8" w:rsidP="009E701A">
            <w:r w:rsidRPr="00EC694E">
              <w:t>32</w:t>
            </w:r>
          </w:p>
        </w:tc>
        <w:tc>
          <w:tcPr>
            <w:tcW w:w="0" w:type="auto"/>
            <w:tcBorders>
              <w:top w:val="nil"/>
              <w:left w:val="nil"/>
              <w:bottom w:val="nil"/>
              <w:right w:val="nil"/>
            </w:tcBorders>
            <w:shd w:val="clear" w:color="auto" w:fill="auto"/>
            <w:noWrap/>
            <w:vAlign w:val="bottom"/>
            <w:hideMark/>
          </w:tcPr>
          <w:p w14:paraId="54A8539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89BC642" w14:textId="77777777" w:rsidR="00C409E8" w:rsidRPr="00EC694E" w:rsidRDefault="00C409E8" w:rsidP="009E701A">
            <w:r w:rsidRPr="00EC694E">
              <w:t>71.4</w:t>
            </w:r>
          </w:p>
        </w:tc>
        <w:tc>
          <w:tcPr>
            <w:tcW w:w="0" w:type="auto"/>
            <w:tcBorders>
              <w:top w:val="nil"/>
              <w:left w:val="nil"/>
              <w:bottom w:val="nil"/>
              <w:right w:val="nil"/>
            </w:tcBorders>
            <w:shd w:val="clear" w:color="auto" w:fill="auto"/>
            <w:vAlign w:val="center"/>
            <w:hideMark/>
          </w:tcPr>
          <w:p w14:paraId="6B11BC39" w14:textId="77777777" w:rsidR="00C409E8" w:rsidRPr="00EC694E" w:rsidRDefault="00C409E8" w:rsidP="009E701A">
            <w:r w:rsidRPr="00EC694E">
              <w:t>6</w:t>
            </w:r>
          </w:p>
        </w:tc>
        <w:tc>
          <w:tcPr>
            <w:tcW w:w="0" w:type="auto"/>
            <w:tcBorders>
              <w:top w:val="nil"/>
              <w:left w:val="nil"/>
              <w:bottom w:val="nil"/>
              <w:right w:val="nil"/>
            </w:tcBorders>
            <w:shd w:val="clear" w:color="auto" w:fill="auto"/>
            <w:vAlign w:val="center"/>
            <w:hideMark/>
          </w:tcPr>
          <w:p w14:paraId="226EC647"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0EB9571B"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74F5AF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A61530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2BB0E4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D1FB8B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64FE5F81"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DA2D0F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A36C22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1C2739B" w14:textId="77777777" w:rsidR="00C409E8" w:rsidRPr="00EC694E" w:rsidRDefault="00C409E8" w:rsidP="009E701A">
            <w:r w:rsidRPr="00EC694E">
              <w:rPr>
                <w:rFonts w:ascii="Segoe UI Symbol" w:hAnsi="Segoe UI Symbol" w:cs="Segoe UI Symbol"/>
              </w:rPr>
              <w:t>✗</w:t>
            </w:r>
          </w:p>
        </w:tc>
      </w:tr>
      <w:tr w:rsidR="009E701A" w:rsidRPr="00EC694E" w14:paraId="5AADA389" w14:textId="77777777" w:rsidTr="00C409E8">
        <w:tc>
          <w:tcPr>
            <w:tcW w:w="0" w:type="auto"/>
            <w:tcBorders>
              <w:top w:val="nil"/>
              <w:left w:val="nil"/>
              <w:bottom w:val="nil"/>
              <w:right w:val="nil"/>
            </w:tcBorders>
            <w:shd w:val="clear" w:color="auto" w:fill="auto"/>
            <w:vAlign w:val="center"/>
            <w:hideMark/>
          </w:tcPr>
          <w:p w14:paraId="74259F85" w14:textId="77777777" w:rsidR="00C409E8" w:rsidRPr="00EC694E" w:rsidRDefault="00C409E8" w:rsidP="009E701A">
            <w:r w:rsidRPr="00EC694E">
              <w:t>52</w:t>
            </w:r>
          </w:p>
        </w:tc>
        <w:tc>
          <w:tcPr>
            <w:tcW w:w="0" w:type="auto"/>
            <w:tcBorders>
              <w:top w:val="nil"/>
              <w:left w:val="nil"/>
              <w:bottom w:val="nil"/>
              <w:right w:val="nil"/>
            </w:tcBorders>
            <w:shd w:val="clear" w:color="auto" w:fill="auto"/>
            <w:vAlign w:val="center"/>
            <w:hideMark/>
          </w:tcPr>
          <w:p w14:paraId="6265A4A1" w14:textId="77777777" w:rsidR="00C409E8" w:rsidRPr="00EC694E" w:rsidRDefault="00C409E8" w:rsidP="009E701A">
            <w:r w:rsidRPr="00EC694E">
              <w:t>Lidén et al., 2007</w:t>
            </w:r>
          </w:p>
        </w:tc>
        <w:tc>
          <w:tcPr>
            <w:tcW w:w="0" w:type="auto"/>
            <w:tcBorders>
              <w:top w:val="nil"/>
              <w:left w:val="nil"/>
              <w:bottom w:val="nil"/>
              <w:right w:val="nil"/>
            </w:tcBorders>
            <w:shd w:val="clear" w:color="auto" w:fill="auto"/>
            <w:noWrap/>
            <w:vAlign w:val="bottom"/>
            <w:hideMark/>
          </w:tcPr>
          <w:p w14:paraId="7069A34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FAAD9FB"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7879225C"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5A281BC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FBDB086" w14:textId="77777777" w:rsidR="00C409E8" w:rsidRPr="00EC694E" w:rsidRDefault="00C409E8" w:rsidP="009E701A">
            <w:r w:rsidRPr="00EC694E">
              <w:t>28.5 ± 6.8</w:t>
            </w:r>
          </w:p>
        </w:tc>
        <w:tc>
          <w:tcPr>
            <w:tcW w:w="0" w:type="auto"/>
            <w:tcBorders>
              <w:top w:val="nil"/>
              <w:left w:val="nil"/>
              <w:bottom w:val="nil"/>
              <w:right w:val="nil"/>
            </w:tcBorders>
            <w:shd w:val="clear" w:color="auto" w:fill="auto"/>
            <w:vAlign w:val="center"/>
            <w:hideMark/>
          </w:tcPr>
          <w:p w14:paraId="3B29F6B9"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3EADC37" w14:textId="77777777" w:rsidR="00C409E8" w:rsidRPr="00EC694E" w:rsidRDefault="00C409E8" w:rsidP="009E701A">
            <w:r w:rsidRPr="00EC694E">
              <w:t>71</w:t>
            </w:r>
          </w:p>
        </w:tc>
        <w:tc>
          <w:tcPr>
            <w:tcW w:w="0" w:type="auto"/>
            <w:tcBorders>
              <w:top w:val="nil"/>
              <w:left w:val="nil"/>
              <w:bottom w:val="nil"/>
              <w:right w:val="nil"/>
            </w:tcBorders>
            <w:shd w:val="clear" w:color="auto" w:fill="auto"/>
            <w:vAlign w:val="center"/>
            <w:hideMark/>
          </w:tcPr>
          <w:p w14:paraId="740F0EFB" w14:textId="77777777" w:rsidR="00C409E8" w:rsidRPr="00EC694E" w:rsidRDefault="00C409E8" w:rsidP="009E701A">
            <w:r w:rsidRPr="00EC694E">
              <w:t>49</w:t>
            </w:r>
          </w:p>
        </w:tc>
        <w:tc>
          <w:tcPr>
            <w:tcW w:w="0" w:type="auto"/>
            <w:tcBorders>
              <w:top w:val="nil"/>
              <w:left w:val="nil"/>
              <w:bottom w:val="nil"/>
              <w:right w:val="nil"/>
            </w:tcBorders>
            <w:shd w:val="clear" w:color="auto" w:fill="auto"/>
            <w:vAlign w:val="center"/>
            <w:hideMark/>
          </w:tcPr>
          <w:p w14:paraId="00BEADB2" w14:textId="77777777" w:rsidR="00C409E8" w:rsidRPr="00EC694E" w:rsidRDefault="00C409E8" w:rsidP="009E701A">
            <w:r w:rsidRPr="00EC694E">
              <w:t>22</w:t>
            </w:r>
          </w:p>
        </w:tc>
        <w:tc>
          <w:tcPr>
            <w:tcW w:w="0" w:type="auto"/>
            <w:tcBorders>
              <w:top w:val="nil"/>
              <w:left w:val="nil"/>
              <w:bottom w:val="nil"/>
              <w:right w:val="nil"/>
            </w:tcBorders>
            <w:shd w:val="clear" w:color="auto" w:fill="auto"/>
            <w:noWrap/>
            <w:vAlign w:val="bottom"/>
            <w:hideMark/>
          </w:tcPr>
          <w:p w14:paraId="2E1A388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EF7ECC9" w14:textId="77777777" w:rsidR="00C409E8" w:rsidRPr="00EC694E" w:rsidRDefault="00C409E8" w:rsidP="009E701A">
            <w:r w:rsidRPr="00EC694E">
              <w:t>87.1</w:t>
            </w:r>
          </w:p>
        </w:tc>
        <w:tc>
          <w:tcPr>
            <w:tcW w:w="0" w:type="auto"/>
            <w:tcBorders>
              <w:top w:val="nil"/>
              <w:left w:val="nil"/>
              <w:bottom w:val="nil"/>
              <w:right w:val="nil"/>
            </w:tcBorders>
            <w:shd w:val="clear" w:color="auto" w:fill="auto"/>
            <w:vAlign w:val="center"/>
            <w:hideMark/>
          </w:tcPr>
          <w:p w14:paraId="4843BA84" w14:textId="77777777" w:rsidR="00C409E8" w:rsidRPr="00EC694E" w:rsidRDefault="00C409E8" w:rsidP="009E701A">
            <w:r w:rsidRPr="00EC694E">
              <w:t>7.3</w:t>
            </w:r>
          </w:p>
        </w:tc>
        <w:tc>
          <w:tcPr>
            <w:tcW w:w="0" w:type="auto"/>
            <w:tcBorders>
              <w:top w:val="nil"/>
              <w:left w:val="nil"/>
              <w:bottom w:val="nil"/>
              <w:right w:val="nil"/>
            </w:tcBorders>
            <w:shd w:val="clear" w:color="auto" w:fill="auto"/>
            <w:vAlign w:val="center"/>
            <w:hideMark/>
          </w:tcPr>
          <w:p w14:paraId="695733DD"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516DA44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644802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CF526C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3DD1BE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4831EB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653E311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DEF0F4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7293C2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3F4A013" w14:textId="77777777" w:rsidR="00C409E8" w:rsidRPr="00EC694E" w:rsidRDefault="00C409E8" w:rsidP="009E701A">
            <w:r w:rsidRPr="00EC694E">
              <w:rPr>
                <w:rFonts w:ascii="Segoe UI Symbol" w:hAnsi="Segoe UI Symbol" w:cs="Segoe UI Symbol"/>
              </w:rPr>
              <w:t>✗</w:t>
            </w:r>
          </w:p>
        </w:tc>
      </w:tr>
      <w:tr w:rsidR="009E701A" w:rsidRPr="00EC694E" w14:paraId="4470F0EB" w14:textId="77777777" w:rsidTr="00C409E8">
        <w:tc>
          <w:tcPr>
            <w:tcW w:w="0" w:type="auto"/>
            <w:tcBorders>
              <w:top w:val="nil"/>
              <w:left w:val="nil"/>
              <w:bottom w:val="nil"/>
              <w:right w:val="nil"/>
            </w:tcBorders>
            <w:shd w:val="clear" w:color="auto" w:fill="auto"/>
            <w:vAlign w:val="center"/>
            <w:hideMark/>
          </w:tcPr>
          <w:p w14:paraId="5267A62B" w14:textId="77777777" w:rsidR="00C409E8" w:rsidRPr="00EC694E" w:rsidRDefault="00C409E8" w:rsidP="009E701A">
            <w:r w:rsidRPr="00EC694E">
              <w:t>53</w:t>
            </w:r>
          </w:p>
        </w:tc>
        <w:tc>
          <w:tcPr>
            <w:tcW w:w="0" w:type="auto"/>
            <w:tcBorders>
              <w:top w:val="nil"/>
              <w:left w:val="nil"/>
              <w:bottom w:val="nil"/>
              <w:right w:val="nil"/>
            </w:tcBorders>
            <w:shd w:val="clear" w:color="auto" w:fill="auto"/>
            <w:vAlign w:val="center"/>
            <w:hideMark/>
          </w:tcPr>
          <w:p w14:paraId="6D5EB2EF" w14:textId="77777777" w:rsidR="00C409E8" w:rsidRPr="00EC694E" w:rsidRDefault="00C409E8" w:rsidP="009E701A">
            <w:r w:rsidRPr="00EC694E">
              <w:t>Lind et al., 2020</w:t>
            </w:r>
          </w:p>
        </w:tc>
        <w:tc>
          <w:tcPr>
            <w:tcW w:w="0" w:type="auto"/>
            <w:tcBorders>
              <w:top w:val="nil"/>
              <w:left w:val="nil"/>
              <w:bottom w:val="nil"/>
              <w:right w:val="nil"/>
            </w:tcBorders>
            <w:shd w:val="clear" w:color="auto" w:fill="auto"/>
            <w:noWrap/>
            <w:vAlign w:val="bottom"/>
            <w:hideMark/>
          </w:tcPr>
          <w:p w14:paraId="6503699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EF5CB7F"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468CAF96"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1E38EF4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9402BD9" w14:textId="77777777" w:rsidR="00C409E8" w:rsidRPr="00EC694E" w:rsidRDefault="00C409E8" w:rsidP="009E701A">
            <w:r w:rsidRPr="00EC694E">
              <w:t>27.2 ± 7.0</w:t>
            </w:r>
          </w:p>
        </w:tc>
        <w:tc>
          <w:tcPr>
            <w:tcW w:w="0" w:type="auto"/>
            <w:tcBorders>
              <w:top w:val="nil"/>
              <w:left w:val="nil"/>
              <w:bottom w:val="nil"/>
              <w:right w:val="nil"/>
            </w:tcBorders>
            <w:shd w:val="clear" w:color="auto" w:fill="auto"/>
            <w:vAlign w:val="center"/>
            <w:hideMark/>
          </w:tcPr>
          <w:p w14:paraId="7DDEC80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6AC5DC0" w14:textId="77777777" w:rsidR="00C409E8" w:rsidRPr="00EC694E" w:rsidRDefault="00C409E8" w:rsidP="009E701A">
            <w:r w:rsidRPr="00EC694E">
              <w:t>96</w:t>
            </w:r>
          </w:p>
        </w:tc>
        <w:tc>
          <w:tcPr>
            <w:tcW w:w="0" w:type="auto"/>
            <w:tcBorders>
              <w:top w:val="nil"/>
              <w:left w:val="nil"/>
              <w:bottom w:val="nil"/>
              <w:right w:val="nil"/>
            </w:tcBorders>
            <w:shd w:val="clear" w:color="auto" w:fill="auto"/>
            <w:vAlign w:val="center"/>
            <w:hideMark/>
          </w:tcPr>
          <w:p w14:paraId="7D958B5A" w14:textId="77777777" w:rsidR="00C409E8" w:rsidRPr="00EC694E" w:rsidRDefault="00C409E8" w:rsidP="009E701A">
            <w:r w:rsidRPr="00EC694E">
              <w:t>54</w:t>
            </w:r>
          </w:p>
        </w:tc>
        <w:tc>
          <w:tcPr>
            <w:tcW w:w="0" w:type="auto"/>
            <w:tcBorders>
              <w:top w:val="nil"/>
              <w:left w:val="nil"/>
              <w:bottom w:val="nil"/>
              <w:right w:val="nil"/>
            </w:tcBorders>
            <w:shd w:val="clear" w:color="auto" w:fill="auto"/>
            <w:vAlign w:val="center"/>
            <w:hideMark/>
          </w:tcPr>
          <w:p w14:paraId="6D0FFE85" w14:textId="77777777" w:rsidR="00C409E8" w:rsidRPr="00EC694E" w:rsidRDefault="00C409E8" w:rsidP="009E701A">
            <w:r w:rsidRPr="00EC694E">
              <w:t>45</w:t>
            </w:r>
          </w:p>
        </w:tc>
        <w:tc>
          <w:tcPr>
            <w:tcW w:w="0" w:type="auto"/>
            <w:tcBorders>
              <w:top w:val="nil"/>
              <w:left w:val="nil"/>
              <w:bottom w:val="nil"/>
              <w:right w:val="nil"/>
            </w:tcBorders>
            <w:shd w:val="clear" w:color="auto" w:fill="auto"/>
            <w:noWrap/>
            <w:vAlign w:val="bottom"/>
            <w:hideMark/>
          </w:tcPr>
          <w:p w14:paraId="19A413D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69A5C73"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2AD981D8"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7556FBAE"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2502359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0CF244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5B038C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47FC4F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4B5512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7AF69822"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1374A2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125D46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3523967" w14:textId="77777777" w:rsidR="00C409E8" w:rsidRPr="00EC694E" w:rsidRDefault="00C409E8" w:rsidP="009E701A">
            <w:r w:rsidRPr="00EC694E">
              <w:rPr>
                <w:rFonts w:ascii="Segoe UI Symbol" w:hAnsi="Segoe UI Symbol" w:cs="Segoe UI Symbol"/>
              </w:rPr>
              <w:t>✗</w:t>
            </w:r>
          </w:p>
        </w:tc>
      </w:tr>
      <w:tr w:rsidR="009E701A" w:rsidRPr="00EC694E" w14:paraId="2325BE02" w14:textId="77777777" w:rsidTr="00C409E8">
        <w:tc>
          <w:tcPr>
            <w:tcW w:w="0" w:type="auto"/>
            <w:tcBorders>
              <w:top w:val="nil"/>
              <w:left w:val="nil"/>
              <w:bottom w:val="nil"/>
              <w:right w:val="nil"/>
            </w:tcBorders>
            <w:shd w:val="clear" w:color="auto" w:fill="auto"/>
            <w:vAlign w:val="center"/>
            <w:hideMark/>
          </w:tcPr>
          <w:p w14:paraId="3BD752AB" w14:textId="77777777" w:rsidR="00C409E8" w:rsidRPr="00EC694E" w:rsidRDefault="00C409E8" w:rsidP="009E701A">
            <w:r w:rsidRPr="00EC694E">
              <w:t>54</w:t>
            </w:r>
          </w:p>
        </w:tc>
        <w:tc>
          <w:tcPr>
            <w:tcW w:w="0" w:type="auto"/>
            <w:tcBorders>
              <w:top w:val="nil"/>
              <w:left w:val="nil"/>
              <w:bottom w:val="nil"/>
              <w:right w:val="nil"/>
            </w:tcBorders>
            <w:shd w:val="clear" w:color="auto" w:fill="auto"/>
            <w:vAlign w:val="center"/>
            <w:hideMark/>
          </w:tcPr>
          <w:p w14:paraId="4E8B4828" w14:textId="77777777" w:rsidR="00C409E8" w:rsidRPr="00EC694E" w:rsidRDefault="00C409E8" w:rsidP="009E701A">
            <w:r w:rsidRPr="00EC694E">
              <w:t>Lucidi et al., 2025</w:t>
            </w:r>
          </w:p>
        </w:tc>
        <w:tc>
          <w:tcPr>
            <w:tcW w:w="0" w:type="auto"/>
            <w:tcBorders>
              <w:top w:val="nil"/>
              <w:left w:val="nil"/>
              <w:bottom w:val="nil"/>
              <w:right w:val="nil"/>
            </w:tcBorders>
            <w:shd w:val="clear" w:color="auto" w:fill="auto"/>
            <w:noWrap/>
            <w:vAlign w:val="bottom"/>
            <w:hideMark/>
          </w:tcPr>
          <w:p w14:paraId="505BFEC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44AB0E6"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70714AC2"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454DE13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7C52A95" w14:textId="77777777" w:rsidR="00C409E8" w:rsidRPr="00EC694E" w:rsidRDefault="00C409E8" w:rsidP="009E701A">
            <w:r w:rsidRPr="00EC694E">
              <w:t>53.7 ± 9.4</w:t>
            </w:r>
          </w:p>
        </w:tc>
        <w:tc>
          <w:tcPr>
            <w:tcW w:w="0" w:type="auto"/>
            <w:tcBorders>
              <w:top w:val="nil"/>
              <w:left w:val="nil"/>
              <w:bottom w:val="nil"/>
              <w:right w:val="nil"/>
            </w:tcBorders>
            <w:shd w:val="clear" w:color="auto" w:fill="auto"/>
            <w:vAlign w:val="center"/>
            <w:hideMark/>
          </w:tcPr>
          <w:p w14:paraId="41FF73C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009E82D" w14:textId="77777777" w:rsidR="00C409E8" w:rsidRPr="00EC694E" w:rsidRDefault="00C409E8" w:rsidP="009E701A">
            <w:r w:rsidRPr="00EC694E">
              <w:t>39</w:t>
            </w:r>
          </w:p>
        </w:tc>
        <w:tc>
          <w:tcPr>
            <w:tcW w:w="0" w:type="auto"/>
            <w:tcBorders>
              <w:top w:val="nil"/>
              <w:left w:val="nil"/>
              <w:bottom w:val="nil"/>
              <w:right w:val="nil"/>
            </w:tcBorders>
            <w:shd w:val="clear" w:color="auto" w:fill="auto"/>
            <w:vAlign w:val="center"/>
          </w:tcPr>
          <w:p w14:paraId="171CA705" w14:textId="77777777" w:rsidR="00C409E8" w:rsidRPr="00EC694E" w:rsidRDefault="00C409E8" w:rsidP="009E701A"/>
        </w:tc>
        <w:tc>
          <w:tcPr>
            <w:tcW w:w="0" w:type="auto"/>
            <w:tcBorders>
              <w:top w:val="nil"/>
              <w:left w:val="nil"/>
              <w:bottom w:val="nil"/>
              <w:right w:val="nil"/>
            </w:tcBorders>
            <w:shd w:val="clear" w:color="auto" w:fill="auto"/>
            <w:vAlign w:val="center"/>
          </w:tcPr>
          <w:p w14:paraId="414025C9" w14:textId="77777777" w:rsidR="00C409E8" w:rsidRPr="00EC694E" w:rsidRDefault="00C409E8" w:rsidP="009E701A"/>
        </w:tc>
        <w:tc>
          <w:tcPr>
            <w:tcW w:w="0" w:type="auto"/>
            <w:tcBorders>
              <w:top w:val="nil"/>
              <w:left w:val="nil"/>
              <w:bottom w:val="nil"/>
              <w:right w:val="nil"/>
            </w:tcBorders>
            <w:shd w:val="clear" w:color="auto" w:fill="auto"/>
            <w:noWrap/>
            <w:vAlign w:val="bottom"/>
            <w:hideMark/>
          </w:tcPr>
          <w:p w14:paraId="54F675A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E0BF23E" w14:textId="77777777" w:rsidR="00C409E8" w:rsidRPr="00EC694E" w:rsidRDefault="00C409E8" w:rsidP="009E701A">
            <w:r w:rsidRPr="00EC694E">
              <w:t>240</w:t>
            </w:r>
          </w:p>
        </w:tc>
        <w:tc>
          <w:tcPr>
            <w:tcW w:w="0" w:type="auto"/>
            <w:tcBorders>
              <w:top w:val="nil"/>
              <w:left w:val="nil"/>
              <w:bottom w:val="nil"/>
              <w:right w:val="nil"/>
            </w:tcBorders>
            <w:shd w:val="clear" w:color="auto" w:fill="auto"/>
            <w:vAlign w:val="center"/>
            <w:hideMark/>
          </w:tcPr>
          <w:p w14:paraId="7B58E9F2" w14:textId="77777777" w:rsidR="00C409E8" w:rsidRPr="00EC694E" w:rsidRDefault="00C409E8" w:rsidP="009E701A">
            <w:r w:rsidRPr="00EC694E">
              <w:t>20</w:t>
            </w:r>
          </w:p>
        </w:tc>
        <w:tc>
          <w:tcPr>
            <w:tcW w:w="0" w:type="auto"/>
            <w:tcBorders>
              <w:top w:val="nil"/>
              <w:left w:val="nil"/>
              <w:bottom w:val="nil"/>
              <w:right w:val="nil"/>
            </w:tcBorders>
            <w:shd w:val="clear" w:color="auto" w:fill="auto"/>
            <w:vAlign w:val="center"/>
            <w:hideMark/>
          </w:tcPr>
          <w:p w14:paraId="1D13D650"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1D11760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1E9E8D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597964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36D889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C1D344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076AC56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624035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EA020C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01650C6" w14:textId="77777777" w:rsidR="00C409E8" w:rsidRPr="00EC694E" w:rsidRDefault="00C409E8" w:rsidP="009E701A">
            <w:r w:rsidRPr="00EC694E">
              <w:rPr>
                <w:rFonts w:ascii="Segoe UI Symbol" w:hAnsi="Segoe UI Symbol" w:cs="Segoe UI Symbol"/>
              </w:rPr>
              <w:t>✓</w:t>
            </w:r>
          </w:p>
        </w:tc>
      </w:tr>
      <w:tr w:rsidR="009E701A" w:rsidRPr="00EC694E" w14:paraId="74B4718E" w14:textId="77777777" w:rsidTr="00C409E8">
        <w:tc>
          <w:tcPr>
            <w:tcW w:w="0" w:type="auto"/>
            <w:tcBorders>
              <w:top w:val="nil"/>
              <w:left w:val="nil"/>
              <w:bottom w:val="nil"/>
              <w:right w:val="nil"/>
            </w:tcBorders>
            <w:shd w:val="clear" w:color="auto" w:fill="auto"/>
            <w:vAlign w:val="center"/>
            <w:hideMark/>
          </w:tcPr>
          <w:p w14:paraId="79F712C9" w14:textId="77777777" w:rsidR="00C409E8" w:rsidRPr="00EC694E" w:rsidRDefault="00C409E8" w:rsidP="009E701A">
            <w:r w:rsidRPr="00EC694E">
              <w:t>55</w:t>
            </w:r>
          </w:p>
        </w:tc>
        <w:tc>
          <w:tcPr>
            <w:tcW w:w="0" w:type="auto"/>
            <w:tcBorders>
              <w:top w:val="nil"/>
              <w:left w:val="nil"/>
              <w:bottom w:val="nil"/>
              <w:right w:val="nil"/>
            </w:tcBorders>
            <w:shd w:val="clear" w:color="auto" w:fill="auto"/>
            <w:vAlign w:val="center"/>
            <w:hideMark/>
          </w:tcPr>
          <w:p w14:paraId="1698B4D7" w14:textId="77777777" w:rsidR="00C409E8" w:rsidRPr="00EC694E" w:rsidRDefault="00C409E8" w:rsidP="009E701A">
            <w:r w:rsidRPr="00EC694E">
              <w:t>Lui et al., 2012</w:t>
            </w:r>
          </w:p>
        </w:tc>
        <w:tc>
          <w:tcPr>
            <w:tcW w:w="0" w:type="auto"/>
            <w:tcBorders>
              <w:top w:val="nil"/>
              <w:left w:val="nil"/>
              <w:bottom w:val="nil"/>
              <w:right w:val="nil"/>
            </w:tcBorders>
            <w:shd w:val="clear" w:color="auto" w:fill="auto"/>
            <w:noWrap/>
            <w:vAlign w:val="bottom"/>
            <w:hideMark/>
          </w:tcPr>
          <w:p w14:paraId="7B5E4D7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BCF5C6B"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0D197514"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24AD2BA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2705FAA" w14:textId="77777777" w:rsidR="00C409E8" w:rsidRPr="00EC694E" w:rsidRDefault="00C409E8" w:rsidP="009E701A">
            <w:r w:rsidRPr="00EC694E">
              <w:t>25.5 ± 11.9</w:t>
            </w:r>
          </w:p>
        </w:tc>
        <w:tc>
          <w:tcPr>
            <w:tcW w:w="0" w:type="auto"/>
            <w:tcBorders>
              <w:top w:val="nil"/>
              <w:left w:val="nil"/>
              <w:bottom w:val="nil"/>
              <w:right w:val="nil"/>
            </w:tcBorders>
            <w:shd w:val="clear" w:color="auto" w:fill="auto"/>
            <w:vAlign w:val="center"/>
            <w:hideMark/>
          </w:tcPr>
          <w:p w14:paraId="4C12C6D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763D86B" w14:textId="77777777" w:rsidR="00C409E8" w:rsidRPr="00EC694E" w:rsidRDefault="00C409E8" w:rsidP="009E701A">
            <w:r w:rsidRPr="00EC694E">
              <w:t>55</w:t>
            </w:r>
          </w:p>
        </w:tc>
        <w:tc>
          <w:tcPr>
            <w:tcW w:w="0" w:type="auto"/>
            <w:tcBorders>
              <w:top w:val="nil"/>
              <w:left w:val="nil"/>
              <w:bottom w:val="nil"/>
              <w:right w:val="nil"/>
            </w:tcBorders>
            <w:shd w:val="clear" w:color="auto" w:fill="auto"/>
            <w:vAlign w:val="center"/>
            <w:hideMark/>
          </w:tcPr>
          <w:p w14:paraId="1C7222F7" w14:textId="77777777" w:rsidR="00C409E8" w:rsidRPr="00EC694E" w:rsidRDefault="00C409E8" w:rsidP="009E701A">
            <w:r w:rsidRPr="00EC694E">
              <w:t>55</w:t>
            </w:r>
          </w:p>
        </w:tc>
        <w:tc>
          <w:tcPr>
            <w:tcW w:w="0" w:type="auto"/>
            <w:tcBorders>
              <w:top w:val="nil"/>
              <w:left w:val="nil"/>
              <w:bottom w:val="nil"/>
              <w:right w:val="nil"/>
            </w:tcBorders>
            <w:shd w:val="clear" w:color="auto" w:fill="auto"/>
            <w:vAlign w:val="center"/>
            <w:hideMark/>
          </w:tcPr>
          <w:p w14:paraId="61B42A01" w14:textId="77777777" w:rsidR="00C409E8" w:rsidRPr="00EC694E" w:rsidRDefault="00C409E8" w:rsidP="009E701A">
            <w:r w:rsidRPr="00EC694E">
              <w:t>0</w:t>
            </w:r>
          </w:p>
        </w:tc>
        <w:tc>
          <w:tcPr>
            <w:tcW w:w="0" w:type="auto"/>
            <w:tcBorders>
              <w:top w:val="nil"/>
              <w:left w:val="nil"/>
              <w:bottom w:val="nil"/>
              <w:right w:val="nil"/>
            </w:tcBorders>
            <w:shd w:val="clear" w:color="auto" w:fill="auto"/>
            <w:noWrap/>
            <w:vAlign w:val="bottom"/>
            <w:hideMark/>
          </w:tcPr>
          <w:p w14:paraId="57BC651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1801A4B" w14:textId="77777777" w:rsidR="00C409E8" w:rsidRPr="00EC694E" w:rsidRDefault="00C409E8" w:rsidP="009E701A">
            <w:r w:rsidRPr="00EC694E">
              <w:t>12</w:t>
            </w:r>
          </w:p>
        </w:tc>
        <w:tc>
          <w:tcPr>
            <w:tcW w:w="0" w:type="auto"/>
            <w:tcBorders>
              <w:top w:val="nil"/>
              <w:left w:val="nil"/>
              <w:bottom w:val="nil"/>
              <w:right w:val="nil"/>
            </w:tcBorders>
            <w:shd w:val="clear" w:color="auto" w:fill="auto"/>
            <w:vAlign w:val="center"/>
            <w:hideMark/>
          </w:tcPr>
          <w:p w14:paraId="5A7DACC0" w14:textId="77777777" w:rsidR="00C409E8" w:rsidRPr="00EC694E" w:rsidRDefault="00C409E8" w:rsidP="009E701A">
            <w:r w:rsidRPr="00EC694E">
              <w:t>1</w:t>
            </w:r>
          </w:p>
        </w:tc>
        <w:tc>
          <w:tcPr>
            <w:tcW w:w="0" w:type="auto"/>
            <w:tcBorders>
              <w:top w:val="nil"/>
              <w:left w:val="nil"/>
              <w:bottom w:val="nil"/>
              <w:right w:val="nil"/>
            </w:tcBorders>
            <w:shd w:val="clear" w:color="auto" w:fill="auto"/>
            <w:vAlign w:val="center"/>
            <w:hideMark/>
          </w:tcPr>
          <w:p w14:paraId="2259252F" w14:textId="77777777" w:rsidR="00C409E8" w:rsidRPr="00EC694E" w:rsidRDefault="00C409E8" w:rsidP="009E701A">
            <w:r w:rsidRPr="00EC694E">
              <w:t>Short</w:t>
            </w:r>
          </w:p>
        </w:tc>
        <w:tc>
          <w:tcPr>
            <w:tcW w:w="0" w:type="auto"/>
            <w:tcBorders>
              <w:top w:val="nil"/>
              <w:left w:val="nil"/>
              <w:bottom w:val="nil"/>
              <w:right w:val="nil"/>
            </w:tcBorders>
            <w:shd w:val="clear" w:color="auto" w:fill="auto"/>
            <w:vAlign w:val="center"/>
            <w:hideMark/>
          </w:tcPr>
          <w:p w14:paraId="50F430F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307A37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715D78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BF9453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4E0D7D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20C47DC4"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2D197FF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64E6C8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9A5B242" w14:textId="77777777" w:rsidR="00C409E8" w:rsidRPr="00EC694E" w:rsidRDefault="00C409E8" w:rsidP="009E701A">
            <w:r w:rsidRPr="00EC694E">
              <w:rPr>
                <w:rFonts w:ascii="Segoe UI Symbol" w:hAnsi="Segoe UI Symbol" w:cs="Segoe UI Symbol"/>
              </w:rPr>
              <w:t>✗</w:t>
            </w:r>
          </w:p>
        </w:tc>
      </w:tr>
      <w:tr w:rsidR="009E701A" w:rsidRPr="00EC694E" w14:paraId="09517500" w14:textId="77777777" w:rsidTr="00C409E8">
        <w:tc>
          <w:tcPr>
            <w:tcW w:w="0" w:type="auto"/>
            <w:tcBorders>
              <w:top w:val="nil"/>
              <w:left w:val="nil"/>
              <w:bottom w:val="nil"/>
              <w:right w:val="nil"/>
            </w:tcBorders>
            <w:shd w:val="clear" w:color="auto" w:fill="auto"/>
            <w:vAlign w:val="center"/>
            <w:hideMark/>
          </w:tcPr>
          <w:p w14:paraId="49753DC9" w14:textId="77777777" w:rsidR="00C409E8" w:rsidRPr="00EC694E" w:rsidRDefault="00C409E8" w:rsidP="009E701A">
            <w:r w:rsidRPr="00EC694E">
              <w:t>56</w:t>
            </w:r>
          </w:p>
        </w:tc>
        <w:tc>
          <w:tcPr>
            <w:tcW w:w="0" w:type="auto"/>
            <w:tcBorders>
              <w:top w:val="nil"/>
              <w:left w:val="nil"/>
              <w:bottom w:val="nil"/>
              <w:right w:val="nil"/>
            </w:tcBorders>
            <w:shd w:val="clear" w:color="auto" w:fill="auto"/>
            <w:vAlign w:val="center"/>
            <w:hideMark/>
          </w:tcPr>
          <w:p w14:paraId="31D022C2" w14:textId="77777777" w:rsidR="00C409E8" w:rsidRPr="00EC694E" w:rsidRDefault="00C409E8" w:rsidP="009E701A">
            <w:r w:rsidRPr="00EC694E">
              <w:t>Lund et al., 2014</w:t>
            </w:r>
          </w:p>
        </w:tc>
        <w:tc>
          <w:tcPr>
            <w:tcW w:w="0" w:type="auto"/>
            <w:tcBorders>
              <w:top w:val="nil"/>
              <w:left w:val="nil"/>
              <w:bottom w:val="nil"/>
              <w:right w:val="nil"/>
            </w:tcBorders>
            <w:shd w:val="clear" w:color="auto" w:fill="auto"/>
            <w:noWrap/>
            <w:vAlign w:val="bottom"/>
            <w:hideMark/>
          </w:tcPr>
          <w:p w14:paraId="18D2450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5AF854C"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49998754"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21E98FB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83C008E" w14:textId="77777777" w:rsidR="00C409E8" w:rsidRPr="00EC694E" w:rsidRDefault="00C409E8" w:rsidP="009E701A">
            <w:r w:rsidRPr="00EC694E">
              <w:t>30.5 ± 14.7</w:t>
            </w:r>
          </w:p>
        </w:tc>
        <w:tc>
          <w:tcPr>
            <w:tcW w:w="0" w:type="auto"/>
            <w:tcBorders>
              <w:top w:val="nil"/>
              <w:left w:val="nil"/>
              <w:bottom w:val="nil"/>
              <w:right w:val="nil"/>
            </w:tcBorders>
            <w:shd w:val="clear" w:color="auto" w:fill="auto"/>
            <w:vAlign w:val="center"/>
            <w:hideMark/>
          </w:tcPr>
          <w:p w14:paraId="50EE189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931F387" w14:textId="77777777" w:rsidR="00C409E8" w:rsidRPr="00EC694E" w:rsidRDefault="00C409E8" w:rsidP="009E701A">
            <w:r w:rsidRPr="00EC694E">
              <w:t>39</w:t>
            </w:r>
          </w:p>
        </w:tc>
        <w:tc>
          <w:tcPr>
            <w:tcW w:w="0" w:type="auto"/>
            <w:tcBorders>
              <w:top w:val="nil"/>
              <w:left w:val="nil"/>
              <w:bottom w:val="nil"/>
              <w:right w:val="nil"/>
            </w:tcBorders>
            <w:shd w:val="clear" w:color="auto" w:fill="auto"/>
            <w:vAlign w:val="center"/>
            <w:hideMark/>
          </w:tcPr>
          <w:p w14:paraId="6C58755B" w14:textId="77777777" w:rsidR="00C409E8" w:rsidRPr="00EC694E" w:rsidRDefault="00C409E8" w:rsidP="009E701A">
            <w:r w:rsidRPr="00EC694E">
              <w:t>32</w:t>
            </w:r>
          </w:p>
        </w:tc>
        <w:tc>
          <w:tcPr>
            <w:tcW w:w="0" w:type="auto"/>
            <w:tcBorders>
              <w:top w:val="nil"/>
              <w:left w:val="nil"/>
              <w:bottom w:val="nil"/>
              <w:right w:val="nil"/>
            </w:tcBorders>
            <w:shd w:val="clear" w:color="auto" w:fill="auto"/>
            <w:vAlign w:val="center"/>
            <w:hideMark/>
          </w:tcPr>
          <w:p w14:paraId="189B12CE" w14:textId="77777777" w:rsidR="00C409E8" w:rsidRPr="00EC694E" w:rsidRDefault="00C409E8" w:rsidP="009E701A">
            <w:r w:rsidRPr="00EC694E">
              <w:t>7</w:t>
            </w:r>
          </w:p>
        </w:tc>
        <w:tc>
          <w:tcPr>
            <w:tcW w:w="0" w:type="auto"/>
            <w:tcBorders>
              <w:top w:val="nil"/>
              <w:left w:val="nil"/>
              <w:bottom w:val="nil"/>
              <w:right w:val="nil"/>
            </w:tcBorders>
            <w:shd w:val="clear" w:color="auto" w:fill="auto"/>
            <w:noWrap/>
            <w:vAlign w:val="bottom"/>
            <w:hideMark/>
          </w:tcPr>
          <w:p w14:paraId="102D2E4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055DBB3"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68DA1D71"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12A879D4"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64568491"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628A49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03FF121"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0124D8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934823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3E7459E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0AA28F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AF380F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AA6BA9A" w14:textId="77777777" w:rsidR="00C409E8" w:rsidRPr="00EC694E" w:rsidRDefault="00C409E8" w:rsidP="009E701A">
            <w:r w:rsidRPr="00EC694E">
              <w:rPr>
                <w:rFonts w:ascii="Segoe UI Symbol" w:hAnsi="Segoe UI Symbol" w:cs="Segoe UI Symbol"/>
              </w:rPr>
              <w:t>✗</w:t>
            </w:r>
          </w:p>
        </w:tc>
      </w:tr>
      <w:tr w:rsidR="009E701A" w:rsidRPr="00EC694E" w14:paraId="767DB17C" w14:textId="77777777" w:rsidTr="00C409E8">
        <w:tc>
          <w:tcPr>
            <w:tcW w:w="0" w:type="auto"/>
            <w:tcBorders>
              <w:top w:val="nil"/>
              <w:left w:val="nil"/>
              <w:bottom w:val="nil"/>
              <w:right w:val="nil"/>
            </w:tcBorders>
            <w:shd w:val="clear" w:color="auto" w:fill="auto"/>
            <w:vAlign w:val="center"/>
            <w:hideMark/>
          </w:tcPr>
          <w:p w14:paraId="15022651" w14:textId="77777777" w:rsidR="00C409E8" w:rsidRPr="00EC694E" w:rsidRDefault="00C409E8" w:rsidP="009E701A">
            <w:r w:rsidRPr="00EC694E">
              <w:t>58</w:t>
            </w:r>
          </w:p>
        </w:tc>
        <w:tc>
          <w:tcPr>
            <w:tcW w:w="0" w:type="auto"/>
            <w:tcBorders>
              <w:top w:val="nil"/>
              <w:left w:val="nil"/>
              <w:bottom w:val="nil"/>
              <w:right w:val="nil"/>
            </w:tcBorders>
            <w:shd w:val="clear" w:color="auto" w:fill="auto"/>
            <w:vAlign w:val="center"/>
            <w:hideMark/>
          </w:tcPr>
          <w:p w14:paraId="0E84B670" w14:textId="77777777" w:rsidR="00C409E8" w:rsidRPr="00EC694E" w:rsidRDefault="00C409E8" w:rsidP="009E701A">
            <w:r w:rsidRPr="00EC694E">
              <w:t>Malik et al., 2026</w:t>
            </w:r>
          </w:p>
        </w:tc>
        <w:tc>
          <w:tcPr>
            <w:tcW w:w="0" w:type="auto"/>
            <w:tcBorders>
              <w:top w:val="nil"/>
              <w:left w:val="nil"/>
              <w:bottom w:val="nil"/>
              <w:right w:val="nil"/>
            </w:tcBorders>
            <w:shd w:val="clear" w:color="auto" w:fill="auto"/>
            <w:noWrap/>
            <w:vAlign w:val="bottom"/>
            <w:hideMark/>
          </w:tcPr>
          <w:p w14:paraId="1457A55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16E5BAA"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01BF3B90" w14:textId="77777777" w:rsidR="00C409E8" w:rsidRPr="00EC694E" w:rsidRDefault="00C409E8" w:rsidP="009E701A">
            <w:r w:rsidRPr="00EC694E">
              <w:t>PLT</w:t>
            </w:r>
          </w:p>
        </w:tc>
        <w:tc>
          <w:tcPr>
            <w:tcW w:w="0" w:type="auto"/>
            <w:tcBorders>
              <w:top w:val="nil"/>
              <w:left w:val="nil"/>
              <w:bottom w:val="nil"/>
              <w:right w:val="nil"/>
            </w:tcBorders>
            <w:shd w:val="clear" w:color="auto" w:fill="auto"/>
            <w:noWrap/>
            <w:vAlign w:val="bottom"/>
            <w:hideMark/>
          </w:tcPr>
          <w:p w14:paraId="205CBCA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0BD7678" w14:textId="77777777" w:rsidR="00C409E8" w:rsidRPr="00EC694E" w:rsidRDefault="00C409E8" w:rsidP="009E701A">
            <w:r w:rsidRPr="00EC694E">
              <w:t>28.0 ± 4.7</w:t>
            </w:r>
          </w:p>
        </w:tc>
        <w:tc>
          <w:tcPr>
            <w:tcW w:w="0" w:type="auto"/>
            <w:tcBorders>
              <w:top w:val="nil"/>
              <w:left w:val="nil"/>
              <w:bottom w:val="nil"/>
              <w:right w:val="nil"/>
            </w:tcBorders>
            <w:shd w:val="clear" w:color="auto" w:fill="auto"/>
            <w:vAlign w:val="center"/>
            <w:hideMark/>
          </w:tcPr>
          <w:p w14:paraId="1F769C1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44F1348" w14:textId="77777777" w:rsidR="00C409E8" w:rsidRPr="00EC694E" w:rsidRDefault="00C409E8" w:rsidP="009E701A">
            <w:r w:rsidRPr="00EC694E">
              <w:t>50</w:t>
            </w:r>
          </w:p>
        </w:tc>
        <w:tc>
          <w:tcPr>
            <w:tcW w:w="0" w:type="auto"/>
            <w:tcBorders>
              <w:top w:val="nil"/>
              <w:left w:val="nil"/>
              <w:bottom w:val="nil"/>
              <w:right w:val="nil"/>
            </w:tcBorders>
            <w:shd w:val="clear" w:color="auto" w:fill="auto"/>
            <w:vAlign w:val="center"/>
            <w:hideMark/>
          </w:tcPr>
          <w:p w14:paraId="08A38917" w14:textId="77777777" w:rsidR="00C409E8" w:rsidRPr="00EC694E" w:rsidRDefault="00C409E8" w:rsidP="009E701A">
            <w:r w:rsidRPr="00EC694E">
              <w:t>35</w:t>
            </w:r>
          </w:p>
        </w:tc>
        <w:tc>
          <w:tcPr>
            <w:tcW w:w="0" w:type="auto"/>
            <w:tcBorders>
              <w:top w:val="nil"/>
              <w:left w:val="nil"/>
              <w:bottom w:val="nil"/>
              <w:right w:val="nil"/>
            </w:tcBorders>
            <w:shd w:val="clear" w:color="auto" w:fill="auto"/>
            <w:vAlign w:val="center"/>
            <w:hideMark/>
          </w:tcPr>
          <w:p w14:paraId="04CEDD9C" w14:textId="77777777" w:rsidR="00C409E8" w:rsidRPr="00EC694E" w:rsidRDefault="00C409E8" w:rsidP="009E701A">
            <w:r w:rsidRPr="00EC694E">
              <w:t>15</w:t>
            </w:r>
          </w:p>
        </w:tc>
        <w:tc>
          <w:tcPr>
            <w:tcW w:w="0" w:type="auto"/>
            <w:tcBorders>
              <w:top w:val="nil"/>
              <w:left w:val="nil"/>
              <w:bottom w:val="nil"/>
              <w:right w:val="nil"/>
            </w:tcBorders>
            <w:shd w:val="clear" w:color="auto" w:fill="auto"/>
            <w:noWrap/>
            <w:vAlign w:val="bottom"/>
            <w:hideMark/>
          </w:tcPr>
          <w:p w14:paraId="0F1865E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6092D69" w14:textId="77777777" w:rsidR="00C409E8" w:rsidRPr="00EC694E" w:rsidRDefault="00C409E8" w:rsidP="009E701A">
            <w:r w:rsidRPr="00EC694E">
              <w:t>6</w:t>
            </w:r>
          </w:p>
        </w:tc>
        <w:tc>
          <w:tcPr>
            <w:tcW w:w="0" w:type="auto"/>
            <w:tcBorders>
              <w:top w:val="nil"/>
              <w:left w:val="nil"/>
              <w:bottom w:val="nil"/>
              <w:right w:val="nil"/>
            </w:tcBorders>
            <w:shd w:val="clear" w:color="auto" w:fill="auto"/>
            <w:vAlign w:val="center"/>
            <w:hideMark/>
          </w:tcPr>
          <w:p w14:paraId="191FEDFA" w14:textId="77777777" w:rsidR="00C409E8" w:rsidRPr="00EC694E" w:rsidRDefault="00C409E8" w:rsidP="009E701A">
            <w:r w:rsidRPr="00EC694E">
              <w:t>0.5</w:t>
            </w:r>
          </w:p>
        </w:tc>
        <w:tc>
          <w:tcPr>
            <w:tcW w:w="0" w:type="auto"/>
            <w:tcBorders>
              <w:top w:val="nil"/>
              <w:left w:val="nil"/>
              <w:bottom w:val="nil"/>
              <w:right w:val="nil"/>
            </w:tcBorders>
            <w:shd w:val="clear" w:color="auto" w:fill="auto"/>
            <w:vAlign w:val="center"/>
            <w:hideMark/>
          </w:tcPr>
          <w:p w14:paraId="78F93CED" w14:textId="77777777" w:rsidR="00C409E8" w:rsidRPr="00EC694E" w:rsidRDefault="00C409E8" w:rsidP="009E701A">
            <w:r w:rsidRPr="00EC694E">
              <w:t>Short</w:t>
            </w:r>
          </w:p>
        </w:tc>
        <w:tc>
          <w:tcPr>
            <w:tcW w:w="0" w:type="auto"/>
            <w:tcBorders>
              <w:top w:val="nil"/>
              <w:left w:val="nil"/>
              <w:bottom w:val="nil"/>
              <w:right w:val="nil"/>
            </w:tcBorders>
            <w:shd w:val="clear" w:color="auto" w:fill="auto"/>
            <w:vAlign w:val="center"/>
            <w:hideMark/>
          </w:tcPr>
          <w:p w14:paraId="0CA3374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C8C56E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EEF2AB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846BB4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C8B2B8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321164E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058FF2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1418A6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A688330" w14:textId="77777777" w:rsidR="00C409E8" w:rsidRPr="00EC694E" w:rsidRDefault="00C409E8" w:rsidP="009E701A">
            <w:r w:rsidRPr="00EC694E">
              <w:rPr>
                <w:rFonts w:ascii="Segoe UI Symbol" w:hAnsi="Segoe UI Symbol" w:cs="Segoe UI Symbol"/>
              </w:rPr>
              <w:t>✗</w:t>
            </w:r>
          </w:p>
        </w:tc>
      </w:tr>
      <w:tr w:rsidR="009E701A" w:rsidRPr="00EC694E" w14:paraId="05C7F929" w14:textId="77777777" w:rsidTr="00C409E8">
        <w:tc>
          <w:tcPr>
            <w:tcW w:w="0" w:type="auto"/>
            <w:tcBorders>
              <w:top w:val="nil"/>
              <w:left w:val="nil"/>
              <w:bottom w:val="nil"/>
              <w:right w:val="nil"/>
            </w:tcBorders>
            <w:shd w:val="clear" w:color="auto" w:fill="auto"/>
            <w:vAlign w:val="center"/>
            <w:hideMark/>
          </w:tcPr>
          <w:p w14:paraId="4F0ED536" w14:textId="77777777" w:rsidR="00C409E8" w:rsidRPr="00EC694E" w:rsidRDefault="00C409E8" w:rsidP="009E701A">
            <w:r w:rsidRPr="00EC694E">
              <w:t>62</w:t>
            </w:r>
          </w:p>
        </w:tc>
        <w:tc>
          <w:tcPr>
            <w:tcW w:w="0" w:type="auto"/>
            <w:tcBorders>
              <w:top w:val="nil"/>
              <w:left w:val="nil"/>
              <w:bottom w:val="nil"/>
              <w:right w:val="nil"/>
            </w:tcBorders>
            <w:shd w:val="clear" w:color="auto" w:fill="auto"/>
            <w:vAlign w:val="center"/>
            <w:hideMark/>
          </w:tcPr>
          <w:p w14:paraId="07165981" w14:textId="77777777" w:rsidR="00C409E8" w:rsidRPr="00EC694E" w:rsidRDefault="00C409E8" w:rsidP="009E701A">
            <w:r w:rsidRPr="00EC694E">
              <w:t>Matsumoto et al., 2006</w:t>
            </w:r>
          </w:p>
        </w:tc>
        <w:tc>
          <w:tcPr>
            <w:tcW w:w="0" w:type="auto"/>
            <w:tcBorders>
              <w:top w:val="nil"/>
              <w:left w:val="nil"/>
              <w:bottom w:val="nil"/>
              <w:right w:val="nil"/>
            </w:tcBorders>
            <w:shd w:val="clear" w:color="auto" w:fill="auto"/>
            <w:noWrap/>
            <w:vAlign w:val="bottom"/>
            <w:hideMark/>
          </w:tcPr>
          <w:p w14:paraId="7F74580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D618D76"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127CB306"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54ECA7C6"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5ED326C" w14:textId="77777777" w:rsidR="00C409E8" w:rsidRPr="00EC694E" w:rsidRDefault="00C409E8" w:rsidP="009E701A">
            <w:r w:rsidRPr="00EC694E">
              <w:t>24.1 ± 8.5</w:t>
            </w:r>
          </w:p>
        </w:tc>
        <w:tc>
          <w:tcPr>
            <w:tcW w:w="0" w:type="auto"/>
            <w:tcBorders>
              <w:top w:val="nil"/>
              <w:left w:val="nil"/>
              <w:bottom w:val="nil"/>
              <w:right w:val="nil"/>
            </w:tcBorders>
            <w:shd w:val="clear" w:color="auto" w:fill="auto"/>
            <w:vAlign w:val="center"/>
            <w:hideMark/>
          </w:tcPr>
          <w:p w14:paraId="47B4046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0196224" w14:textId="77777777" w:rsidR="00C409E8" w:rsidRPr="00EC694E" w:rsidRDefault="00C409E8" w:rsidP="009E701A">
            <w:r w:rsidRPr="00EC694E">
              <w:t>72</w:t>
            </w:r>
          </w:p>
        </w:tc>
        <w:tc>
          <w:tcPr>
            <w:tcW w:w="0" w:type="auto"/>
            <w:tcBorders>
              <w:top w:val="nil"/>
              <w:left w:val="nil"/>
              <w:bottom w:val="nil"/>
              <w:right w:val="nil"/>
            </w:tcBorders>
            <w:shd w:val="clear" w:color="auto" w:fill="auto"/>
            <w:vAlign w:val="center"/>
            <w:hideMark/>
          </w:tcPr>
          <w:p w14:paraId="48D6FBE9" w14:textId="77777777" w:rsidR="00C409E8" w:rsidRPr="00EC694E" w:rsidRDefault="00C409E8" w:rsidP="009E701A">
            <w:r w:rsidRPr="00EC694E">
              <w:t>41</w:t>
            </w:r>
          </w:p>
        </w:tc>
        <w:tc>
          <w:tcPr>
            <w:tcW w:w="0" w:type="auto"/>
            <w:tcBorders>
              <w:top w:val="nil"/>
              <w:left w:val="nil"/>
              <w:bottom w:val="nil"/>
              <w:right w:val="nil"/>
            </w:tcBorders>
            <w:shd w:val="clear" w:color="auto" w:fill="auto"/>
            <w:vAlign w:val="center"/>
            <w:hideMark/>
          </w:tcPr>
          <w:p w14:paraId="7A8AE4A5" w14:textId="77777777" w:rsidR="00C409E8" w:rsidRPr="00EC694E" w:rsidRDefault="00C409E8" w:rsidP="009E701A">
            <w:r w:rsidRPr="00EC694E">
              <w:t>31</w:t>
            </w:r>
          </w:p>
        </w:tc>
        <w:tc>
          <w:tcPr>
            <w:tcW w:w="0" w:type="auto"/>
            <w:tcBorders>
              <w:top w:val="nil"/>
              <w:left w:val="nil"/>
              <w:bottom w:val="nil"/>
              <w:right w:val="nil"/>
            </w:tcBorders>
            <w:shd w:val="clear" w:color="auto" w:fill="auto"/>
            <w:noWrap/>
            <w:vAlign w:val="bottom"/>
            <w:hideMark/>
          </w:tcPr>
          <w:p w14:paraId="3D72875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DBE5EE1" w14:textId="77777777" w:rsidR="00C409E8" w:rsidRPr="00EC694E" w:rsidRDefault="00C409E8" w:rsidP="009E701A">
            <w:r w:rsidRPr="00EC694E">
              <w:t>83.9</w:t>
            </w:r>
          </w:p>
        </w:tc>
        <w:tc>
          <w:tcPr>
            <w:tcW w:w="0" w:type="auto"/>
            <w:tcBorders>
              <w:top w:val="nil"/>
              <w:left w:val="nil"/>
              <w:bottom w:val="nil"/>
              <w:right w:val="nil"/>
            </w:tcBorders>
            <w:shd w:val="clear" w:color="auto" w:fill="auto"/>
            <w:vAlign w:val="center"/>
            <w:hideMark/>
          </w:tcPr>
          <w:p w14:paraId="3B4AD4E0" w14:textId="77777777" w:rsidR="00C409E8" w:rsidRPr="00EC694E" w:rsidRDefault="00C409E8" w:rsidP="009E701A">
            <w:r w:rsidRPr="00EC694E">
              <w:t>7</w:t>
            </w:r>
          </w:p>
        </w:tc>
        <w:tc>
          <w:tcPr>
            <w:tcW w:w="0" w:type="auto"/>
            <w:tcBorders>
              <w:top w:val="nil"/>
              <w:left w:val="nil"/>
              <w:bottom w:val="nil"/>
              <w:right w:val="nil"/>
            </w:tcBorders>
            <w:shd w:val="clear" w:color="auto" w:fill="auto"/>
            <w:vAlign w:val="center"/>
            <w:hideMark/>
          </w:tcPr>
          <w:p w14:paraId="40D56805"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56046F11"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325C48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AF24C3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C62782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8A94EE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6244FE15"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0BD469B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EE91FA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070E32E" w14:textId="77777777" w:rsidR="00C409E8" w:rsidRPr="00EC694E" w:rsidRDefault="00C409E8" w:rsidP="009E701A">
            <w:r w:rsidRPr="00EC694E">
              <w:rPr>
                <w:rFonts w:ascii="Segoe UI Symbol" w:hAnsi="Segoe UI Symbol" w:cs="Segoe UI Symbol"/>
              </w:rPr>
              <w:t>✗</w:t>
            </w:r>
          </w:p>
        </w:tc>
      </w:tr>
      <w:tr w:rsidR="009E701A" w:rsidRPr="00EC694E" w14:paraId="1FA8476B" w14:textId="77777777" w:rsidTr="00C409E8">
        <w:tc>
          <w:tcPr>
            <w:tcW w:w="0" w:type="auto"/>
            <w:tcBorders>
              <w:top w:val="nil"/>
              <w:left w:val="nil"/>
              <w:bottom w:val="nil"/>
              <w:right w:val="nil"/>
            </w:tcBorders>
            <w:shd w:val="clear" w:color="auto" w:fill="auto"/>
            <w:vAlign w:val="center"/>
            <w:hideMark/>
          </w:tcPr>
          <w:p w14:paraId="63AE5C21" w14:textId="77777777" w:rsidR="00C409E8" w:rsidRPr="00EC694E" w:rsidRDefault="00C409E8" w:rsidP="009E701A">
            <w:r w:rsidRPr="00EC694E">
              <w:t>66</w:t>
            </w:r>
          </w:p>
        </w:tc>
        <w:tc>
          <w:tcPr>
            <w:tcW w:w="0" w:type="auto"/>
            <w:tcBorders>
              <w:top w:val="nil"/>
              <w:left w:val="nil"/>
              <w:bottom w:val="nil"/>
              <w:right w:val="nil"/>
            </w:tcBorders>
            <w:shd w:val="clear" w:color="auto" w:fill="auto"/>
            <w:vAlign w:val="center"/>
            <w:hideMark/>
          </w:tcPr>
          <w:p w14:paraId="33115934" w14:textId="77777777" w:rsidR="00C409E8" w:rsidRPr="00EC694E" w:rsidRDefault="00C409E8" w:rsidP="009E701A">
            <w:r w:rsidRPr="00EC694E">
              <w:t>Mohtadi et al., 2016</w:t>
            </w:r>
          </w:p>
        </w:tc>
        <w:tc>
          <w:tcPr>
            <w:tcW w:w="0" w:type="auto"/>
            <w:tcBorders>
              <w:top w:val="nil"/>
              <w:left w:val="nil"/>
              <w:bottom w:val="nil"/>
              <w:right w:val="nil"/>
            </w:tcBorders>
            <w:shd w:val="clear" w:color="auto" w:fill="auto"/>
            <w:noWrap/>
            <w:vAlign w:val="bottom"/>
            <w:hideMark/>
          </w:tcPr>
          <w:p w14:paraId="3B97FA1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062ABF5"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746BC126"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64DDC54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AE5A24A" w14:textId="77777777" w:rsidR="00C409E8" w:rsidRPr="00EC694E" w:rsidRDefault="00C409E8" w:rsidP="009E701A">
            <w:r w:rsidRPr="00EC694E">
              <w:t>28.5 ± 6.5</w:t>
            </w:r>
          </w:p>
        </w:tc>
        <w:tc>
          <w:tcPr>
            <w:tcW w:w="0" w:type="auto"/>
            <w:tcBorders>
              <w:top w:val="nil"/>
              <w:left w:val="nil"/>
              <w:bottom w:val="nil"/>
              <w:right w:val="nil"/>
            </w:tcBorders>
            <w:shd w:val="clear" w:color="auto" w:fill="auto"/>
            <w:vAlign w:val="center"/>
            <w:hideMark/>
          </w:tcPr>
          <w:p w14:paraId="468FA98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067862C" w14:textId="77777777" w:rsidR="00C409E8" w:rsidRPr="00EC694E" w:rsidRDefault="00C409E8" w:rsidP="009E701A">
            <w:r w:rsidRPr="00EC694E">
              <w:t>330</w:t>
            </w:r>
          </w:p>
        </w:tc>
        <w:tc>
          <w:tcPr>
            <w:tcW w:w="0" w:type="auto"/>
            <w:tcBorders>
              <w:top w:val="nil"/>
              <w:left w:val="nil"/>
              <w:bottom w:val="nil"/>
              <w:right w:val="nil"/>
            </w:tcBorders>
            <w:shd w:val="clear" w:color="auto" w:fill="auto"/>
            <w:vAlign w:val="center"/>
            <w:hideMark/>
          </w:tcPr>
          <w:p w14:paraId="6E930F90" w14:textId="77777777" w:rsidR="00C409E8" w:rsidRPr="00EC694E" w:rsidRDefault="00C409E8" w:rsidP="009E701A">
            <w:r w:rsidRPr="00EC694E">
              <w:t>179</w:t>
            </w:r>
          </w:p>
        </w:tc>
        <w:tc>
          <w:tcPr>
            <w:tcW w:w="0" w:type="auto"/>
            <w:tcBorders>
              <w:top w:val="nil"/>
              <w:left w:val="nil"/>
              <w:bottom w:val="nil"/>
              <w:right w:val="nil"/>
            </w:tcBorders>
            <w:shd w:val="clear" w:color="auto" w:fill="auto"/>
            <w:vAlign w:val="center"/>
            <w:hideMark/>
          </w:tcPr>
          <w:p w14:paraId="1AC8EF64" w14:textId="77777777" w:rsidR="00C409E8" w:rsidRPr="00EC694E" w:rsidRDefault="00C409E8" w:rsidP="009E701A">
            <w:r w:rsidRPr="00EC694E">
              <w:t>151</w:t>
            </w:r>
          </w:p>
        </w:tc>
        <w:tc>
          <w:tcPr>
            <w:tcW w:w="0" w:type="auto"/>
            <w:tcBorders>
              <w:top w:val="nil"/>
              <w:left w:val="nil"/>
              <w:bottom w:val="nil"/>
              <w:right w:val="nil"/>
            </w:tcBorders>
            <w:shd w:val="clear" w:color="auto" w:fill="auto"/>
            <w:noWrap/>
            <w:vAlign w:val="bottom"/>
            <w:hideMark/>
          </w:tcPr>
          <w:p w14:paraId="29948E5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3259697"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140F09C8"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1FF6F8DA"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60B589B3"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2F70954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D1CC62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3EA807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64F14D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2DF847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3EA064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3FF8FF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E43873F" w14:textId="77777777" w:rsidR="00C409E8" w:rsidRPr="00EC694E" w:rsidRDefault="00C409E8" w:rsidP="009E701A">
            <w:r w:rsidRPr="00EC694E">
              <w:rPr>
                <w:rFonts w:ascii="Segoe UI Symbol" w:hAnsi="Segoe UI Symbol" w:cs="Segoe UI Symbol"/>
              </w:rPr>
              <w:t>✓</w:t>
            </w:r>
          </w:p>
        </w:tc>
      </w:tr>
      <w:tr w:rsidR="009E701A" w:rsidRPr="00EC694E" w14:paraId="6E446648" w14:textId="77777777" w:rsidTr="00C409E8">
        <w:tc>
          <w:tcPr>
            <w:tcW w:w="0" w:type="auto"/>
            <w:tcBorders>
              <w:top w:val="nil"/>
              <w:left w:val="nil"/>
              <w:bottom w:val="nil"/>
              <w:right w:val="nil"/>
            </w:tcBorders>
            <w:shd w:val="clear" w:color="auto" w:fill="auto"/>
            <w:vAlign w:val="center"/>
            <w:hideMark/>
          </w:tcPr>
          <w:p w14:paraId="15C88AF2" w14:textId="77777777" w:rsidR="00C409E8" w:rsidRPr="00EC694E" w:rsidRDefault="00C409E8" w:rsidP="009E701A">
            <w:r w:rsidRPr="00EC694E">
              <w:t>68</w:t>
            </w:r>
          </w:p>
        </w:tc>
        <w:tc>
          <w:tcPr>
            <w:tcW w:w="0" w:type="auto"/>
            <w:tcBorders>
              <w:top w:val="nil"/>
              <w:left w:val="nil"/>
              <w:bottom w:val="nil"/>
              <w:right w:val="nil"/>
            </w:tcBorders>
            <w:shd w:val="clear" w:color="auto" w:fill="auto"/>
            <w:vAlign w:val="center"/>
            <w:hideMark/>
          </w:tcPr>
          <w:p w14:paraId="49872CCC" w14:textId="77777777" w:rsidR="00C409E8" w:rsidRPr="00EC694E" w:rsidRDefault="00C409E8" w:rsidP="009E701A">
            <w:r w:rsidRPr="00EC694E">
              <w:t>Moraiti et al., 2010</w:t>
            </w:r>
          </w:p>
        </w:tc>
        <w:tc>
          <w:tcPr>
            <w:tcW w:w="0" w:type="auto"/>
            <w:tcBorders>
              <w:top w:val="nil"/>
              <w:left w:val="nil"/>
              <w:bottom w:val="nil"/>
              <w:right w:val="nil"/>
            </w:tcBorders>
            <w:shd w:val="clear" w:color="auto" w:fill="auto"/>
            <w:noWrap/>
            <w:vAlign w:val="bottom"/>
            <w:hideMark/>
          </w:tcPr>
          <w:p w14:paraId="61CE618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57F7212"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4547FF12"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761129E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B81975B" w14:textId="77777777" w:rsidR="00C409E8" w:rsidRPr="00EC694E" w:rsidRDefault="00C409E8" w:rsidP="009E701A">
            <w:r w:rsidRPr="00EC694E">
              <w:t>23.5 ± 9.6</w:t>
            </w:r>
          </w:p>
        </w:tc>
        <w:tc>
          <w:tcPr>
            <w:tcW w:w="0" w:type="auto"/>
            <w:tcBorders>
              <w:top w:val="nil"/>
              <w:left w:val="nil"/>
              <w:bottom w:val="nil"/>
              <w:right w:val="nil"/>
            </w:tcBorders>
            <w:shd w:val="clear" w:color="auto" w:fill="auto"/>
            <w:vAlign w:val="center"/>
            <w:hideMark/>
          </w:tcPr>
          <w:p w14:paraId="05982B1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9B9F190" w14:textId="77777777" w:rsidR="00C409E8" w:rsidRPr="00EC694E" w:rsidRDefault="00C409E8" w:rsidP="009E701A">
            <w:r w:rsidRPr="00EC694E">
              <w:t>12</w:t>
            </w:r>
          </w:p>
        </w:tc>
        <w:tc>
          <w:tcPr>
            <w:tcW w:w="0" w:type="auto"/>
            <w:tcBorders>
              <w:top w:val="nil"/>
              <w:left w:val="nil"/>
              <w:bottom w:val="nil"/>
              <w:right w:val="nil"/>
            </w:tcBorders>
            <w:shd w:val="clear" w:color="auto" w:fill="auto"/>
            <w:vAlign w:val="center"/>
            <w:hideMark/>
          </w:tcPr>
          <w:p w14:paraId="2D7503D8" w14:textId="77777777" w:rsidR="00C409E8" w:rsidRPr="00EC694E" w:rsidRDefault="00C409E8" w:rsidP="009E701A">
            <w:r w:rsidRPr="00EC694E">
              <w:t>12</w:t>
            </w:r>
          </w:p>
        </w:tc>
        <w:tc>
          <w:tcPr>
            <w:tcW w:w="0" w:type="auto"/>
            <w:tcBorders>
              <w:top w:val="nil"/>
              <w:left w:val="nil"/>
              <w:bottom w:val="nil"/>
              <w:right w:val="nil"/>
            </w:tcBorders>
            <w:shd w:val="clear" w:color="auto" w:fill="auto"/>
            <w:vAlign w:val="center"/>
            <w:hideMark/>
          </w:tcPr>
          <w:p w14:paraId="7D2149D6" w14:textId="77777777" w:rsidR="00C409E8" w:rsidRPr="00EC694E" w:rsidRDefault="00C409E8" w:rsidP="009E701A">
            <w:r w:rsidRPr="00EC694E">
              <w:t>0</w:t>
            </w:r>
          </w:p>
        </w:tc>
        <w:tc>
          <w:tcPr>
            <w:tcW w:w="0" w:type="auto"/>
            <w:tcBorders>
              <w:top w:val="nil"/>
              <w:left w:val="nil"/>
              <w:bottom w:val="nil"/>
              <w:right w:val="nil"/>
            </w:tcBorders>
            <w:shd w:val="clear" w:color="auto" w:fill="auto"/>
            <w:noWrap/>
            <w:vAlign w:val="bottom"/>
            <w:hideMark/>
          </w:tcPr>
          <w:p w14:paraId="011A84D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165F2F4" w14:textId="77777777" w:rsidR="00C409E8" w:rsidRPr="00EC694E" w:rsidRDefault="00C409E8" w:rsidP="009E701A">
            <w:r w:rsidRPr="00EC694E">
              <w:t>23</w:t>
            </w:r>
          </w:p>
        </w:tc>
        <w:tc>
          <w:tcPr>
            <w:tcW w:w="0" w:type="auto"/>
            <w:tcBorders>
              <w:top w:val="nil"/>
              <w:left w:val="nil"/>
              <w:bottom w:val="nil"/>
              <w:right w:val="nil"/>
            </w:tcBorders>
            <w:shd w:val="clear" w:color="auto" w:fill="auto"/>
            <w:vAlign w:val="center"/>
            <w:hideMark/>
          </w:tcPr>
          <w:p w14:paraId="6F268136"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3337E2B0"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02004D56"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60A3961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EC1AC8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7047C0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217E3C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98B0A96"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4621F18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F3BF4D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A2C3D9C" w14:textId="77777777" w:rsidR="00C409E8" w:rsidRPr="00EC694E" w:rsidRDefault="00C409E8" w:rsidP="009E701A">
            <w:r w:rsidRPr="00EC694E">
              <w:rPr>
                <w:rFonts w:ascii="Segoe UI Symbol" w:hAnsi="Segoe UI Symbol" w:cs="Segoe UI Symbol"/>
              </w:rPr>
              <w:t>✓</w:t>
            </w:r>
          </w:p>
        </w:tc>
      </w:tr>
      <w:tr w:rsidR="009E701A" w:rsidRPr="00EC694E" w14:paraId="5F0BE97E" w14:textId="77777777" w:rsidTr="00C409E8">
        <w:tc>
          <w:tcPr>
            <w:tcW w:w="0" w:type="auto"/>
            <w:tcBorders>
              <w:top w:val="nil"/>
              <w:left w:val="nil"/>
              <w:bottom w:val="nil"/>
              <w:right w:val="nil"/>
            </w:tcBorders>
            <w:shd w:val="clear" w:color="auto" w:fill="auto"/>
            <w:vAlign w:val="center"/>
            <w:hideMark/>
          </w:tcPr>
          <w:p w14:paraId="5114C57A" w14:textId="77777777" w:rsidR="00C409E8" w:rsidRPr="00EC694E" w:rsidRDefault="00C409E8" w:rsidP="009E701A">
            <w:r w:rsidRPr="00EC694E">
              <w:t>70</w:t>
            </w:r>
          </w:p>
        </w:tc>
        <w:tc>
          <w:tcPr>
            <w:tcW w:w="0" w:type="auto"/>
            <w:tcBorders>
              <w:top w:val="nil"/>
              <w:left w:val="nil"/>
              <w:bottom w:val="nil"/>
              <w:right w:val="nil"/>
            </w:tcBorders>
            <w:shd w:val="clear" w:color="auto" w:fill="auto"/>
            <w:vAlign w:val="center"/>
            <w:hideMark/>
          </w:tcPr>
          <w:p w14:paraId="24E8B3C3" w14:textId="77777777" w:rsidR="00C409E8" w:rsidRPr="00EC694E" w:rsidRDefault="00C409E8" w:rsidP="009E701A">
            <w:r w:rsidRPr="00EC694E">
              <w:t>Noh et al., 2011</w:t>
            </w:r>
          </w:p>
        </w:tc>
        <w:tc>
          <w:tcPr>
            <w:tcW w:w="0" w:type="auto"/>
            <w:tcBorders>
              <w:top w:val="nil"/>
              <w:left w:val="nil"/>
              <w:bottom w:val="nil"/>
              <w:right w:val="nil"/>
            </w:tcBorders>
            <w:shd w:val="clear" w:color="auto" w:fill="auto"/>
            <w:noWrap/>
            <w:vAlign w:val="bottom"/>
            <w:hideMark/>
          </w:tcPr>
          <w:p w14:paraId="0E44FC89"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798CC32"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0BDE4507" w14:textId="77777777" w:rsidR="00C409E8" w:rsidRPr="00EC694E" w:rsidRDefault="00C409E8" w:rsidP="009E701A">
            <w:r w:rsidRPr="00EC694E">
              <w:t>AT</w:t>
            </w:r>
          </w:p>
        </w:tc>
        <w:tc>
          <w:tcPr>
            <w:tcW w:w="0" w:type="auto"/>
            <w:tcBorders>
              <w:top w:val="nil"/>
              <w:left w:val="nil"/>
              <w:bottom w:val="nil"/>
              <w:right w:val="nil"/>
            </w:tcBorders>
            <w:shd w:val="clear" w:color="auto" w:fill="auto"/>
            <w:noWrap/>
            <w:vAlign w:val="bottom"/>
            <w:hideMark/>
          </w:tcPr>
          <w:p w14:paraId="690ACD1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E6C0536" w14:textId="77777777" w:rsidR="00C409E8" w:rsidRPr="00EC694E" w:rsidRDefault="00C409E8" w:rsidP="009E701A">
            <w:r w:rsidRPr="00EC694E">
              <w:t>25.7 ± 9.8</w:t>
            </w:r>
          </w:p>
        </w:tc>
        <w:tc>
          <w:tcPr>
            <w:tcW w:w="0" w:type="auto"/>
            <w:tcBorders>
              <w:top w:val="nil"/>
              <w:left w:val="nil"/>
              <w:bottom w:val="nil"/>
              <w:right w:val="nil"/>
            </w:tcBorders>
            <w:shd w:val="clear" w:color="auto" w:fill="auto"/>
            <w:vAlign w:val="center"/>
            <w:hideMark/>
          </w:tcPr>
          <w:p w14:paraId="7110D87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E4DEE28" w14:textId="77777777" w:rsidR="00C409E8" w:rsidRPr="00EC694E" w:rsidRDefault="00C409E8" w:rsidP="009E701A">
            <w:r w:rsidRPr="00EC694E">
              <w:t>65</w:t>
            </w:r>
          </w:p>
        </w:tc>
        <w:tc>
          <w:tcPr>
            <w:tcW w:w="0" w:type="auto"/>
            <w:tcBorders>
              <w:top w:val="nil"/>
              <w:left w:val="nil"/>
              <w:bottom w:val="nil"/>
              <w:right w:val="nil"/>
            </w:tcBorders>
            <w:shd w:val="clear" w:color="auto" w:fill="auto"/>
            <w:vAlign w:val="center"/>
            <w:hideMark/>
          </w:tcPr>
          <w:p w14:paraId="7EB63797" w14:textId="77777777" w:rsidR="00C409E8" w:rsidRPr="00EC694E" w:rsidRDefault="00C409E8" w:rsidP="009E701A">
            <w:r w:rsidRPr="00EC694E">
              <w:t>56</w:t>
            </w:r>
          </w:p>
        </w:tc>
        <w:tc>
          <w:tcPr>
            <w:tcW w:w="0" w:type="auto"/>
            <w:tcBorders>
              <w:top w:val="nil"/>
              <w:left w:val="nil"/>
              <w:bottom w:val="nil"/>
              <w:right w:val="nil"/>
            </w:tcBorders>
            <w:shd w:val="clear" w:color="auto" w:fill="auto"/>
            <w:vAlign w:val="center"/>
            <w:hideMark/>
          </w:tcPr>
          <w:p w14:paraId="2F7F8B80" w14:textId="77777777" w:rsidR="00C409E8" w:rsidRPr="00EC694E" w:rsidRDefault="00C409E8" w:rsidP="009E701A">
            <w:r w:rsidRPr="00EC694E">
              <w:t>9</w:t>
            </w:r>
          </w:p>
        </w:tc>
        <w:tc>
          <w:tcPr>
            <w:tcW w:w="0" w:type="auto"/>
            <w:tcBorders>
              <w:top w:val="nil"/>
              <w:left w:val="nil"/>
              <w:bottom w:val="nil"/>
              <w:right w:val="nil"/>
            </w:tcBorders>
            <w:shd w:val="clear" w:color="auto" w:fill="auto"/>
            <w:noWrap/>
            <w:vAlign w:val="bottom"/>
            <w:hideMark/>
          </w:tcPr>
          <w:p w14:paraId="4B1779D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EAA7D8E" w14:textId="77777777" w:rsidR="00C409E8" w:rsidRPr="00EC694E" w:rsidRDefault="00C409E8" w:rsidP="009E701A">
            <w:r w:rsidRPr="00EC694E">
              <w:t>29.9</w:t>
            </w:r>
          </w:p>
        </w:tc>
        <w:tc>
          <w:tcPr>
            <w:tcW w:w="0" w:type="auto"/>
            <w:tcBorders>
              <w:top w:val="nil"/>
              <w:left w:val="nil"/>
              <w:bottom w:val="nil"/>
              <w:right w:val="nil"/>
            </w:tcBorders>
            <w:shd w:val="clear" w:color="auto" w:fill="auto"/>
            <w:vAlign w:val="center"/>
            <w:hideMark/>
          </w:tcPr>
          <w:p w14:paraId="4D9F96DD" w14:textId="77777777" w:rsidR="00C409E8" w:rsidRPr="00EC694E" w:rsidRDefault="00C409E8" w:rsidP="009E701A">
            <w:r w:rsidRPr="00EC694E">
              <w:t>2.5</w:t>
            </w:r>
          </w:p>
        </w:tc>
        <w:tc>
          <w:tcPr>
            <w:tcW w:w="0" w:type="auto"/>
            <w:tcBorders>
              <w:top w:val="nil"/>
              <w:left w:val="nil"/>
              <w:bottom w:val="nil"/>
              <w:right w:val="nil"/>
            </w:tcBorders>
            <w:shd w:val="clear" w:color="auto" w:fill="auto"/>
            <w:vAlign w:val="center"/>
            <w:hideMark/>
          </w:tcPr>
          <w:p w14:paraId="7E6B73CC"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7B465F4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5C3197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8B4B3E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765D42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888709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555742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A55E7B1"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CA63DE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0A0ACA3" w14:textId="77777777" w:rsidR="00C409E8" w:rsidRPr="00EC694E" w:rsidRDefault="00C409E8" w:rsidP="009E701A">
            <w:r w:rsidRPr="00EC694E">
              <w:rPr>
                <w:rFonts w:ascii="Segoe UI Symbol" w:hAnsi="Segoe UI Symbol" w:cs="Segoe UI Symbol"/>
              </w:rPr>
              <w:t>✓</w:t>
            </w:r>
          </w:p>
        </w:tc>
      </w:tr>
      <w:tr w:rsidR="009E701A" w:rsidRPr="00EC694E" w14:paraId="762F663C" w14:textId="77777777" w:rsidTr="00C409E8">
        <w:tc>
          <w:tcPr>
            <w:tcW w:w="0" w:type="auto"/>
            <w:tcBorders>
              <w:top w:val="nil"/>
              <w:left w:val="nil"/>
              <w:bottom w:val="nil"/>
              <w:right w:val="nil"/>
            </w:tcBorders>
            <w:shd w:val="clear" w:color="auto" w:fill="auto"/>
            <w:vAlign w:val="center"/>
            <w:hideMark/>
          </w:tcPr>
          <w:p w14:paraId="67095F69" w14:textId="77777777" w:rsidR="00C409E8" w:rsidRPr="00EC694E" w:rsidRDefault="00C409E8" w:rsidP="009E701A">
            <w:r w:rsidRPr="00EC694E">
              <w:t>73</w:t>
            </w:r>
          </w:p>
        </w:tc>
        <w:tc>
          <w:tcPr>
            <w:tcW w:w="0" w:type="auto"/>
            <w:tcBorders>
              <w:top w:val="nil"/>
              <w:left w:val="nil"/>
              <w:bottom w:val="nil"/>
              <w:right w:val="nil"/>
            </w:tcBorders>
            <w:shd w:val="clear" w:color="auto" w:fill="auto"/>
            <w:vAlign w:val="center"/>
            <w:hideMark/>
          </w:tcPr>
          <w:p w14:paraId="6D9E3AC6" w14:textId="77777777" w:rsidR="00C409E8" w:rsidRPr="00EC694E" w:rsidRDefault="00C409E8" w:rsidP="009E701A">
            <w:r w:rsidRPr="00EC694E">
              <w:t>Papalia et al., 2015</w:t>
            </w:r>
          </w:p>
        </w:tc>
        <w:tc>
          <w:tcPr>
            <w:tcW w:w="0" w:type="auto"/>
            <w:tcBorders>
              <w:top w:val="nil"/>
              <w:left w:val="nil"/>
              <w:bottom w:val="nil"/>
              <w:right w:val="nil"/>
            </w:tcBorders>
            <w:shd w:val="clear" w:color="auto" w:fill="auto"/>
            <w:noWrap/>
            <w:vAlign w:val="bottom"/>
            <w:hideMark/>
          </w:tcPr>
          <w:p w14:paraId="6A41B2E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578C37F"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34F0C3D7"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1395EDB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9CE554E" w14:textId="77777777" w:rsidR="00C409E8" w:rsidRPr="00EC694E" w:rsidRDefault="00C409E8" w:rsidP="009E701A">
            <w:r w:rsidRPr="00EC694E">
              <w:t>25.1 ± 2.5</w:t>
            </w:r>
          </w:p>
        </w:tc>
        <w:tc>
          <w:tcPr>
            <w:tcW w:w="0" w:type="auto"/>
            <w:tcBorders>
              <w:top w:val="nil"/>
              <w:left w:val="nil"/>
              <w:bottom w:val="nil"/>
              <w:right w:val="nil"/>
            </w:tcBorders>
            <w:shd w:val="clear" w:color="auto" w:fill="auto"/>
            <w:vAlign w:val="center"/>
            <w:hideMark/>
          </w:tcPr>
          <w:p w14:paraId="7BAB95E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0A1E562" w14:textId="77777777" w:rsidR="00C409E8" w:rsidRPr="00EC694E" w:rsidRDefault="00C409E8" w:rsidP="009E701A">
            <w:r w:rsidRPr="00EC694E">
              <w:t>40</w:t>
            </w:r>
          </w:p>
        </w:tc>
        <w:tc>
          <w:tcPr>
            <w:tcW w:w="0" w:type="auto"/>
            <w:tcBorders>
              <w:top w:val="nil"/>
              <w:left w:val="nil"/>
              <w:bottom w:val="nil"/>
              <w:right w:val="nil"/>
            </w:tcBorders>
            <w:shd w:val="clear" w:color="auto" w:fill="auto"/>
            <w:vAlign w:val="center"/>
            <w:hideMark/>
          </w:tcPr>
          <w:p w14:paraId="5DE991D4" w14:textId="77777777" w:rsidR="00C409E8" w:rsidRPr="00EC694E" w:rsidRDefault="00C409E8" w:rsidP="009E701A">
            <w:r w:rsidRPr="00EC694E">
              <w:t>0</w:t>
            </w:r>
          </w:p>
        </w:tc>
        <w:tc>
          <w:tcPr>
            <w:tcW w:w="0" w:type="auto"/>
            <w:tcBorders>
              <w:top w:val="nil"/>
              <w:left w:val="nil"/>
              <w:bottom w:val="nil"/>
              <w:right w:val="nil"/>
            </w:tcBorders>
            <w:shd w:val="clear" w:color="auto" w:fill="auto"/>
            <w:vAlign w:val="center"/>
            <w:hideMark/>
          </w:tcPr>
          <w:p w14:paraId="648C58D1" w14:textId="77777777" w:rsidR="00C409E8" w:rsidRPr="00EC694E" w:rsidRDefault="00C409E8" w:rsidP="009E701A">
            <w:r w:rsidRPr="00EC694E">
              <w:t>40</w:t>
            </w:r>
          </w:p>
        </w:tc>
        <w:tc>
          <w:tcPr>
            <w:tcW w:w="0" w:type="auto"/>
            <w:tcBorders>
              <w:top w:val="nil"/>
              <w:left w:val="nil"/>
              <w:bottom w:val="nil"/>
              <w:right w:val="nil"/>
            </w:tcBorders>
            <w:shd w:val="clear" w:color="auto" w:fill="auto"/>
            <w:noWrap/>
            <w:vAlign w:val="bottom"/>
            <w:hideMark/>
          </w:tcPr>
          <w:p w14:paraId="7738375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2AF261F" w14:textId="77777777" w:rsidR="00C409E8" w:rsidRPr="00EC694E" w:rsidRDefault="00C409E8" w:rsidP="009E701A">
            <w:r w:rsidRPr="00EC694E">
              <w:t>6</w:t>
            </w:r>
          </w:p>
        </w:tc>
        <w:tc>
          <w:tcPr>
            <w:tcW w:w="0" w:type="auto"/>
            <w:tcBorders>
              <w:top w:val="nil"/>
              <w:left w:val="nil"/>
              <w:bottom w:val="nil"/>
              <w:right w:val="nil"/>
            </w:tcBorders>
            <w:shd w:val="clear" w:color="auto" w:fill="auto"/>
            <w:vAlign w:val="center"/>
            <w:hideMark/>
          </w:tcPr>
          <w:p w14:paraId="54564B4D" w14:textId="77777777" w:rsidR="00C409E8" w:rsidRPr="00EC694E" w:rsidRDefault="00C409E8" w:rsidP="009E701A">
            <w:r w:rsidRPr="00EC694E">
              <w:t>0.5</w:t>
            </w:r>
          </w:p>
        </w:tc>
        <w:tc>
          <w:tcPr>
            <w:tcW w:w="0" w:type="auto"/>
            <w:tcBorders>
              <w:top w:val="nil"/>
              <w:left w:val="nil"/>
              <w:bottom w:val="nil"/>
              <w:right w:val="nil"/>
            </w:tcBorders>
            <w:shd w:val="clear" w:color="auto" w:fill="auto"/>
            <w:vAlign w:val="center"/>
            <w:hideMark/>
          </w:tcPr>
          <w:p w14:paraId="0D93B339" w14:textId="77777777" w:rsidR="00C409E8" w:rsidRPr="00EC694E" w:rsidRDefault="00C409E8" w:rsidP="009E701A">
            <w:r w:rsidRPr="00EC694E">
              <w:t>Short</w:t>
            </w:r>
          </w:p>
        </w:tc>
        <w:tc>
          <w:tcPr>
            <w:tcW w:w="0" w:type="auto"/>
            <w:tcBorders>
              <w:top w:val="nil"/>
              <w:left w:val="nil"/>
              <w:bottom w:val="nil"/>
              <w:right w:val="nil"/>
            </w:tcBorders>
            <w:shd w:val="clear" w:color="auto" w:fill="auto"/>
            <w:vAlign w:val="center"/>
            <w:hideMark/>
          </w:tcPr>
          <w:p w14:paraId="764F5AE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D5F883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4FA861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9F6285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375AC1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14575063"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74B3A6A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B0C3EF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FD84082" w14:textId="77777777" w:rsidR="00C409E8" w:rsidRPr="00EC694E" w:rsidRDefault="00C409E8" w:rsidP="009E701A">
            <w:r w:rsidRPr="00EC694E">
              <w:rPr>
                <w:rFonts w:ascii="Segoe UI Symbol" w:hAnsi="Segoe UI Symbol" w:cs="Segoe UI Symbol"/>
              </w:rPr>
              <w:t>✗</w:t>
            </w:r>
          </w:p>
        </w:tc>
      </w:tr>
      <w:tr w:rsidR="009E701A" w:rsidRPr="00EC694E" w14:paraId="76CA46BB" w14:textId="77777777" w:rsidTr="00C409E8">
        <w:tc>
          <w:tcPr>
            <w:tcW w:w="0" w:type="auto"/>
            <w:tcBorders>
              <w:top w:val="nil"/>
              <w:left w:val="nil"/>
              <w:bottom w:val="nil"/>
              <w:right w:val="nil"/>
            </w:tcBorders>
            <w:shd w:val="clear" w:color="auto" w:fill="auto"/>
            <w:vAlign w:val="center"/>
            <w:hideMark/>
          </w:tcPr>
          <w:p w14:paraId="1371EFAE" w14:textId="77777777" w:rsidR="00C409E8" w:rsidRPr="00EC694E" w:rsidRDefault="00C409E8" w:rsidP="009E701A">
            <w:r w:rsidRPr="00EC694E">
              <w:t>76</w:t>
            </w:r>
          </w:p>
        </w:tc>
        <w:tc>
          <w:tcPr>
            <w:tcW w:w="0" w:type="auto"/>
            <w:tcBorders>
              <w:top w:val="nil"/>
              <w:left w:val="nil"/>
              <w:bottom w:val="nil"/>
              <w:right w:val="nil"/>
            </w:tcBorders>
            <w:shd w:val="clear" w:color="auto" w:fill="auto"/>
            <w:vAlign w:val="center"/>
            <w:hideMark/>
          </w:tcPr>
          <w:p w14:paraId="15049EA3" w14:textId="77777777" w:rsidR="00C409E8" w:rsidRPr="00EC694E" w:rsidRDefault="00C409E8" w:rsidP="009E701A">
            <w:r w:rsidRPr="00EC694E">
              <w:t>Pinczewski et al., 2007</w:t>
            </w:r>
          </w:p>
        </w:tc>
        <w:tc>
          <w:tcPr>
            <w:tcW w:w="0" w:type="auto"/>
            <w:tcBorders>
              <w:top w:val="nil"/>
              <w:left w:val="nil"/>
              <w:bottom w:val="nil"/>
              <w:right w:val="nil"/>
            </w:tcBorders>
            <w:shd w:val="clear" w:color="auto" w:fill="auto"/>
            <w:noWrap/>
            <w:vAlign w:val="bottom"/>
            <w:hideMark/>
          </w:tcPr>
          <w:p w14:paraId="6D467E1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45F74D8"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1D12697F"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6665FD9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1BF26A8" w14:textId="77777777" w:rsidR="00C409E8" w:rsidRPr="00EC694E" w:rsidRDefault="00C409E8" w:rsidP="009E701A">
            <w:r w:rsidRPr="00EC694E">
              <w:t>24.5 ± 7.9</w:t>
            </w:r>
          </w:p>
        </w:tc>
        <w:tc>
          <w:tcPr>
            <w:tcW w:w="0" w:type="auto"/>
            <w:tcBorders>
              <w:top w:val="nil"/>
              <w:left w:val="nil"/>
              <w:bottom w:val="nil"/>
              <w:right w:val="nil"/>
            </w:tcBorders>
            <w:shd w:val="clear" w:color="auto" w:fill="auto"/>
            <w:vAlign w:val="center"/>
            <w:hideMark/>
          </w:tcPr>
          <w:p w14:paraId="4D3AE4D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7698523" w14:textId="77777777" w:rsidR="00C409E8" w:rsidRPr="00EC694E" w:rsidRDefault="00C409E8" w:rsidP="009E701A">
            <w:r w:rsidRPr="00EC694E">
              <w:t>180</w:t>
            </w:r>
          </w:p>
        </w:tc>
        <w:tc>
          <w:tcPr>
            <w:tcW w:w="0" w:type="auto"/>
            <w:tcBorders>
              <w:top w:val="nil"/>
              <w:left w:val="nil"/>
              <w:bottom w:val="nil"/>
              <w:right w:val="nil"/>
            </w:tcBorders>
            <w:shd w:val="clear" w:color="auto" w:fill="auto"/>
            <w:vAlign w:val="center"/>
            <w:hideMark/>
          </w:tcPr>
          <w:p w14:paraId="56256DAD" w14:textId="77777777" w:rsidR="00C409E8" w:rsidRPr="00EC694E" w:rsidRDefault="00C409E8" w:rsidP="009E701A">
            <w:r w:rsidRPr="00EC694E">
              <w:t>95</w:t>
            </w:r>
          </w:p>
        </w:tc>
        <w:tc>
          <w:tcPr>
            <w:tcW w:w="0" w:type="auto"/>
            <w:tcBorders>
              <w:top w:val="nil"/>
              <w:left w:val="nil"/>
              <w:bottom w:val="nil"/>
              <w:right w:val="nil"/>
            </w:tcBorders>
            <w:shd w:val="clear" w:color="auto" w:fill="auto"/>
            <w:vAlign w:val="center"/>
            <w:hideMark/>
          </w:tcPr>
          <w:p w14:paraId="74ED5724" w14:textId="77777777" w:rsidR="00C409E8" w:rsidRPr="00EC694E" w:rsidRDefault="00C409E8" w:rsidP="009E701A">
            <w:r w:rsidRPr="00EC694E">
              <w:t>85</w:t>
            </w:r>
          </w:p>
        </w:tc>
        <w:tc>
          <w:tcPr>
            <w:tcW w:w="0" w:type="auto"/>
            <w:tcBorders>
              <w:top w:val="nil"/>
              <w:left w:val="nil"/>
              <w:bottom w:val="nil"/>
              <w:right w:val="nil"/>
            </w:tcBorders>
            <w:shd w:val="clear" w:color="auto" w:fill="auto"/>
            <w:noWrap/>
            <w:vAlign w:val="bottom"/>
            <w:hideMark/>
          </w:tcPr>
          <w:p w14:paraId="5035035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CCE7687" w14:textId="77777777" w:rsidR="00C409E8" w:rsidRPr="00EC694E" w:rsidRDefault="00C409E8" w:rsidP="009E701A">
            <w:r w:rsidRPr="00EC694E">
              <w:t>120</w:t>
            </w:r>
          </w:p>
        </w:tc>
        <w:tc>
          <w:tcPr>
            <w:tcW w:w="0" w:type="auto"/>
            <w:tcBorders>
              <w:top w:val="nil"/>
              <w:left w:val="nil"/>
              <w:bottom w:val="nil"/>
              <w:right w:val="nil"/>
            </w:tcBorders>
            <w:shd w:val="clear" w:color="auto" w:fill="auto"/>
            <w:vAlign w:val="center"/>
            <w:hideMark/>
          </w:tcPr>
          <w:p w14:paraId="37A5E2EC" w14:textId="77777777" w:rsidR="00C409E8" w:rsidRPr="00EC694E" w:rsidRDefault="00C409E8" w:rsidP="009E701A">
            <w:r w:rsidRPr="00EC694E">
              <w:t>10</w:t>
            </w:r>
          </w:p>
        </w:tc>
        <w:tc>
          <w:tcPr>
            <w:tcW w:w="0" w:type="auto"/>
            <w:tcBorders>
              <w:top w:val="nil"/>
              <w:left w:val="nil"/>
              <w:bottom w:val="nil"/>
              <w:right w:val="nil"/>
            </w:tcBorders>
            <w:shd w:val="clear" w:color="auto" w:fill="auto"/>
            <w:vAlign w:val="center"/>
            <w:hideMark/>
          </w:tcPr>
          <w:p w14:paraId="71FF5551"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6B78FF9B"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BF2CED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CF555A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AE4FD0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DCBE94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2C2479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241B8D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E5DA89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A187195" w14:textId="77777777" w:rsidR="00C409E8" w:rsidRPr="00EC694E" w:rsidRDefault="00C409E8" w:rsidP="009E701A">
            <w:r w:rsidRPr="00EC694E">
              <w:rPr>
                <w:rFonts w:ascii="Segoe UI Symbol" w:hAnsi="Segoe UI Symbol" w:cs="Segoe UI Symbol"/>
              </w:rPr>
              <w:t>✗</w:t>
            </w:r>
          </w:p>
        </w:tc>
      </w:tr>
      <w:tr w:rsidR="009E701A" w:rsidRPr="00EC694E" w14:paraId="4229661B" w14:textId="77777777" w:rsidTr="00C409E8">
        <w:tc>
          <w:tcPr>
            <w:tcW w:w="0" w:type="auto"/>
            <w:tcBorders>
              <w:top w:val="nil"/>
              <w:left w:val="nil"/>
              <w:bottom w:val="nil"/>
              <w:right w:val="nil"/>
            </w:tcBorders>
            <w:shd w:val="clear" w:color="auto" w:fill="auto"/>
            <w:vAlign w:val="center"/>
            <w:hideMark/>
          </w:tcPr>
          <w:p w14:paraId="49085976" w14:textId="77777777" w:rsidR="00C409E8" w:rsidRPr="00EC694E" w:rsidRDefault="00C409E8" w:rsidP="009E701A">
            <w:r w:rsidRPr="00EC694E">
              <w:t>77</w:t>
            </w:r>
          </w:p>
        </w:tc>
        <w:tc>
          <w:tcPr>
            <w:tcW w:w="0" w:type="auto"/>
            <w:tcBorders>
              <w:top w:val="nil"/>
              <w:left w:val="nil"/>
              <w:bottom w:val="nil"/>
              <w:right w:val="nil"/>
            </w:tcBorders>
            <w:shd w:val="clear" w:color="auto" w:fill="auto"/>
            <w:vAlign w:val="center"/>
            <w:hideMark/>
          </w:tcPr>
          <w:p w14:paraId="605CE280" w14:textId="77777777" w:rsidR="00C409E8" w:rsidRPr="00EC694E" w:rsidRDefault="00C409E8" w:rsidP="009E701A">
            <w:r w:rsidRPr="00EC694E">
              <w:t>Popovic et al., 2024</w:t>
            </w:r>
          </w:p>
        </w:tc>
        <w:tc>
          <w:tcPr>
            <w:tcW w:w="0" w:type="auto"/>
            <w:tcBorders>
              <w:top w:val="nil"/>
              <w:left w:val="nil"/>
              <w:bottom w:val="nil"/>
              <w:right w:val="nil"/>
            </w:tcBorders>
            <w:shd w:val="clear" w:color="auto" w:fill="auto"/>
            <w:noWrap/>
            <w:vAlign w:val="bottom"/>
            <w:hideMark/>
          </w:tcPr>
          <w:p w14:paraId="666A3226"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312B9FE"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5076051D"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5AAEFA1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5BCDB96" w14:textId="77777777" w:rsidR="00C409E8" w:rsidRPr="00EC694E" w:rsidRDefault="00C409E8" w:rsidP="009E701A">
            <w:r w:rsidRPr="00EC694E">
              <w:t>27.0 ± .4</w:t>
            </w:r>
          </w:p>
        </w:tc>
        <w:tc>
          <w:tcPr>
            <w:tcW w:w="0" w:type="auto"/>
            <w:tcBorders>
              <w:top w:val="nil"/>
              <w:left w:val="nil"/>
              <w:bottom w:val="nil"/>
              <w:right w:val="nil"/>
            </w:tcBorders>
            <w:shd w:val="clear" w:color="auto" w:fill="auto"/>
            <w:vAlign w:val="center"/>
            <w:hideMark/>
          </w:tcPr>
          <w:p w14:paraId="3940C8C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5647356" w14:textId="77777777" w:rsidR="00C409E8" w:rsidRPr="00EC694E" w:rsidRDefault="00C409E8" w:rsidP="009E701A">
            <w:r w:rsidRPr="00EC694E">
              <w:t>144</w:t>
            </w:r>
          </w:p>
        </w:tc>
        <w:tc>
          <w:tcPr>
            <w:tcW w:w="0" w:type="auto"/>
            <w:tcBorders>
              <w:top w:val="nil"/>
              <w:left w:val="nil"/>
              <w:bottom w:val="nil"/>
              <w:right w:val="nil"/>
            </w:tcBorders>
            <w:shd w:val="clear" w:color="auto" w:fill="auto"/>
            <w:vAlign w:val="center"/>
          </w:tcPr>
          <w:p w14:paraId="79A95E50" w14:textId="77777777" w:rsidR="00C409E8" w:rsidRPr="00EC694E" w:rsidRDefault="00C409E8" w:rsidP="009E701A"/>
        </w:tc>
        <w:tc>
          <w:tcPr>
            <w:tcW w:w="0" w:type="auto"/>
            <w:tcBorders>
              <w:top w:val="nil"/>
              <w:left w:val="nil"/>
              <w:bottom w:val="nil"/>
              <w:right w:val="nil"/>
            </w:tcBorders>
            <w:shd w:val="clear" w:color="auto" w:fill="auto"/>
            <w:vAlign w:val="center"/>
          </w:tcPr>
          <w:p w14:paraId="71942C7A" w14:textId="77777777" w:rsidR="00C409E8" w:rsidRPr="00EC694E" w:rsidRDefault="00C409E8" w:rsidP="009E701A"/>
        </w:tc>
        <w:tc>
          <w:tcPr>
            <w:tcW w:w="0" w:type="auto"/>
            <w:tcBorders>
              <w:top w:val="nil"/>
              <w:left w:val="nil"/>
              <w:bottom w:val="nil"/>
              <w:right w:val="nil"/>
            </w:tcBorders>
            <w:shd w:val="clear" w:color="auto" w:fill="auto"/>
            <w:noWrap/>
            <w:vAlign w:val="bottom"/>
            <w:hideMark/>
          </w:tcPr>
          <w:p w14:paraId="5C7B499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0C411A3" w14:textId="77777777" w:rsidR="00C409E8" w:rsidRPr="00EC694E" w:rsidRDefault="00C409E8" w:rsidP="009E701A">
            <w:r w:rsidRPr="00EC694E">
              <w:t>228</w:t>
            </w:r>
          </w:p>
        </w:tc>
        <w:tc>
          <w:tcPr>
            <w:tcW w:w="0" w:type="auto"/>
            <w:tcBorders>
              <w:top w:val="nil"/>
              <w:left w:val="nil"/>
              <w:bottom w:val="nil"/>
              <w:right w:val="nil"/>
            </w:tcBorders>
            <w:shd w:val="clear" w:color="auto" w:fill="auto"/>
            <w:vAlign w:val="center"/>
            <w:hideMark/>
          </w:tcPr>
          <w:p w14:paraId="7CE54884" w14:textId="77777777" w:rsidR="00C409E8" w:rsidRPr="00EC694E" w:rsidRDefault="00C409E8" w:rsidP="009E701A">
            <w:r w:rsidRPr="00EC694E">
              <w:t>19</w:t>
            </w:r>
          </w:p>
        </w:tc>
        <w:tc>
          <w:tcPr>
            <w:tcW w:w="0" w:type="auto"/>
            <w:tcBorders>
              <w:top w:val="nil"/>
              <w:left w:val="nil"/>
              <w:bottom w:val="nil"/>
              <w:right w:val="nil"/>
            </w:tcBorders>
            <w:shd w:val="clear" w:color="auto" w:fill="auto"/>
            <w:vAlign w:val="center"/>
            <w:hideMark/>
          </w:tcPr>
          <w:p w14:paraId="031BF9E7"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634EBB01"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5E68F60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BB31AC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117DD0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B88069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1C7120D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B0610C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2BF7ED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7729776" w14:textId="77777777" w:rsidR="00C409E8" w:rsidRPr="00EC694E" w:rsidRDefault="00C409E8" w:rsidP="009E701A">
            <w:r w:rsidRPr="00EC694E">
              <w:rPr>
                <w:rFonts w:ascii="Segoe UI Symbol" w:hAnsi="Segoe UI Symbol" w:cs="Segoe UI Symbol"/>
              </w:rPr>
              <w:t>✗</w:t>
            </w:r>
          </w:p>
        </w:tc>
      </w:tr>
      <w:tr w:rsidR="009E701A" w:rsidRPr="00EC694E" w14:paraId="61B87FE0" w14:textId="77777777" w:rsidTr="00C409E8">
        <w:tc>
          <w:tcPr>
            <w:tcW w:w="0" w:type="auto"/>
            <w:tcBorders>
              <w:top w:val="nil"/>
              <w:left w:val="nil"/>
              <w:bottom w:val="nil"/>
              <w:right w:val="nil"/>
            </w:tcBorders>
            <w:shd w:val="clear" w:color="auto" w:fill="auto"/>
            <w:vAlign w:val="center"/>
            <w:hideMark/>
          </w:tcPr>
          <w:p w14:paraId="493EE449" w14:textId="77777777" w:rsidR="00C409E8" w:rsidRPr="00EC694E" w:rsidRDefault="00C409E8" w:rsidP="009E701A">
            <w:r w:rsidRPr="00EC694E">
              <w:t>82</w:t>
            </w:r>
          </w:p>
        </w:tc>
        <w:tc>
          <w:tcPr>
            <w:tcW w:w="0" w:type="auto"/>
            <w:tcBorders>
              <w:top w:val="nil"/>
              <w:left w:val="nil"/>
              <w:bottom w:val="nil"/>
              <w:right w:val="nil"/>
            </w:tcBorders>
            <w:shd w:val="clear" w:color="auto" w:fill="auto"/>
            <w:vAlign w:val="center"/>
            <w:hideMark/>
          </w:tcPr>
          <w:p w14:paraId="0CC8B37E" w14:textId="77777777" w:rsidR="00C409E8" w:rsidRPr="00EC694E" w:rsidRDefault="00C409E8" w:rsidP="009E701A">
            <w:r w:rsidRPr="00EC694E">
              <w:t>Sajovic et al., 2018</w:t>
            </w:r>
          </w:p>
        </w:tc>
        <w:tc>
          <w:tcPr>
            <w:tcW w:w="0" w:type="auto"/>
            <w:tcBorders>
              <w:top w:val="nil"/>
              <w:left w:val="nil"/>
              <w:bottom w:val="nil"/>
              <w:right w:val="nil"/>
            </w:tcBorders>
            <w:shd w:val="clear" w:color="auto" w:fill="auto"/>
            <w:noWrap/>
            <w:vAlign w:val="bottom"/>
            <w:hideMark/>
          </w:tcPr>
          <w:p w14:paraId="0A9A9CA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8777446"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49B48C94"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2E81D9D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68FD3CB" w14:textId="77777777" w:rsidR="00C409E8" w:rsidRPr="00EC694E" w:rsidRDefault="00C409E8" w:rsidP="009E701A">
            <w:r w:rsidRPr="00EC694E">
              <w:t>44.0 ± 6.8</w:t>
            </w:r>
          </w:p>
        </w:tc>
        <w:tc>
          <w:tcPr>
            <w:tcW w:w="0" w:type="auto"/>
            <w:tcBorders>
              <w:top w:val="nil"/>
              <w:left w:val="nil"/>
              <w:bottom w:val="nil"/>
              <w:right w:val="nil"/>
            </w:tcBorders>
            <w:shd w:val="clear" w:color="auto" w:fill="auto"/>
            <w:vAlign w:val="center"/>
            <w:hideMark/>
          </w:tcPr>
          <w:p w14:paraId="16BCEAC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8880B44" w14:textId="77777777" w:rsidR="00C409E8" w:rsidRPr="00EC694E" w:rsidRDefault="00C409E8" w:rsidP="009E701A">
            <w:r w:rsidRPr="00EC694E">
              <w:t>48</w:t>
            </w:r>
          </w:p>
        </w:tc>
        <w:tc>
          <w:tcPr>
            <w:tcW w:w="0" w:type="auto"/>
            <w:tcBorders>
              <w:top w:val="nil"/>
              <w:left w:val="nil"/>
              <w:bottom w:val="nil"/>
              <w:right w:val="nil"/>
            </w:tcBorders>
            <w:shd w:val="clear" w:color="auto" w:fill="auto"/>
            <w:vAlign w:val="center"/>
            <w:hideMark/>
          </w:tcPr>
          <w:p w14:paraId="46251F45" w14:textId="77777777" w:rsidR="00C409E8" w:rsidRPr="00EC694E" w:rsidRDefault="00C409E8" w:rsidP="009E701A">
            <w:r w:rsidRPr="00EC694E">
              <w:t>28</w:t>
            </w:r>
          </w:p>
        </w:tc>
        <w:tc>
          <w:tcPr>
            <w:tcW w:w="0" w:type="auto"/>
            <w:tcBorders>
              <w:top w:val="nil"/>
              <w:left w:val="nil"/>
              <w:bottom w:val="nil"/>
              <w:right w:val="nil"/>
            </w:tcBorders>
            <w:shd w:val="clear" w:color="auto" w:fill="auto"/>
            <w:vAlign w:val="center"/>
            <w:hideMark/>
          </w:tcPr>
          <w:p w14:paraId="192D85AB" w14:textId="77777777" w:rsidR="00C409E8" w:rsidRPr="00EC694E" w:rsidRDefault="00C409E8" w:rsidP="009E701A">
            <w:r w:rsidRPr="00EC694E">
              <w:t>20</w:t>
            </w:r>
          </w:p>
        </w:tc>
        <w:tc>
          <w:tcPr>
            <w:tcW w:w="0" w:type="auto"/>
            <w:tcBorders>
              <w:top w:val="nil"/>
              <w:left w:val="nil"/>
              <w:bottom w:val="nil"/>
              <w:right w:val="nil"/>
            </w:tcBorders>
            <w:shd w:val="clear" w:color="auto" w:fill="auto"/>
            <w:noWrap/>
            <w:vAlign w:val="bottom"/>
            <w:hideMark/>
          </w:tcPr>
          <w:p w14:paraId="026D9E4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25EDE1E" w14:textId="77777777" w:rsidR="00C409E8" w:rsidRPr="00EC694E" w:rsidRDefault="00C409E8" w:rsidP="009E701A">
            <w:r w:rsidRPr="00EC694E">
              <w:t>204</w:t>
            </w:r>
          </w:p>
        </w:tc>
        <w:tc>
          <w:tcPr>
            <w:tcW w:w="0" w:type="auto"/>
            <w:tcBorders>
              <w:top w:val="nil"/>
              <w:left w:val="nil"/>
              <w:bottom w:val="nil"/>
              <w:right w:val="nil"/>
            </w:tcBorders>
            <w:shd w:val="clear" w:color="auto" w:fill="auto"/>
            <w:vAlign w:val="center"/>
            <w:hideMark/>
          </w:tcPr>
          <w:p w14:paraId="4C7BFF30" w14:textId="77777777" w:rsidR="00C409E8" w:rsidRPr="00EC694E" w:rsidRDefault="00C409E8" w:rsidP="009E701A">
            <w:r w:rsidRPr="00EC694E">
              <w:t>17</w:t>
            </w:r>
          </w:p>
        </w:tc>
        <w:tc>
          <w:tcPr>
            <w:tcW w:w="0" w:type="auto"/>
            <w:tcBorders>
              <w:top w:val="nil"/>
              <w:left w:val="nil"/>
              <w:bottom w:val="nil"/>
              <w:right w:val="nil"/>
            </w:tcBorders>
            <w:shd w:val="clear" w:color="auto" w:fill="auto"/>
            <w:vAlign w:val="center"/>
            <w:hideMark/>
          </w:tcPr>
          <w:p w14:paraId="4BF9C08F"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475D0BE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79EBAF1"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F768C7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1F76DB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C3835F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637BC2B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DEAB45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015BA3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C966BF5" w14:textId="77777777" w:rsidR="00C409E8" w:rsidRPr="00EC694E" w:rsidRDefault="00C409E8" w:rsidP="009E701A">
            <w:r w:rsidRPr="00EC694E">
              <w:rPr>
                <w:rFonts w:ascii="Segoe UI Symbol" w:hAnsi="Segoe UI Symbol" w:cs="Segoe UI Symbol"/>
              </w:rPr>
              <w:t>✗</w:t>
            </w:r>
          </w:p>
        </w:tc>
      </w:tr>
      <w:tr w:rsidR="009E701A" w:rsidRPr="00EC694E" w14:paraId="0E95CCBA" w14:textId="77777777" w:rsidTr="00C409E8">
        <w:tc>
          <w:tcPr>
            <w:tcW w:w="0" w:type="auto"/>
            <w:tcBorders>
              <w:top w:val="nil"/>
              <w:left w:val="nil"/>
              <w:bottom w:val="nil"/>
              <w:right w:val="nil"/>
            </w:tcBorders>
            <w:shd w:val="clear" w:color="auto" w:fill="auto"/>
            <w:vAlign w:val="center"/>
            <w:hideMark/>
          </w:tcPr>
          <w:p w14:paraId="7E0EA789" w14:textId="77777777" w:rsidR="00C409E8" w:rsidRPr="00EC694E" w:rsidRDefault="00C409E8" w:rsidP="009E701A">
            <w:r w:rsidRPr="00EC694E">
              <w:t>84</w:t>
            </w:r>
          </w:p>
        </w:tc>
        <w:tc>
          <w:tcPr>
            <w:tcW w:w="0" w:type="auto"/>
            <w:tcBorders>
              <w:top w:val="nil"/>
              <w:left w:val="nil"/>
              <w:bottom w:val="nil"/>
              <w:right w:val="nil"/>
            </w:tcBorders>
            <w:shd w:val="clear" w:color="auto" w:fill="auto"/>
            <w:vAlign w:val="center"/>
            <w:hideMark/>
          </w:tcPr>
          <w:p w14:paraId="133E39F1" w14:textId="77777777" w:rsidR="00C409E8" w:rsidRPr="00EC694E" w:rsidRDefault="00C409E8" w:rsidP="009E701A">
            <w:r w:rsidRPr="00EC694E">
              <w:t>Sinding et al., 2020</w:t>
            </w:r>
          </w:p>
        </w:tc>
        <w:tc>
          <w:tcPr>
            <w:tcW w:w="0" w:type="auto"/>
            <w:tcBorders>
              <w:top w:val="nil"/>
              <w:left w:val="nil"/>
              <w:bottom w:val="nil"/>
              <w:right w:val="nil"/>
            </w:tcBorders>
            <w:shd w:val="clear" w:color="auto" w:fill="auto"/>
            <w:noWrap/>
            <w:vAlign w:val="bottom"/>
            <w:hideMark/>
          </w:tcPr>
          <w:p w14:paraId="5541A01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1A7DF35"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302AE552"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78AC584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6C44FD4" w14:textId="77777777" w:rsidR="00C409E8" w:rsidRPr="00EC694E" w:rsidRDefault="00C409E8" w:rsidP="009E701A">
            <w:r w:rsidRPr="00EC694E">
              <w:t>28.5 ± 6.5</w:t>
            </w:r>
          </w:p>
        </w:tc>
        <w:tc>
          <w:tcPr>
            <w:tcW w:w="0" w:type="auto"/>
            <w:tcBorders>
              <w:top w:val="nil"/>
              <w:left w:val="nil"/>
              <w:bottom w:val="nil"/>
              <w:right w:val="nil"/>
            </w:tcBorders>
            <w:shd w:val="clear" w:color="auto" w:fill="auto"/>
            <w:vAlign w:val="center"/>
            <w:hideMark/>
          </w:tcPr>
          <w:p w14:paraId="34372101"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1F9E48D" w14:textId="77777777" w:rsidR="00C409E8" w:rsidRPr="00EC694E" w:rsidRDefault="00C409E8" w:rsidP="009E701A">
            <w:r w:rsidRPr="00EC694E">
              <w:t>85</w:t>
            </w:r>
          </w:p>
        </w:tc>
        <w:tc>
          <w:tcPr>
            <w:tcW w:w="0" w:type="auto"/>
            <w:tcBorders>
              <w:top w:val="nil"/>
              <w:left w:val="nil"/>
              <w:bottom w:val="nil"/>
              <w:right w:val="nil"/>
            </w:tcBorders>
            <w:shd w:val="clear" w:color="auto" w:fill="auto"/>
            <w:vAlign w:val="center"/>
            <w:hideMark/>
          </w:tcPr>
          <w:p w14:paraId="2AC1D01D" w14:textId="77777777" w:rsidR="00C409E8" w:rsidRPr="00EC694E" w:rsidRDefault="00C409E8" w:rsidP="009E701A">
            <w:r w:rsidRPr="00EC694E">
              <w:t>48</w:t>
            </w:r>
          </w:p>
        </w:tc>
        <w:tc>
          <w:tcPr>
            <w:tcW w:w="0" w:type="auto"/>
            <w:tcBorders>
              <w:top w:val="nil"/>
              <w:left w:val="nil"/>
              <w:bottom w:val="nil"/>
              <w:right w:val="nil"/>
            </w:tcBorders>
            <w:shd w:val="clear" w:color="auto" w:fill="auto"/>
            <w:vAlign w:val="center"/>
            <w:hideMark/>
          </w:tcPr>
          <w:p w14:paraId="6859A8AC" w14:textId="77777777" w:rsidR="00C409E8" w:rsidRPr="00EC694E" w:rsidRDefault="00C409E8" w:rsidP="009E701A">
            <w:r w:rsidRPr="00EC694E">
              <w:t>37</w:t>
            </w:r>
          </w:p>
        </w:tc>
        <w:tc>
          <w:tcPr>
            <w:tcW w:w="0" w:type="auto"/>
            <w:tcBorders>
              <w:top w:val="nil"/>
              <w:left w:val="nil"/>
              <w:bottom w:val="nil"/>
              <w:right w:val="nil"/>
            </w:tcBorders>
            <w:shd w:val="clear" w:color="auto" w:fill="auto"/>
            <w:noWrap/>
            <w:vAlign w:val="bottom"/>
            <w:hideMark/>
          </w:tcPr>
          <w:p w14:paraId="52A8BAE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E1729C1" w14:textId="77777777" w:rsidR="00C409E8" w:rsidRPr="00EC694E" w:rsidRDefault="00C409E8" w:rsidP="009E701A">
            <w:r w:rsidRPr="00EC694E">
              <w:t>12.5</w:t>
            </w:r>
          </w:p>
        </w:tc>
        <w:tc>
          <w:tcPr>
            <w:tcW w:w="0" w:type="auto"/>
            <w:tcBorders>
              <w:top w:val="nil"/>
              <w:left w:val="nil"/>
              <w:bottom w:val="nil"/>
              <w:right w:val="nil"/>
            </w:tcBorders>
            <w:shd w:val="clear" w:color="auto" w:fill="auto"/>
            <w:vAlign w:val="center"/>
            <w:hideMark/>
          </w:tcPr>
          <w:p w14:paraId="49A991ED" w14:textId="77777777" w:rsidR="00C409E8" w:rsidRPr="00EC694E" w:rsidRDefault="00C409E8" w:rsidP="009E701A">
            <w:r w:rsidRPr="00EC694E">
              <w:t>1</w:t>
            </w:r>
          </w:p>
        </w:tc>
        <w:tc>
          <w:tcPr>
            <w:tcW w:w="0" w:type="auto"/>
            <w:tcBorders>
              <w:top w:val="nil"/>
              <w:left w:val="nil"/>
              <w:bottom w:val="nil"/>
              <w:right w:val="nil"/>
            </w:tcBorders>
            <w:shd w:val="clear" w:color="auto" w:fill="auto"/>
            <w:vAlign w:val="center"/>
            <w:hideMark/>
          </w:tcPr>
          <w:p w14:paraId="09500F83"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5F6FC2F8"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D978EA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A480EA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9671E2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3FC467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6028E31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1B9D576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E2EE70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861E4DC" w14:textId="77777777" w:rsidR="00C409E8" w:rsidRPr="00EC694E" w:rsidRDefault="00C409E8" w:rsidP="009E701A">
            <w:r w:rsidRPr="00EC694E">
              <w:rPr>
                <w:rFonts w:ascii="Segoe UI Symbol" w:hAnsi="Segoe UI Symbol" w:cs="Segoe UI Symbol"/>
              </w:rPr>
              <w:t>✗</w:t>
            </w:r>
          </w:p>
        </w:tc>
      </w:tr>
      <w:tr w:rsidR="009E701A" w:rsidRPr="00EC694E" w14:paraId="4805F01B" w14:textId="77777777" w:rsidTr="00C409E8">
        <w:tc>
          <w:tcPr>
            <w:tcW w:w="0" w:type="auto"/>
            <w:tcBorders>
              <w:top w:val="nil"/>
              <w:left w:val="nil"/>
              <w:bottom w:val="nil"/>
              <w:right w:val="nil"/>
            </w:tcBorders>
            <w:shd w:val="clear" w:color="auto" w:fill="auto"/>
            <w:vAlign w:val="center"/>
            <w:hideMark/>
          </w:tcPr>
          <w:p w14:paraId="23DBB844" w14:textId="77777777" w:rsidR="00C409E8" w:rsidRPr="00EC694E" w:rsidRDefault="00C409E8" w:rsidP="009E701A">
            <w:r w:rsidRPr="00EC694E">
              <w:t>85</w:t>
            </w:r>
          </w:p>
        </w:tc>
        <w:tc>
          <w:tcPr>
            <w:tcW w:w="0" w:type="auto"/>
            <w:tcBorders>
              <w:top w:val="nil"/>
              <w:left w:val="nil"/>
              <w:bottom w:val="nil"/>
              <w:right w:val="nil"/>
            </w:tcBorders>
            <w:shd w:val="clear" w:color="auto" w:fill="auto"/>
            <w:vAlign w:val="center"/>
            <w:hideMark/>
          </w:tcPr>
          <w:p w14:paraId="3F38C120" w14:textId="77777777" w:rsidR="00C409E8" w:rsidRPr="00EC694E" w:rsidRDefault="00C409E8" w:rsidP="009E701A">
            <w:r w:rsidRPr="00EC694E">
              <w:t>Smith et al., 2020</w:t>
            </w:r>
          </w:p>
        </w:tc>
        <w:tc>
          <w:tcPr>
            <w:tcW w:w="0" w:type="auto"/>
            <w:tcBorders>
              <w:top w:val="nil"/>
              <w:left w:val="nil"/>
              <w:bottom w:val="nil"/>
              <w:right w:val="nil"/>
            </w:tcBorders>
            <w:shd w:val="clear" w:color="auto" w:fill="auto"/>
            <w:noWrap/>
            <w:vAlign w:val="bottom"/>
            <w:hideMark/>
          </w:tcPr>
          <w:p w14:paraId="7F55B9D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6C78FC7"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00E385F6"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3396D87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CFB9D4F" w14:textId="77777777" w:rsidR="00C409E8" w:rsidRPr="00EC694E" w:rsidRDefault="00C409E8" w:rsidP="009E701A">
            <w:r w:rsidRPr="00EC694E">
              <w:t>17.7 ± 8.2</w:t>
            </w:r>
          </w:p>
        </w:tc>
        <w:tc>
          <w:tcPr>
            <w:tcW w:w="0" w:type="auto"/>
            <w:tcBorders>
              <w:top w:val="nil"/>
              <w:left w:val="nil"/>
              <w:bottom w:val="nil"/>
              <w:right w:val="nil"/>
            </w:tcBorders>
            <w:shd w:val="clear" w:color="auto" w:fill="auto"/>
            <w:vAlign w:val="center"/>
            <w:hideMark/>
          </w:tcPr>
          <w:p w14:paraId="1BCEAEA4"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30E7795" w14:textId="77777777" w:rsidR="00C409E8" w:rsidRPr="00EC694E" w:rsidRDefault="00C409E8" w:rsidP="009E701A">
            <w:r w:rsidRPr="00EC694E">
              <w:t>64</w:t>
            </w:r>
          </w:p>
        </w:tc>
        <w:tc>
          <w:tcPr>
            <w:tcW w:w="0" w:type="auto"/>
            <w:tcBorders>
              <w:top w:val="nil"/>
              <w:left w:val="nil"/>
              <w:bottom w:val="nil"/>
              <w:right w:val="nil"/>
            </w:tcBorders>
            <w:shd w:val="clear" w:color="auto" w:fill="auto"/>
            <w:vAlign w:val="center"/>
            <w:hideMark/>
          </w:tcPr>
          <w:p w14:paraId="3D0E7D33" w14:textId="77777777" w:rsidR="00C409E8" w:rsidRPr="00EC694E" w:rsidRDefault="00C409E8" w:rsidP="009E701A">
            <w:r w:rsidRPr="00EC694E">
              <w:t>28</w:t>
            </w:r>
          </w:p>
        </w:tc>
        <w:tc>
          <w:tcPr>
            <w:tcW w:w="0" w:type="auto"/>
            <w:tcBorders>
              <w:top w:val="nil"/>
              <w:left w:val="nil"/>
              <w:bottom w:val="nil"/>
              <w:right w:val="nil"/>
            </w:tcBorders>
            <w:shd w:val="clear" w:color="auto" w:fill="auto"/>
            <w:vAlign w:val="center"/>
            <w:hideMark/>
          </w:tcPr>
          <w:p w14:paraId="6FE5E0D8" w14:textId="77777777" w:rsidR="00C409E8" w:rsidRPr="00EC694E" w:rsidRDefault="00C409E8" w:rsidP="009E701A">
            <w:r w:rsidRPr="00EC694E">
              <w:t>36</w:t>
            </w:r>
          </w:p>
        </w:tc>
        <w:tc>
          <w:tcPr>
            <w:tcW w:w="0" w:type="auto"/>
            <w:tcBorders>
              <w:top w:val="nil"/>
              <w:left w:val="nil"/>
              <w:bottom w:val="nil"/>
              <w:right w:val="nil"/>
            </w:tcBorders>
            <w:shd w:val="clear" w:color="auto" w:fill="auto"/>
            <w:noWrap/>
            <w:vAlign w:val="bottom"/>
            <w:hideMark/>
          </w:tcPr>
          <w:p w14:paraId="60EFBE1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85B9F43"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1DF9CEAB"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137A3D3B"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538BC25F"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3AC8A5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D44A8B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4E093E4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3A74D3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449F086"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339D31B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08884E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05E9850" w14:textId="77777777" w:rsidR="00C409E8" w:rsidRPr="00EC694E" w:rsidRDefault="00C409E8" w:rsidP="009E701A">
            <w:r w:rsidRPr="00EC694E">
              <w:rPr>
                <w:rFonts w:ascii="Segoe UI Symbol" w:hAnsi="Segoe UI Symbol" w:cs="Segoe UI Symbol"/>
              </w:rPr>
              <w:t>✓</w:t>
            </w:r>
          </w:p>
        </w:tc>
      </w:tr>
      <w:tr w:rsidR="009E701A" w:rsidRPr="00EC694E" w14:paraId="411E58ED" w14:textId="77777777" w:rsidTr="00C409E8">
        <w:tc>
          <w:tcPr>
            <w:tcW w:w="0" w:type="auto"/>
            <w:tcBorders>
              <w:top w:val="nil"/>
              <w:left w:val="nil"/>
              <w:bottom w:val="nil"/>
              <w:right w:val="nil"/>
            </w:tcBorders>
            <w:shd w:val="clear" w:color="auto" w:fill="auto"/>
            <w:vAlign w:val="center"/>
            <w:hideMark/>
          </w:tcPr>
          <w:p w14:paraId="26D91ABF" w14:textId="77777777" w:rsidR="00C409E8" w:rsidRPr="00EC694E" w:rsidRDefault="00C409E8" w:rsidP="009E701A">
            <w:r w:rsidRPr="00EC694E">
              <w:t>87</w:t>
            </w:r>
          </w:p>
        </w:tc>
        <w:tc>
          <w:tcPr>
            <w:tcW w:w="0" w:type="auto"/>
            <w:tcBorders>
              <w:top w:val="nil"/>
              <w:left w:val="nil"/>
              <w:bottom w:val="nil"/>
              <w:right w:val="nil"/>
            </w:tcBorders>
            <w:shd w:val="clear" w:color="auto" w:fill="auto"/>
            <w:vAlign w:val="center"/>
            <w:hideMark/>
          </w:tcPr>
          <w:p w14:paraId="71E3D891" w14:textId="77777777" w:rsidR="00C409E8" w:rsidRPr="00EC694E" w:rsidRDefault="00C409E8" w:rsidP="009E701A">
            <w:r w:rsidRPr="00EC694E">
              <w:t>Sonnery-Cottet et al., 2026</w:t>
            </w:r>
          </w:p>
        </w:tc>
        <w:tc>
          <w:tcPr>
            <w:tcW w:w="0" w:type="auto"/>
            <w:tcBorders>
              <w:top w:val="nil"/>
              <w:left w:val="nil"/>
              <w:bottom w:val="nil"/>
              <w:right w:val="nil"/>
            </w:tcBorders>
            <w:shd w:val="clear" w:color="auto" w:fill="auto"/>
            <w:noWrap/>
            <w:vAlign w:val="bottom"/>
            <w:hideMark/>
          </w:tcPr>
          <w:p w14:paraId="4CF821F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63B10B6"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02FD011E"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3F209E0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15C8E33" w14:textId="77777777" w:rsidR="00C409E8" w:rsidRPr="00EC694E" w:rsidRDefault="00C409E8" w:rsidP="009E701A">
            <w:r w:rsidRPr="00EC694E">
              <w:t>25.0 ± 6.3</w:t>
            </w:r>
          </w:p>
        </w:tc>
        <w:tc>
          <w:tcPr>
            <w:tcW w:w="0" w:type="auto"/>
            <w:tcBorders>
              <w:top w:val="nil"/>
              <w:left w:val="nil"/>
              <w:bottom w:val="nil"/>
              <w:right w:val="nil"/>
            </w:tcBorders>
            <w:shd w:val="clear" w:color="auto" w:fill="auto"/>
            <w:vAlign w:val="center"/>
            <w:hideMark/>
          </w:tcPr>
          <w:p w14:paraId="36C828D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7D2E884" w14:textId="77777777" w:rsidR="00C409E8" w:rsidRPr="00EC694E" w:rsidRDefault="00C409E8" w:rsidP="009E701A">
            <w:r w:rsidRPr="00EC694E">
              <w:t>556</w:t>
            </w:r>
          </w:p>
        </w:tc>
        <w:tc>
          <w:tcPr>
            <w:tcW w:w="0" w:type="auto"/>
            <w:tcBorders>
              <w:top w:val="nil"/>
              <w:left w:val="nil"/>
              <w:bottom w:val="nil"/>
              <w:right w:val="nil"/>
            </w:tcBorders>
            <w:shd w:val="clear" w:color="auto" w:fill="auto"/>
            <w:vAlign w:val="center"/>
            <w:hideMark/>
          </w:tcPr>
          <w:p w14:paraId="312EDCD5" w14:textId="77777777" w:rsidR="00C409E8" w:rsidRPr="00EC694E" w:rsidRDefault="00C409E8" w:rsidP="009E701A">
            <w:r w:rsidRPr="00EC694E">
              <w:t>447</w:t>
            </w:r>
          </w:p>
        </w:tc>
        <w:tc>
          <w:tcPr>
            <w:tcW w:w="0" w:type="auto"/>
            <w:tcBorders>
              <w:top w:val="nil"/>
              <w:left w:val="nil"/>
              <w:bottom w:val="nil"/>
              <w:right w:val="nil"/>
            </w:tcBorders>
            <w:shd w:val="clear" w:color="auto" w:fill="auto"/>
            <w:vAlign w:val="center"/>
            <w:hideMark/>
          </w:tcPr>
          <w:p w14:paraId="6DDA98CA" w14:textId="77777777" w:rsidR="00C409E8" w:rsidRPr="00EC694E" w:rsidRDefault="00C409E8" w:rsidP="009E701A">
            <w:r w:rsidRPr="00EC694E">
              <w:t>109</w:t>
            </w:r>
          </w:p>
        </w:tc>
        <w:tc>
          <w:tcPr>
            <w:tcW w:w="0" w:type="auto"/>
            <w:tcBorders>
              <w:top w:val="nil"/>
              <w:left w:val="nil"/>
              <w:bottom w:val="nil"/>
              <w:right w:val="nil"/>
            </w:tcBorders>
            <w:shd w:val="clear" w:color="auto" w:fill="auto"/>
            <w:noWrap/>
            <w:vAlign w:val="bottom"/>
            <w:hideMark/>
          </w:tcPr>
          <w:p w14:paraId="76246D2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E7D317C" w14:textId="77777777" w:rsidR="00C409E8" w:rsidRPr="00EC694E" w:rsidRDefault="00C409E8" w:rsidP="009E701A">
            <w:r w:rsidRPr="00EC694E">
              <w:t>62.7</w:t>
            </w:r>
          </w:p>
        </w:tc>
        <w:tc>
          <w:tcPr>
            <w:tcW w:w="0" w:type="auto"/>
            <w:tcBorders>
              <w:top w:val="nil"/>
              <w:left w:val="nil"/>
              <w:bottom w:val="nil"/>
              <w:right w:val="nil"/>
            </w:tcBorders>
            <w:shd w:val="clear" w:color="auto" w:fill="auto"/>
            <w:vAlign w:val="center"/>
            <w:hideMark/>
          </w:tcPr>
          <w:p w14:paraId="53E04FAB" w14:textId="77777777" w:rsidR="00C409E8" w:rsidRPr="00EC694E" w:rsidRDefault="00C409E8" w:rsidP="009E701A">
            <w:r w:rsidRPr="00EC694E">
              <w:t>5.2</w:t>
            </w:r>
          </w:p>
        </w:tc>
        <w:tc>
          <w:tcPr>
            <w:tcW w:w="0" w:type="auto"/>
            <w:tcBorders>
              <w:top w:val="nil"/>
              <w:left w:val="nil"/>
              <w:bottom w:val="nil"/>
              <w:right w:val="nil"/>
            </w:tcBorders>
            <w:shd w:val="clear" w:color="auto" w:fill="auto"/>
            <w:vAlign w:val="center"/>
            <w:hideMark/>
          </w:tcPr>
          <w:p w14:paraId="5F5D2311"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13173C1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D69DE7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187F1A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74DF0D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41CBD1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1D8F37E2"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1A5F9DB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1331DD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010BEA0B" w14:textId="77777777" w:rsidR="00C409E8" w:rsidRPr="00EC694E" w:rsidRDefault="00C409E8" w:rsidP="009E701A">
            <w:r w:rsidRPr="00EC694E">
              <w:rPr>
                <w:rFonts w:ascii="Segoe UI Symbol" w:hAnsi="Segoe UI Symbol" w:cs="Segoe UI Symbol"/>
              </w:rPr>
              <w:t>✓</w:t>
            </w:r>
          </w:p>
        </w:tc>
      </w:tr>
      <w:tr w:rsidR="009E701A" w:rsidRPr="00EC694E" w14:paraId="05E030E5" w14:textId="77777777" w:rsidTr="00C409E8">
        <w:tc>
          <w:tcPr>
            <w:tcW w:w="0" w:type="auto"/>
            <w:tcBorders>
              <w:top w:val="nil"/>
              <w:left w:val="nil"/>
              <w:bottom w:val="nil"/>
              <w:right w:val="nil"/>
            </w:tcBorders>
            <w:shd w:val="clear" w:color="auto" w:fill="auto"/>
            <w:vAlign w:val="center"/>
            <w:hideMark/>
          </w:tcPr>
          <w:p w14:paraId="44464707" w14:textId="77777777" w:rsidR="00C409E8" w:rsidRPr="00EC694E" w:rsidRDefault="00C409E8" w:rsidP="009E701A">
            <w:r w:rsidRPr="00EC694E">
              <w:t>89</w:t>
            </w:r>
          </w:p>
        </w:tc>
        <w:tc>
          <w:tcPr>
            <w:tcW w:w="0" w:type="auto"/>
            <w:tcBorders>
              <w:top w:val="nil"/>
              <w:left w:val="nil"/>
              <w:bottom w:val="nil"/>
              <w:right w:val="nil"/>
            </w:tcBorders>
            <w:shd w:val="clear" w:color="auto" w:fill="auto"/>
            <w:vAlign w:val="center"/>
            <w:hideMark/>
          </w:tcPr>
          <w:p w14:paraId="571FAF0F" w14:textId="77777777" w:rsidR="00C409E8" w:rsidRPr="00EC694E" w:rsidRDefault="00C409E8" w:rsidP="009E701A">
            <w:r w:rsidRPr="00EC694E">
              <w:t>Tang et al., 2023</w:t>
            </w:r>
          </w:p>
        </w:tc>
        <w:tc>
          <w:tcPr>
            <w:tcW w:w="0" w:type="auto"/>
            <w:tcBorders>
              <w:top w:val="nil"/>
              <w:left w:val="nil"/>
              <w:bottom w:val="nil"/>
              <w:right w:val="nil"/>
            </w:tcBorders>
            <w:shd w:val="clear" w:color="auto" w:fill="auto"/>
            <w:noWrap/>
            <w:vAlign w:val="bottom"/>
            <w:hideMark/>
          </w:tcPr>
          <w:p w14:paraId="758BB24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B435A36"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31E88C61"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415E390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6BDDE69" w14:textId="77777777" w:rsidR="00C409E8" w:rsidRPr="00EC694E" w:rsidRDefault="00C409E8" w:rsidP="009E701A">
            <w:r w:rsidRPr="00EC694E">
              <w:t>28.2 ± 2.4</w:t>
            </w:r>
          </w:p>
        </w:tc>
        <w:tc>
          <w:tcPr>
            <w:tcW w:w="0" w:type="auto"/>
            <w:tcBorders>
              <w:top w:val="nil"/>
              <w:left w:val="nil"/>
              <w:bottom w:val="nil"/>
              <w:right w:val="nil"/>
            </w:tcBorders>
            <w:shd w:val="clear" w:color="auto" w:fill="auto"/>
            <w:vAlign w:val="center"/>
            <w:hideMark/>
          </w:tcPr>
          <w:p w14:paraId="4D0A566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0A2B692" w14:textId="77777777" w:rsidR="00C409E8" w:rsidRPr="00EC694E" w:rsidRDefault="00C409E8" w:rsidP="009E701A">
            <w:r w:rsidRPr="00EC694E">
              <w:t>33</w:t>
            </w:r>
          </w:p>
        </w:tc>
        <w:tc>
          <w:tcPr>
            <w:tcW w:w="0" w:type="auto"/>
            <w:tcBorders>
              <w:top w:val="nil"/>
              <w:left w:val="nil"/>
              <w:bottom w:val="nil"/>
              <w:right w:val="nil"/>
            </w:tcBorders>
            <w:shd w:val="clear" w:color="auto" w:fill="auto"/>
            <w:vAlign w:val="center"/>
            <w:hideMark/>
          </w:tcPr>
          <w:p w14:paraId="1D42B524" w14:textId="77777777" w:rsidR="00C409E8" w:rsidRPr="00EC694E" w:rsidRDefault="00C409E8" w:rsidP="009E701A">
            <w:r w:rsidRPr="00EC694E">
              <w:t>30</w:t>
            </w:r>
          </w:p>
        </w:tc>
        <w:tc>
          <w:tcPr>
            <w:tcW w:w="0" w:type="auto"/>
            <w:tcBorders>
              <w:top w:val="nil"/>
              <w:left w:val="nil"/>
              <w:bottom w:val="nil"/>
              <w:right w:val="nil"/>
            </w:tcBorders>
            <w:shd w:val="clear" w:color="auto" w:fill="auto"/>
            <w:vAlign w:val="center"/>
            <w:hideMark/>
          </w:tcPr>
          <w:p w14:paraId="232BDF1A" w14:textId="77777777" w:rsidR="00C409E8" w:rsidRPr="00EC694E" w:rsidRDefault="00C409E8" w:rsidP="009E701A">
            <w:r w:rsidRPr="00EC694E">
              <w:t>3</w:t>
            </w:r>
          </w:p>
        </w:tc>
        <w:tc>
          <w:tcPr>
            <w:tcW w:w="0" w:type="auto"/>
            <w:tcBorders>
              <w:top w:val="nil"/>
              <w:left w:val="nil"/>
              <w:bottom w:val="nil"/>
              <w:right w:val="nil"/>
            </w:tcBorders>
            <w:shd w:val="clear" w:color="auto" w:fill="auto"/>
            <w:noWrap/>
            <w:vAlign w:val="bottom"/>
            <w:hideMark/>
          </w:tcPr>
          <w:p w14:paraId="651AA4B0"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A2CCF46"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34189A61"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2EE74EEF"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7ACBFC8A"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EA4328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C33D46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B69B3B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120440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DDEA492"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415C61A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01C5EF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B736B18" w14:textId="77777777" w:rsidR="00C409E8" w:rsidRPr="00EC694E" w:rsidRDefault="00C409E8" w:rsidP="009E701A">
            <w:r w:rsidRPr="00EC694E">
              <w:rPr>
                <w:rFonts w:ascii="Segoe UI Symbol" w:hAnsi="Segoe UI Symbol" w:cs="Segoe UI Symbol"/>
              </w:rPr>
              <w:t>✗</w:t>
            </w:r>
          </w:p>
        </w:tc>
      </w:tr>
      <w:tr w:rsidR="009E701A" w:rsidRPr="00EC694E" w14:paraId="67F69BF7" w14:textId="77777777" w:rsidTr="00C409E8">
        <w:tc>
          <w:tcPr>
            <w:tcW w:w="0" w:type="auto"/>
            <w:tcBorders>
              <w:top w:val="nil"/>
              <w:left w:val="nil"/>
              <w:bottom w:val="nil"/>
              <w:right w:val="nil"/>
            </w:tcBorders>
            <w:shd w:val="clear" w:color="auto" w:fill="auto"/>
            <w:vAlign w:val="center"/>
            <w:hideMark/>
          </w:tcPr>
          <w:p w14:paraId="04C06503" w14:textId="77777777" w:rsidR="00C409E8" w:rsidRPr="00EC694E" w:rsidRDefault="00C409E8" w:rsidP="009E701A">
            <w:r w:rsidRPr="00EC694E">
              <w:t>90</w:t>
            </w:r>
          </w:p>
        </w:tc>
        <w:tc>
          <w:tcPr>
            <w:tcW w:w="0" w:type="auto"/>
            <w:tcBorders>
              <w:top w:val="nil"/>
              <w:left w:val="nil"/>
              <w:bottom w:val="nil"/>
              <w:right w:val="nil"/>
            </w:tcBorders>
            <w:shd w:val="clear" w:color="auto" w:fill="auto"/>
            <w:vAlign w:val="center"/>
            <w:hideMark/>
          </w:tcPr>
          <w:p w14:paraId="63EFD0D2" w14:textId="77777777" w:rsidR="00C409E8" w:rsidRPr="00EC694E" w:rsidRDefault="00C409E8" w:rsidP="009E701A">
            <w:r w:rsidRPr="00EC694E">
              <w:t>Taylor et al., 2009</w:t>
            </w:r>
          </w:p>
        </w:tc>
        <w:tc>
          <w:tcPr>
            <w:tcW w:w="0" w:type="auto"/>
            <w:tcBorders>
              <w:top w:val="nil"/>
              <w:left w:val="nil"/>
              <w:bottom w:val="nil"/>
              <w:right w:val="nil"/>
            </w:tcBorders>
            <w:shd w:val="clear" w:color="auto" w:fill="auto"/>
            <w:noWrap/>
            <w:vAlign w:val="bottom"/>
            <w:hideMark/>
          </w:tcPr>
          <w:p w14:paraId="022AF2FE"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4B8A090"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79F4872F"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34F302D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9C1F4F5" w14:textId="77777777" w:rsidR="00C409E8" w:rsidRPr="00EC694E" w:rsidRDefault="00C409E8" w:rsidP="009E701A">
            <w:r w:rsidRPr="00EC694E">
              <w:t>21.9 ± 4.5</w:t>
            </w:r>
          </w:p>
        </w:tc>
        <w:tc>
          <w:tcPr>
            <w:tcW w:w="0" w:type="auto"/>
            <w:tcBorders>
              <w:top w:val="nil"/>
              <w:left w:val="nil"/>
              <w:bottom w:val="nil"/>
              <w:right w:val="nil"/>
            </w:tcBorders>
            <w:shd w:val="clear" w:color="auto" w:fill="auto"/>
            <w:vAlign w:val="center"/>
            <w:hideMark/>
          </w:tcPr>
          <w:p w14:paraId="50DF53F0"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2A3FE79" w14:textId="77777777" w:rsidR="00C409E8" w:rsidRPr="00EC694E" w:rsidRDefault="00C409E8" w:rsidP="009E701A">
            <w:r w:rsidRPr="00EC694E">
              <w:t>64</w:t>
            </w:r>
          </w:p>
        </w:tc>
        <w:tc>
          <w:tcPr>
            <w:tcW w:w="0" w:type="auto"/>
            <w:tcBorders>
              <w:top w:val="nil"/>
              <w:left w:val="nil"/>
              <w:bottom w:val="nil"/>
              <w:right w:val="nil"/>
            </w:tcBorders>
            <w:shd w:val="clear" w:color="auto" w:fill="auto"/>
            <w:vAlign w:val="center"/>
            <w:hideMark/>
          </w:tcPr>
          <w:p w14:paraId="08662B19" w14:textId="77777777" w:rsidR="00C409E8" w:rsidRPr="00EC694E" w:rsidRDefault="00C409E8" w:rsidP="009E701A">
            <w:r w:rsidRPr="00EC694E">
              <w:t>53</w:t>
            </w:r>
          </w:p>
        </w:tc>
        <w:tc>
          <w:tcPr>
            <w:tcW w:w="0" w:type="auto"/>
            <w:tcBorders>
              <w:top w:val="nil"/>
              <w:left w:val="nil"/>
              <w:bottom w:val="nil"/>
              <w:right w:val="nil"/>
            </w:tcBorders>
            <w:shd w:val="clear" w:color="auto" w:fill="auto"/>
            <w:vAlign w:val="center"/>
            <w:hideMark/>
          </w:tcPr>
          <w:p w14:paraId="529007F7" w14:textId="77777777" w:rsidR="00C409E8" w:rsidRPr="00EC694E" w:rsidRDefault="00C409E8" w:rsidP="009E701A">
            <w:r w:rsidRPr="00EC694E">
              <w:t>11</w:t>
            </w:r>
          </w:p>
        </w:tc>
        <w:tc>
          <w:tcPr>
            <w:tcW w:w="0" w:type="auto"/>
            <w:tcBorders>
              <w:top w:val="nil"/>
              <w:left w:val="nil"/>
              <w:bottom w:val="nil"/>
              <w:right w:val="nil"/>
            </w:tcBorders>
            <w:shd w:val="clear" w:color="auto" w:fill="auto"/>
            <w:noWrap/>
            <w:vAlign w:val="bottom"/>
            <w:hideMark/>
          </w:tcPr>
          <w:p w14:paraId="7A8E7D2C"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764F725" w14:textId="77777777" w:rsidR="00C409E8" w:rsidRPr="00EC694E" w:rsidRDefault="00C409E8" w:rsidP="009E701A">
            <w:r w:rsidRPr="00EC694E">
              <w:t>35.4</w:t>
            </w:r>
          </w:p>
        </w:tc>
        <w:tc>
          <w:tcPr>
            <w:tcW w:w="0" w:type="auto"/>
            <w:tcBorders>
              <w:top w:val="nil"/>
              <w:left w:val="nil"/>
              <w:bottom w:val="nil"/>
              <w:right w:val="nil"/>
            </w:tcBorders>
            <w:shd w:val="clear" w:color="auto" w:fill="auto"/>
            <w:vAlign w:val="center"/>
            <w:hideMark/>
          </w:tcPr>
          <w:p w14:paraId="076A3185" w14:textId="77777777" w:rsidR="00C409E8" w:rsidRPr="00EC694E" w:rsidRDefault="00C409E8" w:rsidP="009E701A">
            <w:r w:rsidRPr="00EC694E">
              <w:t>3</w:t>
            </w:r>
          </w:p>
        </w:tc>
        <w:tc>
          <w:tcPr>
            <w:tcW w:w="0" w:type="auto"/>
            <w:tcBorders>
              <w:top w:val="nil"/>
              <w:left w:val="nil"/>
              <w:bottom w:val="nil"/>
              <w:right w:val="nil"/>
            </w:tcBorders>
            <w:shd w:val="clear" w:color="auto" w:fill="auto"/>
            <w:vAlign w:val="center"/>
            <w:hideMark/>
          </w:tcPr>
          <w:p w14:paraId="0FFA5E16"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12F83043"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6602BA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277205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F20D42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97752C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1B067B3"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787271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6F2F71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1FD2810" w14:textId="77777777" w:rsidR="00C409E8" w:rsidRPr="00EC694E" w:rsidRDefault="00C409E8" w:rsidP="009E701A">
            <w:r w:rsidRPr="00EC694E">
              <w:rPr>
                <w:rFonts w:ascii="Segoe UI Symbol" w:hAnsi="Segoe UI Symbol" w:cs="Segoe UI Symbol"/>
              </w:rPr>
              <w:t>✗</w:t>
            </w:r>
          </w:p>
        </w:tc>
      </w:tr>
      <w:tr w:rsidR="009E701A" w:rsidRPr="00EC694E" w14:paraId="6007F998" w14:textId="77777777" w:rsidTr="00C409E8">
        <w:tc>
          <w:tcPr>
            <w:tcW w:w="0" w:type="auto"/>
            <w:tcBorders>
              <w:top w:val="nil"/>
              <w:left w:val="nil"/>
              <w:bottom w:val="nil"/>
              <w:right w:val="nil"/>
            </w:tcBorders>
            <w:shd w:val="clear" w:color="auto" w:fill="auto"/>
            <w:vAlign w:val="center"/>
            <w:hideMark/>
          </w:tcPr>
          <w:p w14:paraId="7ACA4EBC" w14:textId="77777777" w:rsidR="00C409E8" w:rsidRPr="00EC694E" w:rsidRDefault="00C409E8" w:rsidP="009E701A">
            <w:r w:rsidRPr="00EC694E">
              <w:t>93</w:t>
            </w:r>
          </w:p>
        </w:tc>
        <w:tc>
          <w:tcPr>
            <w:tcW w:w="0" w:type="auto"/>
            <w:tcBorders>
              <w:top w:val="nil"/>
              <w:left w:val="nil"/>
              <w:bottom w:val="nil"/>
              <w:right w:val="nil"/>
            </w:tcBorders>
            <w:shd w:val="clear" w:color="auto" w:fill="auto"/>
            <w:vAlign w:val="center"/>
            <w:hideMark/>
          </w:tcPr>
          <w:p w14:paraId="3E3B8ABE" w14:textId="77777777" w:rsidR="00C409E8" w:rsidRPr="00EC694E" w:rsidRDefault="00C409E8" w:rsidP="009E701A">
            <w:r w:rsidRPr="00EC694E">
              <w:t>Vilchez-Cavazos et al., 2020</w:t>
            </w:r>
          </w:p>
        </w:tc>
        <w:tc>
          <w:tcPr>
            <w:tcW w:w="0" w:type="auto"/>
            <w:tcBorders>
              <w:top w:val="nil"/>
              <w:left w:val="nil"/>
              <w:bottom w:val="nil"/>
              <w:right w:val="nil"/>
            </w:tcBorders>
            <w:shd w:val="clear" w:color="auto" w:fill="auto"/>
            <w:noWrap/>
            <w:vAlign w:val="bottom"/>
            <w:hideMark/>
          </w:tcPr>
          <w:p w14:paraId="0D466C06"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61AAE337"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73DBA84B"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4CD433F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03DB5CBC" w14:textId="77777777" w:rsidR="00C409E8" w:rsidRPr="00EC694E" w:rsidRDefault="00C409E8" w:rsidP="009E701A">
            <w:r w:rsidRPr="00EC694E">
              <w:t>24.5 ± 7.3</w:t>
            </w:r>
          </w:p>
        </w:tc>
        <w:tc>
          <w:tcPr>
            <w:tcW w:w="0" w:type="auto"/>
            <w:tcBorders>
              <w:top w:val="nil"/>
              <w:left w:val="nil"/>
              <w:bottom w:val="nil"/>
              <w:right w:val="nil"/>
            </w:tcBorders>
            <w:shd w:val="clear" w:color="auto" w:fill="auto"/>
            <w:vAlign w:val="center"/>
            <w:hideMark/>
          </w:tcPr>
          <w:p w14:paraId="11815A6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A754362" w14:textId="77777777" w:rsidR="00C409E8" w:rsidRPr="00EC694E" w:rsidRDefault="00C409E8" w:rsidP="009E701A">
            <w:r w:rsidRPr="00EC694E">
              <w:t>28</w:t>
            </w:r>
          </w:p>
        </w:tc>
        <w:tc>
          <w:tcPr>
            <w:tcW w:w="0" w:type="auto"/>
            <w:tcBorders>
              <w:top w:val="nil"/>
              <w:left w:val="nil"/>
              <w:bottom w:val="nil"/>
              <w:right w:val="nil"/>
            </w:tcBorders>
            <w:shd w:val="clear" w:color="auto" w:fill="auto"/>
            <w:vAlign w:val="center"/>
            <w:hideMark/>
          </w:tcPr>
          <w:p w14:paraId="6FA6E203" w14:textId="77777777" w:rsidR="00C409E8" w:rsidRPr="00EC694E" w:rsidRDefault="00C409E8" w:rsidP="009E701A">
            <w:r w:rsidRPr="00EC694E">
              <w:t>23</w:t>
            </w:r>
          </w:p>
        </w:tc>
        <w:tc>
          <w:tcPr>
            <w:tcW w:w="0" w:type="auto"/>
            <w:tcBorders>
              <w:top w:val="nil"/>
              <w:left w:val="nil"/>
              <w:bottom w:val="nil"/>
              <w:right w:val="nil"/>
            </w:tcBorders>
            <w:shd w:val="clear" w:color="auto" w:fill="auto"/>
            <w:vAlign w:val="center"/>
            <w:hideMark/>
          </w:tcPr>
          <w:p w14:paraId="70397E01" w14:textId="77777777" w:rsidR="00C409E8" w:rsidRPr="00EC694E" w:rsidRDefault="00C409E8" w:rsidP="009E701A">
            <w:r w:rsidRPr="00EC694E">
              <w:t>6</w:t>
            </w:r>
          </w:p>
        </w:tc>
        <w:tc>
          <w:tcPr>
            <w:tcW w:w="0" w:type="auto"/>
            <w:tcBorders>
              <w:top w:val="nil"/>
              <w:left w:val="nil"/>
              <w:bottom w:val="nil"/>
              <w:right w:val="nil"/>
            </w:tcBorders>
            <w:shd w:val="clear" w:color="auto" w:fill="auto"/>
            <w:noWrap/>
            <w:vAlign w:val="bottom"/>
            <w:hideMark/>
          </w:tcPr>
          <w:p w14:paraId="68A3E260"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2305A02" w14:textId="77777777" w:rsidR="00C409E8" w:rsidRPr="00EC694E" w:rsidRDefault="00C409E8" w:rsidP="009E701A">
            <w:r w:rsidRPr="00EC694E">
              <w:t>12</w:t>
            </w:r>
          </w:p>
        </w:tc>
        <w:tc>
          <w:tcPr>
            <w:tcW w:w="0" w:type="auto"/>
            <w:tcBorders>
              <w:top w:val="nil"/>
              <w:left w:val="nil"/>
              <w:bottom w:val="nil"/>
              <w:right w:val="nil"/>
            </w:tcBorders>
            <w:shd w:val="clear" w:color="auto" w:fill="auto"/>
            <w:vAlign w:val="center"/>
            <w:hideMark/>
          </w:tcPr>
          <w:p w14:paraId="43F9F676" w14:textId="77777777" w:rsidR="00C409E8" w:rsidRPr="00EC694E" w:rsidRDefault="00C409E8" w:rsidP="009E701A">
            <w:r w:rsidRPr="00EC694E">
              <w:t>1</w:t>
            </w:r>
          </w:p>
        </w:tc>
        <w:tc>
          <w:tcPr>
            <w:tcW w:w="0" w:type="auto"/>
            <w:tcBorders>
              <w:top w:val="nil"/>
              <w:left w:val="nil"/>
              <w:bottom w:val="nil"/>
              <w:right w:val="nil"/>
            </w:tcBorders>
            <w:shd w:val="clear" w:color="auto" w:fill="auto"/>
            <w:vAlign w:val="center"/>
            <w:hideMark/>
          </w:tcPr>
          <w:p w14:paraId="6770F0E5" w14:textId="77777777" w:rsidR="00C409E8" w:rsidRPr="00EC694E" w:rsidRDefault="00C409E8" w:rsidP="009E701A">
            <w:r w:rsidRPr="00EC694E">
              <w:t>Short</w:t>
            </w:r>
          </w:p>
        </w:tc>
        <w:tc>
          <w:tcPr>
            <w:tcW w:w="0" w:type="auto"/>
            <w:tcBorders>
              <w:top w:val="nil"/>
              <w:left w:val="nil"/>
              <w:bottom w:val="nil"/>
              <w:right w:val="nil"/>
            </w:tcBorders>
            <w:shd w:val="clear" w:color="auto" w:fill="auto"/>
            <w:vAlign w:val="center"/>
            <w:hideMark/>
          </w:tcPr>
          <w:p w14:paraId="72D66DD6"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2740931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358C0C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EE8C58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2EE6BB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7FA80520"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6BD9AA2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1861EBB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F9DB3CF" w14:textId="77777777" w:rsidR="00C409E8" w:rsidRPr="00EC694E" w:rsidRDefault="00C409E8" w:rsidP="009E701A">
            <w:r w:rsidRPr="00EC694E">
              <w:rPr>
                <w:rFonts w:ascii="Segoe UI Symbol" w:hAnsi="Segoe UI Symbol" w:cs="Segoe UI Symbol"/>
              </w:rPr>
              <w:t>✗</w:t>
            </w:r>
          </w:p>
        </w:tc>
      </w:tr>
      <w:tr w:rsidR="009E701A" w:rsidRPr="00EC694E" w14:paraId="26EF2775" w14:textId="77777777" w:rsidTr="00C409E8">
        <w:tc>
          <w:tcPr>
            <w:tcW w:w="0" w:type="auto"/>
            <w:tcBorders>
              <w:top w:val="nil"/>
              <w:left w:val="nil"/>
              <w:bottom w:val="nil"/>
              <w:right w:val="nil"/>
            </w:tcBorders>
            <w:shd w:val="clear" w:color="auto" w:fill="auto"/>
            <w:vAlign w:val="center"/>
            <w:hideMark/>
          </w:tcPr>
          <w:p w14:paraId="2CFF1D8D" w14:textId="77777777" w:rsidR="00C409E8" w:rsidRPr="00EC694E" w:rsidRDefault="00C409E8" w:rsidP="009E701A">
            <w:r w:rsidRPr="00EC694E">
              <w:lastRenderedPageBreak/>
              <w:t>95</w:t>
            </w:r>
          </w:p>
        </w:tc>
        <w:tc>
          <w:tcPr>
            <w:tcW w:w="0" w:type="auto"/>
            <w:tcBorders>
              <w:top w:val="nil"/>
              <w:left w:val="nil"/>
              <w:bottom w:val="nil"/>
              <w:right w:val="nil"/>
            </w:tcBorders>
            <w:shd w:val="clear" w:color="auto" w:fill="auto"/>
            <w:vAlign w:val="center"/>
            <w:hideMark/>
          </w:tcPr>
          <w:p w14:paraId="521D8230" w14:textId="77777777" w:rsidR="00C409E8" w:rsidRPr="00EC694E" w:rsidRDefault="00C409E8" w:rsidP="009E701A">
            <w:r w:rsidRPr="00EC694E">
              <w:t>Webster et al., 2001</w:t>
            </w:r>
          </w:p>
        </w:tc>
        <w:tc>
          <w:tcPr>
            <w:tcW w:w="0" w:type="auto"/>
            <w:tcBorders>
              <w:top w:val="nil"/>
              <w:left w:val="nil"/>
              <w:bottom w:val="nil"/>
              <w:right w:val="nil"/>
            </w:tcBorders>
            <w:shd w:val="clear" w:color="auto" w:fill="auto"/>
            <w:noWrap/>
            <w:vAlign w:val="bottom"/>
            <w:hideMark/>
          </w:tcPr>
          <w:p w14:paraId="51184EB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2C90B62C"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46A97AD8"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6EDA8788"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08E6F28" w14:textId="77777777" w:rsidR="00C409E8" w:rsidRPr="00EC694E" w:rsidRDefault="00C409E8" w:rsidP="009E701A">
            <w:r w:rsidRPr="00EC694E">
              <w:t>26.5 ± 5.6</w:t>
            </w:r>
          </w:p>
        </w:tc>
        <w:tc>
          <w:tcPr>
            <w:tcW w:w="0" w:type="auto"/>
            <w:tcBorders>
              <w:top w:val="nil"/>
              <w:left w:val="nil"/>
              <w:bottom w:val="nil"/>
              <w:right w:val="nil"/>
            </w:tcBorders>
            <w:shd w:val="clear" w:color="auto" w:fill="auto"/>
            <w:vAlign w:val="center"/>
            <w:hideMark/>
          </w:tcPr>
          <w:p w14:paraId="034B2A07"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597EF82" w14:textId="77777777" w:rsidR="00C409E8" w:rsidRPr="00EC694E" w:rsidRDefault="00C409E8" w:rsidP="009E701A">
            <w:r w:rsidRPr="00EC694E">
              <w:t>61</w:t>
            </w:r>
          </w:p>
        </w:tc>
        <w:tc>
          <w:tcPr>
            <w:tcW w:w="0" w:type="auto"/>
            <w:tcBorders>
              <w:top w:val="nil"/>
              <w:left w:val="nil"/>
              <w:bottom w:val="nil"/>
              <w:right w:val="nil"/>
            </w:tcBorders>
            <w:shd w:val="clear" w:color="auto" w:fill="auto"/>
            <w:vAlign w:val="center"/>
            <w:hideMark/>
          </w:tcPr>
          <w:p w14:paraId="60CC4B6F" w14:textId="77777777" w:rsidR="00C409E8" w:rsidRPr="00EC694E" w:rsidRDefault="00C409E8" w:rsidP="009E701A">
            <w:r w:rsidRPr="00EC694E">
              <w:t>43</w:t>
            </w:r>
          </w:p>
        </w:tc>
        <w:tc>
          <w:tcPr>
            <w:tcW w:w="0" w:type="auto"/>
            <w:tcBorders>
              <w:top w:val="nil"/>
              <w:left w:val="nil"/>
              <w:bottom w:val="nil"/>
              <w:right w:val="nil"/>
            </w:tcBorders>
            <w:shd w:val="clear" w:color="auto" w:fill="auto"/>
            <w:vAlign w:val="center"/>
            <w:hideMark/>
          </w:tcPr>
          <w:p w14:paraId="1876BFD0" w14:textId="77777777" w:rsidR="00C409E8" w:rsidRPr="00EC694E" w:rsidRDefault="00C409E8" w:rsidP="009E701A">
            <w:r w:rsidRPr="00EC694E">
              <w:t>18</w:t>
            </w:r>
          </w:p>
        </w:tc>
        <w:tc>
          <w:tcPr>
            <w:tcW w:w="0" w:type="auto"/>
            <w:tcBorders>
              <w:top w:val="nil"/>
              <w:left w:val="nil"/>
              <w:bottom w:val="nil"/>
              <w:right w:val="nil"/>
            </w:tcBorders>
            <w:shd w:val="clear" w:color="auto" w:fill="auto"/>
            <w:noWrap/>
            <w:vAlign w:val="bottom"/>
            <w:hideMark/>
          </w:tcPr>
          <w:p w14:paraId="1EA943EA"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E9F2812" w14:textId="77777777" w:rsidR="00C409E8" w:rsidRPr="00EC694E" w:rsidRDefault="00C409E8" w:rsidP="009E701A">
            <w:r w:rsidRPr="00EC694E">
              <w:t>24</w:t>
            </w:r>
          </w:p>
        </w:tc>
        <w:tc>
          <w:tcPr>
            <w:tcW w:w="0" w:type="auto"/>
            <w:tcBorders>
              <w:top w:val="nil"/>
              <w:left w:val="nil"/>
              <w:bottom w:val="nil"/>
              <w:right w:val="nil"/>
            </w:tcBorders>
            <w:shd w:val="clear" w:color="auto" w:fill="auto"/>
            <w:vAlign w:val="center"/>
            <w:hideMark/>
          </w:tcPr>
          <w:p w14:paraId="1AD11FFF" w14:textId="77777777" w:rsidR="00C409E8" w:rsidRPr="00EC694E" w:rsidRDefault="00C409E8" w:rsidP="009E701A">
            <w:r w:rsidRPr="00EC694E">
              <w:t>2</w:t>
            </w:r>
          </w:p>
        </w:tc>
        <w:tc>
          <w:tcPr>
            <w:tcW w:w="0" w:type="auto"/>
            <w:tcBorders>
              <w:top w:val="nil"/>
              <w:left w:val="nil"/>
              <w:bottom w:val="nil"/>
              <w:right w:val="nil"/>
            </w:tcBorders>
            <w:shd w:val="clear" w:color="auto" w:fill="auto"/>
            <w:vAlign w:val="center"/>
            <w:hideMark/>
          </w:tcPr>
          <w:p w14:paraId="63C52ADD"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1E0A4717"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0B55F8E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C3B5F1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CBB914F"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2C22DB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3E615B51"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37F8F9F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659AFDE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060C74F2" w14:textId="77777777" w:rsidR="00C409E8" w:rsidRPr="00EC694E" w:rsidRDefault="00C409E8" w:rsidP="009E701A">
            <w:r w:rsidRPr="00EC694E">
              <w:rPr>
                <w:rFonts w:ascii="Segoe UI Symbol" w:hAnsi="Segoe UI Symbol" w:cs="Segoe UI Symbol"/>
              </w:rPr>
              <w:t>✗</w:t>
            </w:r>
          </w:p>
        </w:tc>
      </w:tr>
      <w:tr w:rsidR="009E701A" w:rsidRPr="00EC694E" w14:paraId="3C01A942" w14:textId="77777777" w:rsidTr="00C409E8">
        <w:tc>
          <w:tcPr>
            <w:tcW w:w="0" w:type="auto"/>
            <w:tcBorders>
              <w:top w:val="nil"/>
              <w:left w:val="nil"/>
              <w:bottom w:val="nil"/>
              <w:right w:val="nil"/>
            </w:tcBorders>
            <w:shd w:val="clear" w:color="auto" w:fill="auto"/>
            <w:vAlign w:val="center"/>
            <w:hideMark/>
          </w:tcPr>
          <w:p w14:paraId="3FC9682E" w14:textId="77777777" w:rsidR="00C409E8" w:rsidRPr="00EC694E" w:rsidRDefault="00C409E8" w:rsidP="009E701A">
            <w:r w:rsidRPr="00EC694E">
              <w:t>96</w:t>
            </w:r>
          </w:p>
        </w:tc>
        <w:tc>
          <w:tcPr>
            <w:tcW w:w="0" w:type="auto"/>
            <w:tcBorders>
              <w:top w:val="nil"/>
              <w:left w:val="nil"/>
              <w:bottom w:val="nil"/>
              <w:right w:val="nil"/>
            </w:tcBorders>
            <w:shd w:val="clear" w:color="auto" w:fill="auto"/>
            <w:vAlign w:val="center"/>
            <w:hideMark/>
          </w:tcPr>
          <w:p w14:paraId="2CAE7ACA" w14:textId="77777777" w:rsidR="00C409E8" w:rsidRPr="00EC694E" w:rsidRDefault="00C409E8" w:rsidP="009E701A">
            <w:r w:rsidRPr="00EC694E">
              <w:t>Wipfler et al., 2011</w:t>
            </w:r>
          </w:p>
        </w:tc>
        <w:tc>
          <w:tcPr>
            <w:tcW w:w="0" w:type="auto"/>
            <w:tcBorders>
              <w:top w:val="nil"/>
              <w:left w:val="nil"/>
              <w:bottom w:val="nil"/>
              <w:right w:val="nil"/>
            </w:tcBorders>
            <w:shd w:val="clear" w:color="auto" w:fill="auto"/>
            <w:noWrap/>
            <w:vAlign w:val="bottom"/>
            <w:hideMark/>
          </w:tcPr>
          <w:p w14:paraId="3CA9553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73659BF" w14:textId="77777777" w:rsidR="00C409E8" w:rsidRPr="00EC694E" w:rsidRDefault="00C409E8" w:rsidP="009E701A">
            <w:r w:rsidRPr="00EC694E">
              <w:t>BPTB</w:t>
            </w:r>
          </w:p>
        </w:tc>
        <w:tc>
          <w:tcPr>
            <w:tcW w:w="0" w:type="auto"/>
            <w:tcBorders>
              <w:top w:val="nil"/>
              <w:left w:val="nil"/>
              <w:bottom w:val="nil"/>
              <w:right w:val="nil"/>
            </w:tcBorders>
            <w:shd w:val="clear" w:color="auto" w:fill="auto"/>
            <w:vAlign w:val="center"/>
            <w:hideMark/>
          </w:tcPr>
          <w:p w14:paraId="0B1DD486" w14:textId="77777777" w:rsidR="00C409E8" w:rsidRPr="00EC694E" w:rsidRDefault="00C409E8" w:rsidP="009E701A">
            <w:r w:rsidRPr="00EC694E">
              <w:t>HT</w:t>
            </w:r>
          </w:p>
        </w:tc>
        <w:tc>
          <w:tcPr>
            <w:tcW w:w="0" w:type="auto"/>
            <w:tcBorders>
              <w:top w:val="nil"/>
              <w:left w:val="nil"/>
              <w:bottom w:val="nil"/>
              <w:right w:val="nil"/>
            </w:tcBorders>
            <w:shd w:val="clear" w:color="auto" w:fill="auto"/>
            <w:noWrap/>
            <w:vAlign w:val="bottom"/>
            <w:hideMark/>
          </w:tcPr>
          <w:p w14:paraId="126ECDE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FDD093B" w14:textId="77777777" w:rsidR="00C409E8" w:rsidRPr="00EC694E" w:rsidRDefault="00C409E8" w:rsidP="009E701A">
            <w:r w:rsidRPr="00EC694E">
              <w:t>32.1 ± 8.5</w:t>
            </w:r>
          </w:p>
        </w:tc>
        <w:tc>
          <w:tcPr>
            <w:tcW w:w="0" w:type="auto"/>
            <w:tcBorders>
              <w:top w:val="nil"/>
              <w:left w:val="nil"/>
              <w:bottom w:val="nil"/>
              <w:right w:val="nil"/>
            </w:tcBorders>
            <w:shd w:val="clear" w:color="auto" w:fill="auto"/>
            <w:vAlign w:val="center"/>
            <w:hideMark/>
          </w:tcPr>
          <w:p w14:paraId="1DB7E3C5"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2A9AD0C" w14:textId="77777777" w:rsidR="00C409E8" w:rsidRPr="00EC694E" w:rsidRDefault="00C409E8" w:rsidP="009E701A">
            <w:r w:rsidRPr="00EC694E">
              <w:t>62</w:t>
            </w:r>
          </w:p>
        </w:tc>
        <w:tc>
          <w:tcPr>
            <w:tcW w:w="0" w:type="auto"/>
            <w:tcBorders>
              <w:top w:val="nil"/>
              <w:left w:val="nil"/>
              <w:bottom w:val="nil"/>
              <w:right w:val="nil"/>
            </w:tcBorders>
            <w:shd w:val="clear" w:color="auto" w:fill="auto"/>
            <w:vAlign w:val="center"/>
            <w:hideMark/>
          </w:tcPr>
          <w:p w14:paraId="32606CD8" w14:textId="77777777" w:rsidR="00C409E8" w:rsidRPr="00EC694E" w:rsidRDefault="00C409E8" w:rsidP="009E701A">
            <w:r w:rsidRPr="00EC694E">
              <w:t>37</w:t>
            </w:r>
          </w:p>
        </w:tc>
        <w:tc>
          <w:tcPr>
            <w:tcW w:w="0" w:type="auto"/>
            <w:tcBorders>
              <w:top w:val="nil"/>
              <w:left w:val="nil"/>
              <w:bottom w:val="nil"/>
              <w:right w:val="nil"/>
            </w:tcBorders>
            <w:shd w:val="clear" w:color="auto" w:fill="auto"/>
            <w:vAlign w:val="center"/>
            <w:hideMark/>
          </w:tcPr>
          <w:p w14:paraId="383C58E3" w14:textId="77777777" w:rsidR="00C409E8" w:rsidRPr="00EC694E" w:rsidRDefault="00C409E8" w:rsidP="009E701A">
            <w:r w:rsidRPr="00EC694E">
              <w:t>25</w:t>
            </w:r>
          </w:p>
        </w:tc>
        <w:tc>
          <w:tcPr>
            <w:tcW w:w="0" w:type="auto"/>
            <w:tcBorders>
              <w:top w:val="nil"/>
              <w:left w:val="nil"/>
              <w:bottom w:val="nil"/>
              <w:right w:val="nil"/>
            </w:tcBorders>
            <w:shd w:val="clear" w:color="auto" w:fill="auto"/>
            <w:noWrap/>
            <w:vAlign w:val="bottom"/>
            <w:hideMark/>
          </w:tcPr>
          <w:p w14:paraId="7E2ABBB3"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86FCDEB" w14:textId="77777777" w:rsidR="00C409E8" w:rsidRPr="00EC694E" w:rsidRDefault="00C409E8" w:rsidP="009E701A">
            <w:r w:rsidRPr="00EC694E">
              <w:t>108</w:t>
            </w:r>
          </w:p>
        </w:tc>
        <w:tc>
          <w:tcPr>
            <w:tcW w:w="0" w:type="auto"/>
            <w:tcBorders>
              <w:top w:val="nil"/>
              <w:left w:val="nil"/>
              <w:bottom w:val="nil"/>
              <w:right w:val="nil"/>
            </w:tcBorders>
            <w:shd w:val="clear" w:color="auto" w:fill="auto"/>
            <w:vAlign w:val="center"/>
            <w:hideMark/>
          </w:tcPr>
          <w:p w14:paraId="043B8F02" w14:textId="77777777" w:rsidR="00C409E8" w:rsidRPr="00EC694E" w:rsidRDefault="00C409E8" w:rsidP="009E701A">
            <w:r w:rsidRPr="00EC694E">
              <w:t>9</w:t>
            </w:r>
          </w:p>
        </w:tc>
        <w:tc>
          <w:tcPr>
            <w:tcW w:w="0" w:type="auto"/>
            <w:tcBorders>
              <w:top w:val="nil"/>
              <w:left w:val="nil"/>
              <w:bottom w:val="nil"/>
              <w:right w:val="nil"/>
            </w:tcBorders>
            <w:shd w:val="clear" w:color="auto" w:fill="auto"/>
            <w:vAlign w:val="center"/>
            <w:hideMark/>
          </w:tcPr>
          <w:p w14:paraId="7BEA0302" w14:textId="77777777" w:rsidR="00C409E8" w:rsidRPr="00EC694E" w:rsidRDefault="00C409E8" w:rsidP="009E701A">
            <w:r w:rsidRPr="00EC694E">
              <w:t>Long</w:t>
            </w:r>
          </w:p>
        </w:tc>
        <w:tc>
          <w:tcPr>
            <w:tcW w:w="0" w:type="auto"/>
            <w:tcBorders>
              <w:top w:val="nil"/>
              <w:left w:val="nil"/>
              <w:bottom w:val="nil"/>
              <w:right w:val="nil"/>
            </w:tcBorders>
            <w:shd w:val="clear" w:color="auto" w:fill="auto"/>
            <w:vAlign w:val="center"/>
            <w:hideMark/>
          </w:tcPr>
          <w:p w14:paraId="5B826846"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34E72BB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384964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085B4E7"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1479C19C"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1E054049"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A7FF65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A1ABFA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F362A4D" w14:textId="77777777" w:rsidR="00C409E8" w:rsidRPr="00EC694E" w:rsidRDefault="00C409E8" w:rsidP="009E701A">
            <w:r w:rsidRPr="00EC694E">
              <w:rPr>
                <w:rFonts w:ascii="Segoe UI Symbol" w:hAnsi="Segoe UI Symbol" w:cs="Segoe UI Symbol"/>
              </w:rPr>
              <w:t>✓</w:t>
            </w:r>
          </w:p>
        </w:tc>
      </w:tr>
      <w:tr w:rsidR="009E701A" w:rsidRPr="00EC694E" w14:paraId="31AB1BE4" w14:textId="77777777" w:rsidTr="00C409E8">
        <w:tc>
          <w:tcPr>
            <w:tcW w:w="0" w:type="auto"/>
            <w:tcBorders>
              <w:top w:val="nil"/>
              <w:left w:val="nil"/>
              <w:bottom w:val="nil"/>
              <w:right w:val="nil"/>
            </w:tcBorders>
            <w:shd w:val="clear" w:color="auto" w:fill="auto"/>
            <w:vAlign w:val="center"/>
            <w:hideMark/>
          </w:tcPr>
          <w:p w14:paraId="26C7284A" w14:textId="77777777" w:rsidR="00C409E8" w:rsidRPr="00EC694E" w:rsidRDefault="00C409E8" w:rsidP="009E701A">
            <w:r w:rsidRPr="00EC694E">
              <w:t>97</w:t>
            </w:r>
          </w:p>
        </w:tc>
        <w:tc>
          <w:tcPr>
            <w:tcW w:w="0" w:type="auto"/>
            <w:tcBorders>
              <w:top w:val="nil"/>
              <w:left w:val="nil"/>
              <w:bottom w:val="nil"/>
              <w:right w:val="nil"/>
            </w:tcBorders>
            <w:shd w:val="clear" w:color="auto" w:fill="auto"/>
            <w:vAlign w:val="center"/>
            <w:hideMark/>
          </w:tcPr>
          <w:p w14:paraId="41615428" w14:textId="77777777" w:rsidR="00C409E8" w:rsidRPr="00EC694E" w:rsidRDefault="00C409E8" w:rsidP="009E701A">
            <w:r w:rsidRPr="00EC694E">
              <w:t>Yadav et al., 2025</w:t>
            </w:r>
          </w:p>
        </w:tc>
        <w:tc>
          <w:tcPr>
            <w:tcW w:w="0" w:type="auto"/>
            <w:tcBorders>
              <w:top w:val="nil"/>
              <w:left w:val="nil"/>
              <w:bottom w:val="nil"/>
              <w:right w:val="nil"/>
            </w:tcBorders>
            <w:shd w:val="clear" w:color="auto" w:fill="auto"/>
            <w:noWrap/>
            <w:vAlign w:val="bottom"/>
            <w:hideMark/>
          </w:tcPr>
          <w:p w14:paraId="4DE661FD"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1A4A107D"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26673C44" w14:textId="77777777" w:rsidR="00C409E8" w:rsidRPr="00EC694E" w:rsidRDefault="00C409E8" w:rsidP="009E701A">
            <w:r w:rsidRPr="00EC694E">
              <w:t>QT</w:t>
            </w:r>
          </w:p>
        </w:tc>
        <w:tc>
          <w:tcPr>
            <w:tcW w:w="0" w:type="auto"/>
            <w:tcBorders>
              <w:top w:val="nil"/>
              <w:left w:val="nil"/>
              <w:bottom w:val="nil"/>
              <w:right w:val="nil"/>
            </w:tcBorders>
            <w:shd w:val="clear" w:color="auto" w:fill="auto"/>
            <w:noWrap/>
            <w:vAlign w:val="bottom"/>
            <w:hideMark/>
          </w:tcPr>
          <w:p w14:paraId="617FC0A9"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D0F09ED" w14:textId="77777777" w:rsidR="00C409E8" w:rsidRPr="00EC694E" w:rsidRDefault="00C409E8" w:rsidP="009E701A">
            <w:r w:rsidRPr="00EC694E">
              <w:t>29.4 ± 6.2</w:t>
            </w:r>
          </w:p>
        </w:tc>
        <w:tc>
          <w:tcPr>
            <w:tcW w:w="0" w:type="auto"/>
            <w:tcBorders>
              <w:top w:val="nil"/>
              <w:left w:val="nil"/>
              <w:bottom w:val="nil"/>
              <w:right w:val="nil"/>
            </w:tcBorders>
            <w:shd w:val="clear" w:color="auto" w:fill="auto"/>
            <w:vAlign w:val="center"/>
            <w:hideMark/>
          </w:tcPr>
          <w:p w14:paraId="44FCD6F0"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2CE892F" w14:textId="77777777" w:rsidR="00C409E8" w:rsidRPr="00EC694E" w:rsidRDefault="00C409E8" w:rsidP="009E701A">
            <w:r w:rsidRPr="00EC694E">
              <w:t>69</w:t>
            </w:r>
          </w:p>
        </w:tc>
        <w:tc>
          <w:tcPr>
            <w:tcW w:w="0" w:type="auto"/>
            <w:tcBorders>
              <w:top w:val="nil"/>
              <w:left w:val="nil"/>
              <w:bottom w:val="nil"/>
              <w:right w:val="nil"/>
            </w:tcBorders>
            <w:shd w:val="clear" w:color="auto" w:fill="auto"/>
            <w:vAlign w:val="center"/>
            <w:hideMark/>
          </w:tcPr>
          <w:p w14:paraId="38719B4E" w14:textId="77777777" w:rsidR="00C409E8" w:rsidRPr="00EC694E" w:rsidRDefault="00C409E8" w:rsidP="009E701A">
            <w:r w:rsidRPr="00EC694E">
              <w:t>62</w:t>
            </w:r>
          </w:p>
        </w:tc>
        <w:tc>
          <w:tcPr>
            <w:tcW w:w="0" w:type="auto"/>
            <w:tcBorders>
              <w:top w:val="nil"/>
              <w:left w:val="nil"/>
              <w:bottom w:val="nil"/>
              <w:right w:val="nil"/>
            </w:tcBorders>
            <w:shd w:val="clear" w:color="auto" w:fill="auto"/>
            <w:vAlign w:val="center"/>
            <w:hideMark/>
          </w:tcPr>
          <w:p w14:paraId="795FC0E5" w14:textId="77777777" w:rsidR="00C409E8" w:rsidRPr="00EC694E" w:rsidRDefault="00C409E8" w:rsidP="009E701A">
            <w:r w:rsidRPr="00EC694E">
              <w:t>7</w:t>
            </w:r>
          </w:p>
        </w:tc>
        <w:tc>
          <w:tcPr>
            <w:tcW w:w="0" w:type="auto"/>
            <w:tcBorders>
              <w:top w:val="nil"/>
              <w:left w:val="nil"/>
              <w:bottom w:val="nil"/>
              <w:right w:val="nil"/>
            </w:tcBorders>
            <w:shd w:val="clear" w:color="auto" w:fill="auto"/>
            <w:noWrap/>
            <w:vAlign w:val="bottom"/>
            <w:hideMark/>
          </w:tcPr>
          <w:p w14:paraId="69780EE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DE145C8" w14:textId="77777777" w:rsidR="00C409E8" w:rsidRPr="00EC694E" w:rsidRDefault="00C409E8" w:rsidP="009E701A">
            <w:r w:rsidRPr="00EC694E">
              <w:t>12</w:t>
            </w:r>
          </w:p>
        </w:tc>
        <w:tc>
          <w:tcPr>
            <w:tcW w:w="0" w:type="auto"/>
            <w:tcBorders>
              <w:top w:val="nil"/>
              <w:left w:val="nil"/>
              <w:bottom w:val="nil"/>
              <w:right w:val="nil"/>
            </w:tcBorders>
            <w:shd w:val="clear" w:color="auto" w:fill="auto"/>
            <w:vAlign w:val="center"/>
            <w:hideMark/>
          </w:tcPr>
          <w:p w14:paraId="063EDF87" w14:textId="77777777" w:rsidR="00C409E8" w:rsidRPr="00EC694E" w:rsidRDefault="00C409E8" w:rsidP="009E701A">
            <w:r w:rsidRPr="00EC694E">
              <w:t>1</w:t>
            </w:r>
          </w:p>
        </w:tc>
        <w:tc>
          <w:tcPr>
            <w:tcW w:w="0" w:type="auto"/>
            <w:tcBorders>
              <w:top w:val="nil"/>
              <w:left w:val="nil"/>
              <w:bottom w:val="nil"/>
              <w:right w:val="nil"/>
            </w:tcBorders>
            <w:shd w:val="clear" w:color="auto" w:fill="auto"/>
            <w:vAlign w:val="center"/>
            <w:hideMark/>
          </w:tcPr>
          <w:p w14:paraId="3511F7AA" w14:textId="77777777" w:rsidR="00C409E8" w:rsidRPr="00EC694E" w:rsidRDefault="00C409E8" w:rsidP="009E701A">
            <w:r w:rsidRPr="00EC694E">
              <w:t>Short</w:t>
            </w:r>
          </w:p>
        </w:tc>
        <w:tc>
          <w:tcPr>
            <w:tcW w:w="0" w:type="auto"/>
            <w:tcBorders>
              <w:top w:val="nil"/>
              <w:left w:val="nil"/>
              <w:bottom w:val="nil"/>
              <w:right w:val="nil"/>
            </w:tcBorders>
            <w:shd w:val="clear" w:color="auto" w:fill="auto"/>
            <w:vAlign w:val="center"/>
            <w:hideMark/>
          </w:tcPr>
          <w:p w14:paraId="0D570263"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5E034A5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3F478BD3"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6CBFB8A"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4A7DA77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518E3AE6"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58766C0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21A7C7D"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D26B999" w14:textId="77777777" w:rsidR="00C409E8" w:rsidRPr="00EC694E" w:rsidRDefault="00C409E8" w:rsidP="009E701A">
            <w:r w:rsidRPr="00EC694E">
              <w:rPr>
                <w:rFonts w:ascii="Segoe UI Symbol" w:hAnsi="Segoe UI Symbol" w:cs="Segoe UI Symbol"/>
              </w:rPr>
              <w:t>✗</w:t>
            </w:r>
          </w:p>
        </w:tc>
      </w:tr>
      <w:tr w:rsidR="009E701A" w:rsidRPr="00EC694E" w14:paraId="7869557E" w14:textId="77777777" w:rsidTr="00C409E8">
        <w:tc>
          <w:tcPr>
            <w:tcW w:w="0" w:type="auto"/>
            <w:tcBorders>
              <w:top w:val="nil"/>
              <w:left w:val="nil"/>
              <w:bottom w:val="nil"/>
              <w:right w:val="nil"/>
            </w:tcBorders>
            <w:shd w:val="clear" w:color="auto" w:fill="auto"/>
            <w:vAlign w:val="center"/>
            <w:hideMark/>
          </w:tcPr>
          <w:p w14:paraId="0C59D698" w14:textId="77777777" w:rsidR="00C409E8" w:rsidRPr="00EC694E" w:rsidRDefault="00C409E8" w:rsidP="009E701A">
            <w:r w:rsidRPr="00EC694E">
              <w:t>98</w:t>
            </w:r>
          </w:p>
        </w:tc>
        <w:tc>
          <w:tcPr>
            <w:tcW w:w="0" w:type="auto"/>
            <w:tcBorders>
              <w:top w:val="nil"/>
              <w:left w:val="nil"/>
              <w:bottom w:val="nil"/>
              <w:right w:val="nil"/>
            </w:tcBorders>
            <w:shd w:val="clear" w:color="auto" w:fill="auto"/>
            <w:vAlign w:val="center"/>
            <w:hideMark/>
          </w:tcPr>
          <w:p w14:paraId="6D8A33BF" w14:textId="77777777" w:rsidR="00C409E8" w:rsidRPr="00EC694E" w:rsidRDefault="00C409E8" w:rsidP="009E701A">
            <w:r w:rsidRPr="00EC694E">
              <w:t>Yoo et al., 2017</w:t>
            </w:r>
          </w:p>
        </w:tc>
        <w:tc>
          <w:tcPr>
            <w:tcW w:w="0" w:type="auto"/>
            <w:tcBorders>
              <w:top w:val="nil"/>
              <w:left w:val="nil"/>
              <w:bottom w:val="nil"/>
              <w:right w:val="nil"/>
            </w:tcBorders>
            <w:shd w:val="clear" w:color="auto" w:fill="auto"/>
            <w:noWrap/>
            <w:vAlign w:val="bottom"/>
            <w:hideMark/>
          </w:tcPr>
          <w:p w14:paraId="69F01ED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3BDD2DD9" w14:textId="77777777" w:rsidR="00C409E8" w:rsidRPr="00EC694E" w:rsidRDefault="00C409E8" w:rsidP="009E701A">
            <w:r w:rsidRPr="00EC694E">
              <w:t>HT</w:t>
            </w:r>
          </w:p>
        </w:tc>
        <w:tc>
          <w:tcPr>
            <w:tcW w:w="0" w:type="auto"/>
            <w:tcBorders>
              <w:top w:val="nil"/>
              <w:left w:val="nil"/>
              <w:bottom w:val="nil"/>
              <w:right w:val="nil"/>
            </w:tcBorders>
            <w:shd w:val="clear" w:color="auto" w:fill="auto"/>
            <w:vAlign w:val="center"/>
            <w:hideMark/>
          </w:tcPr>
          <w:p w14:paraId="2F34B9B2" w14:textId="77777777" w:rsidR="00C409E8" w:rsidRPr="00EC694E" w:rsidRDefault="00C409E8" w:rsidP="009E701A">
            <w:r w:rsidRPr="00EC694E">
              <w:t>TA</w:t>
            </w:r>
          </w:p>
        </w:tc>
        <w:tc>
          <w:tcPr>
            <w:tcW w:w="0" w:type="auto"/>
            <w:tcBorders>
              <w:top w:val="nil"/>
              <w:left w:val="nil"/>
              <w:bottom w:val="nil"/>
              <w:right w:val="nil"/>
            </w:tcBorders>
            <w:shd w:val="clear" w:color="auto" w:fill="auto"/>
            <w:noWrap/>
            <w:vAlign w:val="bottom"/>
            <w:hideMark/>
          </w:tcPr>
          <w:p w14:paraId="14C4AFAB"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5893E9F8" w14:textId="77777777" w:rsidR="00C409E8" w:rsidRPr="00EC694E" w:rsidRDefault="00C409E8" w:rsidP="009E701A">
            <w:r w:rsidRPr="00EC694E">
              <w:t>27.0 ± 8.6</w:t>
            </w:r>
          </w:p>
        </w:tc>
        <w:tc>
          <w:tcPr>
            <w:tcW w:w="0" w:type="auto"/>
            <w:tcBorders>
              <w:top w:val="nil"/>
              <w:left w:val="nil"/>
              <w:bottom w:val="nil"/>
              <w:right w:val="nil"/>
            </w:tcBorders>
            <w:shd w:val="clear" w:color="auto" w:fill="auto"/>
            <w:vAlign w:val="center"/>
            <w:hideMark/>
          </w:tcPr>
          <w:p w14:paraId="3D83A76F"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7EBB2D14" w14:textId="77777777" w:rsidR="00C409E8" w:rsidRPr="00EC694E" w:rsidRDefault="00C409E8" w:rsidP="009E701A">
            <w:r w:rsidRPr="00EC694E">
              <w:t>132</w:t>
            </w:r>
          </w:p>
        </w:tc>
        <w:tc>
          <w:tcPr>
            <w:tcW w:w="0" w:type="auto"/>
            <w:tcBorders>
              <w:top w:val="nil"/>
              <w:left w:val="nil"/>
              <w:bottom w:val="nil"/>
              <w:right w:val="nil"/>
            </w:tcBorders>
            <w:shd w:val="clear" w:color="auto" w:fill="auto"/>
            <w:vAlign w:val="center"/>
            <w:hideMark/>
          </w:tcPr>
          <w:p w14:paraId="6DBD5DB6" w14:textId="77777777" w:rsidR="00C409E8" w:rsidRPr="00EC694E" w:rsidRDefault="00C409E8" w:rsidP="009E701A">
            <w:r w:rsidRPr="00EC694E">
              <w:t>120</w:t>
            </w:r>
          </w:p>
        </w:tc>
        <w:tc>
          <w:tcPr>
            <w:tcW w:w="0" w:type="auto"/>
            <w:tcBorders>
              <w:top w:val="nil"/>
              <w:left w:val="nil"/>
              <w:bottom w:val="nil"/>
              <w:right w:val="nil"/>
            </w:tcBorders>
            <w:shd w:val="clear" w:color="auto" w:fill="auto"/>
            <w:vAlign w:val="center"/>
            <w:hideMark/>
          </w:tcPr>
          <w:p w14:paraId="14C0FC4A" w14:textId="77777777" w:rsidR="00C409E8" w:rsidRPr="00EC694E" w:rsidRDefault="00C409E8" w:rsidP="009E701A">
            <w:r w:rsidRPr="00EC694E">
              <w:t>12</w:t>
            </w:r>
          </w:p>
        </w:tc>
        <w:tc>
          <w:tcPr>
            <w:tcW w:w="0" w:type="auto"/>
            <w:tcBorders>
              <w:top w:val="nil"/>
              <w:left w:val="nil"/>
              <w:bottom w:val="nil"/>
              <w:right w:val="nil"/>
            </w:tcBorders>
            <w:shd w:val="clear" w:color="auto" w:fill="auto"/>
            <w:noWrap/>
            <w:vAlign w:val="bottom"/>
            <w:hideMark/>
          </w:tcPr>
          <w:p w14:paraId="4A9B6F62" w14:textId="77777777" w:rsidR="00C409E8" w:rsidRPr="00EC694E" w:rsidRDefault="00C409E8" w:rsidP="009E701A"/>
        </w:tc>
        <w:tc>
          <w:tcPr>
            <w:tcW w:w="0" w:type="auto"/>
            <w:tcBorders>
              <w:top w:val="nil"/>
              <w:left w:val="nil"/>
              <w:bottom w:val="nil"/>
              <w:right w:val="nil"/>
            </w:tcBorders>
            <w:shd w:val="clear" w:color="auto" w:fill="auto"/>
            <w:vAlign w:val="center"/>
            <w:hideMark/>
          </w:tcPr>
          <w:p w14:paraId="480CEDE6" w14:textId="77777777" w:rsidR="00C409E8" w:rsidRPr="00EC694E" w:rsidRDefault="00C409E8" w:rsidP="009E701A">
            <w:r w:rsidRPr="00EC694E">
              <w:t>33.7</w:t>
            </w:r>
          </w:p>
        </w:tc>
        <w:tc>
          <w:tcPr>
            <w:tcW w:w="0" w:type="auto"/>
            <w:tcBorders>
              <w:top w:val="nil"/>
              <w:left w:val="nil"/>
              <w:bottom w:val="nil"/>
              <w:right w:val="nil"/>
            </w:tcBorders>
            <w:shd w:val="clear" w:color="auto" w:fill="auto"/>
            <w:vAlign w:val="center"/>
            <w:hideMark/>
          </w:tcPr>
          <w:p w14:paraId="330F6E97" w14:textId="77777777" w:rsidR="00C409E8" w:rsidRPr="00EC694E" w:rsidRDefault="00C409E8" w:rsidP="009E701A">
            <w:r w:rsidRPr="00EC694E">
              <w:t>2.8</w:t>
            </w:r>
          </w:p>
        </w:tc>
        <w:tc>
          <w:tcPr>
            <w:tcW w:w="0" w:type="auto"/>
            <w:tcBorders>
              <w:top w:val="nil"/>
              <w:left w:val="nil"/>
              <w:bottom w:val="nil"/>
              <w:right w:val="nil"/>
            </w:tcBorders>
            <w:shd w:val="clear" w:color="auto" w:fill="auto"/>
            <w:vAlign w:val="center"/>
            <w:hideMark/>
          </w:tcPr>
          <w:p w14:paraId="72126F1E" w14:textId="77777777" w:rsidR="00C409E8" w:rsidRPr="00EC694E" w:rsidRDefault="00C409E8" w:rsidP="009E701A">
            <w:r w:rsidRPr="00EC694E">
              <w:t>Medium</w:t>
            </w:r>
          </w:p>
        </w:tc>
        <w:tc>
          <w:tcPr>
            <w:tcW w:w="0" w:type="auto"/>
            <w:tcBorders>
              <w:top w:val="nil"/>
              <w:left w:val="nil"/>
              <w:bottom w:val="nil"/>
              <w:right w:val="nil"/>
            </w:tcBorders>
            <w:shd w:val="clear" w:color="auto" w:fill="auto"/>
            <w:vAlign w:val="center"/>
            <w:hideMark/>
          </w:tcPr>
          <w:p w14:paraId="483DD10D"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0689C30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E0ACAB0"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2F0EAD2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6115D509"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nil"/>
              <w:right w:val="nil"/>
            </w:tcBorders>
            <w:shd w:val="clear" w:color="auto" w:fill="auto"/>
            <w:vAlign w:val="center"/>
            <w:hideMark/>
          </w:tcPr>
          <w:p w14:paraId="1D9A9DA0"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4F9DD76B"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755E0AF8"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3D7C9E6" w14:textId="77777777" w:rsidR="00C409E8" w:rsidRPr="00EC694E" w:rsidRDefault="00C409E8" w:rsidP="009E701A">
            <w:r w:rsidRPr="00EC694E">
              <w:rPr>
                <w:rFonts w:ascii="Segoe UI Symbol" w:hAnsi="Segoe UI Symbol" w:cs="Segoe UI Symbol"/>
              </w:rPr>
              <w:t>✗</w:t>
            </w:r>
          </w:p>
        </w:tc>
      </w:tr>
      <w:tr w:rsidR="009E701A" w:rsidRPr="00EC694E" w14:paraId="747B4F84" w14:textId="77777777" w:rsidTr="00C409E8">
        <w:tc>
          <w:tcPr>
            <w:tcW w:w="0" w:type="auto"/>
            <w:tcBorders>
              <w:top w:val="nil"/>
              <w:left w:val="nil"/>
              <w:bottom w:val="single" w:sz="4" w:space="0" w:color="auto"/>
              <w:right w:val="nil"/>
            </w:tcBorders>
            <w:shd w:val="clear" w:color="auto" w:fill="auto"/>
            <w:vAlign w:val="center"/>
            <w:hideMark/>
          </w:tcPr>
          <w:p w14:paraId="7C01B3E9" w14:textId="77777777" w:rsidR="00C409E8" w:rsidRPr="00EC694E" w:rsidRDefault="00C409E8" w:rsidP="009E701A">
            <w:r w:rsidRPr="00EC694E">
              <w:t>100</w:t>
            </w:r>
          </w:p>
        </w:tc>
        <w:tc>
          <w:tcPr>
            <w:tcW w:w="0" w:type="auto"/>
            <w:tcBorders>
              <w:top w:val="nil"/>
              <w:left w:val="nil"/>
              <w:bottom w:val="single" w:sz="4" w:space="0" w:color="auto"/>
              <w:right w:val="nil"/>
            </w:tcBorders>
            <w:shd w:val="clear" w:color="auto" w:fill="auto"/>
            <w:vAlign w:val="center"/>
            <w:hideMark/>
          </w:tcPr>
          <w:p w14:paraId="685FFCA2" w14:textId="77777777" w:rsidR="00C409E8" w:rsidRPr="00EC694E" w:rsidRDefault="00C409E8" w:rsidP="009E701A">
            <w:r w:rsidRPr="00EC694E">
              <w:t>Zaffagnini et al., 2011</w:t>
            </w:r>
          </w:p>
        </w:tc>
        <w:tc>
          <w:tcPr>
            <w:tcW w:w="0" w:type="auto"/>
            <w:tcBorders>
              <w:top w:val="nil"/>
              <w:left w:val="nil"/>
              <w:bottom w:val="single" w:sz="4" w:space="0" w:color="auto"/>
              <w:right w:val="nil"/>
            </w:tcBorders>
            <w:shd w:val="clear" w:color="auto" w:fill="auto"/>
            <w:noWrap/>
            <w:vAlign w:val="bottom"/>
            <w:hideMark/>
          </w:tcPr>
          <w:p w14:paraId="456BD0F5" w14:textId="77777777" w:rsidR="00C409E8" w:rsidRPr="00EC694E" w:rsidRDefault="00C409E8" w:rsidP="009E701A"/>
        </w:tc>
        <w:tc>
          <w:tcPr>
            <w:tcW w:w="0" w:type="auto"/>
            <w:tcBorders>
              <w:top w:val="nil"/>
              <w:left w:val="nil"/>
              <w:bottom w:val="single" w:sz="4" w:space="0" w:color="auto"/>
              <w:right w:val="nil"/>
            </w:tcBorders>
            <w:shd w:val="clear" w:color="auto" w:fill="auto"/>
            <w:vAlign w:val="center"/>
            <w:hideMark/>
          </w:tcPr>
          <w:p w14:paraId="543C1561" w14:textId="77777777" w:rsidR="00C409E8" w:rsidRPr="00EC694E" w:rsidRDefault="00C409E8" w:rsidP="009E701A">
            <w:r w:rsidRPr="00EC694E">
              <w:t>BPTB</w:t>
            </w:r>
          </w:p>
        </w:tc>
        <w:tc>
          <w:tcPr>
            <w:tcW w:w="0" w:type="auto"/>
            <w:tcBorders>
              <w:top w:val="nil"/>
              <w:left w:val="nil"/>
              <w:bottom w:val="single" w:sz="4" w:space="0" w:color="auto"/>
              <w:right w:val="nil"/>
            </w:tcBorders>
            <w:shd w:val="clear" w:color="auto" w:fill="auto"/>
            <w:vAlign w:val="center"/>
            <w:hideMark/>
          </w:tcPr>
          <w:p w14:paraId="200D03EE" w14:textId="77777777" w:rsidR="00C409E8" w:rsidRPr="00EC694E" w:rsidRDefault="00C409E8" w:rsidP="009E701A">
            <w:r w:rsidRPr="00EC694E">
              <w:t>HT</w:t>
            </w:r>
          </w:p>
        </w:tc>
        <w:tc>
          <w:tcPr>
            <w:tcW w:w="0" w:type="auto"/>
            <w:tcBorders>
              <w:top w:val="nil"/>
              <w:left w:val="nil"/>
              <w:bottom w:val="single" w:sz="4" w:space="0" w:color="auto"/>
              <w:right w:val="nil"/>
            </w:tcBorders>
            <w:shd w:val="clear" w:color="auto" w:fill="auto"/>
            <w:noWrap/>
            <w:vAlign w:val="bottom"/>
            <w:hideMark/>
          </w:tcPr>
          <w:p w14:paraId="2E5C8533" w14:textId="77777777" w:rsidR="00C409E8" w:rsidRPr="00EC694E" w:rsidRDefault="00C409E8" w:rsidP="009E701A"/>
        </w:tc>
        <w:tc>
          <w:tcPr>
            <w:tcW w:w="0" w:type="auto"/>
            <w:tcBorders>
              <w:top w:val="nil"/>
              <w:left w:val="nil"/>
              <w:bottom w:val="single" w:sz="4" w:space="0" w:color="auto"/>
              <w:right w:val="nil"/>
            </w:tcBorders>
            <w:shd w:val="clear" w:color="auto" w:fill="auto"/>
            <w:vAlign w:val="center"/>
            <w:hideMark/>
          </w:tcPr>
          <w:p w14:paraId="2E6EB0CC" w14:textId="77777777" w:rsidR="00C409E8" w:rsidRPr="00EC694E" w:rsidRDefault="00C409E8" w:rsidP="009E701A">
            <w:r w:rsidRPr="00EC694E">
              <w:t>26.5 ± 8.8</w:t>
            </w:r>
          </w:p>
        </w:tc>
        <w:tc>
          <w:tcPr>
            <w:tcW w:w="0" w:type="auto"/>
            <w:tcBorders>
              <w:top w:val="nil"/>
              <w:left w:val="nil"/>
              <w:bottom w:val="single" w:sz="4" w:space="0" w:color="auto"/>
              <w:right w:val="nil"/>
            </w:tcBorders>
            <w:shd w:val="clear" w:color="auto" w:fill="auto"/>
            <w:vAlign w:val="center"/>
            <w:hideMark/>
          </w:tcPr>
          <w:p w14:paraId="67814F95" w14:textId="77777777" w:rsidR="00C409E8" w:rsidRPr="00EC694E" w:rsidRDefault="00C409E8" w:rsidP="009E701A"/>
        </w:tc>
        <w:tc>
          <w:tcPr>
            <w:tcW w:w="0" w:type="auto"/>
            <w:tcBorders>
              <w:top w:val="nil"/>
              <w:left w:val="nil"/>
              <w:bottom w:val="single" w:sz="4" w:space="0" w:color="auto"/>
              <w:right w:val="nil"/>
            </w:tcBorders>
            <w:shd w:val="clear" w:color="auto" w:fill="auto"/>
            <w:vAlign w:val="center"/>
            <w:hideMark/>
          </w:tcPr>
          <w:p w14:paraId="66D70049" w14:textId="77777777" w:rsidR="00C409E8" w:rsidRPr="00EC694E" w:rsidRDefault="00C409E8" w:rsidP="009E701A">
            <w:r w:rsidRPr="00EC694E">
              <w:t>79</w:t>
            </w:r>
          </w:p>
        </w:tc>
        <w:tc>
          <w:tcPr>
            <w:tcW w:w="0" w:type="auto"/>
            <w:tcBorders>
              <w:top w:val="nil"/>
              <w:left w:val="nil"/>
              <w:bottom w:val="single" w:sz="4" w:space="0" w:color="auto"/>
              <w:right w:val="nil"/>
            </w:tcBorders>
            <w:shd w:val="clear" w:color="auto" w:fill="auto"/>
            <w:vAlign w:val="center"/>
            <w:hideMark/>
          </w:tcPr>
          <w:p w14:paraId="6132E5B5" w14:textId="77777777" w:rsidR="00C409E8" w:rsidRPr="00EC694E" w:rsidRDefault="00C409E8" w:rsidP="009E701A">
            <w:r w:rsidRPr="00EC694E">
              <w:t>42</w:t>
            </w:r>
          </w:p>
        </w:tc>
        <w:tc>
          <w:tcPr>
            <w:tcW w:w="0" w:type="auto"/>
            <w:tcBorders>
              <w:top w:val="nil"/>
              <w:left w:val="nil"/>
              <w:bottom w:val="single" w:sz="4" w:space="0" w:color="auto"/>
              <w:right w:val="nil"/>
            </w:tcBorders>
            <w:shd w:val="clear" w:color="auto" w:fill="auto"/>
            <w:vAlign w:val="center"/>
            <w:hideMark/>
          </w:tcPr>
          <w:p w14:paraId="78A32DE3" w14:textId="77777777" w:rsidR="00C409E8" w:rsidRPr="00EC694E" w:rsidRDefault="00C409E8" w:rsidP="009E701A">
            <w:r w:rsidRPr="00EC694E">
              <w:t>37</w:t>
            </w:r>
          </w:p>
        </w:tc>
        <w:tc>
          <w:tcPr>
            <w:tcW w:w="0" w:type="auto"/>
            <w:tcBorders>
              <w:top w:val="nil"/>
              <w:left w:val="nil"/>
              <w:bottom w:val="single" w:sz="4" w:space="0" w:color="auto"/>
              <w:right w:val="nil"/>
            </w:tcBorders>
            <w:shd w:val="clear" w:color="auto" w:fill="auto"/>
            <w:noWrap/>
            <w:vAlign w:val="bottom"/>
            <w:hideMark/>
          </w:tcPr>
          <w:p w14:paraId="27245534" w14:textId="77777777" w:rsidR="00C409E8" w:rsidRPr="00EC694E" w:rsidRDefault="00C409E8" w:rsidP="009E701A"/>
        </w:tc>
        <w:tc>
          <w:tcPr>
            <w:tcW w:w="0" w:type="auto"/>
            <w:tcBorders>
              <w:top w:val="nil"/>
              <w:left w:val="nil"/>
              <w:bottom w:val="single" w:sz="4" w:space="0" w:color="auto"/>
              <w:right w:val="nil"/>
            </w:tcBorders>
            <w:shd w:val="clear" w:color="auto" w:fill="auto"/>
            <w:vAlign w:val="center"/>
            <w:hideMark/>
          </w:tcPr>
          <w:p w14:paraId="37E5698F" w14:textId="77777777" w:rsidR="00C409E8" w:rsidRPr="00EC694E" w:rsidRDefault="00C409E8" w:rsidP="009E701A">
            <w:r w:rsidRPr="00EC694E">
              <w:t>103.2</w:t>
            </w:r>
          </w:p>
        </w:tc>
        <w:tc>
          <w:tcPr>
            <w:tcW w:w="0" w:type="auto"/>
            <w:tcBorders>
              <w:top w:val="nil"/>
              <w:left w:val="nil"/>
              <w:bottom w:val="single" w:sz="4" w:space="0" w:color="auto"/>
              <w:right w:val="nil"/>
            </w:tcBorders>
            <w:shd w:val="clear" w:color="auto" w:fill="auto"/>
            <w:vAlign w:val="center"/>
            <w:hideMark/>
          </w:tcPr>
          <w:p w14:paraId="770F593B" w14:textId="77777777" w:rsidR="00C409E8" w:rsidRPr="00EC694E" w:rsidRDefault="00C409E8" w:rsidP="009E701A">
            <w:r w:rsidRPr="00EC694E">
              <w:t>8.6</w:t>
            </w:r>
          </w:p>
        </w:tc>
        <w:tc>
          <w:tcPr>
            <w:tcW w:w="0" w:type="auto"/>
            <w:tcBorders>
              <w:top w:val="nil"/>
              <w:left w:val="nil"/>
              <w:bottom w:val="single" w:sz="4" w:space="0" w:color="auto"/>
              <w:right w:val="nil"/>
            </w:tcBorders>
            <w:shd w:val="clear" w:color="auto" w:fill="auto"/>
            <w:vAlign w:val="center"/>
            <w:hideMark/>
          </w:tcPr>
          <w:p w14:paraId="22DF14D0" w14:textId="77777777" w:rsidR="00C409E8" w:rsidRPr="00EC694E" w:rsidRDefault="00C409E8" w:rsidP="009E701A">
            <w:r w:rsidRPr="00EC694E">
              <w:t>Long</w:t>
            </w:r>
          </w:p>
        </w:tc>
        <w:tc>
          <w:tcPr>
            <w:tcW w:w="0" w:type="auto"/>
            <w:tcBorders>
              <w:top w:val="nil"/>
              <w:left w:val="nil"/>
              <w:bottom w:val="single" w:sz="4" w:space="0" w:color="auto"/>
              <w:right w:val="nil"/>
            </w:tcBorders>
            <w:shd w:val="clear" w:color="auto" w:fill="auto"/>
            <w:vAlign w:val="center"/>
            <w:hideMark/>
          </w:tcPr>
          <w:p w14:paraId="632E2416"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B7E1CD"/>
            <w:vAlign w:val="center"/>
            <w:hideMark/>
          </w:tcPr>
          <w:p w14:paraId="7C2B467E"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233C3C32"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58DE1DB5"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B7E1CD"/>
            <w:vAlign w:val="center"/>
            <w:hideMark/>
          </w:tcPr>
          <w:p w14:paraId="5C2696E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nil"/>
            </w:tcBorders>
            <w:shd w:val="clear" w:color="auto" w:fill="auto"/>
            <w:vAlign w:val="center"/>
            <w:hideMark/>
          </w:tcPr>
          <w:p w14:paraId="4F77CFD8" w14:textId="77777777" w:rsidR="00C409E8" w:rsidRPr="00EC694E" w:rsidRDefault="00C409E8" w:rsidP="009E701A"/>
        </w:tc>
        <w:tc>
          <w:tcPr>
            <w:tcW w:w="0" w:type="auto"/>
            <w:tcBorders>
              <w:top w:val="nil"/>
              <w:left w:val="single" w:sz="4" w:space="0" w:color="auto"/>
              <w:bottom w:val="single" w:sz="4" w:space="0" w:color="auto"/>
              <w:right w:val="single" w:sz="4" w:space="0" w:color="auto"/>
            </w:tcBorders>
            <w:shd w:val="clear" w:color="000000" w:fill="F4CCCC"/>
            <w:vAlign w:val="center"/>
            <w:hideMark/>
          </w:tcPr>
          <w:p w14:paraId="426D6696"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7A056F84" w14:textId="77777777" w:rsidR="00C409E8" w:rsidRPr="00EC694E" w:rsidRDefault="00C409E8" w:rsidP="009E701A">
            <w:r w:rsidRPr="00EC694E">
              <w:rPr>
                <w:rFonts w:ascii="Segoe UI Symbol" w:hAnsi="Segoe UI Symbol" w:cs="Segoe UI Symbol"/>
              </w:rPr>
              <w:t>✗</w:t>
            </w:r>
          </w:p>
        </w:tc>
        <w:tc>
          <w:tcPr>
            <w:tcW w:w="0" w:type="auto"/>
            <w:tcBorders>
              <w:top w:val="nil"/>
              <w:left w:val="nil"/>
              <w:bottom w:val="single" w:sz="4" w:space="0" w:color="auto"/>
              <w:right w:val="single" w:sz="4" w:space="0" w:color="auto"/>
            </w:tcBorders>
            <w:shd w:val="clear" w:color="000000" w:fill="F4CCCC"/>
            <w:vAlign w:val="center"/>
            <w:hideMark/>
          </w:tcPr>
          <w:p w14:paraId="3D9411CA" w14:textId="77777777" w:rsidR="00C409E8" w:rsidRPr="00EC694E" w:rsidRDefault="00C409E8" w:rsidP="009E701A">
            <w:r w:rsidRPr="00EC694E">
              <w:rPr>
                <w:rFonts w:ascii="Segoe UI Symbol" w:hAnsi="Segoe UI Symbol" w:cs="Segoe UI Symbol"/>
              </w:rPr>
              <w:t>✗</w:t>
            </w:r>
          </w:p>
        </w:tc>
      </w:tr>
    </w:tbl>
    <w:p w14:paraId="2AA9BBF5" w14:textId="37433822" w:rsidR="00EC694E" w:rsidRDefault="00EC694E" w:rsidP="009E701A">
      <w:pPr>
        <w:rPr>
          <w:lang w:val="pl-PL"/>
        </w:rPr>
      </w:pPr>
    </w:p>
    <w:p w14:paraId="28CD447F" w14:textId="77777777" w:rsidR="00EC694E" w:rsidRDefault="00EC694E" w:rsidP="009E701A">
      <w:pPr>
        <w:rPr>
          <w:lang w:val="pl-PL"/>
        </w:rPr>
      </w:pPr>
      <w:r>
        <w:rPr>
          <w:lang w:val="pl-PL"/>
        </w:rPr>
        <w:br w:type="page"/>
      </w:r>
    </w:p>
    <w:p w14:paraId="28C20B96" w14:textId="361F037D" w:rsidR="00EC694E" w:rsidRPr="00146460" w:rsidRDefault="00EC694E" w:rsidP="009E701A">
      <w:r w:rsidRPr="00146460">
        <w:rPr>
          <w:b/>
          <w:bCs/>
        </w:rPr>
        <w:lastRenderedPageBreak/>
        <w:t xml:space="preserve">Table 5 </w:t>
      </w:r>
      <w:r w:rsidRPr="00146460">
        <w:t>Results of network meta-analyses</w:t>
      </w:r>
    </w:p>
    <w:tbl>
      <w:tblPr>
        <w:tblW w:w="0" w:type="auto"/>
        <w:tblLook w:val="04A0" w:firstRow="1" w:lastRow="0" w:firstColumn="1" w:lastColumn="0" w:noHBand="0" w:noVBand="1"/>
      </w:tblPr>
      <w:tblGrid>
        <w:gridCol w:w="994"/>
        <w:gridCol w:w="712"/>
        <w:gridCol w:w="712"/>
        <w:gridCol w:w="712"/>
        <w:gridCol w:w="712"/>
        <w:gridCol w:w="712"/>
        <w:gridCol w:w="712"/>
        <w:gridCol w:w="711"/>
        <w:gridCol w:w="711"/>
        <w:gridCol w:w="711"/>
        <w:gridCol w:w="743"/>
        <w:gridCol w:w="743"/>
        <w:gridCol w:w="743"/>
        <w:gridCol w:w="743"/>
        <w:gridCol w:w="711"/>
        <w:gridCol w:w="743"/>
        <w:gridCol w:w="711"/>
        <w:gridCol w:w="711"/>
        <w:gridCol w:w="711"/>
      </w:tblGrid>
      <w:tr w:rsidR="00EC694E" w:rsidRPr="00EC694E" w14:paraId="1D17EE09" w14:textId="77777777" w:rsidTr="002425F5">
        <w:trPr>
          <w:trHeight w:val="230"/>
        </w:trPr>
        <w:tc>
          <w:tcPr>
            <w:tcW w:w="0" w:type="auto"/>
            <w:tcBorders>
              <w:top w:val="nil"/>
              <w:left w:val="nil"/>
              <w:bottom w:val="nil"/>
              <w:right w:val="nil"/>
            </w:tcBorders>
            <w:shd w:val="clear" w:color="auto" w:fill="auto"/>
            <w:noWrap/>
            <w:vAlign w:val="center"/>
            <w:hideMark/>
          </w:tcPr>
          <w:p w14:paraId="63EA76A4" w14:textId="77777777" w:rsidR="00EC694E" w:rsidRPr="00EC694E" w:rsidRDefault="00EC694E" w:rsidP="009E701A"/>
        </w:tc>
        <w:tc>
          <w:tcPr>
            <w:tcW w:w="0" w:type="auto"/>
            <w:gridSpan w:val="18"/>
            <w:tcBorders>
              <w:top w:val="nil"/>
              <w:left w:val="nil"/>
              <w:bottom w:val="single" w:sz="4" w:space="0" w:color="auto"/>
              <w:right w:val="nil"/>
            </w:tcBorders>
            <w:shd w:val="clear" w:color="auto" w:fill="auto"/>
            <w:noWrap/>
            <w:vAlign w:val="center"/>
            <w:hideMark/>
          </w:tcPr>
          <w:p w14:paraId="34D65216" w14:textId="77777777" w:rsidR="00EC694E" w:rsidRPr="00EC694E" w:rsidRDefault="00EC694E" w:rsidP="009E701A">
            <w:r w:rsidRPr="00EC694E">
              <w:t xml:space="preserve">SMD (95%-CI), </w:t>
            </w:r>
            <w:r w:rsidRPr="00EC694E">
              <w:rPr>
                <w:i/>
                <w:iCs/>
              </w:rPr>
              <w:t>p-</w:t>
            </w:r>
            <w:r w:rsidRPr="00EC694E">
              <w:t>value</w:t>
            </w:r>
          </w:p>
        </w:tc>
      </w:tr>
      <w:tr w:rsidR="00EC694E" w:rsidRPr="00EC694E" w14:paraId="4C82C696" w14:textId="77777777" w:rsidTr="002425F5">
        <w:trPr>
          <w:trHeight w:val="230"/>
        </w:trPr>
        <w:tc>
          <w:tcPr>
            <w:tcW w:w="0" w:type="auto"/>
            <w:vMerge w:val="restart"/>
            <w:tcBorders>
              <w:top w:val="single" w:sz="4" w:space="0" w:color="auto"/>
              <w:left w:val="nil"/>
              <w:bottom w:val="single" w:sz="4" w:space="0" w:color="000000"/>
              <w:right w:val="nil"/>
            </w:tcBorders>
            <w:shd w:val="clear" w:color="auto" w:fill="auto"/>
            <w:vAlign w:val="center"/>
            <w:hideMark/>
          </w:tcPr>
          <w:p w14:paraId="3A139328" w14:textId="77777777" w:rsidR="00EC694E" w:rsidRPr="00EC694E" w:rsidRDefault="00EC694E" w:rsidP="009E701A">
            <w:r w:rsidRPr="00EC694E">
              <w:t>IKDC subjective</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1C012EBD" w14:textId="77777777" w:rsidR="00EC694E" w:rsidRPr="00EC694E" w:rsidRDefault="00EC694E" w:rsidP="009E701A">
            <w:r w:rsidRPr="00EC694E">
              <w:t>BPTB</w:t>
            </w:r>
          </w:p>
        </w:tc>
        <w:tc>
          <w:tcPr>
            <w:tcW w:w="0" w:type="auto"/>
            <w:tcBorders>
              <w:top w:val="nil"/>
              <w:left w:val="nil"/>
              <w:bottom w:val="nil"/>
              <w:right w:val="nil"/>
            </w:tcBorders>
            <w:shd w:val="clear" w:color="auto" w:fill="auto"/>
            <w:noWrap/>
            <w:vAlign w:val="center"/>
            <w:hideMark/>
          </w:tcPr>
          <w:p w14:paraId="746ACDE4" w14:textId="77777777" w:rsidR="00EC694E" w:rsidRPr="00EC694E" w:rsidRDefault="00EC694E" w:rsidP="009E701A">
            <w:r w:rsidRPr="00EC694E">
              <w:t>-0.376</w:t>
            </w:r>
          </w:p>
        </w:tc>
        <w:tc>
          <w:tcPr>
            <w:tcW w:w="0" w:type="auto"/>
            <w:tcBorders>
              <w:top w:val="nil"/>
              <w:left w:val="nil"/>
              <w:bottom w:val="nil"/>
              <w:right w:val="nil"/>
            </w:tcBorders>
            <w:shd w:val="clear" w:color="auto" w:fill="auto"/>
            <w:noWrap/>
            <w:vAlign w:val="center"/>
            <w:hideMark/>
          </w:tcPr>
          <w:p w14:paraId="40699DBD" w14:textId="77777777" w:rsidR="00EC694E" w:rsidRPr="00EC694E" w:rsidRDefault="00EC694E" w:rsidP="009E701A">
            <w:r w:rsidRPr="00EC694E">
              <w:t>-0.591</w:t>
            </w:r>
          </w:p>
        </w:tc>
        <w:tc>
          <w:tcPr>
            <w:tcW w:w="0" w:type="auto"/>
            <w:tcBorders>
              <w:top w:val="nil"/>
              <w:left w:val="nil"/>
              <w:bottom w:val="nil"/>
              <w:right w:val="nil"/>
            </w:tcBorders>
            <w:shd w:val="clear" w:color="auto" w:fill="auto"/>
            <w:noWrap/>
            <w:vAlign w:val="center"/>
            <w:hideMark/>
          </w:tcPr>
          <w:p w14:paraId="2ED52385" w14:textId="77777777" w:rsidR="00EC694E" w:rsidRPr="00EC694E" w:rsidRDefault="00EC694E" w:rsidP="009E701A">
            <w:r w:rsidRPr="00EC694E">
              <w:t>-0.161</w:t>
            </w:r>
          </w:p>
        </w:tc>
        <w:tc>
          <w:tcPr>
            <w:tcW w:w="0" w:type="auto"/>
            <w:tcBorders>
              <w:top w:val="nil"/>
              <w:left w:val="nil"/>
              <w:bottom w:val="nil"/>
              <w:right w:val="nil"/>
            </w:tcBorders>
            <w:shd w:val="clear" w:color="auto" w:fill="auto"/>
            <w:noWrap/>
            <w:vAlign w:val="center"/>
            <w:hideMark/>
          </w:tcPr>
          <w:p w14:paraId="41C06036" w14:textId="77777777" w:rsidR="00EC694E" w:rsidRPr="00EC694E" w:rsidRDefault="00EC694E" w:rsidP="009E701A">
            <w:r w:rsidRPr="00EC694E">
              <w:t>-0.514</w:t>
            </w:r>
          </w:p>
        </w:tc>
        <w:tc>
          <w:tcPr>
            <w:tcW w:w="0" w:type="auto"/>
            <w:tcBorders>
              <w:top w:val="nil"/>
              <w:left w:val="nil"/>
              <w:bottom w:val="nil"/>
              <w:right w:val="nil"/>
            </w:tcBorders>
            <w:shd w:val="clear" w:color="auto" w:fill="auto"/>
            <w:noWrap/>
            <w:vAlign w:val="center"/>
            <w:hideMark/>
          </w:tcPr>
          <w:p w14:paraId="0C37C89E" w14:textId="77777777" w:rsidR="00EC694E" w:rsidRPr="00EC694E" w:rsidRDefault="00EC694E" w:rsidP="009E701A">
            <w:r w:rsidRPr="00EC694E">
              <w:t>-0.809</w:t>
            </w:r>
          </w:p>
        </w:tc>
        <w:tc>
          <w:tcPr>
            <w:tcW w:w="0" w:type="auto"/>
            <w:tcBorders>
              <w:top w:val="nil"/>
              <w:left w:val="nil"/>
              <w:bottom w:val="nil"/>
              <w:right w:val="nil"/>
            </w:tcBorders>
            <w:shd w:val="clear" w:color="auto" w:fill="auto"/>
            <w:noWrap/>
            <w:vAlign w:val="center"/>
            <w:hideMark/>
          </w:tcPr>
          <w:p w14:paraId="5318166F" w14:textId="77777777" w:rsidR="00EC694E" w:rsidRPr="00EC694E" w:rsidRDefault="00EC694E" w:rsidP="009E701A">
            <w:r w:rsidRPr="00EC694E">
              <w:t>-0.219</w:t>
            </w:r>
          </w:p>
        </w:tc>
        <w:tc>
          <w:tcPr>
            <w:tcW w:w="0" w:type="auto"/>
            <w:tcBorders>
              <w:top w:val="nil"/>
              <w:left w:val="nil"/>
              <w:bottom w:val="nil"/>
              <w:right w:val="nil"/>
            </w:tcBorders>
            <w:shd w:val="clear" w:color="auto" w:fill="auto"/>
            <w:noWrap/>
            <w:vAlign w:val="center"/>
            <w:hideMark/>
          </w:tcPr>
          <w:p w14:paraId="5E2193A3" w14:textId="77777777" w:rsidR="00EC694E" w:rsidRPr="00EC694E" w:rsidRDefault="00EC694E" w:rsidP="009E701A">
            <w:r w:rsidRPr="00EC694E">
              <w:t>-0.594</w:t>
            </w:r>
          </w:p>
        </w:tc>
        <w:tc>
          <w:tcPr>
            <w:tcW w:w="0" w:type="auto"/>
            <w:tcBorders>
              <w:top w:val="nil"/>
              <w:left w:val="nil"/>
              <w:bottom w:val="nil"/>
              <w:right w:val="nil"/>
            </w:tcBorders>
            <w:shd w:val="clear" w:color="auto" w:fill="auto"/>
            <w:noWrap/>
            <w:vAlign w:val="center"/>
            <w:hideMark/>
          </w:tcPr>
          <w:p w14:paraId="4929C2F5" w14:textId="77777777" w:rsidR="00EC694E" w:rsidRPr="00EC694E" w:rsidRDefault="00EC694E" w:rsidP="009E701A">
            <w:r w:rsidRPr="00EC694E">
              <w:t>-1.091</w:t>
            </w:r>
          </w:p>
        </w:tc>
        <w:tc>
          <w:tcPr>
            <w:tcW w:w="0" w:type="auto"/>
            <w:tcBorders>
              <w:top w:val="nil"/>
              <w:left w:val="nil"/>
              <w:bottom w:val="nil"/>
              <w:right w:val="nil"/>
            </w:tcBorders>
            <w:shd w:val="clear" w:color="auto" w:fill="auto"/>
            <w:noWrap/>
            <w:vAlign w:val="center"/>
            <w:hideMark/>
          </w:tcPr>
          <w:p w14:paraId="62291CAD" w14:textId="77777777" w:rsidR="00EC694E" w:rsidRPr="00EC694E" w:rsidRDefault="00EC694E" w:rsidP="009E701A">
            <w:r w:rsidRPr="00EC694E">
              <w:t>-0.098</w:t>
            </w:r>
          </w:p>
        </w:tc>
        <w:tc>
          <w:tcPr>
            <w:tcW w:w="0" w:type="auto"/>
            <w:tcBorders>
              <w:top w:val="nil"/>
              <w:left w:val="nil"/>
              <w:bottom w:val="nil"/>
              <w:right w:val="nil"/>
            </w:tcBorders>
            <w:shd w:val="clear" w:color="auto" w:fill="auto"/>
            <w:noWrap/>
            <w:vAlign w:val="center"/>
            <w:hideMark/>
          </w:tcPr>
          <w:p w14:paraId="5E3DF35C" w14:textId="75ABF0D0" w:rsidR="00EC694E" w:rsidRPr="00EC694E" w:rsidRDefault="00EC694E" w:rsidP="009E701A"/>
        </w:tc>
        <w:tc>
          <w:tcPr>
            <w:tcW w:w="0" w:type="auto"/>
            <w:tcBorders>
              <w:top w:val="nil"/>
              <w:left w:val="nil"/>
              <w:bottom w:val="nil"/>
              <w:right w:val="nil"/>
            </w:tcBorders>
            <w:shd w:val="clear" w:color="auto" w:fill="auto"/>
            <w:noWrap/>
            <w:vAlign w:val="center"/>
            <w:hideMark/>
          </w:tcPr>
          <w:p w14:paraId="09ADFA73" w14:textId="60424150" w:rsidR="00EC694E" w:rsidRPr="00EC694E" w:rsidRDefault="00EC694E" w:rsidP="009E701A"/>
        </w:tc>
        <w:tc>
          <w:tcPr>
            <w:tcW w:w="0" w:type="auto"/>
            <w:tcBorders>
              <w:top w:val="nil"/>
              <w:left w:val="nil"/>
              <w:bottom w:val="nil"/>
              <w:right w:val="nil"/>
            </w:tcBorders>
            <w:shd w:val="clear" w:color="auto" w:fill="auto"/>
            <w:noWrap/>
            <w:vAlign w:val="center"/>
            <w:hideMark/>
          </w:tcPr>
          <w:p w14:paraId="726DC213" w14:textId="68D08DAD" w:rsidR="00EC694E" w:rsidRPr="00EC694E" w:rsidRDefault="00EC694E" w:rsidP="009E701A"/>
        </w:tc>
        <w:tc>
          <w:tcPr>
            <w:tcW w:w="0" w:type="auto"/>
            <w:tcBorders>
              <w:top w:val="nil"/>
              <w:left w:val="nil"/>
              <w:bottom w:val="nil"/>
              <w:right w:val="nil"/>
            </w:tcBorders>
            <w:shd w:val="clear" w:color="auto" w:fill="auto"/>
            <w:noWrap/>
            <w:vAlign w:val="center"/>
            <w:hideMark/>
          </w:tcPr>
          <w:p w14:paraId="77BB4ADC" w14:textId="77777777" w:rsidR="00EC694E" w:rsidRPr="00EC694E" w:rsidRDefault="00EC694E" w:rsidP="009E701A">
            <w:r w:rsidRPr="00EC694E">
              <w:t>-0.738</w:t>
            </w:r>
          </w:p>
        </w:tc>
        <w:tc>
          <w:tcPr>
            <w:tcW w:w="0" w:type="auto"/>
            <w:tcBorders>
              <w:top w:val="nil"/>
              <w:left w:val="nil"/>
              <w:bottom w:val="nil"/>
              <w:right w:val="nil"/>
            </w:tcBorders>
            <w:shd w:val="clear" w:color="auto" w:fill="auto"/>
            <w:noWrap/>
            <w:vAlign w:val="center"/>
            <w:hideMark/>
          </w:tcPr>
          <w:p w14:paraId="6733D2C7" w14:textId="77777777" w:rsidR="00EC694E" w:rsidRPr="00EC694E" w:rsidRDefault="00EC694E" w:rsidP="009E701A">
            <w:r w:rsidRPr="00EC694E">
              <w:t>-1.327</w:t>
            </w:r>
          </w:p>
        </w:tc>
        <w:tc>
          <w:tcPr>
            <w:tcW w:w="0" w:type="auto"/>
            <w:tcBorders>
              <w:top w:val="nil"/>
              <w:left w:val="nil"/>
              <w:bottom w:val="nil"/>
              <w:right w:val="nil"/>
            </w:tcBorders>
            <w:shd w:val="clear" w:color="auto" w:fill="auto"/>
            <w:noWrap/>
            <w:vAlign w:val="center"/>
            <w:hideMark/>
          </w:tcPr>
          <w:p w14:paraId="4A2A1C0C" w14:textId="77777777" w:rsidR="00EC694E" w:rsidRPr="00EC694E" w:rsidRDefault="00EC694E" w:rsidP="009E701A">
            <w:r w:rsidRPr="00EC694E">
              <w:t>-0.148</w:t>
            </w:r>
          </w:p>
        </w:tc>
      </w:tr>
      <w:tr w:rsidR="00EC694E" w:rsidRPr="00EC694E" w14:paraId="753C6663"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5009343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C2620DE" w14:textId="77777777" w:rsidR="00EC694E" w:rsidRPr="00EC694E" w:rsidRDefault="00EC694E" w:rsidP="009E701A">
            <w:r w:rsidRPr="00EC694E">
              <w:t>0.376</w:t>
            </w:r>
          </w:p>
        </w:tc>
        <w:tc>
          <w:tcPr>
            <w:tcW w:w="0" w:type="auto"/>
            <w:tcBorders>
              <w:top w:val="nil"/>
              <w:left w:val="nil"/>
              <w:bottom w:val="nil"/>
              <w:right w:val="nil"/>
            </w:tcBorders>
            <w:shd w:val="clear" w:color="auto" w:fill="auto"/>
            <w:noWrap/>
            <w:vAlign w:val="center"/>
            <w:hideMark/>
          </w:tcPr>
          <w:p w14:paraId="2DC79F2B" w14:textId="77777777" w:rsidR="00EC694E" w:rsidRPr="00EC694E" w:rsidRDefault="00EC694E" w:rsidP="009E701A">
            <w:r w:rsidRPr="00EC694E">
              <w:t>0.161</w:t>
            </w:r>
          </w:p>
        </w:tc>
        <w:tc>
          <w:tcPr>
            <w:tcW w:w="0" w:type="auto"/>
            <w:tcBorders>
              <w:top w:val="nil"/>
              <w:left w:val="nil"/>
              <w:bottom w:val="nil"/>
              <w:right w:val="nil"/>
            </w:tcBorders>
            <w:shd w:val="clear" w:color="auto" w:fill="auto"/>
            <w:noWrap/>
            <w:vAlign w:val="center"/>
            <w:hideMark/>
          </w:tcPr>
          <w:p w14:paraId="5E320924" w14:textId="77777777" w:rsidR="00EC694E" w:rsidRPr="00EC694E" w:rsidRDefault="00EC694E" w:rsidP="009E701A">
            <w:r w:rsidRPr="00EC694E">
              <w:t>0.591</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40957FB9"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4251A749" w14:textId="77777777" w:rsidR="00EC694E" w:rsidRPr="00EC694E" w:rsidRDefault="00EC694E" w:rsidP="009E701A">
            <w:r w:rsidRPr="00EC694E">
              <w:t>-0.138</w:t>
            </w:r>
          </w:p>
        </w:tc>
        <w:tc>
          <w:tcPr>
            <w:tcW w:w="0" w:type="auto"/>
            <w:tcBorders>
              <w:top w:val="nil"/>
              <w:left w:val="nil"/>
              <w:bottom w:val="nil"/>
              <w:right w:val="nil"/>
            </w:tcBorders>
            <w:shd w:val="clear" w:color="auto" w:fill="auto"/>
            <w:noWrap/>
            <w:vAlign w:val="center"/>
            <w:hideMark/>
          </w:tcPr>
          <w:p w14:paraId="518B7582" w14:textId="77777777" w:rsidR="00EC694E" w:rsidRPr="00EC694E" w:rsidRDefault="00EC694E" w:rsidP="009E701A">
            <w:r w:rsidRPr="00EC694E">
              <w:t>-0.418</w:t>
            </w:r>
          </w:p>
        </w:tc>
        <w:tc>
          <w:tcPr>
            <w:tcW w:w="0" w:type="auto"/>
            <w:tcBorders>
              <w:top w:val="nil"/>
              <w:left w:val="nil"/>
              <w:bottom w:val="nil"/>
              <w:right w:val="nil"/>
            </w:tcBorders>
            <w:shd w:val="clear" w:color="auto" w:fill="auto"/>
            <w:noWrap/>
            <w:vAlign w:val="center"/>
            <w:hideMark/>
          </w:tcPr>
          <w:p w14:paraId="6E27DBD5" w14:textId="77777777" w:rsidR="00EC694E" w:rsidRPr="00EC694E" w:rsidRDefault="00EC694E" w:rsidP="009E701A">
            <w:r w:rsidRPr="00EC694E">
              <w:t>0.142</w:t>
            </w:r>
          </w:p>
        </w:tc>
        <w:tc>
          <w:tcPr>
            <w:tcW w:w="0" w:type="auto"/>
            <w:tcBorders>
              <w:top w:val="nil"/>
              <w:left w:val="nil"/>
              <w:bottom w:val="nil"/>
              <w:right w:val="nil"/>
            </w:tcBorders>
            <w:shd w:val="clear" w:color="auto" w:fill="auto"/>
            <w:noWrap/>
            <w:vAlign w:val="center"/>
            <w:hideMark/>
          </w:tcPr>
          <w:p w14:paraId="0A2971E5" w14:textId="77777777" w:rsidR="00EC694E" w:rsidRPr="00EC694E" w:rsidRDefault="00EC694E" w:rsidP="009E701A">
            <w:r w:rsidRPr="00EC694E">
              <w:t>-0.218</w:t>
            </w:r>
          </w:p>
        </w:tc>
        <w:tc>
          <w:tcPr>
            <w:tcW w:w="0" w:type="auto"/>
            <w:tcBorders>
              <w:top w:val="nil"/>
              <w:left w:val="nil"/>
              <w:bottom w:val="nil"/>
              <w:right w:val="nil"/>
            </w:tcBorders>
            <w:shd w:val="clear" w:color="auto" w:fill="auto"/>
            <w:noWrap/>
            <w:vAlign w:val="center"/>
            <w:hideMark/>
          </w:tcPr>
          <w:p w14:paraId="730306E0" w14:textId="77777777" w:rsidR="00EC694E" w:rsidRPr="00EC694E" w:rsidRDefault="00EC694E" w:rsidP="009E701A">
            <w:r w:rsidRPr="00EC694E">
              <w:t>-0.229</w:t>
            </w:r>
          </w:p>
        </w:tc>
        <w:tc>
          <w:tcPr>
            <w:tcW w:w="0" w:type="auto"/>
            <w:tcBorders>
              <w:top w:val="nil"/>
              <w:left w:val="nil"/>
              <w:bottom w:val="nil"/>
              <w:right w:val="nil"/>
            </w:tcBorders>
            <w:shd w:val="clear" w:color="auto" w:fill="auto"/>
            <w:noWrap/>
            <w:vAlign w:val="center"/>
            <w:hideMark/>
          </w:tcPr>
          <w:p w14:paraId="562BB16A" w14:textId="77777777" w:rsidR="00EC694E" w:rsidRPr="00EC694E" w:rsidRDefault="00EC694E" w:rsidP="009E701A">
            <w:r w:rsidRPr="00EC694E">
              <w:t>0.666</w:t>
            </w:r>
          </w:p>
        </w:tc>
        <w:tc>
          <w:tcPr>
            <w:tcW w:w="0" w:type="auto"/>
            <w:tcBorders>
              <w:top w:val="nil"/>
              <w:left w:val="nil"/>
              <w:bottom w:val="nil"/>
              <w:right w:val="nil"/>
            </w:tcBorders>
            <w:shd w:val="clear" w:color="auto" w:fill="auto"/>
            <w:noWrap/>
            <w:vAlign w:val="center"/>
            <w:hideMark/>
          </w:tcPr>
          <w:p w14:paraId="65421B0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413CE7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6E536F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279E231" w14:textId="77777777" w:rsidR="00EC694E" w:rsidRPr="00EC694E" w:rsidRDefault="00EC694E" w:rsidP="009E701A">
            <w:r w:rsidRPr="00EC694E">
              <w:t>-0.362</w:t>
            </w:r>
          </w:p>
        </w:tc>
        <w:tc>
          <w:tcPr>
            <w:tcW w:w="0" w:type="auto"/>
            <w:tcBorders>
              <w:top w:val="nil"/>
              <w:left w:val="nil"/>
              <w:bottom w:val="nil"/>
              <w:right w:val="nil"/>
            </w:tcBorders>
            <w:shd w:val="clear" w:color="auto" w:fill="auto"/>
            <w:noWrap/>
            <w:vAlign w:val="center"/>
            <w:hideMark/>
          </w:tcPr>
          <w:p w14:paraId="28E74A71" w14:textId="77777777" w:rsidR="00EC694E" w:rsidRPr="00EC694E" w:rsidRDefault="00EC694E" w:rsidP="009E701A">
            <w:r w:rsidRPr="00EC694E">
              <w:t>-0.911</w:t>
            </w:r>
          </w:p>
        </w:tc>
        <w:tc>
          <w:tcPr>
            <w:tcW w:w="0" w:type="auto"/>
            <w:tcBorders>
              <w:top w:val="nil"/>
              <w:left w:val="nil"/>
              <w:bottom w:val="nil"/>
              <w:right w:val="nil"/>
            </w:tcBorders>
            <w:shd w:val="clear" w:color="auto" w:fill="auto"/>
            <w:noWrap/>
            <w:vAlign w:val="center"/>
            <w:hideMark/>
          </w:tcPr>
          <w:p w14:paraId="4C1FA652" w14:textId="77777777" w:rsidR="00EC694E" w:rsidRPr="00EC694E" w:rsidRDefault="00EC694E" w:rsidP="009E701A">
            <w:r w:rsidRPr="00EC694E">
              <w:t>0.187</w:t>
            </w:r>
          </w:p>
        </w:tc>
      </w:tr>
      <w:tr w:rsidR="00EC694E" w:rsidRPr="00EC694E" w14:paraId="2491CADF"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2930D29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10A95AF" w14:textId="77777777" w:rsidR="00EC694E" w:rsidRPr="00EC694E" w:rsidRDefault="00EC694E" w:rsidP="009E701A">
            <w:r w:rsidRPr="00EC694E">
              <w:t>0.514</w:t>
            </w:r>
          </w:p>
        </w:tc>
        <w:tc>
          <w:tcPr>
            <w:tcW w:w="0" w:type="auto"/>
            <w:tcBorders>
              <w:top w:val="nil"/>
              <w:left w:val="nil"/>
              <w:bottom w:val="nil"/>
              <w:right w:val="nil"/>
            </w:tcBorders>
            <w:shd w:val="clear" w:color="auto" w:fill="auto"/>
            <w:noWrap/>
            <w:vAlign w:val="center"/>
            <w:hideMark/>
          </w:tcPr>
          <w:p w14:paraId="1E1D3D55" w14:textId="77777777" w:rsidR="00EC694E" w:rsidRPr="00EC694E" w:rsidRDefault="00EC694E" w:rsidP="009E701A">
            <w:r w:rsidRPr="00EC694E">
              <w:t>0.219</w:t>
            </w:r>
          </w:p>
        </w:tc>
        <w:tc>
          <w:tcPr>
            <w:tcW w:w="0" w:type="auto"/>
            <w:tcBorders>
              <w:top w:val="nil"/>
              <w:left w:val="nil"/>
              <w:bottom w:val="nil"/>
              <w:right w:val="nil"/>
            </w:tcBorders>
            <w:shd w:val="clear" w:color="auto" w:fill="auto"/>
            <w:noWrap/>
            <w:vAlign w:val="center"/>
            <w:hideMark/>
          </w:tcPr>
          <w:p w14:paraId="62C6A8CA" w14:textId="77777777" w:rsidR="00EC694E" w:rsidRPr="00EC694E" w:rsidRDefault="00EC694E" w:rsidP="009E701A">
            <w:r w:rsidRPr="00EC694E">
              <w:t>0.809</w:t>
            </w:r>
          </w:p>
        </w:tc>
        <w:tc>
          <w:tcPr>
            <w:tcW w:w="0" w:type="auto"/>
            <w:tcBorders>
              <w:top w:val="nil"/>
              <w:left w:val="nil"/>
              <w:bottom w:val="nil"/>
              <w:right w:val="nil"/>
            </w:tcBorders>
            <w:shd w:val="clear" w:color="auto" w:fill="auto"/>
            <w:noWrap/>
            <w:vAlign w:val="center"/>
            <w:hideMark/>
          </w:tcPr>
          <w:p w14:paraId="7A462F16" w14:textId="77777777" w:rsidR="00EC694E" w:rsidRPr="00EC694E" w:rsidRDefault="00EC694E" w:rsidP="009E701A">
            <w:r w:rsidRPr="00EC694E">
              <w:t>0.138</w:t>
            </w:r>
          </w:p>
        </w:tc>
        <w:tc>
          <w:tcPr>
            <w:tcW w:w="0" w:type="auto"/>
            <w:tcBorders>
              <w:top w:val="nil"/>
              <w:left w:val="nil"/>
              <w:bottom w:val="nil"/>
              <w:right w:val="nil"/>
            </w:tcBorders>
            <w:shd w:val="clear" w:color="auto" w:fill="auto"/>
            <w:noWrap/>
            <w:vAlign w:val="center"/>
            <w:hideMark/>
          </w:tcPr>
          <w:p w14:paraId="718959CC" w14:textId="77777777" w:rsidR="00EC694E" w:rsidRPr="00EC694E" w:rsidRDefault="00EC694E" w:rsidP="009E701A">
            <w:r w:rsidRPr="00EC694E">
              <w:t>-0.142</w:t>
            </w:r>
          </w:p>
        </w:tc>
        <w:tc>
          <w:tcPr>
            <w:tcW w:w="0" w:type="auto"/>
            <w:tcBorders>
              <w:top w:val="nil"/>
              <w:left w:val="nil"/>
              <w:bottom w:val="nil"/>
              <w:right w:val="nil"/>
            </w:tcBorders>
            <w:shd w:val="clear" w:color="auto" w:fill="auto"/>
            <w:noWrap/>
            <w:vAlign w:val="center"/>
            <w:hideMark/>
          </w:tcPr>
          <w:p w14:paraId="3D46DC39" w14:textId="77777777" w:rsidR="00EC694E" w:rsidRPr="00EC694E" w:rsidRDefault="00EC694E" w:rsidP="009E701A">
            <w:r w:rsidRPr="00EC694E">
              <w:t>0.418</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627B4CF3" w14:textId="77777777" w:rsidR="00EC694E" w:rsidRPr="00EC694E" w:rsidRDefault="00EC694E" w:rsidP="009E701A">
            <w:r w:rsidRPr="00EC694E">
              <w:t>QT</w:t>
            </w:r>
          </w:p>
        </w:tc>
        <w:tc>
          <w:tcPr>
            <w:tcW w:w="0" w:type="auto"/>
            <w:tcBorders>
              <w:top w:val="nil"/>
              <w:left w:val="nil"/>
              <w:bottom w:val="nil"/>
              <w:right w:val="nil"/>
            </w:tcBorders>
            <w:shd w:val="clear" w:color="auto" w:fill="auto"/>
            <w:noWrap/>
            <w:vAlign w:val="center"/>
            <w:hideMark/>
          </w:tcPr>
          <w:p w14:paraId="2F43E2BD" w14:textId="77777777" w:rsidR="00EC694E" w:rsidRPr="00EC694E" w:rsidRDefault="00EC694E" w:rsidP="009E701A">
            <w:r w:rsidRPr="00EC694E">
              <w:t>-0.08</w:t>
            </w:r>
          </w:p>
        </w:tc>
        <w:tc>
          <w:tcPr>
            <w:tcW w:w="0" w:type="auto"/>
            <w:tcBorders>
              <w:top w:val="nil"/>
              <w:left w:val="nil"/>
              <w:bottom w:val="nil"/>
              <w:right w:val="nil"/>
            </w:tcBorders>
            <w:shd w:val="clear" w:color="auto" w:fill="auto"/>
            <w:noWrap/>
            <w:vAlign w:val="center"/>
            <w:hideMark/>
          </w:tcPr>
          <w:p w14:paraId="5A5E4C0B" w14:textId="77777777" w:rsidR="00EC694E" w:rsidRPr="00EC694E" w:rsidRDefault="00EC694E" w:rsidP="009E701A">
            <w:r w:rsidRPr="00EC694E">
              <w:t>-0.608</w:t>
            </w:r>
          </w:p>
        </w:tc>
        <w:tc>
          <w:tcPr>
            <w:tcW w:w="0" w:type="auto"/>
            <w:tcBorders>
              <w:top w:val="nil"/>
              <w:left w:val="nil"/>
              <w:bottom w:val="nil"/>
              <w:right w:val="nil"/>
            </w:tcBorders>
            <w:shd w:val="clear" w:color="auto" w:fill="auto"/>
            <w:noWrap/>
            <w:vAlign w:val="center"/>
            <w:hideMark/>
          </w:tcPr>
          <w:p w14:paraId="6E982499" w14:textId="77777777" w:rsidR="00EC694E" w:rsidRPr="00EC694E" w:rsidRDefault="00EC694E" w:rsidP="009E701A">
            <w:r w:rsidRPr="00EC694E">
              <w:t>0.4481</w:t>
            </w:r>
          </w:p>
        </w:tc>
        <w:tc>
          <w:tcPr>
            <w:tcW w:w="0" w:type="auto"/>
            <w:tcBorders>
              <w:top w:val="nil"/>
              <w:left w:val="nil"/>
              <w:bottom w:val="nil"/>
              <w:right w:val="nil"/>
            </w:tcBorders>
            <w:shd w:val="clear" w:color="auto" w:fill="auto"/>
            <w:noWrap/>
            <w:vAlign w:val="center"/>
            <w:hideMark/>
          </w:tcPr>
          <w:p w14:paraId="5DC1034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0A7CB2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02A7E6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93EFA7A" w14:textId="77777777" w:rsidR="00EC694E" w:rsidRPr="00EC694E" w:rsidRDefault="00EC694E" w:rsidP="009E701A">
            <w:r w:rsidRPr="00EC694E">
              <w:t>-0.223</w:t>
            </w:r>
          </w:p>
        </w:tc>
        <w:tc>
          <w:tcPr>
            <w:tcW w:w="0" w:type="auto"/>
            <w:tcBorders>
              <w:top w:val="nil"/>
              <w:left w:val="nil"/>
              <w:bottom w:val="nil"/>
              <w:right w:val="nil"/>
            </w:tcBorders>
            <w:shd w:val="clear" w:color="auto" w:fill="auto"/>
            <w:noWrap/>
            <w:vAlign w:val="center"/>
            <w:hideMark/>
          </w:tcPr>
          <w:p w14:paraId="501BC661" w14:textId="77777777" w:rsidR="00EC694E" w:rsidRPr="00EC694E" w:rsidRDefault="00EC694E" w:rsidP="009E701A">
            <w:r w:rsidRPr="00EC694E">
              <w:t>-0.84</w:t>
            </w:r>
          </w:p>
        </w:tc>
        <w:tc>
          <w:tcPr>
            <w:tcW w:w="0" w:type="auto"/>
            <w:tcBorders>
              <w:top w:val="nil"/>
              <w:left w:val="nil"/>
              <w:bottom w:val="nil"/>
              <w:right w:val="nil"/>
            </w:tcBorders>
            <w:shd w:val="clear" w:color="auto" w:fill="auto"/>
            <w:noWrap/>
            <w:vAlign w:val="center"/>
            <w:hideMark/>
          </w:tcPr>
          <w:p w14:paraId="54964995" w14:textId="77777777" w:rsidR="00EC694E" w:rsidRPr="00EC694E" w:rsidRDefault="00EC694E" w:rsidP="009E701A">
            <w:r w:rsidRPr="00EC694E">
              <w:t>0.393</w:t>
            </w:r>
          </w:p>
        </w:tc>
      </w:tr>
      <w:tr w:rsidR="00EC694E" w:rsidRPr="00EC694E" w14:paraId="31B927CA"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08209C8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6211CB6" w14:textId="77777777" w:rsidR="00EC694E" w:rsidRPr="00EC694E" w:rsidRDefault="00EC694E" w:rsidP="009E701A">
            <w:r w:rsidRPr="00EC694E">
              <w:t>-0.594</w:t>
            </w:r>
          </w:p>
        </w:tc>
        <w:tc>
          <w:tcPr>
            <w:tcW w:w="0" w:type="auto"/>
            <w:tcBorders>
              <w:top w:val="nil"/>
              <w:left w:val="nil"/>
              <w:bottom w:val="nil"/>
              <w:right w:val="nil"/>
            </w:tcBorders>
            <w:shd w:val="clear" w:color="auto" w:fill="auto"/>
            <w:noWrap/>
            <w:vAlign w:val="center"/>
            <w:hideMark/>
          </w:tcPr>
          <w:p w14:paraId="1F576B21" w14:textId="77777777" w:rsidR="00EC694E" w:rsidRPr="00EC694E" w:rsidRDefault="00EC694E" w:rsidP="009E701A">
            <w:r w:rsidRPr="00EC694E">
              <w:t>-1.091</w:t>
            </w:r>
          </w:p>
        </w:tc>
        <w:tc>
          <w:tcPr>
            <w:tcW w:w="0" w:type="auto"/>
            <w:tcBorders>
              <w:top w:val="nil"/>
              <w:left w:val="nil"/>
              <w:bottom w:val="nil"/>
              <w:right w:val="nil"/>
            </w:tcBorders>
            <w:shd w:val="clear" w:color="auto" w:fill="auto"/>
            <w:noWrap/>
            <w:vAlign w:val="center"/>
            <w:hideMark/>
          </w:tcPr>
          <w:p w14:paraId="77B591E0" w14:textId="77777777" w:rsidR="00EC694E" w:rsidRPr="00EC694E" w:rsidRDefault="00EC694E" w:rsidP="009E701A">
            <w:r w:rsidRPr="00EC694E">
              <w:t>-0.098</w:t>
            </w:r>
          </w:p>
        </w:tc>
        <w:tc>
          <w:tcPr>
            <w:tcW w:w="0" w:type="auto"/>
            <w:tcBorders>
              <w:top w:val="nil"/>
              <w:left w:val="nil"/>
              <w:bottom w:val="nil"/>
              <w:right w:val="nil"/>
            </w:tcBorders>
            <w:shd w:val="clear" w:color="auto" w:fill="auto"/>
            <w:noWrap/>
            <w:vAlign w:val="center"/>
            <w:hideMark/>
          </w:tcPr>
          <w:p w14:paraId="0BAA23C2" w14:textId="77777777" w:rsidR="00EC694E" w:rsidRPr="00EC694E" w:rsidRDefault="00EC694E" w:rsidP="009E701A">
            <w:r w:rsidRPr="00EC694E">
              <w:t>-0.138</w:t>
            </w:r>
          </w:p>
        </w:tc>
        <w:tc>
          <w:tcPr>
            <w:tcW w:w="0" w:type="auto"/>
            <w:tcBorders>
              <w:top w:val="nil"/>
              <w:left w:val="nil"/>
              <w:bottom w:val="nil"/>
              <w:right w:val="nil"/>
            </w:tcBorders>
            <w:shd w:val="clear" w:color="auto" w:fill="auto"/>
            <w:noWrap/>
            <w:vAlign w:val="center"/>
            <w:hideMark/>
          </w:tcPr>
          <w:p w14:paraId="192A73D0" w14:textId="77777777" w:rsidR="00EC694E" w:rsidRPr="00EC694E" w:rsidRDefault="00EC694E" w:rsidP="009E701A">
            <w:r w:rsidRPr="00EC694E">
              <w:t>-0.418</w:t>
            </w:r>
          </w:p>
        </w:tc>
        <w:tc>
          <w:tcPr>
            <w:tcW w:w="0" w:type="auto"/>
            <w:tcBorders>
              <w:top w:val="nil"/>
              <w:left w:val="nil"/>
              <w:bottom w:val="nil"/>
              <w:right w:val="nil"/>
            </w:tcBorders>
            <w:shd w:val="clear" w:color="auto" w:fill="auto"/>
            <w:noWrap/>
            <w:vAlign w:val="center"/>
            <w:hideMark/>
          </w:tcPr>
          <w:p w14:paraId="0CA9BE18" w14:textId="77777777" w:rsidR="00EC694E" w:rsidRPr="00EC694E" w:rsidRDefault="00EC694E" w:rsidP="009E701A">
            <w:r w:rsidRPr="00EC694E">
              <w:t>0.142</w:t>
            </w:r>
          </w:p>
        </w:tc>
        <w:tc>
          <w:tcPr>
            <w:tcW w:w="0" w:type="auto"/>
            <w:tcBorders>
              <w:top w:val="nil"/>
              <w:left w:val="nil"/>
              <w:bottom w:val="nil"/>
              <w:right w:val="nil"/>
            </w:tcBorders>
            <w:shd w:val="clear" w:color="auto" w:fill="auto"/>
            <w:noWrap/>
            <w:vAlign w:val="center"/>
            <w:hideMark/>
          </w:tcPr>
          <w:p w14:paraId="66EE55CA" w14:textId="77777777" w:rsidR="00EC694E" w:rsidRPr="00EC694E" w:rsidRDefault="00EC694E" w:rsidP="009E701A">
            <w:r w:rsidRPr="00EC694E">
              <w:t>0.08</w:t>
            </w:r>
          </w:p>
        </w:tc>
        <w:tc>
          <w:tcPr>
            <w:tcW w:w="0" w:type="auto"/>
            <w:tcBorders>
              <w:top w:val="nil"/>
              <w:left w:val="nil"/>
              <w:bottom w:val="nil"/>
              <w:right w:val="nil"/>
            </w:tcBorders>
            <w:shd w:val="clear" w:color="auto" w:fill="auto"/>
            <w:noWrap/>
            <w:vAlign w:val="center"/>
            <w:hideMark/>
          </w:tcPr>
          <w:p w14:paraId="605E13A0" w14:textId="77777777" w:rsidR="00EC694E" w:rsidRPr="00EC694E" w:rsidRDefault="00EC694E" w:rsidP="009E701A">
            <w:r w:rsidRPr="00EC694E">
              <w:t>-0.448</w:t>
            </w:r>
          </w:p>
        </w:tc>
        <w:tc>
          <w:tcPr>
            <w:tcW w:w="0" w:type="auto"/>
            <w:tcBorders>
              <w:top w:val="nil"/>
              <w:left w:val="nil"/>
              <w:bottom w:val="nil"/>
              <w:right w:val="nil"/>
            </w:tcBorders>
            <w:shd w:val="clear" w:color="auto" w:fill="auto"/>
            <w:noWrap/>
            <w:vAlign w:val="center"/>
            <w:hideMark/>
          </w:tcPr>
          <w:p w14:paraId="1423DAE3" w14:textId="77777777" w:rsidR="00EC694E" w:rsidRPr="00EC694E" w:rsidRDefault="00EC694E" w:rsidP="009E701A">
            <w:r w:rsidRPr="00EC694E">
              <w:t>0.608</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3E90F04F" w14:textId="77777777" w:rsidR="00EC694E" w:rsidRPr="00EC694E" w:rsidRDefault="00EC694E" w:rsidP="009E701A">
            <w:r w:rsidRPr="00EC694E">
              <w:t>PLT</w:t>
            </w:r>
          </w:p>
        </w:tc>
        <w:tc>
          <w:tcPr>
            <w:tcW w:w="0" w:type="auto"/>
            <w:tcBorders>
              <w:top w:val="nil"/>
              <w:left w:val="nil"/>
              <w:bottom w:val="nil"/>
              <w:right w:val="nil"/>
            </w:tcBorders>
            <w:shd w:val="clear" w:color="auto" w:fill="auto"/>
            <w:noWrap/>
            <w:vAlign w:val="center"/>
            <w:hideMark/>
          </w:tcPr>
          <w:p w14:paraId="595FE93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F8350C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BBFB68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4CAC5D2" w14:textId="77777777" w:rsidR="00EC694E" w:rsidRPr="00EC694E" w:rsidRDefault="00EC694E" w:rsidP="009E701A">
            <w:r w:rsidRPr="00EC694E">
              <w:t>-0.143</w:t>
            </w:r>
          </w:p>
        </w:tc>
        <w:tc>
          <w:tcPr>
            <w:tcW w:w="0" w:type="auto"/>
            <w:tcBorders>
              <w:top w:val="nil"/>
              <w:left w:val="nil"/>
              <w:bottom w:val="nil"/>
              <w:right w:val="nil"/>
            </w:tcBorders>
            <w:shd w:val="clear" w:color="auto" w:fill="auto"/>
            <w:noWrap/>
            <w:vAlign w:val="center"/>
            <w:hideMark/>
          </w:tcPr>
          <w:p w14:paraId="7213BC2A" w14:textId="77777777" w:rsidR="00EC694E" w:rsidRPr="00EC694E" w:rsidRDefault="00EC694E" w:rsidP="009E701A">
            <w:r w:rsidRPr="00EC694E">
              <w:t>-0.852</w:t>
            </w:r>
          </w:p>
        </w:tc>
        <w:tc>
          <w:tcPr>
            <w:tcW w:w="0" w:type="auto"/>
            <w:tcBorders>
              <w:top w:val="nil"/>
              <w:left w:val="nil"/>
              <w:bottom w:val="nil"/>
              <w:right w:val="nil"/>
            </w:tcBorders>
            <w:shd w:val="clear" w:color="auto" w:fill="auto"/>
            <w:noWrap/>
            <w:vAlign w:val="center"/>
            <w:hideMark/>
          </w:tcPr>
          <w:p w14:paraId="7A267DE8" w14:textId="77777777" w:rsidR="00EC694E" w:rsidRPr="00EC694E" w:rsidRDefault="00EC694E" w:rsidP="009E701A">
            <w:r w:rsidRPr="00EC694E">
              <w:t>0.565</w:t>
            </w:r>
          </w:p>
        </w:tc>
      </w:tr>
      <w:tr w:rsidR="009E701A" w:rsidRPr="00EC694E" w14:paraId="484289D5"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273849A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56D3F6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B26998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2DBB51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1BF1B4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B86708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F97969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57873B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8FB5BE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E0106B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86B0F2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E31AE0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2EF02DD"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808080"/>
            <w:noWrap/>
            <w:vAlign w:val="center"/>
            <w:hideMark/>
          </w:tcPr>
          <w:p w14:paraId="764D9F77" w14:textId="77777777" w:rsidR="00EC694E" w:rsidRPr="00EC694E" w:rsidRDefault="00EC694E" w:rsidP="009E701A">
            <w:r w:rsidRPr="00EC694E">
              <w:t>AT</w:t>
            </w:r>
          </w:p>
        </w:tc>
        <w:tc>
          <w:tcPr>
            <w:tcW w:w="0" w:type="auto"/>
            <w:tcBorders>
              <w:top w:val="nil"/>
              <w:left w:val="nil"/>
              <w:bottom w:val="nil"/>
              <w:right w:val="nil"/>
            </w:tcBorders>
            <w:shd w:val="clear" w:color="auto" w:fill="auto"/>
            <w:noWrap/>
            <w:vAlign w:val="center"/>
            <w:hideMark/>
          </w:tcPr>
          <w:p w14:paraId="1AEB878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8BA094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403939B" w14:textId="77777777" w:rsidR="00EC694E" w:rsidRPr="00EC694E" w:rsidRDefault="00EC694E" w:rsidP="009E701A"/>
        </w:tc>
      </w:tr>
      <w:tr w:rsidR="00EC694E" w:rsidRPr="00EC694E" w14:paraId="5AE77084"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3BAE9934" w14:textId="7777777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34383E27" w14:textId="77777777" w:rsidR="00EC694E" w:rsidRPr="00EC694E" w:rsidRDefault="00EC694E" w:rsidP="009E701A">
            <w:r w:rsidRPr="00EC694E">
              <w:t>0.738</w:t>
            </w:r>
          </w:p>
        </w:tc>
        <w:tc>
          <w:tcPr>
            <w:tcW w:w="0" w:type="auto"/>
            <w:tcBorders>
              <w:top w:val="nil"/>
              <w:left w:val="nil"/>
              <w:bottom w:val="single" w:sz="4" w:space="0" w:color="auto"/>
              <w:right w:val="nil"/>
            </w:tcBorders>
            <w:shd w:val="clear" w:color="auto" w:fill="auto"/>
            <w:noWrap/>
            <w:vAlign w:val="center"/>
            <w:hideMark/>
          </w:tcPr>
          <w:p w14:paraId="6CB524F9" w14:textId="77777777" w:rsidR="00EC694E" w:rsidRPr="00EC694E" w:rsidRDefault="00EC694E" w:rsidP="009E701A">
            <w:r w:rsidRPr="00EC694E">
              <w:t>0.148</w:t>
            </w:r>
          </w:p>
        </w:tc>
        <w:tc>
          <w:tcPr>
            <w:tcW w:w="0" w:type="auto"/>
            <w:tcBorders>
              <w:top w:val="nil"/>
              <w:left w:val="nil"/>
              <w:bottom w:val="single" w:sz="4" w:space="0" w:color="auto"/>
              <w:right w:val="nil"/>
            </w:tcBorders>
            <w:shd w:val="clear" w:color="auto" w:fill="auto"/>
            <w:noWrap/>
            <w:vAlign w:val="center"/>
            <w:hideMark/>
          </w:tcPr>
          <w:p w14:paraId="7C58573E" w14:textId="77777777" w:rsidR="00EC694E" w:rsidRPr="00EC694E" w:rsidRDefault="00EC694E" w:rsidP="009E701A">
            <w:r w:rsidRPr="00EC694E">
              <w:t>1.327</w:t>
            </w:r>
          </w:p>
        </w:tc>
        <w:tc>
          <w:tcPr>
            <w:tcW w:w="0" w:type="auto"/>
            <w:tcBorders>
              <w:top w:val="nil"/>
              <w:left w:val="nil"/>
              <w:bottom w:val="single" w:sz="4" w:space="0" w:color="auto"/>
              <w:right w:val="nil"/>
            </w:tcBorders>
            <w:shd w:val="clear" w:color="auto" w:fill="auto"/>
            <w:noWrap/>
            <w:vAlign w:val="center"/>
            <w:hideMark/>
          </w:tcPr>
          <w:p w14:paraId="6417F037" w14:textId="77777777" w:rsidR="00EC694E" w:rsidRPr="00EC694E" w:rsidRDefault="00EC694E" w:rsidP="009E701A">
            <w:r w:rsidRPr="00EC694E">
              <w:t>0.362</w:t>
            </w:r>
          </w:p>
        </w:tc>
        <w:tc>
          <w:tcPr>
            <w:tcW w:w="0" w:type="auto"/>
            <w:tcBorders>
              <w:top w:val="nil"/>
              <w:left w:val="nil"/>
              <w:bottom w:val="single" w:sz="4" w:space="0" w:color="auto"/>
              <w:right w:val="nil"/>
            </w:tcBorders>
            <w:shd w:val="clear" w:color="auto" w:fill="auto"/>
            <w:noWrap/>
            <w:vAlign w:val="center"/>
            <w:hideMark/>
          </w:tcPr>
          <w:p w14:paraId="05675037" w14:textId="77777777" w:rsidR="00EC694E" w:rsidRPr="00EC694E" w:rsidRDefault="00EC694E" w:rsidP="009E701A">
            <w:r w:rsidRPr="00EC694E">
              <w:t>0.187</w:t>
            </w:r>
          </w:p>
        </w:tc>
        <w:tc>
          <w:tcPr>
            <w:tcW w:w="0" w:type="auto"/>
            <w:tcBorders>
              <w:top w:val="nil"/>
              <w:left w:val="nil"/>
              <w:bottom w:val="single" w:sz="4" w:space="0" w:color="auto"/>
              <w:right w:val="nil"/>
            </w:tcBorders>
            <w:shd w:val="clear" w:color="auto" w:fill="auto"/>
            <w:noWrap/>
            <w:vAlign w:val="center"/>
            <w:hideMark/>
          </w:tcPr>
          <w:p w14:paraId="677D0679" w14:textId="77777777" w:rsidR="00EC694E" w:rsidRPr="00EC694E" w:rsidRDefault="00EC694E" w:rsidP="009E701A">
            <w:r w:rsidRPr="00EC694E">
              <w:t>0.911</w:t>
            </w:r>
          </w:p>
        </w:tc>
        <w:tc>
          <w:tcPr>
            <w:tcW w:w="0" w:type="auto"/>
            <w:tcBorders>
              <w:top w:val="nil"/>
              <w:left w:val="nil"/>
              <w:bottom w:val="single" w:sz="4" w:space="0" w:color="auto"/>
              <w:right w:val="nil"/>
            </w:tcBorders>
            <w:shd w:val="clear" w:color="auto" w:fill="auto"/>
            <w:noWrap/>
            <w:vAlign w:val="center"/>
            <w:hideMark/>
          </w:tcPr>
          <w:p w14:paraId="426E4E83" w14:textId="77777777" w:rsidR="00EC694E" w:rsidRPr="00EC694E" w:rsidRDefault="00EC694E" w:rsidP="009E701A">
            <w:r w:rsidRPr="00EC694E">
              <w:t>0.223</w:t>
            </w:r>
          </w:p>
        </w:tc>
        <w:tc>
          <w:tcPr>
            <w:tcW w:w="0" w:type="auto"/>
            <w:tcBorders>
              <w:top w:val="nil"/>
              <w:left w:val="nil"/>
              <w:bottom w:val="single" w:sz="4" w:space="0" w:color="auto"/>
              <w:right w:val="nil"/>
            </w:tcBorders>
            <w:shd w:val="clear" w:color="auto" w:fill="auto"/>
            <w:noWrap/>
            <w:vAlign w:val="center"/>
            <w:hideMark/>
          </w:tcPr>
          <w:p w14:paraId="1CC6C96A" w14:textId="77777777" w:rsidR="00EC694E" w:rsidRPr="00EC694E" w:rsidRDefault="00EC694E" w:rsidP="009E701A">
            <w:r w:rsidRPr="00EC694E">
              <w:t>-0.393</w:t>
            </w:r>
          </w:p>
        </w:tc>
        <w:tc>
          <w:tcPr>
            <w:tcW w:w="0" w:type="auto"/>
            <w:tcBorders>
              <w:top w:val="nil"/>
              <w:left w:val="nil"/>
              <w:bottom w:val="single" w:sz="4" w:space="0" w:color="auto"/>
              <w:right w:val="nil"/>
            </w:tcBorders>
            <w:shd w:val="clear" w:color="auto" w:fill="auto"/>
            <w:noWrap/>
            <w:vAlign w:val="center"/>
            <w:hideMark/>
          </w:tcPr>
          <w:p w14:paraId="1129A879" w14:textId="77777777" w:rsidR="00EC694E" w:rsidRPr="00EC694E" w:rsidRDefault="00EC694E" w:rsidP="009E701A">
            <w:r w:rsidRPr="00EC694E">
              <w:t>0.84</w:t>
            </w:r>
          </w:p>
        </w:tc>
        <w:tc>
          <w:tcPr>
            <w:tcW w:w="0" w:type="auto"/>
            <w:tcBorders>
              <w:top w:val="nil"/>
              <w:left w:val="nil"/>
              <w:bottom w:val="single" w:sz="4" w:space="0" w:color="auto"/>
              <w:right w:val="nil"/>
            </w:tcBorders>
            <w:shd w:val="clear" w:color="auto" w:fill="auto"/>
            <w:noWrap/>
            <w:vAlign w:val="center"/>
            <w:hideMark/>
          </w:tcPr>
          <w:p w14:paraId="0630EFF2" w14:textId="77777777" w:rsidR="00EC694E" w:rsidRPr="00EC694E" w:rsidRDefault="00EC694E" w:rsidP="009E701A">
            <w:r w:rsidRPr="00EC694E">
              <w:t>0.1434</w:t>
            </w:r>
          </w:p>
        </w:tc>
        <w:tc>
          <w:tcPr>
            <w:tcW w:w="0" w:type="auto"/>
            <w:tcBorders>
              <w:top w:val="nil"/>
              <w:left w:val="nil"/>
              <w:bottom w:val="single" w:sz="4" w:space="0" w:color="auto"/>
              <w:right w:val="nil"/>
            </w:tcBorders>
            <w:shd w:val="clear" w:color="auto" w:fill="auto"/>
            <w:noWrap/>
            <w:vAlign w:val="center"/>
            <w:hideMark/>
          </w:tcPr>
          <w:p w14:paraId="1E71BD0E" w14:textId="77777777" w:rsidR="00EC694E" w:rsidRPr="00EC694E" w:rsidRDefault="00EC694E" w:rsidP="009E701A">
            <w:r w:rsidRPr="00EC694E">
              <w:t>-0.565</w:t>
            </w:r>
          </w:p>
        </w:tc>
        <w:tc>
          <w:tcPr>
            <w:tcW w:w="0" w:type="auto"/>
            <w:tcBorders>
              <w:top w:val="nil"/>
              <w:left w:val="nil"/>
              <w:bottom w:val="single" w:sz="4" w:space="0" w:color="auto"/>
              <w:right w:val="nil"/>
            </w:tcBorders>
            <w:shd w:val="clear" w:color="auto" w:fill="auto"/>
            <w:noWrap/>
            <w:vAlign w:val="center"/>
            <w:hideMark/>
          </w:tcPr>
          <w:p w14:paraId="0C6E8706" w14:textId="77777777" w:rsidR="00EC694E" w:rsidRPr="00EC694E" w:rsidRDefault="00EC694E" w:rsidP="009E701A">
            <w:r w:rsidRPr="00EC694E">
              <w:t>0.8519</w:t>
            </w:r>
          </w:p>
        </w:tc>
        <w:tc>
          <w:tcPr>
            <w:tcW w:w="0" w:type="auto"/>
            <w:tcBorders>
              <w:top w:val="nil"/>
              <w:left w:val="nil"/>
              <w:bottom w:val="single" w:sz="4" w:space="0" w:color="auto"/>
              <w:right w:val="nil"/>
            </w:tcBorders>
            <w:shd w:val="clear" w:color="auto" w:fill="auto"/>
            <w:noWrap/>
            <w:vAlign w:val="center"/>
            <w:hideMark/>
          </w:tcPr>
          <w:p w14:paraId="073EA8DB" w14:textId="23D80A1B"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09E08B77" w14:textId="320862A2"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065306A9" w14:textId="06BCBCDE"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595959"/>
            <w:noWrap/>
            <w:vAlign w:val="center"/>
            <w:hideMark/>
          </w:tcPr>
          <w:p w14:paraId="3A333E3D" w14:textId="77777777" w:rsidR="00EC694E" w:rsidRPr="00EC694E" w:rsidRDefault="00EC694E" w:rsidP="009E701A">
            <w:r w:rsidRPr="00EC694E">
              <w:t>TA</w:t>
            </w:r>
          </w:p>
        </w:tc>
      </w:tr>
      <w:tr w:rsidR="002425F5" w:rsidRPr="00EC694E" w14:paraId="408D3056" w14:textId="77777777" w:rsidTr="002425F5">
        <w:trPr>
          <w:trHeight w:val="230"/>
        </w:trPr>
        <w:tc>
          <w:tcPr>
            <w:tcW w:w="0" w:type="auto"/>
            <w:tcBorders>
              <w:top w:val="nil"/>
              <w:left w:val="nil"/>
              <w:bottom w:val="nil"/>
              <w:right w:val="nil"/>
            </w:tcBorders>
            <w:shd w:val="clear" w:color="auto" w:fill="auto"/>
            <w:noWrap/>
            <w:vAlign w:val="center"/>
            <w:hideMark/>
          </w:tcPr>
          <w:p w14:paraId="7BD4674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E8BA54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E515AF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21B36A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90B9F3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DE8144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B5F38C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F11A7E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362DD3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2CDB62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8D236A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387BD3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97306A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CD3116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8507DD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2F90CC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76B2BE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580AE1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4A45CE9" w14:textId="77777777" w:rsidR="00EC694E" w:rsidRPr="00EC694E" w:rsidRDefault="00EC694E" w:rsidP="009E701A"/>
        </w:tc>
      </w:tr>
      <w:tr w:rsidR="00EC694E" w:rsidRPr="00EC694E" w14:paraId="7DDA8F14" w14:textId="77777777" w:rsidTr="002425F5">
        <w:trPr>
          <w:trHeight w:val="230"/>
        </w:trPr>
        <w:tc>
          <w:tcPr>
            <w:tcW w:w="0" w:type="auto"/>
            <w:vMerge w:val="restart"/>
            <w:tcBorders>
              <w:top w:val="single" w:sz="4" w:space="0" w:color="auto"/>
              <w:left w:val="nil"/>
              <w:bottom w:val="single" w:sz="4" w:space="0" w:color="000000"/>
              <w:right w:val="nil"/>
            </w:tcBorders>
            <w:shd w:val="clear" w:color="auto" w:fill="auto"/>
            <w:vAlign w:val="center"/>
            <w:hideMark/>
          </w:tcPr>
          <w:p w14:paraId="3427906D" w14:textId="77777777" w:rsidR="00EC694E" w:rsidRPr="00EC694E" w:rsidRDefault="00EC694E" w:rsidP="009E701A">
            <w:r w:rsidRPr="00EC694E">
              <w:t>Lysholm</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6CDC7060" w14:textId="77777777" w:rsidR="00EC694E" w:rsidRPr="00EC694E" w:rsidRDefault="00EC694E" w:rsidP="009E701A">
            <w:r w:rsidRPr="00EC694E">
              <w:t>BPTB</w:t>
            </w:r>
          </w:p>
        </w:tc>
        <w:tc>
          <w:tcPr>
            <w:tcW w:w="0" w:type="auto"/>
            <w:tcBorders>
              <w:top w:val="single" w:sz="4" w:space="0" w:color="auto"/>
              <w:left w:val="nil"/>
              <w:bottom w:val="nil"/>
              <w:right w:val="nil"/>
            </w:tcBorders>
            <w:shd w:val="clear" w:color="auto" w:fill="auto"/>
            <w:noWrap/>
            <w:vAlign w:val="center"/>
            <w:hideMark/>
          </w:tcPr>
          <w:p w14:paraId="5FCFF75A" w14:textId="77777777" w:rsidR="00EC694E" w:rsidRPr="00EC694E" w:rsidRDefault="00EC694E" w:rsidP="009E701A">
            <w:r w:rsidRPr="00EC694E">
              <w:t>-0.269</w:t>
            </w:r>
          </w:p>
        </w:tc>
        <w:tc>
          <w:tcPr>
            <w:tcW w:w="0" w:type="auto"/>
            <w:tcBorders>
              <w:top w:val="single" w:sz="4" w:space="0" w:color="auto"/>
              <w:left w:val="nil"/>
              <w:bottom w:val="nil"/>
              <w:right w:val="nil"/>
            </w:tcBorders>
            <w:shd w:val="clear" w:color="auto" w:fill="auto"/>
            <w:noWrap/>
            <w:vAlign w:val="center"/>
            <w:hideMark/>
          </w:tcPr>
          <w:p w14:paraId="485127DD" w14:textId="77777777" w:rsidR="00EC694E" w:rsidRPr="00EC694E" w:rsidRDefault="00EC694E" w:rsidP="009E701A">
            <w:r w:rsidRPr="00EC694E">
              <w:t>-0.421</w:t>
            </w:r>
          </w:p>
        </w:tc>
        <w:tc>
          <w:tcPr>
            <w:tcW w:w="0" w:type="auto"/>
            <w:tcBorders>
              <w:top w:val="single" w:sz="4" w:space="0" w:color="auto"/>
              <w:left w:val="nil"/>
              <w:bottom w:val="nil"/>
              <w:right w:val="nil"/>
            </w:tcBorders>
            <w:shd w:val="clear" w:color="auto" w:fill="auto"/>
            <w:noWrap/>
            <w:vAlign w:val="center"/>
            <w:hideMark/>
          </w:tcPr>
          <w:p w14:paraId="6C731FE6" w14:textId="77777777" w:rsidR="00EC694E" w:rsidRPr="00EC694E" w:rsidRDefault="00EC694E" w:rsidP="009E701A">
            <w:r w:rsidRPr="00EC694E">
              <w:t>-0.116</w:t>
            </w:r>
          </w:p>
        </w:tc>
        <w:tc>
          <w:tcPr>
            <w:tcW w:w="0" w:type="auto"/>
            <w:tcBorders>
              <w:top w:val="single" w:sz="4" w:space="0" w:color="auto"/>
              <w:left w:val="nil"/>
              <w:bottom w:val="nil"/>
              <w:right w:val="nil"/>
            </w:tcBorders>
            <w:shd w:val="clear" w:color="auto" w:fill="auto"/>
            <w:noWrap/>
            <w:vAlign w:val="center"/>
            <w:hideMark/>
          </w:tcPr>
          <w:p w14:paraId="179BB9DC" w14:textId="77777777" w:rsidR="00EC694E" w:rsidRPr="00EC694E" w:rsidRDefault="00EC694E" w:rsidP="009E701A">
            <w:r w:rsidRPr="00EC694E">
              <w:t>-0.494</w:t>
            </w:r>
          </w:p>
        </w:tc>
        <w:tc>
          <w:tcPr>
            <w:tcW w:w="0" w:type="auto"/>
            <w:tcBorders>
              <w:top w:val="single" w:sz="4" w:space="0" w:color="auto"/>
              <w:left w:val="nil"/>
              <w:bottom w:val="nil"/>
              <w:right w:val="nil"/>
            </w:tcBorders>
            <w:shd w:val="clear" w:color="auto" w:fill="auto"/>
            <w:noWrap/>
            <w:vAlign w:val="center"/>
            <w:hideMark/>
          </w:tcPr>
          <w:p w14:paraId="4C35F7C6" w14:textId="77777777" w:rsidR="00EC694E" w:rsidRPr="00EC694E" w:rsidRDefault="00EC694E" w:rsidP="009E701A">
            <w:r w:rsidRPr="00EC694E">
              <w:t>-0.787</w:t>
            </w:r>
          </w:p>
        </w:tc>
        <w:tc>
          <w:tcPr>
            <w:tcW w:w="0" w:type="auto"/>
            <w:tcBorders>
              <w:top w:val="single" w:sz="4" w:space="0" w:color="auto"/>
              <w:left w:val="nil"/>
              <w:bottom w:val="nil"/>
              <w:right w:val="nil"/>
            </w:tcBorders>
            <w:shd w:val="clear" w:color="auto" w:fill="auto"/>
            <w:noWrap/>
            <w:vAlign w:val="center"/>
            <w:hideMark/>
          </w:tcPr>
          <w:p w14:paraId="4D6F5260" w14:textId="77777777" w:rsidR="00EC694E" w:rsidRPr="00EC694E" w:rsidRDefault="00EC694E" w:rsidP="009E701A">
            <w:r w:rsidRPr="00EC694E">
              <w:t>-0.202</w:t>
            </w:r>
          </w:p>
        </w:tc>
        <w:tc>
          <w:tcPr>
            <w:tcW w:w="0" w:type="auto"/>
            <w:tcBorders>
              <w:top w:val="single" w:sz="4" w:space="0" w:color="auto"/>
              <w:left w:val="nil"/>
              <w:bottom w:val="nil"/>
              <w:right w:val="nil"/>
            </w:tcBorders>
            <w:shd w:val="clear" w:color="auto" w:fill="auto"/>
            <w:noWrap/>
            <w:vAlign w:val="center"/>
            <w:hideMark/>
          </w:tcPr>
          <w:p w14:paraId="42B818D9" w14:textId="77777777" w:rsidR="00EC694E" w:rsidRPr="00EC694E" w:rsidRDefault="00EC694E" w:rsidP="009E701A">
            <w:r w:rsidRPr="00EC694E">
              <w:t>-0.653</w:t>
            </w:r>
          </w:p>
        </w:tc>
        <w:tc>
          <w:tcPr>
            <w:tcW w:w="0" w:type="auto"/>
            <w:tcBorders>
              <w:top w:val="single" w:sz="4" w:space="0" w:color="auto"/>
              <w:left w:val="nil"/>
              <w:bottom w:val="nil"/>
              <w:right w:val="nil"/>
            </w:tcBorders>
            <w:shd w:val="clear" w:color="auto" w:fill="auto"/>
            <w:noWrap/>
            <w:vAlign w:val="center"/>
            <w:hideMark/>
          </w:tcPr>
          <w:p w14:paraId="2B9E0CDB" w14:textId="77777777" w:rsidR="00EC694E" w:rsidRPr="00EC694E" w:rsidRDefault="00EC694E" w:rsidP="009E701A">
            <w:r w:rsidRPr="00EC694E">
              <w:t>-1.21</w:t>
            </w:r>
          </w:p>
        </w:tc>
        <w:tc>
          <w:tcPr>
            <w:tcW w:w="0" w:type="auto"/>
            <w:tcBorders>
              <w:top w:val="single" w:sz="4" w:space="0" w:color="auto"/>
              <w:left w:val="nil"/>
              <w:bottom w:val="nil"/>
              <w:right w:val="nil"/>
            </w:tcBorders>
            <w:shd w:val="clear" w:color="auto" w:fill="auto"/>
            <w:noWrap/>
            <w:vAlign w:val="center"/>
            <w:hideMark/>
          </w:tcPr>
          <w:p w14:paraId="69600718" w14:textId="77777777" w:rsidR="00EC694E" w:rsidRPr="00EC694E" w:rsidRDefault="00EC694E" w:rsidP="009E701A">
            <w:r w:rsidRPr="00EC694E">
              <w:t>-0.202</w:t>
            </w:r>
          </w:p>
        </w:tc>
        <w:tc>
          <w:tcPr>
            <w:tcW w:w="0" w:type="auto"/>
            <w:tcBorders>
              <w:top w:val="single" w:sz="4" w:space="0" w:color="auto"/>
              <w:left w:val="nil"/>
              <w:bottom w:val="nil"/>
              <w:right w:val="nil"/>
            </w:tcBorders>
            <w:shd w:val="clear" w:color="auto" w:fill="auto"/>
            <w:noWrap/>
            <w:vAlign w:val="center"/>
            <w:hideMark/>
          </w:tcPr>
          <w:p w14:paraId="23FD263F" w14:textId="77777777" w:rsidR="00EC694E" w:rsidRPr="00EC694E" w:rsidRDefault="00EC694E" w:rsidP="009E701A">
            <w:r w:rsidRPr="00EC694E">
              <w:t>-0.545</w:t>
            </w:r>
          </w:p>
        </w:tc>
        <w:tc>
          <w:tcPr>
            <w:tcW w:w="0" w:type="auto"/>
            <w:tcBorders>
              <w:top w:val="single" w:sz="4" w:space="0" w:color="auto"/>
              <w:left w:val="nil"/>
              <w:bottom w:val="nil"/>
              <w:right w:val="nil"/>
            </w:tcBorders>
            <w:shd w:val="clear" w:color="auto" w:fill="auto"/>
            <w:noWrap/>
            <w:vAlign w:val="center"/>
            <w:hideMark/>
          </w:tcPr>
          <w:p w14:paraId="41B10266" w14:textId="77777777" w:rsidR="00EC694E" w:rsidRPr="00EC694E" w:rsidRDefault="00EC694E" w:rsidP="009E701A">
            <w:r w:rsidRPr="00EC694E">
              <w:t>-1.283</w:t>
            </w:r>
          </w:p>
        </w:tc>
        <w:tc>
          <w:tcPr>
            <w:tcW w:w="0" w:type="auto"/>
            <w:tcBorders>
              <w:top w:val="single" w:sz="4" w:space="0" w:color="auto"/>
              <w:left w:val="nil"/>
              <w:bottom w:val="nil"/>
              <w:right w:val="nil"/>
            </w:tcBorders>
            <w:shd w:val="clear" w:color="auto" w:fill="auto"/>
            <w:noWrap/>
            <w:vAlign w:val="center"/>
            <w:hideMark/>
          </w:tcPr>
          <w:p w14:paraId="3EB5CFC8" w14:textId="77777777" w:rsidR="00EC694E" w:rsidRPr="00EC694E" w:rsidRDefault="00EC694E" w:rsidP="009E701A">
            <w:r w:rsidRPr="00EC694E">
              <w:t>0.1936</w:t>
            </w:r>
          </w:p>
        </w:tc>
        <w:tc>
          <w:tcPr>
            <w:tcW w:w="0" w:type="auto"/>
            <w:tcBorders>
              <w:top w:val="single" w:sz="4" w:space="0" w:color="auto"/>
              <w:left w:val="nil"/>
              <w:bottom w:val="nil"/>
              <w:right w:val="nil"/>
            </w:tcBorders>
            <w:shd w:val="clear" w:color="auto" w:fill="auto"/>
            <w:noWrap/>
            <w:vAlign w:val="center"/>
            <w:hideMark/>
          </w:tcPr>
          <w:p w14:paraId="5FF1057E" w14:textId="77777777" w:rsidR="00EC694E" w:rsidRPr="00EC694E" w:rsidRDefault="00EC694E" w:rsidP="009E701A">
            <w:r w:rsidRPr="00EC694E">
              <w:t>-0.643</w:t>
            </w:r>
          </w:p>
        </w:tc>
        <w:tc>
          <w:tcPr>
            <w:tcW w:w="0" w:type="auto"/>
            <w:tcBorders>
              <w:top w:val="single" w:sz="4" w:space="0" w:color="auto"/>
              <w:left w:val="nil"/>
              <w:bottom w:val="nil"/>
              <w:right w:val="nil"/>
            </w:tcBorders>
            <w:shd w:val="clear" w:color="auto" w:fill="auto"/>
            <w:noWrap/>
            <w:vAlign w:val="center"/>
            <w:hideMark/>
          </w:tcPr>
          <w:p w14:paraId="3C6CAACF" w14:textId="77777777" w:rsidR="00EC694E" w:rsidRPr="00EC694E" w:rsidRDefault="00EC694E" w:rsidP="009E701A">
            <w:r w:rsidRPr="00EC694E">
              <w:t>-1.145</w:t>
            </w:r>
          </w:p>
        </w:tc>
        <w:tc>
          <w:tcPr>
            <w:tcW w:w="0" w:type="auto"/>
            <w:tcBorders>
              <w:top w:val="single" w:sz="4" w:space="0" w:color="auto"/>
              <w:left w:val="nil"/>
              <w:bottom w:val="nil"/>
              <w:right w:val="nil"/>
            </w:tcBorders>
            <w:shd w:val="clear" w:color="auto" w:fill="auto"/>
            <w:noWrap/>
            <w:vAlign w:val="center"/>
            <w:hideMark/>
          </w:tcPr>
          <w:p w14:paraId="2FE1A097" w14:textId="77777777" w:rsidR="00EC694E" w:rsidRPr="00EC694E" w:rsidRDefault="00EC694E" w:rsidP="009E701A">
            <w:r w:rsidRPr="00EC694E">
              <w:t>-0.142</w:t>
            </w:r>
          </w:p>
        </w:tc>
      </w:tr>
      <w:tr w:rsidR="00EC694E" w:rsidRPr="00EC694E" w14:paraId="260FAB6B"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44AFE46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AD94FA8" w14:textId="77777777" w:rsidR="00EC694E" w:rsidRPr="00EC694E" w:rsidRDefault="00EC694E" w:rsidP="009E701A">
            <w:r w:rsidRPr="00EC694E">
              <w:t>0.269</w:t>
            </w:r>
          </w:p>
        </w:tc>
        <w:tc>
          <w:tcPr>
            <w:tcW w:w="0" w:type="auto"/>
            <w:tcBorders>
              <w:top w:val="nil"/>
              <w:left w:val="nil"/>
              <w:bottom w:val="nil"/>
              <w:right w:val="nil"/>
            </w:tcBorders>
            <w:shd w:val="clear" w:color="auto" w:fill="auto"/>
            <w:noWrap/>
            <w:vAlign w:val="center"/>
            <w:hideMark/>
          </w:tcPr>
          <w:p w14:paraId="6DD1A184" w14:textId="77777777" w:rsidR="00EC694E" w:rsidRPr="00EC694E" w:rsidRDefault="00EC694E" w:rsidP="009E701A">
            <w:r w:rsidRPr="00EC694E">
              <w:t>0.116</w:t>
            </w:r>
          </w:p>
        </w:tc>
        <w:tc>
          <w:tcPr>
            <w:tcW w:w="0" w:type="auto"/>
            <w:tcBorders>
              <w:top w:val="nil"/>
              <w:left w:val="nil"/>
              <w:bottom w:val="nil"/>
              <w:right w:val="nil"/>
            </w:tcBorders>
            <w:shd w:val="clear" w:color="auto" w:fill="auto"/>
            <w:noWrap/>
            <w:vAlign w:val="center"/>
            <w:hideMark/>
          </w:tcPr>
          <w:p w14:paraId="1E2E3BB8" w14:textId="77777777" w:rsidR="00EC694E" w:rsidRPr="00EC694E" w:rsidRDefault="00EC694E" w:rsidP="009E701A">
            <w:r w:rsidRPr="00EC694E">
              <w:t>0.421</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6EB5B192"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4B6A22ED" w14:textId="77777777" w:rsidR="00EC694E" w:rsidRPr="00EC694E" w:rsidRDefault="00EC694E" w:rsidP="009E701A">
            <w:r w:rsidRPr="00EC694E">
              <w:t>-0.226</w:t>
            </w:r>
          </w:p>
        </w:tc>
        <w:tc>
          <w:tcPr>
            <w:tcW w:w="0" w:type="auto"/>
            <w:tcBorders>
              <w:top w:val="nil"/>
              <w:left w:val="nil"/>
              <w:bottom w:val="nil"/>
              <w:right w:val="nil"/>
            </w:tcBorders>
            <w:shd w:val="clear" w:color="auto" w:fill="auto"/>
            <w:noWrap/>
            <w:vAlign w:val="center"/>
            <w:hideMark/>
          </w:tcPr>
          <w:p w14:paraId="41CAC5B9" w14:textId="77777777" w:rsidR="00EC694E" w:rsidRPr="00EC694E" w:rsidRDefault="00EC694E" w:rsidP="009E701A">
            <w:r w:rsidRPr="00EC694E">
              <w:t>-0.511</w:t>
            </w:r>
          </w:p>
        </w:tc>
        <w:tc>
          <w:tcPr>
            <w:tcW w:w="0" w:type="auto"/>
            <w:tcBorders>
              <w:top w:val="nil"/>
              <w:left w:val="nil"/>
              <w:bottom w:val="nil"/>
              <w:right w:val="nil"/>
            </w:tcBorders>
            <w:shd w:val="clear" w:color="auto" w:fill="auto"/>
            <w:noWrap/>
            <w:vAlign w:val="center"/>
            <w:hideMark/>
          </w:tcPr>
          <w:p w14:paraId="1B102C11" w14:textId="77777777" w:rsidR="00EC694E" w:rsidRPr="00EC694E" w:rsidRDefault="00EC694E" w:rsidP="009E701A">
            <w:r w:rsidRPr="00EC694E">
              <w:t>0.06</w:t>
            </w:r>
          </w:p>
        </w:tc>
        <w:tc>
          <w:tcPr>
            <w:tcW w:w="0" w:type="auto"/>
            <w:tcBorders>
              <w:top w:val="nil"/>
              <w:left w:val="nil"/>
              <w:bottom w:val="nil"/>
              <w:right w:val="nil"/>
            </w:tcBorders>
            <w:shd w:val="clear" w:color="auto" w:fill="auto"/>
            <w:noWrap/>
            <w:vAlign w:val="center"/>
            <w:hideMark/>
          </w:tcPr>
          <w:p w14:paraId="56774431" w14:textId="77777777" w:rsidR="00EC694E" w:rsidRPr="00EC694E" w:rsidRDefault="00EC694E" w:rsidP="009E701A">
            <w:r w:rsidRPr="00EC694E">
              <w:t>-0.385</w:t>
            </w:r>
          </w:p>
        </w:tc>
        <w:tc>
          <w:tcPr>
            <w:tcW w:w="0" w:type="auto"/>
            <w:tcBorders>
              <w:top w:val="nil"/>
              <w:left w:val="nil"/>
              <w:bottom w:val="nil"/>
              <w:right w:val="nil"/>
            </w:tcBorders>
            <w:shd w:val="clear" w:color="auto" w:fill="auto"/>
            <w:noWrap/>
            <w:vAlign w:val="center"/>
            <w:hideMark/>
          </w:tcPr>
          <w:p w14:paraId="387FF899" w14:textId="77777777" w:rsidR="00EC694E" w:rsidRPr="00EC694E" w:rsidRDefault="00EC694E" w:rsidP="009E701A">
            <w:r w:rsidRPr="00EC694E">
              <w:t>-0.92</w:t>
            </w:r>
          </w:p>
        </w:tc>
        <w:tc>
          <w:tcPr>
            <w:tcW w:w="0" w:type="auto"/>
            <w:tcBorders>
              <w:top w:val="nil"/>
              <w:left w:val="nil"/>
              <w:bottom w:val="nil"/>
              <w:right w:val="nil"/>
            </w:tcBorders>
            <w:shd w:val="clear" w:color="auto" w:fill="auto"/>
            <w:noWrap/>
            <w:vAlign w:val="center"/>
            <w:hideMark/>
          </w:tcPr>
          <w:p w14:paraId="2070D588" w14:textId="77777777" w:rsidR="00EC694E" w:rsidRPr="00EC694E" w:rsidRDefault="00EC694E" w:rsidP="009E701A">
            <w:r w:rsidRPr="00EC694E">
              <w:t>0.1505</w:t>
            </w:r>
          </w:p>
        </w:tc>
        <w:tc>
          <w:tcPr>
            <w:tcW w:w="0" w:type="auto"/>
            <w:tcBorders>
              <w:top w:val="nil"/>
              <w:left w:val="nil"/>
              <w:bottom w:val="nil"/>
              <w:right w:val="nil"/>
            </w:tcBorders>
            <w:shd w:val="clear" w:color="auto" w:fill="auto"/>
            <w:noWrap/>
            <w:vAlign w:val="center"/>
            <w:hideMark/>
          </w:tcPr>
          <w:p w14:paraId="23BC94FB" w14:textId="77777777" w:rsidR="00EC694E" w:rsidRPr="00EC694E" w:rsidRDefault="00EC694E" w:rsidP="009E701A">
            <w:r w:rsidRPr="00EC694E">
              <w:t>-0.276</w:t>
            </w:r>
          </w:p>
        </w:tc>
        <w:tc>
          <w:tcPr>
            <w:tcW w:w="0" w:type="auto"/>
            <w:tcBorders>
              <w:top w:val="nil"/>
              <w:left w:val="nil"/>
              <w:bottom w:val="nil"/>
              <w:right w:val="nil"/>
            </w:tcBorders>
            <w:shd w:val="clear" w:color="auto" w:fill="auto"/>
            <w:noWrap/>
            <w:vAlign w:val="center"/>
            <w:hideMark/>
          </w:tcPr>
          <w:p w14:paraId="14AC1B1B" w14:textId="77777777" w:rsidR="00EC694E" w:rsidRPr="00EC694E" w:rsidRDefault="00EC694E" w:rsidP="009E701A">
            <w:r w:rsidRPr="00EC694E">
              <w:t>-0.998</w:t>
            </w:r>
          </w:p>
        </w:tc>
        <w:tc>
          <w:tcPr>
            <w:tcW w:w="0" w:type="auto"/>
            <w:tcBorders>
              <w:top w:val="nil"/>
              <w:left w:val="nil"/>
              <w:bottom w:val="nil"/>
              <w:right w:val="nil"/>
            </w:tcBorders>
            <w:shd w:val="clear" w:color="auto" w:fill="auto"/>
            <w:noWrap/>
            <w:vAlign w:val="center"/>
            <w:hideMark/>
          </w:tcPr>
          <w:p w14:paraId="29989DF2" w14:textId="77777777" w:rsidR="00EC694E" w:rsidRPr="00EC694E" w:rsidRDefault="00EC694E" w:rsidP="009E701A">
            <w:r w:rsidRPr="00EC694E">
              <w:t>0.4463</w:t>
            </w:r>
          </w:p>
        </w:tc>
        <w:tc>
          <w:tcPr>
            <w:tcW w:w="0" w:type="auto"/>
            <w:tcBorders>
              <w:top w:val="nil"/>
              <w:left w:val="nil"/>
              <w:bottom w:val="nil"/>
              <w:right w:val="nil"/>
            </w:tcBorders>
            <w:shd w:val="clear" w:color="auto" w:fill="auto"/>
            <w:noWrap/>
            <w:vAlign w:val="center"/>
            <w:hideMark/>
          </w:tcPr>
          <w:p w14:paraId="5EF01D29" w14:textId="77777777" w:rsidR="00EC694E" w:rsidRPr="00EC694E" w:rsidRDefault="00EC694E" w:rsidP="009E701A">
            <w:r w:rsidRPr="00EC694E">
              <w:t>-0.375</w:t>
            </w:r>
          </w:p>
        </w:tc>
        <w:tc>
          <w:tcPr>
            <w:tcW w:w="0" w:type="auto"/>
            <w:tcBorders>
              <w:top w:val="nil"/>
              <w:left w:val="nil"/>
              <w:bottom w:val="nil"/>
              <w:right w:val="nil"/>
            </w:tcBorders>
            <w:shd w:val="clear" w:color="auto" w:fill="auto"/>
            <w:noWrap/>
            <w:vAlign w:val="center"/>
            <w:hideMark/>
          </w:tcPr>
          <w:p w14:paraId="3C9B9C57" w14:textId="77777777" w:rsidR="00EC694E" w:rsidRPr="00EC694E" w:rsidRDefault="00EC694E" w:rsidP="009E701A">
            <w:r w:rsidRPr="00EC694E">
              <w:t>-0.853</w:t>
            </w:r>
          </w:p>
        </w:tc>
        <w:tc>
          <w:tcPr>
            <w:tcW w:w="0" w:type="auto"/>
            <w:tcBorders>
              <w:top w:val="nil"/>
              <w:left w:val="nil"/>
              <w:bottom w:val="nil"/>
              <w:right w:val="nil"/>
            </w:tcBorders>
            <w:shd w:val="clear" w:color="auto" w:fill="auto"/>
            <w:noWrap/>
            <w:vAlign w:val="center"/>
            <w:hideMark/>
          </w:tcPr>
          <w:p w14:paraId="38C98568" w14:textId="77777777" w:rsidR="00EC694E" w:rsidRPr="00EC694E" w:rsidRDefault="00EC694E" w:rsidP="009E701A">
            <w:r w:rsidRPr="00EC694E">
              <w:t>0.103</w:t>
            </w:r>
          </w:p>
        </w:tc>
      </w:tr>
      <w:tr w:rsidR="00EC694E" w:rsidRPr="00EC694E" w14:paraId="5B394F17"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422FEA0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3321DA8" w14:textId="77777777" w:rsidR="00EC694E" w:rsidRPr="00EC694E" w:rsidRDefault="00EC694E" w:rsidP="009E701A">
            <w:r w:rsidRPr="00EC694E">
              <w:t>0.494</w:t>
            </w:r>
          </w:p>
        </w:tc>
        <w:tc>
          <w:tcPr>
            <w:tcW w:w="0" w:type="auto"/>
            <w:tcBorders>
              <w:top w:val="nil"/>
              <w:left w:val="nil"/>
              <w:bottom w:val="nil"/>
              <w:right w:val="nil"/>
            </w:tcBorders>
            <w:shd w:val="clear" w:color="auto" w:fill="auto"/>
            <w:noWrap/>
            <w:vAlign w:val="center"/>
            <w:hideMark/>
          </w:tcPr>
          <w:p w14:paraId="74A88D52" w14:textId="77777777" w:rsidR="00EC694E" w:rsidRPr="00EC694E" w:rsidRDefault="00EC694E" w:rsidP="009E701A">
            <w:r w:rsidRPr="00EC694E">
              <w:t>0.202</w:t>
            </w:r>
          </w:p>
        </w:tc>
        <w:tc>
          <w:tcPr>
            <w:tcW w:w="0" w:type="auto"/>
            <w:tcBorders>
              <w:top w:val="nil"/>
              <w:left w:val="nil"/>
              <w:bottom w:val="nil"/>
              <w:right w:val="nil"/>
            </w:tcBorders>
            <w:shd w:val="clear" w:color="auto" w:fill="auto"/>
            <w:noWrap/>
            <w:vAlign w:val="center"/>
            <w:hideMark/>
          </w:tcPr>
          <w:p w14:paraId="01427416" w14:textId="77777777" w:rsidR="00EC694E" w:rsidRPr="00EC694E" w:rsidRDefault="00EC694E" w:rsidP="009E701A">
            <w:r w:rsidRPr="00EC694E">
              <w:t>0.787</w:t>
            </w:r>
          </w:p>
        </w:tc>
        <w:tc>
          <w:tcPr>
            <w:tcW w:w="0" w:type="auto"/>
            <w:tcBorders>
              <w:top w:val="nil"/>
              <w:left w:val="nil"/>
              <w:bottom w:val="nil"/>
              <w:right w:val="nil"/>
            </w:tcBorders>
            <w:shd w:val="clear" w:color="auto" w:fill="auto"/>
            <w:noWrap/>
            <w:vAlign w:val="center"/>
            <w:hideMark/>
          </w:tcPr>
          <w:p w14:paraId="6D6C15AE" w14:textId="77777777" w:rsidR="00EC694E" w:rsidRPr="00EC694E" w:rsidRDefault="00EC694E" w:rsidP="009E701A">
            <w:r w:rsidRPr="00EC694E">
              <w:t>0.226</w:t>
            </w:r>
          </w:p>
        </w:tc>
        <w:tc>
          <w:tcPr>
            <w:tcW w:w="0" w:type="auto"/>
            <w:tcBorders>
              <w:top w:val="nil"/>
              <w:left w:val="nil"/>
              <w:bottom w:val="nil"/>
              <w:right w:val="nil"/>
            </w:tcBorders>
            <w:shd w:val="clear" w:color="auto" w:fill="auto"/>
            <w:noWrap/>
            <w:vAlign w:val="center"/>
            <w:hideMark/>
          </w:tcPr>
          <w:p w14:paraId="66889C10" w14:textId="77777777" w:rsidR="00EC694E" w:rsidRPr="00EC694E" w:rsidRDefault="00EC694E" w:rsidP="009E701A">
            <w:r w:rsidRPr="00EC694E">
              <w:t>-0.06</w:t>
            </w:r>
          </w:p>
        </w:tc>
        <w:tc>
          <w:tcPr>
            <w:tcW w:w="0" w:type="auto"/>
            <w:tcBorders>
              <w:top w:val="nil"/>
              <w:left w:val="nil"/>
              <w:bottom w:val="nil"/>
              <w:right w:val="nil"/>
            </w:tcBorders>
            <w:shd w:val="clear" w:color="auto" w:fill="auto"/>
            <w:noWrap/>
            <w:vAlign w:val="center"/>
            <w:hideMark/>
          </w:tcPr>
          <w:p w14:paraId="21D7EDC0" w14:textId="77777777" w:rsidR="00EC694E" w:rsidRPr="00EC694E" w:rsidRDefault="00EC694E" w:rsidP="009E701A">
            <w:r w:rsidRPr="00EC694E">
              <w:t>0.511</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73C8B3B7" w14:textId="77777777" w:rsidR="00EC694E" w:rsidRPr="00EC694E" w:rsidRDefault="00EC694E" w:rsidP="009E701A">
            <w:r w:rsidRPr="00EC694E">
              <w:t>QT</w:t>
            </w:r>
          </w:p>
        </w:tc>
        <w:tc>
          <w:tcPr>
            <w:tcW w:w="0" w:type="auto"/>
            <w:tcBorders>
              <w:top w:val="nil"/>
              <w:left w:val="nil"/>
              <w:bottom w:val="nil"/>
              <w:right w:val="nil"/>
            </w:tcBorders>
            <w:shd w:val="clear" w:color="auto" w:fill="auto"/>
            <w:noWrap/>
            <w:vAlign w:val="center"/>
            <w:hideMark/>
          </w:tcPr>
          <w:p w14:paraId="75A372EE" w14:textId="77777777" w:rsidR="00EC694E" w:rsidRPr="00EC694E" w:rsidRDefault="00EC694E" w:rsidP="009E701A">
            <w:r w:rsidRPr="00EC694E">
              <w:t>-0.159</w:t>
            </w:r>
          </w:p>
        </w:tc>
        <w:tc>
          <w:tcPr>
            <w:tcW w:w="0" w:type="auto"/>
            <w:tcBorders>
              <w:top w:val="nil"/>
              <w:left w:val="nil"/>
              <w:bottom w:val="nil"/>
              <w:right w:val="nil"/>
            </w:tcBorders>
            <w:shd w:val="clear" w:color="auto" w:fill="auto"/>
            <w:noWrap/>
            <w:vAlign w:val="center"/>
            <w:hideMark/>
          </w:tcPr>
          <w:p w14:paraId="1A7D139E" w14:textId="77777777" w:rsidR="00EC694E" w:rsidRPr="00EC694E" w:rsidRDefault="00EC694E" w:rsidP="009E701A">
            <w:r w:rsidRPr="00EC694E">
              <w:t>-0.766</w:t>
            </w:r>
          </w:p>
        </w:tc>
        <w:tc>
          <w:tcPr>
            <w:tcW w:w="0" w:type="auto"/>
            <w:tcBorders>
              <w:top w:val="nil"/>
              <w:left w:val="nil"/>
              <w:bottom w:val="nil"/>
              <w:right w:val="nil"/>
            </w:tcBorders>
            <w:shd w:val="clear" w:color="auto" w:fill="auto"/>
            <w:noWrap/>
            <w:vAlign w:val="center"/>
            <w:hideMark/>
          </w:tcPr>
          <w:p w14:paraId="4B665151" w14:textId="77777777" w:rsidR="00EC694E" w:rsidRPr="00EC694E" w:rsidRDefault="00EC694E" w:rsidP="009E701A">
            <w:r w:rsidRPr="00EC694E">
              <w:t>0.4475</w:t>
            </w:r>
          </w:p>
        </w:tc>
        <w:tc>
          <w:tcPr>
            <w:tcW w:w="0" w:type="auto"/>
            <w:tcBorders>
              <w:top w:val="nil"/>
              <w:left w:val="nil"/>
              <w:bottom w:val="nil"/>
              <w:right w:val="nil"/>
            </w:tcBorders>
            <w:shd w:val="clear" w:color="auto" w:fill="auto"/>
            <w:noWrap/>
            <w:vAlign w:val="center"/>
            <w:hideMark/>
          </w:tcPr>
          <w:p w14:paraId="2F4A5DC1" w14:textId="77777777" w:rsidR="00EC694E" w:rsidRPr="00EC694E" w:rsidRDefault="00EC694E" w:rsidP="009E701A">
            <w:r w:rsidRPr="00EC694E">
              <w:t>-0.05</w:t>
            </w:r>
          </w:p>
        </w:tc>
        <w:tc>
          <w:tcPr>
            <w:tcW w:w="0" w:type="auto"/>
            <w:tcBorders>
              <w:top w:val="nil"/>
              <w:left w:val="nil"/>
              <w:bottom w:val="nil"/>
              <w:right w:val="nil"/>
            </w:tcBorders>
            <w:shd w:val="clear" w:color="auto" w:fill="auto"/>
            <w:noWrap/>
            <w:vAlign w:val="center"/>
            <w:hideMark/>
          </w:tcPr>
          <w:p w14:paraId="52FB79F9" w14:textId="77777777" w:rsidR="00EC694E" w:rsidRPr="00EC694E" w:rsidRDefault="00EC694E" w:rsidP="009E701A">
            <w:r w:rsidRPr="00EC694E">
              <w:t>-0.827</w:t>
            </w:r>
          </w:p>
        </w:tc>
        <w:tc>
          <w:tcPr>
            <w:tcW w:w="0" w:type="auto"/>
            <w:tcBorders>
              <w:top w:val="nil"/>
              <w:left w:val="nil"/>
              <w:bottom w:val="nil"/>
              <w:right w:val="nil"/>
            </w:tcBorders>
            <w:shd w:val="clear" w:color="auto" w:fill="auto"/>
            <w:noWrap/>
            <w:vAlign w:val="center"/>
            <w:hideMark/>
          </w:tcPr>
          <w:p w14:paraId="14831C87" w14:textId="77777777" w:rsidR="00EC694E" w:rsidRPr="00EC694E" w:rsidRDefault="00EC694E" w:rsidP="009E701A">
            <w:r w:rsidRPr="00EC694E">
              <w:t>0.7262</w:t>
            </w:r>
          </w:p>
        </w:tc>
        <w:tc>
          <w:tcPr>
            <w:tcW w:w="0" w:type="auto"/>
            <w:tcBorders>
              <w:top w:val="nil"/>
              <w:left w:val="nil"/>
              <w:bottom w:val="nil"/>
              <w:right w:val="nil"/>
            </w:tcBorders>
            <w:shd w:val="clear" w:color="auto" w:fill="auto"/>
            <w:noWrap/>
            <w:vAlign w:val="center"/>
            <w:hideMark/>
          </w:tcPr>
          <w:p w14:paraId="04EA1D12" w14:textId="77777777" w:rsidR="00EC694E" w:rsidRPr="00EC694E" w:rsidRDefault="00EC694E" w:rsidP="009E701A">
            <w:r w:rsidRPr="00EC694E">
              <w:t>-0.149</w:t>
            </w:r>
          </w:p>
        </w:tc>
        <w:tc>
          <w:tcPr>
            <w:tcW w:w="0" w:type="auto"/>
            <w:tcBorders>
              <w:top w:val="nil"/>
              <w:left w:val="nil"/>
              <w:bottom w:val="nil"/>
              <w:right w:val="nil"/>
            </w:tcBorders>
            <w:shd w:val="clear" w:color="auto" w:fill="auto"/>
            <w:noWrap/>
            <w:vAlign w:val="center"/>
            <w:hideMark/>
          </w:tcPr>
          <w:p w14:paraId="2469ED98" w14:textId="77777777" w:rsidR="00EC694E" w:rsidRPr="00EC694E" w:rsidRDefault="00EC694E" w:rsidP="009E701A">
            <w:r w:rsidRPr="00EC694E">
              <w:t>-0.706</w:t>
            </w:r>
          </w:p>
        </w:tc>
        <w:tc>
          <w:tcPr>
            <w:tcW w:w="0" w:type="auto"/>
            <w:tcBorders>
              <w:top w:val="nil"/>
              <w:left w:val="nil"/>
              <w:bottom w:val="nil"/>
              <w:right w:val="nil"/>
            </w:tcBorders>
            <w:shd w:val="clear" w:color="auto" w:fill="auto"/>
            <w:noWrap/>
            <w:vAlign w:val="center"/>
            <w:hideMark/>
          </w:tcPr>
          <w:p w14:paraId="0ECCA096" w14:textId="77777777" w:rsidR="00EC694E" w:rsidRPr="00EC694E" w:rsidRDefault="00EC694E" w:rsidP="009E701A">
            <w:r w:rsidRPr="00EC694E">
              <w:t>0.408</w:t>
            </w:r>
          </w:p>
        </w:tc>
      </w:tr>
      <w:tr w:rsidR="00EC694E" w:rsidRPr="00EC694E" w14:paraId="13F3F75A"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409C12D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E8B10F4" w14:textId="77777777" w:rsidR="00EC694E" w:rsidRPr="00EC694E" w:rsidRDefault="00EC694E" w:rsidP="009E701A">
            <w:r w:rsidRPr="00EC694E">
              <w:t>0.653</w:t>
            </w:r>
          </w:p>
        </w:tc>
        <w:tc>
          <w:tcPr>
            <w:tcW w:w="0" w:type="auto"/>
            <w:tcBorders>
              <w:top w:val="nil"/>
              <w:left w:val="nil"/>
              <w:bottom w:val="nil"/>
              <w:right w:val="nil"/>
            </w:tcBorders>
            <w:shd w:val="clear" w:color="auto" w:fill="auto"/>
            <w:noWrap/>
            <w:vAlign w:val="center"/>
            <w:hideMark/>
          </w:tcPr>
          <w:p w14:paraId="7816347B" w14:textId="77777777" w:rsidR="00EC694E" w:rsidRPr="00EC694E" w:rsidRDefault="00EC694E" w:rsidP="009E701A">
            <w:r w:rsidRPr="00EC694E">
              <w:t>0.097</w:t>
            </w:r>
          </w:p>
        </w:tc>
        <w:tc>
          <w:tcPr>
            <w:tcW w:w="0" w:type="auto"/>
            <w:tcBorders>
              <w:top w:val="nil"/>
              <w:left w:val="nil"/>
              <w:bottom w:val="nil"/>
              <w:right w:val="nil"/>
            </w:tcBorders>
            <w:shd w:val="clear" w:color="auto" w:fill="auto"/>
            <w:noWrap/>
            <w:vAlign w:val="center"/>
            <w:hideMark/>
          </w:tcPr>
          <w:p w14:paraId="06E85CB5" w14:textId="77777777" w:rsidR="00EC694E" w:rsidRPr="00EC694E" w:rsidRDefault="00EC694E" w:rsidP="009E701A">
            <w:r w:rsidRPr="00EC694E">
              <w:t>1.21</w:t>
            </w:r>
          </w:p>
        </w:tc>
        <w:tc>
          <w:tcPr>
            <w:tcW w:w="0" w:type="auto"/>
            <w:tcBorders>
              <w:top w:val="nil"/>
              <w:left w:val="nil"/>
              <w:bottom w:val="nil"/>
              <w:right w:val="nil"/>
            </w:tcBorders>
            <w:shd w:val="clear" w:color="auto" w:fill="auto"/>
            <w:noWrap/>
            <w:vAlign w:val="center"/>
            <w:hideMark/>
          </w:tcPr>
          <w:p w14:paraId="1B392F59" w14:textId="77777777" w:rsidR="00EC694E" w:rsidRPr="00EC694E" w:rsidRDefault="00EC694E" w:rsidP="009E701A">
            <w:r w:rsidRPr="00EC694E">
              <w:t>0.385</w:t>
            </w:r>
          </w:p>
        </w:tc>
        <w:tc>
          <w:tcPr>
            <w:tcW w:w="0" w:type="auto"/>
            <w:tcBorders>
              <w:top w:val="nil"/>
              <w:left w:val="nil"/>
              <w:bottom w:val="nil"/>
              <w:right w:val="nil"/>
            </w:tcBorders>
            <w:shd w:val="clear" w:color="auto" w:fill="auto"/>
            <w:noWrap/>
            <w:vAlign w:val="center"/>
            <w:hideMark/>
          </w:tcPr>
          <w:p w14:paraId="7BDA2785" w14:textId="77777777" w:rsidR="00EC694E" w:rsidRPr="00EC694E" w:rsidRDefault="00EC694E" w:rsidP="009E701A">
            <w:r w:rsidRPr="00EC694E">
              <w:t>-0.151</w:t>
            </w:r>
          </w:p>
        </w:tc>
        <w:tc>
          <w:tcPr>
            <w:tcW w:w="0" w:type="auto"/>
            <w:tcBorders>
              <w:top w:val="nil"/>
              <w:left w:val="nil"/>
              <w:bottom w:val="nil"/>
              <w:right w:val="nil"/>
            </w:tcBorders>
            <w:shd w:val="clear" w:color="auto" w:fill="auto"/>
            <w:noWrap/>
            <w:vAlign w:val="center"/>
            <w:hideMark/>
          </w:tcPr>
          <w:p w14:paraId="7B2B1060" w14:textId="77777777" w:rsidR="00EC694E" w:rsidRPr="00EC694E" w:rsidRDefault="00EC694E" w:rsidP="009E701A">
            <w:r w:rsidRPr="00EC694E">
              <w:t>0.92</w:t>
            </w:r>
          </w:p>
        </w:tc>
        <w:tc>
          <w:tcPr>
            <w:tcW w:w="0" w:type="auto"/>
            <w:tcBorders>
              <w:top w:val="nil"/>
              <w:left w:val="nil"/>
              <w:bottom w:val="nil"/>
              <w:right w:val="nil"/>
            </w:tcBorders>
            <w:shd w:val="clear" w:color="auto" w:fill="auto"/>
            <w:noWrap/>
            <w:vAlign w:val="center"/>
            <w:hideMark/>
          </w:tcPr>
          <w:p w14:paraId="3E2024D7" w14:textId="77777777" w:rsidR="00EC694E" w:rsidRPr="00EC694E" w:rsidRDefault="00EC694E" w:rsidP="009E701A">
            <w:r w:rsidRPr="00EC694E">
              <w:t>0.159</w:t>
            </w:r>
          </w:p>
        </w:tc>
        <w:tc>
          <w:tcPr>
            <w:tcW w:w="0" w:type="auto"/>
            <w:tcBorders>
              <w:top w:val="nil"/>
              <w:left w:val="nil"/>
              <w:bottom w:val="nil"/>
              <w:right w:val="nil"/>
            </w:tcBorders>
            <w:shd w:val="clear" w:color="auto" w:fill="auto"/>
            <w:noWrap/>
            <w:vAlign w:val="center"/>
            <w:hideMark/>
          </w:tcPr>
          <w:p w14:paraId="72323095" w14:textId="77777777" w:rsidR="00EC694E" w:rsidRPr="00EC694E" w:rsidRDefault="00EC694E" w:rsidP="009E701A">
            <w:r w:rsidRPr="00EC694E">
              <w:t>-0.448</w:t>
            </w:r>
          </w:p>
        </w:tc>
        <w:tc>
          <w:tcPr>
            <w:tcW w:w="0" w:type="auto"/>
            <w:tcBorders>
              <w:top w:val="nil"/>
              <w:left w:val="nil"/>
              <w:bottom w:val="nil"/>
              <w:right w:val="nil"/>
            </w:tcBorders>
            <w:shd w:val="clear" w:color="auto" w:fill="auto"/>
            <w:noWrap/>
            <w:vAlign w:val="center"/>
            <w:hideMark/>
          </w:tcPr>
          <w:p w14:paraId="0A7EB43A" w14:textId="77777777" w:rsidR="00EC694E" w:rsidRPr="00EC694E" w:rsidRDefault="00EC694E" w:rsidP="009E701A">
            <w:r w:rsidRPr="00EC694E">
              <w:t>0.766</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39D4BE5B" w14:textId="77777777" w:rsidR="00EC694E" w:rsidRPr="00EC694E" w:rsidRDefault="00EC694E" w:rsidP="009E701A">
            <w:r w:rsidRPr="00EC694E">
              <w:t>PLT</w:t>
            </w:r>
          </w:p>
        </w:tc>
        <w:tc>
          <w:tcPr>
            <w:tcW w:w="0" w:type="auto"/>
            <w:tcBorders>
              <w:top w:val="nil"/>
              <w:left w:val="nil"/>
              <w:bottom w:val="nil"/>
              <w:right w:val="nil"/>
            </w:tcBorders>
            <w:shd w:val="clear" w:color="auto" w:fill="auto"/>
            <w:noWrap/>
            <w:vAlign w:val="center"/>
            <w:hideMark/>
          </w:tcPr>
          <w:p w14:paraId="3197861F" w14:textId="77777777" w:rsidR="00EC694E" w:rsidRPr="00EC694E" w:rsidRDefault="00EC694E" w:rsidP="009E701A">
            <w:r w:rsidRPr="00EC694E">
              <w:t>0.1087</w:t>
            </w:r>
          </w:p>
        </w:tc>
        <w:tc>
          <w:tcPr>
            <w:tcW w:w="0" w:type="auto"/>
            <w:tcBorders>
              <w:top w:val="nil"/>
              <w:left w:val="nil"/>
              <w:bottom w:val="nil"/>
              <w:right w:val="nil"/>
            </w:tcBorders>
            <w:shd w:val="clear" w:color="auto" w:fill="auto"/>
            <w:noWrap/>
            <w:vAlign w:val="center"/>
            <w:hideMark/>
          </w:tcPr>
          <w:p w14:paraId="1D011DAB" w14:textId="77777777" w:rsidR="00EC694E" w:rsidRPr="00EC694E" w:rsidRDefault="00EC694E" w:rsidP="009E701A">
            <w:r w:rsidRPr="00EC694E">
              <w:t>-0.79</w:t>
            </w:r>
          </w:p>
        </w:tc>
        <w:tc>
          <w:tcPr>
            <w:tcW w:w="0" w:type="auto"/>
            <w:tcBorders>
              <w:top w:val="nil"/>
              <w:left w:val="nil"/>
              <w:bottom w:val="nil"/>
              <w:right w:val="nil"/>
            </w:tcBorders>
            <w:shd w:val="clear" w:color="auto" w:fill="auto"/>
            <w:noWrap/>
            <w:vAlign w:val="center"/>
            <w:hideMark/>
          </w:tcPr>
          <w:p w14:paraId="4EDBEAC2" w14:textId="77777777" w:rsidR="00EC694E" w:rsidRPr="00EC694E" w:rsidRDefault="00EC694E" w:rsidP="009E701A">
            <w:r w:rsidRPr="00EC694E">
              <w:t>1.0077</w:t>
            </w:r>
          </w:p>
        </w:tc>
        <w:tc>
          <w:tcPr>
            <w:tcW w:w="0" w:type="auto"/>
            <w:tcBorders>
              <w:top w:val="nil"/>
              <w:left w:val="nil"/>
              <w:bottom w:val="nil"/>
              <w:right w:val="nil"/>
            </w:tcBorders>
            <w:shd w:val="clear" w:color="auto" w:fill="auto"/>
            <w:noWrap/>
            <w:vAlign w:val="center"/>
            <w:hideMark/>
          </w:tcPr>
          <w:p w14:paraId="65C9F2CF" w14:textId="77777777" w:rsidR="00EC694E" w:rsidRPr="00EC694E" w:rsidRDefault="00EC694E" w:rsidP="009E701A">
            <w:r w:rsidRPr="00EC694E">
              <w:t>-0.375</w:t>
            </w:r>
          </w:p>
        </w:tc>
        <w:tc>
          <w:tcPr>
            <w:tcW w:w="0" w:type="auto"/>
            <w:tcBorders>
              <w:top w:val="nil"/>
              <w:left w:val="nil"/>
              <w:bottom w:val="nil"/>
              <w:right w:val="nil"/>
            </w:tcBorders>
            <w:shd w:val="clear" w:color="auto" w:fill="auto"/>
            <w:noWrap/>
            <w:vAlign w:val="center"/>
            <w:hideMark/>
          </w:tcPr>
          <w:p w14:paraId="0F74E357" w14:textId="77777777" w:rsidR="00EC694E" w:rsidRPr="00EC694E" w:rsidRDefault="00EC694E" w:rsidP="009E701A">
            <w:r w:rsidRPr="00EC694E">
              <w:t>-0.853</w:t>
            </w:r>
          </w:p>
        </w:tc>
        <w:tc>
          <w:tcPr>
            <w:tcW w:w="0" w:type="auto"/>
            <w:tcBorders>
              <w:top w:val="nil"/>
              <w:left w:val="nil"/>
              <w:bottom w:val="nil"/>
              <w:right w:val="nil"/>
            </w:tcBorders>
            <w:shd w:val="clear" w:color="auto" w:fill="auto"/>
            <w:noWrap/>
            <w:vAlign w:val="center"/>
            <w:hideMark/>
          </w:tcPr>
          <w:p w14:paraId="124248EA" w14:textId="77777777" w:rsidR="00EC694E" w:rsidRPr="00EC694E" w:rsidRDefault="00EC694E" w:rsidP="009E701A">
            <w:r w:rsidRPr="00EC694E">
              <w:t>0.103</w:t>
            </w:r>
          </w:p>
        </w:tc>
      </w:tr>
      <w:tr w:rsidR="009E701A" w:rsidRPr="00EC694E" w14:paraId="3ACE86AC"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1164EFF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856C061" w14:textId="77777777" w:rsidR="00EC694E" w:rsidRPr="00EC694E" w:rsidRDefault="00EC694E" w:rsidP="009E701A">
            <w:r w:rsidRPr="00EC694E">
              <w:t>0.545</w:t>
            </w:r>
          </w:p>
        </w:tc>
        <w:tc>
          <w:tcPr>
            <w:tcW w:w="0" w:type="auto"/>
            <w:tcBorders>
              <w:top w:val="nil"/>
              <w:left w:val="nil"/>
              <w:bottom w:val="nil"/>
              <w:right w:val="nil"/>
            </w:tcBorders>
            <w:shd w:val="clear" w:color="auto" w:fill="auto"/>
            <w:noWrap/>
            <w:vAlign w:val="center"/>
            <w:hideMark/>
          </w:tcPr>
          <w:p w14:paraId="631F276C" w14:textId="77777777" w:rsidR="00EC694E" w:rsidRPr="00EC694E" w:rsidRDefault="00EC694E" w:rsidP="009E701A">
            <w:r w:rsidRPr="00EC694E">
              <w:t>-0.194</w:t>
            </w:r>
          </w:p>
        </w:tc>
        <w:tc>
          <w:tcPr>
            <w:tcW w:w="0" w:type="auto"/>
            <w:tcBorders>
              <w:top w:val="nil"/>
              <w:left w:val="nil"/>
              <w:bottom w:val="nil"/>
              <w:right w:val="nil"/>
            </w:tcBorders>
            <w:shd w:val="clear" w:color="auto" w:fill="auto"/>
            <w:noWrap/>
            <w:vAlign w:val="center"/>
            <w:hideMark/>
          </w:tcPr>
          <w:p w14:paraId="3D384070" w14:textId="77777777" w:rsidR="00EC694E" w:rsidRPr="00EC694E" w:rsidRDefault="00EC694E" w:rsidP="009E701A">
            <w:r w:rsidRPr="00EC694E">
              <w:t>1.283</w:t>
            </w:r>
          </w:p>
        </w:tc>
        <w:tc>
          <w:tcPr>
            <w:tcW w:w="0" w:type="auto"/>
            <w:tcBorders>
              <w:top w:val="nil"/>
              <w:left w:val="nil"/>
              <w:bottom w:val="nil"/>
              <w:right w:val="nil"/>
            </w:tcBorders>
            <w:shd w:val="clear" w:color="auto" w:fill="auto"/>
            <w:noWrap/>
            <w:vAlign w:val="center"/>
            <w:hideMark/>
          </w:tcPr>
          <w:p w14:paraId="320CD93D" w14:textId="77777777" w:rsidR="00EC694E" w:rsidRPr="00EC694E" w:rsidRDefault="00EC694E" w:rsidP="009E701A">
            <w:r w:rsidRPr="00EC694E">
              <w:t>0.276</w:t>
            </w:r>
          </w:p>
        </w:tc>
        <w:tc>
          <w:tcPr>
            <w:tcW w:w="0" w:type="auto"/>
            <w:tcBorders>
              <w:top w:val="nil"/>
              <w:left w:val="nil"/>
              <w:bottom w:val="nil"/>
              <w:right w:val="nil"/>
            </w:tcBorders>
            <w:shd w:val="clear" w:color="auto" w:fill="auto"/>
            <w:noWrap/>
            <w:vAlign w:val="center"/>
            <w:hideMark/>
          </w:tcPr>
          <w:p w14:paraId="31F6B6C1" w14:textId="77777777" w:rsidR="00EC694E" w:rsidRPr="00EC694E" w:rsidRDefault="00EC694E" w:rsidP="009E701A">
            <w:r w:rsidRPr="00EC694E">
              <w:t>-0.446</w:t>
            </w:r>
          </w:p>
        </w:tc>
        <w:tc>
          <w:tcPr>
            <w:tcW w:w="0" w:type="auto"/>
            <w:tcBorders>
              <w:top w:val="nil"/>
              <w:left w:val="nil"/>
              <w:bottom w:val="nil"/>
              <w:right w:val="nil"/>
            </w:tcBorders>
            <w:shd w:val="clear" w:color="auto" w:fill="auto"/>
            <w:noWrap/>
            <w:vAlign w:val="center"/>
            <w:hideMark/>
          </w:tcPr>
          <w:p w14:paraId="60CDC96D" w14:textId="77777777" w:rsidR="00EC694E" w:rsidRPr="00EC694E" w:rsidRDefault="00EC694E" w:rsidP="009E701A">
            <w:r w:rsidRPr="00EC694E">
              <w:t>0.998</w:t>
            </w:r>
          </w:p>
        </w:tc>
        <w:tc>
          <w:tcPr>
            <w:tcW w:w="0" w:type="auto"/>
            <w:tcBorders>
              <w:top w:val="nil"/>
              <w:left w:val="nil"/>
              <w:bottom w:val="nil"/>
              <w:right w:val="nil"/>
            </w:tcBorders>
            <w:shd w:val="clear" w:color="auto" w:fill="auto"/>
            <w:noWrap/>
            <w:vAlign w:val="center"/>
            <w:hideMark/>
          </w:tcPr>
          <w:p w14:paraId="51B54718" w14:textId="77777777" w:rsidR="00EC694E" w:rsidRPr="00EC694E" w:rsidRDefault="00EC694E" w:rsidP="009E701A">
            <w:r w:rsidRPr="00EC694E">
              <w:t>0.05</w:t>
            </w:r>
          </w:p>
        </w:tc>
        <w:tc>
          <w:tcPr>
            <w:tcW w:w="0" w:type="auto"/>
            <w:tcBorders>
              <w:top w:val="nil"/>
              <w:left w:val="nil"/>
              <w:bottom w:val="nil"/>
              <w:right w:val="nil"/>
            </w:tcBorders>
            <w:shd w:val="clear" w:color="auto" w:fill="auto"/>
            <w:noWrap/>
            <w:vAlign w:val="center"/>
            <w:hideMark/>
          </w:tcPr>
          <w:p w14:paraId="32753E29" w14:textId="77777777" w:rsidR="00EC694E" w:rsidRPr="00EC694E" w:rsidRDefault="00EC694E" w:rsidP="009E701A">
            <w:r w:rsidRPr="00EC694E">
              <w:t>-0.726</w:t>
            </w:r>
          </w:p>
        </w:tc>
        <w:tc>
          <w:tcPr>
            <w:tcW w:w="0" w:type="auto"/>
            <w:tcBorders>
              <w:top w:val="nil"/>
              <w:left w:val="nil"/>
              <w:bottom w:val="nil"/>
              <w:right w:val="nil"/>
            </w:tcBorders>
            <w:shd w:val="clear" w:color="auto" w:fill="auto"/>
            <w:noWrap/>
            <w:vAlign w:val="center"/>
            <w:hideMark/>
          </w:tcPr>
          <w:p w14:paraId="56DE6796" w14:textId="77777777" w:rsidR="00EC694E" w:rsidRPr="00EC694E" w:rsidRDefault="00EC694E" w:rsidP="009E701A">
            <w:r w:rsidRPr="00EC694E">
              <w:t>0.827</w:t>
            </w:r>
          </w:p>
        </w:tc>
        <w:tc>
          <w:tcPr>
            <w:tcW w:w="0" w:type="auto"/>
            <w:tcBorders>
              <w:top w:val="nil"/>
              <w:left w:val="nil"/>
              <w:bottom w:val="nil"/>
              <w:right w:val="nil"/>
            </w:tcBorders>
            <w:shd w:val="clear" w:color="auto" w:fill="auto"/>
            <w:noWrap/>
            <w:vAlign w:val="center"/>
            <w:hideMark/>
          </w:tcPr>
          <w:p w14:paraId="2D38C447" w14:textId="77777777" w:rsidR="00EC694E" w:rsidRPr="00EC694E" w:rsidRDefault="00EC694E" w:rsidP="009E701A">
            <w:r w:rsidRPr="00EC694E">
              <w:t>-0.109</w:t>
            </w:r>
          </w:p>
        </w:tc>
        <w:tc>
          <w:tcPr>
            <w:tcW w:w="0" w:type="auto"/>
            <w:tcBorders>
              <w:top w:val="nil"/>
              <w:left w:val="nil"/>
              <w:bottom w:val="nil"/>
              <w:right w:val="nil"/>
            </w:tcBorders>
            <w:shd w:val="clear" w:color="auto" w:fill="auto"/>
            <w:noWrap/>
            <w:vAlign w:val="center"/>
            <w:hideMark/>
          </w:tcPr>
          <w:p w14:paraId="75CEA903" w14:textId="77777777" w:rsidR="00EC694E" w:rsidRPr="00EC694E" w:rsidRDefault="00EC694E" w:rsidP="009E701A">
            <w:r w:rsidRPr="00EC694E">
              <w:t>-1.008</w:t>
            </w:r>
          </w:p>
        </w:tc>
        <w:tc>
          <w:tcPr>
            <w:tcW w:w="0" w:type="auto"/>
            <w:tcBorders>
              <w:top w:val="nil"/>
              <w:left w:val="nil"/>
              <w:bottom w:val="nil"/>
              <w:right w:val="nil"/>
            </w:tcBorders>
            <w:shd w:val="clear" w:color="auto" w:fill="auto"/>
            <w:noWrap/>
            <w:vAlign w:val="center"/>
            <w:hideMark/>
          </w:tcPr>
          <w:p w14:paraId="1436D466" w14:textId="77777777" w:rsidR="00EC694E" w:rsidRPr="00EC694E" w:rsidRDefault="00EC694E" w:rsidP="009E701A">
            <w:r w:rsidRPr="00EC694E">
              <w:t>0.7902</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808080"/>
            <w:noWrap/>
            <w:vAlign w:val="center"/>
            <w:hideMark/>
          </w:tcPr>
          <w:p w14:paraId="167F0DB8" w14:textId="77777777" w:rsidR="00EC694E" w:rsidRPr="00EC694E" w:rsidRDefault="00EC694E" w:rsidP="009E701A">
            <w:r w:rsidRPr="00EC694E">
              <w:t>AT</w:t>
            </w:r>
          </w:p>
        </w:tc>
        <w:tc>
          <w:tcPr>
            <w:tcW w:w="0" w:type="auto"/>
            <w:tcBorders>
              <w:top w:val="nil"/>
              <w:left w:val="nil"/>
              <w:bottom w:val="nil"/>
              <w:right w:val="nil"/>
            </w:tcBorders>
            <w:shd w:val="clear" w:color="auto" w:fill="auto"/>
            <w:noWrap/>
            <w:vAlign w:val="center"/>
            <w:hideMark/>
          </w:tcPr>
          <w:p w14:paraId="233E1C52" w14:textId="77777777" w:rsidR="00EC694E" w:rsidRPr="00EC694E" w:rsidRDefault="00EC694E" w:rsidP="009E701A">
            <w:r w:rsidRPr="00EC694E">
              <w:t>-0.099</w:t>
            </w:r>
          </w:p>
        </w:tc>
        <w:tc>
          <w:tcPr>
            <w:tcW w:w="0" w:type="auto"/>
            <w:tcBorders>
              <w:top w:val="nil"/>
              <w:left w:val="nil"/>
              <w:bottom w:val="nil"/>
              <w:right w:val="nil"/>
            </w:tcBorders>
            <w:shd w:val="clear" w:color="auto" w:fill="auto"/>
            <w:noWrap/>
            <w:vAlign w:val="center"/>
            <w:hideMark/>
          </w:tcPr>
          <w:p w14:paraId="20D12C6A" w14:textId="77777777" w:rsidR="00EC694E" w:rsidRPr="00EC694E" w:rsidRDefault="00EC694E" w:rsidP="009E701A">
            <w:r w:rsidRPr="00EC694E">
              <w:t>-0.965</w:t>
            </w:r>
          </w:p>
        </w:tc>
        <w:tc>
          <w:tcPr>
            <w:tcW w:w="0" w:type="auto"/>
            <w:tcBorders>
              <w:top w:val="nil"/>
              <w:left w:val="nil"/>
              <w:bottom w:val="nil"/>
              <w:right w:val="nil"/>
            </w:tcBorders>
            <w:shd w:val="clear" w:color="auto" w:fill="auto"/>
            <w:noWrap/>
            <w:vAlign w:val="center"/>
            <w:hideMark/>
          </w:tcPr>
          <w:p w14:paraId="13A1A1F2" w14:textId="77777777" w:rsidR="00EC694E" w:rsidRPr="00EC694E" w:rsidRDefault="00EC694E" w:rsidP="009E701A">
            <w:r w:rsidRPr="00EC694E">
              <w:t>-0.767</w:t>
            </w:r>
          </w:p>
        </w:tc>
      </w:tr>
      <w:tr w:rsidR="00EC694E" w:rsidRPr="00EC694E" w14:paraId="5A264DA6"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20115272" w14:textId="7777777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5394B0B6" w14:textId="77777777" w:rsidR="00EC694E" w:rsidRPr="00EC694E" w:rsidRDefault="00EC694E" w:rsidP="009E701A">
            <w:r w:rsidRPr="00EC694E">
              <w:t>0.643</w:t>
            </w:r>
          </w:p>
        </w:tc>
        <w:tc>
          <w:tcPr>
            <w:tcW w:w="0" w:type="auto"/>
            <w:tcBorders>
              <w:top w:val="nil"/>
              <w:left w:val="nil"/>
              <w:bottom w:val="single" w:sz="4" w:space="0" w:color="auto"/>
              <w:right w:val="nil"/>
            </w:tcBorders>
            <w:shd w:val="clear" w:color="auto" w:fill="auto"/>
            <w:noWrap/>
            <w:vAlign w:val="center"/>
            <w:hideMark/>
          </w:tcPr>
          <w:p w14:paraId="0A4C1308" w14:textId="77777777" w:rsidR="00EC694E" w:rsidRPr="00EC694E" w:rsidRDefault="00EC694E" w:rsidP="009E701A">
            <w:r w:rsidRPr="00EC694E">
              <w:t>0.142</w:t>
            </w:r>
          </w:p>
        </w:tc>
        <w:tc>
          <w:tcPr>
            <w:tcW w:w="0" w:type="auto"/>
            <w:tcBorders>
              <w:top w:val="nil"/>
              <w:left w:val="nil"/>
              <w:bottom w:val="single" w:sz="4" w:space="0" w:color="auto"/>
              <w:right w:val="nil"/>
            </w:tcBorders>
            <w:shd w:val="clear" w:color="auto" w:fill="auto"/>
            <w:noWrap/>
            <w:vAlign w:val="center"/>
            <w:hideMark/>
          </w:tcPr>
          <w:p w14:paraId="2382D660" w14:textId="77777777" w:rsidR="00EC694E" w:rsidRPr="00EC694E" w:rsidRDefault="00EC694E" w:rsidP="009E701A">
            <w:r w:rsidRPr="00EC694E">
              <w:t>1.145</w:t>
            </w:r>
          </w:p>
        </w:tc>
        <w:tc>
          <w:tcPr>
            <w:tcW w:w="0" w:type="auto"/>
            <w:tcBorders>
              <w:top w:val="nil"/>
              <w:left w:val="nil"/>
              <w:bottom w:val="single" w:sz="4" w:space="0" w:color="auto"/>
              <w:right w:val="nil"/>
            </w:tcBorders>
            <w:shd w:val="clear" w:color="auto" w:fill="auto"/>
            <w:noWrap/>
            <w:vAlign w:val="center"/>
            <w:hideMark/>
          </w:tcPr>
          <w:p w14:paraId="6D66EAC0" w14:textId="77777777" w:rsidR="00EC694E" w:rsidRPr="00EC694E" w:rsidRDefault="00EC694E" w:rsidP="009E701A">
            <w:r w:rsidRPr="00EC694E">
              <w:t>0.375</w:t>
            </w:r>
          </w:p>
        </w:tc>
        <w:tc>
          <w:tcPr>
            <w:tcW w:w="0" w:type="auto"/>
            <w:tcBorders>
              <w:top w:val="nil"/>
              <w:left w:val="nil"/>
              <w:bottom w:val="single" w:sz="4" w:space="0" w:color="auto"/>
              <w:right w:val="nil"/>
            </w:tcBorders>
            <w:shd w:val="clear" w:color="auto" w:fill="auto"/>
            <w:noWrap/>
            <w:vAlign w:val="center"/>
            <w:hideMark/>
          </w:tcPr>
          <w:p w14:paraId="2048CBB3" w14:textId="77777777" w:rsidR="00EC694E" w:rsidRPr="00EC694E" w:rsidRDefault="00EC694E" w:rsidP="009E701A">
            <w:r w:rsidRPr="00EC694E">
              <w:t>-0.103</w:t>
            </w:r>
          </w:p>
        </w:tc>
        <w:tc>
          <w:tcPr>
            <w:tcW w:w="0" w:type="auto"/>
            <w:tcBorders>
              <w:top w:val="nil"/>
              <w:left w:val="nil"/>
              <w:bottom w:val="single" w:sz="4" w:space="0" w:color="auto"/>
              <w:right w:val="nil"/>
            </w:tcBorders>
            <w:shd w:val="clear" w:color="auto" w:fill="auto"/>
            <w:noWrap/>
            <w:vAlign w:val="center"/>
            <w:hideMark/>
          </w:tcPr>
          <w:p w14:paraId="23BB66EC" w14:textId="77777777" w:rsidR="00EC694E" w:rsidRPr="00EC694E" w:rsidRDefault="00EC694E" w:rsidP="009E701A">
            <w:r w:rsidRPr="00EC694E">
              <w:t>0.853</w:t>
            </w:r>
          </w:p>
        </w:tc>
        <w:tc>
          <w:tcPr>
            <w:tcW w:w="0" w:type="auto"/>
            <w:tcBorders>
              <w:top w:val="nil"/>
              <w:left w:val="nil"/>
              <w:bottom w:val="single" w:sz="4" w:space="0" w:color="auto"/>
              <w:right w:val="nil"/>
            </w:tcBorders>
            <w:shd w:val="clear" w:color="auto" w:fill="auto"/>
            <w:noWrap/>
            <w:vAlign w:val="center"/>
            <w:hideMark/>
          </w:tcPr>
          <w:p w14:paraId="67683DDB" w14:textId="77777777" w:rsidR="00EC694E" w:rsidRPr="00EC694E" w:rsidRDefault="00EC694E" w:rsidP="009E701A">
            <w:r w:rsidRPr="00EC694E">
              <w:t>0.149</w:t>
            </w:r>
          </w:p>
        </w:tc>
        <w:tc>
          <w:tcPr>
            <w:tcW w:w="0" w:type="auto"/>
            <w:tcBorders>
              <w:top w:val="nil"/>
              <w:left w:val="nil"/>
              <w:bottom w:val="single" w:sz="4" w:space="0" w:color="auto"/>
              <w:right w:val="nil"/>
            </w:tcBorders>
            <w:shd w:val="clear" w:color="auto" w:fill="auto"/>
            <w:noWrap/>
            <w:vAlign w:val="center"/>
            <w:hideMark/>
          </w:tcPr>
          <w:p w14:paraId="2519D766" w14:textId="77777777" w:rsidR="00EC694E" w:rsidRPr="00EC694E" w:rsidRDefault="00EC694E" w:rsidP="009E701A">
            <w:r w:rsidRPr="00EC694E">
              <w:t>-0.408</w:t>
            </w:r>
          </w:p>
        </w:tc>
        <w:tc>
          <w:tcPr>
            <w:tcW w:w="0" w:type="auto"/>
            <w:tcBorders>
              <w:top w:val="nil"/>
              <w:left w:val="nil"/>
              <w:bottom w:val="single" w:sz="4" w:space="0" w:color="auto"/>
              <w:right w:val="nil"/>
            </w:tcBorders>
            <w:shd w:val="clear" w:color="auto" w:fill="auto"/>
            <w:noWrap/>
            <w:vAlign w:val="center"/>
            <w:hideMark/>
          </w:tcPr>
          <w:p w14:paraId="6B69198D" w14:textId="77777777" w:rsidR="00EC694E" w:rsidRPr="00EC694E" w:rsidRDefault="00EC694E" w:rsidP="009E701A">
            <w:r w:rsidRPr="00EC694E">
              <w:t>0.706</w:t>
            </w:r>
          </w:p>
        </w:tc>
        <w:tc>
          <w:tcPr>
            <w:tcW w:w="0" w:type="auto"/>
            <w:tcBorders>
              <w:top w:val="nil"/>
              <w:left w:val="nil"/>
              <w:bottom w:val="single" w:sz="4" w:space="0" w:color="auto"/>
              <w:right w:val="nil"/>
            </w:tcBorders>
            <w:shd w:val="clear" w:color="auto" w:fill="auto"/>
            <w:noWrap/>
            <w:vAlign w:val="center"/>
            <w:hideMark/>
          </w:tcPr>
          <w:p w14:paraId="3A062A96" w14:textId="77777777" w:rsidR="00EC694E" w:rsidRPr="00EC694E" w:rsidRDefault="00EC694E" w:rsidP="009E701A">
            <w:r w:rsidRPr="00EC694E">
              <w:t>-0.01</w:t>
            </w:r>
          </w:p>
        </w:tc>
        <w:tc>
          <w:tcPr>
            <w:tcW w:w="0" w:type="auto"/>
            <w:tcBorders>
              <w:top w:val="nil"/>
              <w:left w:val="nil"/>
              <w:bottom w:val="single" w:sz="4" w:space="0" w:color="auto"/>
              <w:right w:val="nil"/>
            </w:tcBorders>
            <w:shd w:val="clear" w:color="auto" w:fill="auto"/>
            <w:noWrap/>
            <w:vAlign w:val="center"/>
            <w:hideMark/>
          </w:tcPr>
          <w:p w14:paraId="199C99C8" w14:textId="77777777" w:rsidR="00EC694E" w:rsidRPr="00EC694E" w:rsidRDefault="00EC694E" w:rsidP="009E701A">
            <w:r w:rsidRPr="00EC694E">
              <w:t>-0.728</w:t>
            </w:r>
          </w:p>
        </w:tc>
        <w:tc>
          <w:tcPr>
            <w:tcW w:w="0" w:type="auto"/>
            <w:tcBorders>
              <w:top w:val="nil"/>
              <w:left w:val="nil"/>
              <w:bottom w:val="single" w:sz="4" w:space="0" w:color="auto"/>
              <w:right w:val="nil"/>
            </w:tcBorders>
            <w:shd w:val="clear" w:color="auto" w:fill="auto"/>
            <w:noWrap/>
            <w:vAlign w:val="center"/>
            <w:hideMark/>
          </w:tcPr>
          <w:p w14:paraId="27C4469B" w14:textId="77777777" w:rsidR="00EC694E" w:rsidRPr="00EC694E" w:rsidRDefault="00EC694E" w:rsidP="009E701A">
            <w:r w:rsidRPr="00EC694E">
              <w:t>0.7075</w:t>
            </w:r>
          </w:p>
        </w:tc>
        <w:tc>
          <w:tcPr>
            <w:tcW w:w="0" w:type="auto"/>
            <w:tcBorders>
              <w:top w:val="nil"/>
              <w:left w:val="nil"/>
              <w:bottom w:val="single" w:sz="4" w:space="0" w:color="auto"/>
              <w:right w:val="nil"/>
            </w:tcBorders>
            <w:shd w:val="clear" w:color="auto" w:fill="auto"/>
            <w:noWrap/>
            <w:vAlign w:val="center"/>
            <w:hideMark/>
          </w:tcPr>
          <w:p w14:paraId="2FD55D95" w14:textId="77777777" w:rsidR="00EC694E" w:rsidRPr="00EC694E" w:rsidRDefault="00EC694E" w:rsidP="009E701A">
            <w:r w:rsidRPr="00EC694E">
              <w:t>0.0987</w:t>
            </w:r>
          </w:p>
        </w:tc>
        <w:tc>
          <w:tcPr>
            <w:tcW w:w="0" w:type="auto"/>
            <w:tcBorders>
              <w:top w:val="nil"/>
              <w:left w:val="nil"/>
              <w:bottom w:val="single" w:sz="4" w:space="0" w:color="auto"/>
              <w:right w:val="nil"/>
            </w:tcBorders>
            <w:shd w:val="clear" w:color="auto" w:fill="auto"/>
            <w:noWrap/>
            <w:vAlign w:val="center"/>
            <w:hideMark/>
          </w:tcPr>
          <w:p w14:paraId="2773FC97" w14:textId="11A6463A"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27ADF011" w14:textId="32E0CDAD"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595959"/>
            <w:noWrap/>
            <w:vAlign w:val="center"/>
            <w:hideMark/>
          </w:tcPr>
          <w:p w14:paraId="56DF9364" w14:textId="77777777" w:rsidR="00EC694E" w:rsidRPr="00EC694E" w:rsidRDefault="00EC694E" w:rsidP="009E701A">
            <w:r w:rsidRPr="00EC694E">
              <w:t>TA</w:t>
            </w:r>
          </w:p>
        </w:tc>
      </w:tr>
      <w:tr w:rsidR="002425F5" w:rsidRPr="00EC694E" w14:paraId="194F6603" w14:textId="77777777" w:rsidTr="002425F5">
        <w:trPr>
          <w:trHeight w:val="230"/>
        </w:trPr>
        <w:tc>
          <w:tcPr>
            <w:tcW w:w="0" w:type="auto"/>
            <w:tcBorders>
              <w:top w:val="nil"/>
              <w:left w:val="nil"/>
              <w:bottom w:val="nil"/>
              <w:right w:val="nil"/>
            </w:tcBorders>
            <w:shd w:val="clear" w:color="auto" w:fill="auto"/>
            <w:noWrap/>
            <w:vAlign w:val="center"/>
            <w:hideMark/>
          </w:tcPr>
          <w:p w14:paraId="0A7DCFD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79B529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CBBF20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141A0F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DC9A93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C6E136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5EC120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C7BFFF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C18734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10AAFD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2080D5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9F58F3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C83F02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CA09A0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840D4A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A2BF98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41022C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A1326B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BC17FC5" w14:textId="77777777" w:rsidR="00EC694E" w:rsidRPr="00EC694E" w:rsidRDefault="00EC694E" w:rsidP="009E701A"/>
        </w:tc>
      </w:tr>
      <w:tr w:rsidR="00EC694E" w:rsidRPr="00EC694E" w14:paraId="6E661DF4" w14:textId="77777777" w:rsidTr="002425F5">
        <w:trPr>
          <w:trHeight w:val="230"/>
        </w:trPr>
        <w:tc>
          <w:tcPr>
            <w:tcW w:w="0" w:type="auto"/>
            <w:vMerge w:val="restart"/>
            <w:tcBorders>
              <w:top w:val="single" w:sz="4" w:space="0" w:color="auto"/>
              <w:left w:val="nil"/>
              <w:bottom w:val="single" w:sz="4" w:space="0" w:color="000000"/>
              <w:right w:val="nil"/>
            </w:tcBorders>
            <w:shd w:val="clear" w:color="auto" w:fill="auto"/>
            <w:vAlign w:val="center"/>
            <w:hideMark/>
          </w:tcPr>
          <w:p w14:paraId="27BC6FD0" w14:textId="77777777" w:rsidR="00EC694E" w:rsidRPr="00EC694E" w:rsidRDefault="00EC694E" w:rsidP="009E701A">
            <w:r w:rsidRPr="00EC694E">
              <w:t>Tegner</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031A3B1C" w14:textId="77777777" w:rsidR="00EC694E" w:rsidRPr="00EC694E" w:rsidRDefault="00EC694E" w:rsidP="009E701A">
            <w:r w:rsidRPr="00EC694E">
              <w:t>BPTB</w:t>
            </w:r>
          </w:p>
        </w:tc>
        <w:tc>
          <w:tcPr>
            <w:tcW w:w="0" w:type="auto"/>
            <w:tcBorders>
              <w:top w:val="single" w:sz="4" w:space="0" w:color="auto"/>
              <w:left w:val="nil"/>
              <w:bottom w:val="nil"/>
              <w:right w:val="nil"/>
            </w:tcBorders>
            <w:shd w:val="clear" w:color="auto" w:fill="auto"/>
            <w:noWrap/>
            <w:vAlign w:val="center"/>
            <w:hideMark/>
          </w:tcPr>
          <w:p w14:paraId="205A4BA9" w14:textId="77777777" w:rsidR="00EC694E" w:rsidRPr="00EC694E" w:rsidRDefault="00EC694E" w:rsidP="009E701A">
            <w:r w:rsidRPr="00EC694E">
              <w:t>-0.27</w:t>
            </w:r>
          </w:p>
        </w:tc>
        <w:tc>
          <w:tcPr>
            <w:tcW w:w="0" w:type="auto"/>
            <w:tcBorders>
              <w:top w:val="single" w:sz="4" w:space="0" w:color="auto"/>
              <w:left w:val="nil"/>
              <w:bottom w:val="nil"/>
              <w:right w:val="nil"/>
            </w:tcBorders>
            <w:shd w:val="clear" w:color="auto" w:fill="auto"/>
            <w:noWrap/>
            <w:vAlign w:val="center"/>
            <w:hideMark/>
          </w:tcPr>
          <w:p w14:paraId="43154580" w14:textId="77777777" w:rsidR="00EC694E" w:rsidRPr="00EC694E" w:rsidRDefault="00EC694E" w:rsidP="009E701A">
            <w:r w:rsidRPr="00EC694E">
              <w:t>-0.19</w:t>
            </w:r>
          </w:p>
        </w:tc>
        <w:tc>
          <w:tcPr>
            <w:tcW w:w="0" w:type="auto"/>
            <w:tcBorders>
              <w:top w:val="single" w:sz="4" w:space="0" w:color="auto"/>
              <w:left w:val="nil"/>
              <w:bottom w:val="nil"/>
              <w:right w:val="nil"/>
            </w:tcBorders>
            <w:shd w:val="clear" w:color="auto" w:fill="auto"/>
            <w:noWrap/>
            <w:vAlign w:val="center"/>
            <w:hideMark/>
          </w:tcPr>
          <w:p w14:paraId="22180556" w14:textId="77777777" w:rsidR="00EC694E" w:rsidRPr="00EC694E" w:rsidRDefault="00EC694E" w:rsidP="009E701A">
            <w:r w:rsidRPr="00EC694E">
              <w:t>-0.35</w:t>
            </w:r>
          </w:p>
        </w:tc>
        <w:tc>
          <w:tcPr>
            <w:tcW w:w="0" w:type="auto"/>
            <w:tcBorders>
              <w:top w:val="single" w:sz="4" w:space="0" w:color="auto"/>
              <w:left w:val="nil"/>
              <w:bottom w:val="nil"/>
              <w:right w:val="nil"/>
            </w:tcBorders>
            <w:shd w:val="clear" w:color="auto" w:fill="auto"/>
            <w:noWrap/>
            <w:vAlign w:val="center"/>
            <w:hideMark/>
          </w:tcPr>
          <w:p w14:paraId="0E9172D0" w14:textId="77777777" w:rsidR="00EC694E" w:rsidRPr="00EC694E" w:rsidRDefault="00EC694E" w:rsidP="009E701A">
            <w:r w:rsidRPr="00EC694E">
              <w:t>-0.374</w:t>
            </w:r>
          </w:p>
        </w:tc>
        <w:tc>
          <w:tcPr>
            <w:tcW w:w="0" w:type="auto"/>
            <w:tcBorders>
              <w:top w:val="single" w:sz="4" w:space="0" w:color="auto"/>
              <w:left w:val="nil"/>
              <w:bottom w:val="nil"/>
              <w:right w:val="nil"/>
            </w:tcBorders>
            <w:shd w:val="clear" w:color="auto" w:fill="auto"/>
            <w:noWrap/>
            <w:vAlign w:val="center"/>
            <w:hideMark/>
          </w:tcPr>
          <w:p w14:paraId="7CEE3C5F" w14:textId="77777777" w:rsidR="00EC694E" w:rsidRPr="00EC694E" w:rsidRDefault="00EC694E" w:rsidP="009E701A">
            <w:r w:rsidRPr="00EC694E">
              <w:t>-0.154</w:t>
            </w:r>
          </w:p>
        </w:tc>
        <w:tc>
          <w:tcPr>
            <w:tcW w:w="0" w:type="auto"/>
            <w:tcBorders>
              <w:top w:val="single" w:sz="4" w:space="0" w:color="auto"/>
              <w:left w:val="nil"/>
              <w:bottom w:val="nil"/>
              <w:right w:val="nil"/>
            </w:tcBorders>
            <w:shd w:val="clear" w:color="auto" w:fill="auto"/>
            <w:noWrap/>
            <w:vAlign w:val="center"/>
            <w:hideMark/>
          </w:tcPr>
          <w:p w14:paraId="5A8F0C29" w14:textId="77777777" w:rsidR="00EC694E" w:rsidRPr="00EC694E" w:rsidRDefault="00EC694E" w:rsidP="009E701A">
            <w:r w:rsidRPr="00EC694E">
              <w:t>-0.594</w:t>
            </w:r>
          </w:p>
        </w:tc>
        <w:tc>
          <w:tcPr>
            <w:tcW w:w="0" w:type="auto"/>
            <w:tcBorders>
              <w:top w:val="single" w:sz="4" w:space="0" w:color="auto"/>
              <w:left w:val="nil"/>
              <w:bottom w:val="nil"/>
              <w:right w:val="nil"/>
            </w:tcBorders>
            <w:shd w:val="clear" w:color="auto" w:fill="auto"/>
            <w:noWrap/>
            <w:vAlign w:val="center"/>
            <w:hideMark/>
          </w:tcPr>
          <w:p w14:paraId="3CD26047" w14:textId="77777777" w:rsidR="00EC694E" w:rsidRPr="00EC694E" w:rsidRDefault="00EC694E" w:rsidP="009E701A">
            <w:r w:rsidRPr="00EC694E">
              <w:t>-0.508</w:t>
            </w:r>
          </w:p>
        </w:tc>
        <w:tc>
          <w:tcPr>
            <w:tcW w:w="0" w:type="auto"/>
            <w:tcBorders>
              <w:top w:val="single" w:sz="4" w:space="0" w:color="auto"/>
              <w:left w:val="nil"/>
              <w:bottom w:val="nil"/>
              <w:right w:val="nil"/>
            </w:tcBorders>
            <w:shd w:val="clear" w:color="auto" w:fill="auto"/>
            <w:noWrap/>
            <w:vAlign w:val="center"/>
            <w:hideMark/>
          </w:tcPr>
          <w:p w14:paraId="6DC46665" w14:textId="77777777" w:rsidR="00EC694E" w:rsidRPr="00EC694E" w:rsidRDefault="00EC694E" w:rsidP="009E701A">
            <w:r w:rsidRPr="00EC694E">
              <w:t>-0.199</w:t>
            </w:r>
          </w:p>
        </w:tc>
        <w:tc>
          <w:tcPr>
            <w:tcW w:w="0" w:type="auto"/>
            <w:tcBorders>
              <w:top w:val="single" w:sz="4" w:space="0" w:color="auto"/>
              <w:left w:val="nil"/>
              <w:bottom w:val="nil"/>
              <w:right w:val="nil"/>
            </w:tcBorders>
            <w:shd w:val="clear" w:color="auto" w:fill="auto"/>
            <w:noWrap/>
            <w:vAlign w:val="center"/>
            <w:hideMark/>
          </w:tcPr>
          <w:p w14:paraId="22993265" w14:textId="77777777" w:rsidR="00EC694E" w:rsidRPr="00EC694E" w:rsidRDefault="00EC694E" w:rsidP="009E701A">
            <w:r w:rsidRPr="00EC694E">
              <w:t>-0.817</w:t>
            </w:r>
          </w:p>
        </w:tc>
        <w:tc>
          <w:tcPr>
            <w:tcW w:w="0" w:type="auto"/>
            <w:tcBorders>
              <w:top w:val="single" w:sz="4" w:space="0" w:color="auto"/>
              <w:left w:val="nil"/>
              <w:bottom w:val="nil"/>
              <w:right w:val="nil"/>
            </w:tcBorders>
            <w:shd w:val="clear" w:color="auto" w:fill="auto"/>
            <w:noWrap/>
            <w:vAlign w:val="center"/>
            <w:hideMark/>
          </w:tcPr>
          <w:p w14:paraId="6A2F1059" w14:textId="753F3EEF"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2A93275C" w14:textId="165E55E8"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6A59C604" w14:textId="3C125B28"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110E803E" w14:textId="77777777" w:rsidR="00EC694E" w:rsidRPr="00EC694E" w:rsidRDefault="00EC694E" w:rsidP="009E701A">
            <w:r w:rsidRPr="00EC694E">
              <w:t>-1.26</w:t>
            </w:r>
          </w:p>
        </w:tc>
        <w:tc>
          <w:tcPr>
            <w:tcW w:w="0" w:type="auto"/>
            <w:tcBorders>
              <w:top w:val="single" w:sz="4" w:space="0" w:color="auto"/>
              <w:left w:val="nil"/>
              <w:bottom w:val="nil"/>
              <w:right w:val="nil"/>
            </w:tcBorders>
            <w:shd w:val="clear" w:color="auto" w:fill="auto"/>
            <w:noWrap/>
            <w:vAlign w:val="center"/>
            <w:hideMark/>
          </w:tcPr>
          <w:p w14:paraId="745A7681" w14:textId="77777777" w:rsidR="00EC694E" w:rsidRPr="00EC694E" w:rsidRDefault="00EC694E" w:rsidP="009E701A">
            <w:r w:rsidRPr="00EC694E">
              <w:t>-0.734</w:t>
            </w:r>
          </w:p>
        </w:tc>
        <w:tc>
          <w:tcPr>
            <w:tcW w:w="0" w:type="auto"/>
            <w:tcBorders>
              <w:top w:val="single" w:sz="4" w:space="0" w:color="auto"/>
              <w:left w:val="nil"/>
              <w:bottom w:val="nil"/>
              <w:right w:val="nil"/>
            </w:tcBorders>
            <w:shd w:val="clear" w:color="auto" w:fill="auto"/>
            <w:noWrap/>
            <w:vAlign w:val="center"/>
            <w:hideMark/>
          </w:tcPr>
          <w:p w14:paraId="4D81249B" w14:textId="77777777" w:rsidR="00EC694E" w:rsidRPr="00EC694E" w:rsidRDefault="00EC694E" w:rsidP="009E701A">
            <w:r w:rsidRPr="00EC694E">
              <w:t>-1.785</w:t>
            </w:r>
          </w:p>
        </w:tc>
      </w:tr>
      <w:tr w:rsidR="00EC694E" w:rsidRPr="00EC694E" w14:paraId="2080131F"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5E981D1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C9FDFBC" w14:textId="77777777" w:rsidR="00EC694E" w:rsidRPr="00EC694E" w:rsidRDefault="00EC694E" w:rsidP="009E701A">
            <w:r w:rsidRPr="00EC694E">
              <w:t>0.27</w:t>
            </w:r>
          </w:p>
        </w:tc>
        <w:tc>
          <w:tcPr>
            <w:tcW w:w="0" w:type="auto"/>
            <w:tcBorders>
              <w:top w:val="nil"/>
              <w:left w:val="nil"/>
              <w:bottom w:val="nil"/>
              <w:right w:val="nil"/>
            </w:tcBorders>
            <w:shd w:val="clear" w:color="auto" w:fill="auto"/>
            <w:noWrap/>
            <w:vAlign w:val="center"/>
            <w:hideMark/>
          </w:tcPr>
          <w:p w14:paraId="6C56D881" w14:textId="77777777" w:rsidR="00EC694E" w:rsidRPr="00EC694E" w:rsidRDefault="00EC694E" w:rsidP="009E701A">
            <w:r w:rsidRPr="00EC694E">
              <w:t>0.35</w:t>
            </w:r>
          </w:p>
        </w:tc>
        <w:tc>
          <w:tcPr>
            <w:tcW w:w="0" w:type="auto"/>
            <w:tcBorders>
              <w:top w:val="nil"/>
              <w:left w:val="nil"/>
              <w:bottom w:val="nil"/>
              <w:right w:val="nil"/>
            </w:tcBorders>
            <w:shd w:val="clear" w:color="auto" w:fill="auto"/>
            <w:noWrap/>
            <w:vAlign w:val="center"/>
            <w:hideMark/>
          </w:tcPr>
          <w:p w14:paraId="5ABCC951" w14:textId="77777777" w:rsidR="00EC694E" w:rsidRPr="00EC694E" w:rsidRDefault="00EC694E" w:rsidP="009E701A">
            <w:r w:rsidRPr="00EC694E">
              <w:t>0.19</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17841D64"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42684D8F" w14:textId="77777777" w:rsidR="00EC694E" w:rsidRPr="00EC694E" w:rsidRDefault="00EC694E" w:rsidP="009E701A">
            <w:r w:rsidRPr="00EC694E">
              <w:t>-0.104</w:t>
            </w:r>
          </w:p>
        </w:tc>
        <w:tc>
          <w:tcPr>
            <w:tcW w:w="0" w:type="auto"/>
            <w:tcBorders>
              <w:top w:val="nil"/>
              <w:left w:val="nil"/>
              <w:bottom w:val="nil"/>
              <w:right w:val="nil"/>
            </w:tcBorders>
            <w:shd w:val="clear" w:color="auto" w:fill="auto"/>
            <w:noWrap/>
            <w:vAlign w:val="center"/>
            <w:hideMark/>
          </w:tcPr>
          <w:p w14:paraId="367444AF" w14:textId="77777777" w:rsidR="00EC694E" w:rsidRPr="00EC694E" w:rsidRDefault="00EC694E" w:rsidP="009E701A">
            <w:r w:rsidRPr="00EC694E">
              <w:t>0.112</w:t>
            </w:r>
          </w:p>
        </w:tc>
        <w:tc>
          <w:tcPr>
            <w:tcW w:w="0" w:type="auto"/>
            <w:tcBorders>
              <w:top w:val="nil"/>
              <w:left w:val="nil"/>
              <w:bottom w:val="nil"/>
              <w:right w:val="nil"/>
            </w:tcBorders>
            <w:shd w:val="clear" w:color="auto" w:fill="auto"/>
            <w:noWrap/>
            <w:vAlign w:val="center"/>
            <w:hideMark/>
          </w:tcPr>
          <w:p w14:paraId="257BD055" w14:textId="77777777" w:rsidR="00EC694E" w:rsidRPr="00EC694E" w:rsidRDefault="00EC694E" w:rsidP="009E701A">
            <w:r w:rsidRPr="00EC694E">
              <w:t>-0.321</w:t>
            </w:r>
          </w:p>
        </w:tc>
        <w:tc>
          <w:tcPr>
            <w:tcW w:w="0" w:type="auto"/>
            <w:tcBorders>
              <w:top w:val="nil"/>
              <w:left w:val="nil"/>
              <w:bottom w:val="nil"/>
              <w:right w:val="nil"/>
            </w:tcBorders>
            <w:shd w:val="clear" w:color="auto" w:fill="auto"/>
            <w:noWrap/>
            <w:vAlign w:val="center"/>
            <w:hideMark/>
          </w:tcPr>
          <w:p w14:paraId="19F40FCB" w14:textId="77777777" w:rsidR="00EC694E" w:rsidRPr="00EC694E" w:rsidRDefault="00EC694E" w:rsidP="009E701A">
            <w:r w:rsidRPr="00EC694E">
              <w:t>-0.238</w:t>
            </w:r>
          </w:p>
        </w:tc>
        <w:tc>
          <w:tcPr>
            <w:tcW w:w="0" w:type="auto"/>
            <w:tcBorders>
              <w:top w:val="nil"/>
              <w:left w:val="nil"/>
              <w:bottom w:val="nil"/>
              <w:right w:val="nil"/>
            </w:tcBorders>
            <w:shd w:val="clear" w:color="auto" w:fill="auto"/>
            <w:noWrap/>
            <w:vAlign w:val="center"/>
            <w:hideMark/>
          </w:tcPr>
          <w:p w14:paraId="430E9A17" w14:textId="77777777" w:rsidR="00EC694E" w:rsidRPr="00EC694E" w:rsidRDefault="00EC694E" w:rsidP="009E701A">
            <w:r w:rsidRPr="00EC694E">
              <w:t>0.0605</w:t>
            </w:r>
          </w:p>
        </w:tc>
        <w:tc>
          <w:tcPr>
            <w:tcW w:w="0" w:type="auto"/>
            <w:tcBorders>
              <w:top w:val="nil"/>
              <w:left w:val="nil"/>
              <w:bottom w:val="nil"/>
              <w:right w:val="nil"/>
            </w:tcBorders>
            <w:shd w:val="clear" w:color="auto" w:fill="auto"/>
            <w:noWrap/>
            <w:vAlign w:val="center"/>
            <w:hideMark/>
          </w:tcPr>
          <w:p w14:paraId="223A38CD" w14:textId="77777777" w:rsidR="00EC694E" w:rsidRPr="00EC694E" w:rsidRDefault="00EC694E" w:rsidP="009E701A">
            <w:r w:rsidRPr="00EC694E">
              <w:t>-0.536</w:t>
            </w:r>
          </w:p>
        </w:tc>
        <w:tc>
          <w:tcPr>
            <w:tcW w:w="0" w:type="auto"/>
            <w:tcBorders>
              <w:top w:val="nil"/>
              <w:left w:val="nil"/>
              <w:bottom w:val="nil"/>
              <w:right w:val="nil"/>
            </w:tcBorders>
            <w:shd w:val="clear" w:color="auto" w:fill="auto"/>
            <w:noWrap/>
            <w:vAlign w:val="center"/>
            <w:hideMark/>
          </w:tcPr>
          <w:p w14:paraId="2EA1DF2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2FA840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FA6F3F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2EAA0F4" w14:textId="77777777" w:rsidR="00EC694E" w:rsidRPr="00EC694E" w:rsidRDefault="00EC694E" w:rsidP="009E701A">
            <w:r w:rsidRPr="00EC694E">
              <w:t>-0.99</w:t>
            </w:r>
          </w:p>
        </w:tc>
        <w:tc>
          <w:tcPr>
            <w:tcW w:w="0" w:type="auto"/>
            <w:tcBorders>
              <w:top w:val="nil"/>
              <w:left w:val="nil"/>
              <w:bottom w:val="nil"/>
              <w:right w:val="nil"/>
            </w:tcBorders>
            <w:shd w:val="clear" w:color="auto" w:fill="auto"/>
            <w:noWrap/>
            <w:vAlign w:val="center"/>
            <w:hideMark/>
          </w:tcPr>
          <w:p w14:paraId="6E2D7007" w14:textId="77777777" w:rsidR="00EC694E" w:rsidRPr="00EC694E" w:rsidRDefault="00EC694E" w:rsidP="009E701A">
            <w:r w:rsidRPr="00EC694E">
              <w:t>-0.471</w:t>
            </w:r>
          </w:p>
        </w:tc>
        <w:tc>
          <w:tcPr>
            <w:tcW w:w="0" w:type="auto"/>
            <w:tcBorders>
              <w:top w:val="nil"/>
              <w:left w:val="nil"/>
              <w:bottom w:val="nil"/>
              <w:right w:val="nil"/>
            </w:tcBorders>
            <w:shd w:val="clear" w:color="auto" w:fill="auto"/>
            <w:noWrap/>
            <w:vAlign w:val="center"/>
            <w:hideMark/>
          </w:tcPr>
          <w:p w14:paraId="602FB001" w14:textId="77777777" w:rsidR="00EC694E" w:rsidRPr="00EC694E" w:rsidRDefault="00EC694E" w:rsidP="009E701A">
            <w:r w:rsidRPr="00EC694E">
              <w:t>-1.509</w:t>
            </w:r>
          </w:p>
        </w:tc>
      </w:tr>
      <w:tr w:rsidR="00EC694E" w:rsidRPr="00EC694E" w14:paraId="51166525"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6C6A504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5974AC0" w14:textId="77777777" w:rsidR="00EC694E" w:rsidRPr="00EC694E" w:rsidRDefault="00EC694E" w:rsidP="009E701A">
            <w:r w:rsidRPr="00EC694E">
              <w:t>0.374</w:t>
            </w:r>
          </w:p>
        </w:tc>
        <w:tc>
          <w:tcPr>
            <w:tcW w:w="0" w:type="auto"/>
            <w:tcBorders>
              <w:top w:val="nil"/>
              <w:left w:val="nil"/>
              <w:bottom w:val="nil"/>
              <w:right w:val="nil"/>
            </w:tcBorders>
            <w:shd w:val="clear" w:color="auto" w:fill="auto"/>
            <w:noWrap/>
            <w:vAlign w:val="center"/>
            <w:hideMark/>
          </w:tcPr>
          <w:p w14:paraId="581B8B2E" w14:textId="77777777" w:rsidR="00EC694E" w:rsidRPr="00EC694E" w:rsidRDefault="00EC694E" w:rsidP="009E701A">
            <w:r w:rsidRPr="00EC694E">
              <w:t>0.594</w:t>
            </w:r>
          </w:p>
        </w:tc>
        <w:tc>
          <w:tcPr>
            <w:tcW w:w="0" w:type="auto"/>
            <w:tcBorders>
              <w:top w:val="nil"/>
              <w:left w:val="nil"/>
              <w:bottom w:val="nil"/>
              <w:right w:val="nil"/>
            </w:tcBorders>
            <w:shd w:val="clear" w:color="auto" w:fill="auto"/>
            <w:noWrap/>
            <w:vAlign w:val="center"/>
            <w:hideMark/>
          </w:tcPr>
          <w:p w14:paraId="33B73EFA" w14:textId="77777777" w:rsidR="00EC694E" w:rsidRPr="00EC694E" w:rsidRDefault="00EC694E" w:rsidP="009E701A">
            <w:r w:rsidRPr="00EC694E">
              <w:t>0.154</w:t>
            </w:r>
          </w:p>
        </w:tc>
        <w:tc>
          <w:tcPr>
            <w:tcW w:w="0" w:type="auto"/>
            <w:tcBorders>
              <w:top w:val="nil"/>
              <w:left w:val="nil"/>
              <w:bottom w:val="nil"/>
              <w:right w:val="nil"/>
            </w:tcBorders>
            <w:shd w:val="clear" w:color="auto" w:fill="auto"/>
            <w:noWrap/>
            <w:vAlign w:val="center"/>
            <w:hideMark/>
          </w:tcPr>
          <w:p w14:paraId="17F7B971" w14:textId="77777777" w:rsidR="00EC694E" w:rsidRPr="00EC694E" w:rsidRDefault="00EC694E" w:rsidP="009E701A">
            <w:r w:rsidRPr="00EC694E">
              <w:t>0.104</w:t>
            </w:r>
          </w:p>
        </w:tc>
        <w:tc>
          <w:tcPr>
            <w:tcW w:w="0" w:type="auto"/>
            <w:tcBorders>
              <w:top w:val="nil"/>
              <w:left w:val="nil"/>
              <w:bottom w:val="nil"/>
              <w:right w:val="nil"/>
            </w:tcBorders>
            <w:shd w:val="clear" w:color="auto" w:fill="auto"/>
            <w:noWrap/>
            <w:vAlign w:val="center"/>
            <w:hideMark/>
          </w:tcPr>
          <w:p w14:paraId="1591D582" w14:textId="77777777" w:rsidR="00EC694E" w:rsidRPr="00EC694E" w:rsidRDefault="00EC694E" w:rsidP="009E701A">
            <w:r w:rsidRPr="00EC694E">
              <w:t>0.321</w:t>
            </w:r>
          </w:p>
        </w:tc>
        <w:tc>
          <w:tcPr>
            <w:tcW w:w="0" w:type="auto"/>
            <w:tcBorders>
              <w:top w:val="nil"/>
              <w:left w:val="nil"/>
              <w:bottom w:val="nil"/>
              <w:right w:val="nil"/>
            </w:tcBorders>
            <w:shd w:val="clear" w:color="auto" w:fill="auto"/>
            <w:noWrap/>
            <w:vAlign w:val="center"/>
            <w:hideMark/>
          </w:tcPr>
          <w:p w14:paraId="16B88B36" w14:textId="77777777" w:rsidR="00EC694E" w:rsidRPr="00EC694E" w:rsidRDefault="00EC694E" w:rsidP="009E701A">
            <w:r w:rsidRPr="00EC694E">
              <w:t>-0.112</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40C145D3" w14:textId="77777777" w:rsidR="00EC694E" w:rsidRPr="00EC694E" w:rsidRDefault="00EC694E" w:rsidP="009E701A">
            <w:r w:rsidRPr="00EC694E">
              <w:t>QT</w:t>
            </w:r>
          </w:p>
        </w:tc>
        <w:tc>
          <w:tcPr>
            <w:tcW w:w="0" w:type="auto"/>
            <w:tcBorders>
              <w:top w:val="nil"/>
              <w:left w:val="nil"/>
              <w:bottom w:val="nil"/>
              <w:right w:val="nil"/>
            </w:tcBorders>
            <w:shd w:val="clear" w:color="auto" w:fill="auto"/>
            <w:noWrap/>
            <w:vAlign w:val="center"/>
            <w:hideMark/>
          </w:tcPr>
          <w:p w14:paraId="51A073C3" w14:textId="77777777" w:rsidR="00EC694E" w:rsidRPr="00EC694E" w:rsidRDefault="00EC694E" w:rsidP="009E701A">
            <w:r w:rsidRPr="00EC694E">
              <w:t>-0.133</w:t>
            </w:r>
          </w:p>
        </w:tc>
        <w:tc>
          <w:tcPr>
            <w:tcW w:w="0" w:type="auto"/>
            <w:tcBorders>
              <w:top w:val="nil"/>
              <w:left w:val="nil"/>
              <w:bottom w:val="nil"/>
              <w:right w:val="nil"/>
            </w:tcBorders>
            <w:shd w:val="clear" w:color="auto" w:fill="auto"/>
            <w:noWrap/>
            <w:vAlign w:val="center"/>
            <w:hideMark/>
          </w:tcPr>
          <w:p w14:paraId="1385DDF4" w14:textId="77777777" w:rsidR="00EC694E" w:rsidRPr="00EC694E" w:rsidRDefault="00EC694E" w:rsidP="009E701A">
            <w:r w:rsidRPr="00EC694E">
              <w:t>0.2351</w:t>
            </w:r>
          </w:p>
        </w:tc>
        <w:tc>
          <w:tcPr>
            <w:tcW w:w="0" w:type="auto"/>
            <w:tcBorders>
              <w:top w:val="nil"/>
              <w:left w:val="nil"/>
              <w:bottom w:val="nil"/>
              <w:right w:val="nil"/>
            </w:tcBorders>
            <w:shd w:val="clear" w:color="auto" w:fill="auto"/>
            <w:noWrap/>
            <w:vAlign w:val="center"/>
            <w:hideMark/>
          </w:tcPr>
          <w:p w14:paraId="11A09284" w14:textId="77777777" w:rsidR="00EC694E" w:rsidRPr="00EC694E" w:rsidRDefault="00EC694E" w:rsidP="009E701A">
            <w:r w:rsidRPr="00EC694E">
              <w:t>-0.502</w:t>
            </w:r>
          </w:p>
        </w:tc>
        <w:tc>
          <w:tcPr>
            <w:tcW w:w="0" w:type="auto"/>
            <w:tcBorders>
              <w:top w:val="nil"/>
              <w:left w:val="nil"/>
              <w:bottom w:val="nil"/>
              <w:right w:val="nil"/>
            </w:tcBorders>
            <w:shd w:val="clear" w:color="auto" w:fill="auto"/>
            <w:noWrap/>
            <w:vAlign w:val="center"/>
            <w:hideMark/>
          </w:tcPr>
          <w:p w14:paraId="5821804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842478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1BFFBC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D2B28C1" w14:textId="77777777" w:rsidR="00EC694E" w:rsidRPr="00EC694E" w:rsidRDefault="00EC694E" w:rsidP="009E701A">
            <w:r w:rsidRPr="00EC694E">
              <w:t>-0.886</w:t>
            </w:r>
          </w:p>
        </w:tc>
        <w:tc>
          <w:tcPr>
            <w:tcW w:w="0" w:type="auto"/>
            <w:tcBorders>
              <w:top w:val="nil"/>
              <w:left w:val="nil"/>
              <w:bottom w:val="nil"/>
              <w:right w:val="nil"/>
            </w:tcBorders>
            <w:shd w:val="clear" w:color="auto" w:fill="auto"/>
            <w:noWrap/>
            <w:vAlign w:val="center"/>
            <w:hideMark/>
          </w:tcPr>
          <w:p w14:paraId="7BC7730A" w14:textId="77777777" w:rsidR="00EC694E" w:rsidRPr="00EC694E" w:rsidRDefault="00EC694E" w:rsidP="009E701A">
            <w:r w:rsidRPr="00EC694E">
              <w:t>-0.323</w:t>
            </w:r>
          </w:p>
        </w:tc>
        <w:tc>
          <w:tcPr>
            <w:tcW w:w="0" w:type="auto"/>
            <w:tcBorders>
              <w:top w:val="nil"/>
              <w:left w:val="nil"/>
              <w:bottom w:val="nil"/>
              <w:right w:val="nil"/>
            </w:tcBorders>
            <w:shd w:val="clear" w:color="auto" w:fill="auto"/>
            <w:noWrap/>
            <w:vAlign w:val="center"/>
            <w:hideMark/>
          </w:tcPr>
          <w:p w14:paraId="2D953B73" w14:textId="77777777" w:rsidR="00EC694E" w:rsidRPr="00EC694E" w:rsidRDefault="00EC694E" w:rsidP="009E701A">
            <w:r w:rsidRPr="00EC694E">
              <w:t>-1.448</w:t>
            </w:r>
          </w:p>
        </w:tc>
      </w:tr>
      <w:tr w:rsidR="00EC694E" w:rsidRPr="00EC694E" w14:paraId="12057059"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6333296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CC798DA" w14:textId="77777777" w:rsidR="00EC694E" w:rsidRPr="00EC694E" w:rsidRDefault="00EC694E" w:rsidP="009E701A">
            <w:r w:rsidRPr="00EC694E">
              <w:t>0.508</w:t>
            </w:r>
          </w:p>
        </w:tc>
        <w:tc>
          <w:tcPr>
            <w:tcW w:w="0" w:type="auto"/>
            <w:tcBorders>
              <w:top w:val="nil"/>
              <w:left w:val="nil"/>
              <w:bottom w:val="nil"/>
              <w:right w:val="nil"/>
            </w:tcBorders>
            <w:shd w:val="clear" w:color="auto" w:fill="auto"/>
            <w:noWrap/>
            <w:vAlign w:val="center"/>
            <w:hideMark/>
          </w:tcPr>
          <w:p w14:paraId="503FAD86" w14:textId="77777777" w:rsidR="00EC694E" w:rsidRPr="00EC694E" w:rsidRDefault="00EC694E" w:rsidP="009E701A">
            <w:r w:rsidRPr="00EC694E">
              <w:t>0.817</w:t>
            </w:r>
          </w:p>
        </w:tc>
        <w:tc>
          <w:tcPr>
            <w:tcW w:w="0" w:type="auto"/>
            <w:tcBorders>
              <w:top w:val="nil"/>
              <w:left w:val="nil"/>
              <w:bottom w:val="nil"/>
              <w:right w:val="nil"/>
            </w:tcBorders>
            <w:shd w:val="clear" w:color="auto" w:fill="auto"/>
            <w:noWrap/>
            <w:vAlign w:val="center"/>
            <w:hideMark/>
          </w:tcPr>
          <w:p w14:paraId="35F0CEB6" w14:textId="77777777" w:rsidR="00EC694E" w:rsidRPr="00EC694E" w:rsidRDefault="00EC694E" w:rsidP="009E701A">
            <w:r w:rsidRPr="00EC694E">
              <w:t>0.199</w:t>
            </w:r>
          </w:p>
        </w:tc>
        <w:tc>
          <w:tcPr>
            <w:tcW w:w="0" w:type="auto"/>
            <w:tcBorders>
              <w:top w:val="nil"/>
              <w:left w:val="nil"/>
              <w:bottom w:val="nil"/>
              <w:right w:val="nil"/>
            </w:tcBorders>
            <w:shd w:val="clear" w:color="auto" w:fill="auto"/>
            <w:noWrap/>
            <w:vAlign w:val="center"/>
            <w:hideMark/>
          </w:tcPr>
          <w:p w14:paraId="7236FE92" w14:textId="77777777" w:rsidR="00EC694E" w:rsidRPr="00EC694E" w:rsidRDefault="00EC694E" w:rsidP="009E701A">
            <w:r w:rsidRPr="00EC694E">
              <w:t>0.238</w:t>
            </w:r>
          </w:p>
        </w:tc>
        <w:tc>
          <w:tcPr>
            <w:tcW w:w="0" w:type="auto"/>
            <w:tcBorders>
              <w:top w:val="nil"/>
              <w:left w:val="nil"/>
              <w:bottom w:val="nil"/>
              <w:right w:val="nil"/>
            </w:tcBorders>
            <w:shd w:val="clear" w:color="auto" w:fill="auto"/>
            <w:noWrap/>
            <w:vAlign w:val="center"/>
            <w:hideMark/>
          </w:tcPr>
          <w:p w14:paraId="42D11ACE" w14:textId="77777777" w:rsidR="00EC694E" w:rsidRPr="00EC694E" w:rsidRDefault="00EC694E" w:rsidP="009E701A">
            <w:r w:rsidRPr="00EC694E">
              <w:t>0.536</w:t>
            </w:r>
          </w:p>
        </w:tc>
        <w:tc>
          <w:tcPr>
            <w:tcW w:w="0" w:type="auto"/>
            <w:tcBorders>
              <w:top w:val="nil"/>
              <w:left w:val="nil"/>
              <w:bottom w:val="nil"/>
              <w:right w:val="nil"/>
            </w:tcBorders>
            <w:shd w:val="clear" w:color="auto" w:fill="auto"/>
            <w:noWrap/>
            <w:vAlign w:val="center"/>
            <w:hideMark/>
          </w:tcPr>
          <w:p w14:paraId="6AFE1CBC" w14:textId="77777777" w:rsidR="00EC694E" w:rsidRPr="00EC694E" w:rsidRDefault="00EC694E" w:rsidP="009E701A">
            <w:r w:rsidRPr="00EC694E">
              <w:t>-0.061</w:t>
            </w:r>
          </w:p>
        </w:tc>
        <w:tc>
          <w:tcPr>
            <w:tcW w:w="0" w:type="auto"/>
            <w:tcBorders>
              <w:top w:val="nil"/>
              <w:left w:val="nil"/>
              <w:bottom w:val="nil"/>
              <w:right w:val="nil"/>
            </w:tcBorders>
            <w:shd w:val="clear" w:color="auto" w:fill="auto"/>
            <w:noWrap/>
            <w:vAlign w:val="center"/>
            <w:hideMark/>
          </w:tcPr>
          <w:p w14:paraId="31A15893" w14:textId="77777777" w:rsidR="00EC694E" w:rsidRPr="00EC694E" w:rsidRDefault="00EC694E" w:rsidP="009E701A">
            <w:r w:rsidRPr="00EC694E">
              <w:t>0.133</w:t>
            </w:r>
          </w:p>
        </w:tc>
        <w:tc>
          <w:tcPr>
            <w:tcW w:w="0" w:type="auto"/>
            <w:tcBorders>
              <w:top w:val="nil"/>
              <w:left w:val="nil"/>
              <w:bottom w:val="nil"/>
              <w:right w:val="nil"/>
            </w:tcBorders>
            <w:shd w:val="clear" w:color="auto" w:fill="auto"/>
            <w:noWrap/>
            <w:vAlign w:val="center"/>
            <w:hideMark/>
          </w:tcPr>
          <w:p w14:paraId="15CFD80C" w14:textId="77777777" w:rsidR="00EC694E" w:rsidRPr="00EC694E" w:rsidRDefault="00EC694E" w:rsidP="009E701A">
            <w:r w:rsidRPr="00EC694E">
              <w:t>0.502</w:t>
            </w:r>
          </w:p>
        </w:tc>
        <w:tc>
          <w:tcPr>
            <w:tcW w:w="0" w:type="auto"/>
            <w:tcBorders>
              <w:top w:val="nil"/>
              <w:left w:val="nil"/>
              <w:bottom w:val="nil"/>
              <w:right w:val="nil"/>
            </w:tcBorders>
            <w:shd w:val="clear" w:color="auto" w:fill="auto"/>
            <w:noWrap/>
            <w:vAlign w:val="center"/>
            <w:hideMark/>
          </w:tcPr>
          <w:p w14:paraId="619FF343" w14:textId="77777777" w:rsidR="00EC694E" w:rsidRPr="00EC694E" w:rsidRDefault="00EC694E" w:rsidP="009E701A">
            <w:r w:rsidRPr="00EC694E">
              <w:t>-0.235</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5044464D" w14:textId="77777777" w:rsidR="00EC694E" w:rsidRPr="00EC694E" w:rsidRDefault="00EC694E" w:rsidP="009E701A">
            <w:r w:rsidRPr="00EC694E">
              <w:t>PLT</w:t>
            </w:r>
          </w:p>
        </w:tc>
        <w:tc>
          <w:tcPr>
            <w:tcW w:w="0" w:type="auto"/>
            <w:tcBorders>
              <w:top w:val="nil"/>
              <w:left w:val="nil"/>
              <w:bottom w:val="nil"/>
              <w:right w:val="nil"/>
            </w:tcBorders>
            <w:shd w:val="clear" w:color="auto" w:fill="auto"/>
            <w:noWrap/>
            <w:vAlign w:val="center"/>
            <w:hideMark/>
          </w:tcPr>
          <w:p w14:paraId="6649E69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C1F266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2116CE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18B9CD4" w14:textId="77777777" w:rsidR="00EC694E" w:rsidRPr="00EC694E" w:rsidRDefault="00EC694E" w:rsidP="009E701A">
            <w:r w:rsidRPr="00EC694E">
              <w:t>-0.752</w:t>
            </w:r>
          </w:p>
        </w:tc>
        <w:tc>
          <w:tcPr>
            <w:tcW w:w="0" w:type="auto"/>
            <w:tcBorders>
              <w:top w:val="nil"/>
              <w:left w:val="nil"/>
              <w:bottom w:val="nil"/>
              <w:right w:val="nil"/>
            </w:tcBorders>
            <w:shd w:val="clear" w:color="auto" w:fill="auto"/>
            <w:noWrap/>
            <w:vAlign w:val="center"/>
            <w:hideMark/>
          </w:tcPr>
          <w:p w14:paraId="240C52B9" w14:textId="77777777" w:rsidR="00EC694E" w:rsidRPr="00EC694E" w:rsidRDefault="00EC694E" w:rsidP="009E701A">
            <w:r w:rsidRPr="00EC694E">
              <w:t>-0.153</w:t>
            </w:r>
          </w:p>
        </w:tc>
        <w:tc>
          <w:tcPr>
            <w:tcW w:w="0" w:type="auto"/>
            <w:tcBorders>
              <w:top w:val="nil"/>
              <w:left w:val="nil"/>
              <w:bottom w:val="nil"/>
              <w:right w:val="nil"/>
            </w:tcBorders>
            <w:shd w:val="clear" w:color="auto" w:fill="auto"/>
            <w:noWrap/>
            <w:vAlign w:val="center"/>
            <w:hideMark/>
          </w:tcPr>
          <w:p w14:paraId="07CE57A8" w14:textId="77777777" w:rsidR="00EC694E" w:rsidRPr="00EC694E" w:rsidRDefault="00EC694E" w:rsidP="009E701A">
            <w:r w:rsidRPr="00EC694E">
              <w:t>-1.351</w:t>
            </w:r>
          </w:p>
        </w:tc>
      </w:tr>
      <w:tr w:rsidR="009E701A" w:rsidRPr="00EC694E" w14:paraId="203CA67A"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75B3AF2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953DE3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18186E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12217D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3F9D37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231A0A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4ED9B4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A6C01B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C8A960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BAB895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EC11B9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14D085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344BA69"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808080"/>
            <w:noWrap/>
            <w:vAlign w:val="center"/>
            <w:hideMark/>
          </w:tcPr>
          <w:p w14:paraId="4EAFFD59" w14:textId="77777777" w:rsidR="00EC694E" w:rsidRPr="00EC694E" w:rsidRDefault="00EC694E" w:rsidP="009E701A">
            <w:r w:rsidRPr="00EC694E">
              <w:t>AT</w:t>
            </w:r>
          </w:p>
        </w:tc>
        <w:tc>
          <w:tcPr>
            <w:tcW w:w="0" w:type="auto"/>
            <w:tcBorders>
              <w:top w:val="nil"/>
              <w:left w:val="nil"/>
              <w:bottom w:val="nil"/>
              <w:right w:val="nil"/>
            </w:tcBorders>
            <w:shd w:val="clear" w:color="auto" w:fill="auto"/>
            <w:noWrap/>
            <w:vAlign w:val="center"/>
            <w:hideMark/>
          </w:tcPr>
          <w:p w14:paraId="509729C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22BA1F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EF0A025" w14:textId="77777777" w:rsidR="00EC694E" w:rsidRPr="00EC694E" w:rsidRDefault="00EC694E" w:rsidP="009E701A"/>
        </w:tc>
      </w:tr>
      <w:tr w:rsidR="00EC694E" w:rsidRPr="00EC694E" w14:paraId="0D512106"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51CB53B0" w14:textId="7777777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005657B7" w14:textId="77777777" w:rsidR="00EC694E" w:rsidRPr="00EC694E" w:rsidRDefault="00EC694E" w:rsidP="009E701A">
            <w:r w:rsidRPr="00EC694E">
              <w:t>1.26</w:t>
            </w:r>
          </w:p>
        </w:tc>
        <w:tc>
          <w:tcPr>
            <w:tcW w:w="0" w:type="auto"/>
            <w:tcBorders>
              <w:top w:val="nil"/>
              <w:left w:val="nil"/>
              <w:bottom w:val="single" w:sz="4" w:space="0" w:color="auto"/>
              <w:right w:val="nil"/>
            </w:tcBorders>
            <w:shd w:val="clear" w:color="auto" w:fill="auto"/>
            <w:noWrap/>
            <w:vAlign w:val="center"/>
            <w:hideMark/>
          </w:tcPr>
          <w:p w14:paraId="0B6FB39E" w14:textId="77777777" w:rsidR="00EC694E" w:rsidRPr="00EC694E" w:rsidRDefault="00EC694E" w:rsidP="009E701A">
            <w:r w:rsidRPr="00EC694E">
              <w:t>1.785</w:t>
            </w:r>
          </w:p>
        </w:tc>
        <w:tc>
          <w:tcPr>
            <w:tcW w:w="0" w:type="auto"/>
            <w:tcBorders>
              <w:top w:val="nil"/>
              <w:left w:val="nil"/>
              <w:bottom w:val="single" w:sz="4" w:space="0" w:color="auto"/>
              <w:right w:val="nil"/>
            </w:tcBorders>
            <w:shd w:val="clear" w:color="auto" w:fill="auto"/>
            <w:noWrap/>
            <w:vAlign w:val="center"/>
            <w:hideMark/>
          </w:tcPr>
          <w:p w14:paraId="574A675A" w14:textId="77777777" w:rsidR="00EC694E" w:rsidRPr="00EC694E" w:rsidRDefault="00EC694E" w:rsidP="009E701A">
            <w:r w:rsidRPr="00EC694E">
              <w:t>0.734</w:t>
            </w:r>
          </w:p>
        </w:tc>
        <w:tc>
          <w:tcPr>
            <w:tcW w:w="0" w:type="auto"/>
            <w:tcBorders>
              <w:top w:val="nil"/>
              <w:left w:val="nil"/>
              <w:bottom w:val="single" w:sz="4" w:space="0" w:color="auto"/>
              <w:right w:val="nil"/>
            </w:tcBorders>
            <w:shd w:val="clear" w:color="auto" w:fill="auto"/>
            <w:noWrap/>
            <w:vAlign w:val="center"/>
            <w:hideMark/>
          </w:tcPr>
          <w:p w14:paraId="5C6BBD54" w14:textId="77777777" w:rsidR="00EC694E" w:rsidRPr="00EC694E" w:rsidRDefault="00EC694E" w:rsidP="009E701A">
            <w:r w:rsidRPr="00EC694E">
              <w:t>0.99</w:t>
            </w:r>
          </w:p>
        </w:tc>
        <w:tc>
          <w:tcPr>
            <w:tcW w:w="0" w:type="auto"/>
            <w:tcBorders>
              <w:top w:val="nil"/>
              <w:left w:val="nil"/>
              <w:bottom w:val="single" w:sz="4" w:space="0" w:color="auto"/>
              <w:right w:val="nil"/>
            </w:tcBorders>
            <w:shd w:val="clear" w:color="auto" w:fill="auto"/>
            <w:noWrap/>
            <w:vAlign w:val="center"/>
            <w:hideMark/>
          </w:tcPr>
          <w:p w14:paraId="2C4B21AC" w14:textId="77777777" w:rsidR="00EC694E" w:rsidRPr="00EC694E" w:rsidRDefault="00EC694E" w:rsidP="009E701A">
            <w:r w:rsidRPr="00EC694E">
              <w:t>1.509</w:t>
            </w:r>
          </w:p>
        </w:tc>
        <w:tc>
          <w:tcPr>
            <w:tcW w:w="0" w:type="auto"/>
            <w:tcBorders>
              <w:top w:val="nil"/>
              <w:left w:val="nil"/>
              <w:bottom w:val="single" w:sz="4" w:space="0" w:color="auto"/>
              <w:right w:val="nil"/>
            </w:tcBorders>
            <w:shd w:val="clear" w:color="auto" w:fill="auto"/>
            <w:noWrap/>
            <w:vAlign w:val="center"/>
            <w:hideMark/>
          </w:tcPr>
          <w:p w14:paraId="59579B60" w14:textId="77777777" w:rsidR="00EC694E" w:rsidRPr="00EC694E" w:rsidRDefault="00EC694E" w:rsidP="009E701A">
            <w:r w:rsidRPr="00EC694E">
              <w:t>0.471</w:t>
            </w:r>
          </w:p>
        </w:tc>
        <w:tc>
          <w:tcPr>
            <w:tcW w:w="0" w:type="auto"/>
            <w:tcBorders>
              <w:top w:val="nil"/>
              <w:left w:val="nil"/>
              <w:bottom w:val="single" w:sz="4" w:space="0" w:color="auto"/>
              <w:right w:val="nil"/>
            </w:tcBorders>
            <w:shd w:val="clear" w:color="auto" w:fill="auto"/>
            <w:noWrap/>
            <w:vAlign w:val="center"/>
            <w:hideMark/>
          </w:tcPr>
          <w:p w14:paraId="10F08E31" w14:textId="77777777" w:rsidR="00EC694E" w:rsidRPr="00EC694E" w:rsidRDefault="00EC694E" w:rsidP="009E701A">
            <w:r w:rsidRPr="00EC694E">
              <w:t>0.886</w:t>
            </w:r>
          </w:p>
        </w:tc>
        <w:tc>
          <w:tcPr>
            <w:tcW w:w="0" w:type="auto"/>
            <w:tcBorders>
              <w:top w:val="nil"/>
              <w:left w:val="nil"/>
              <w:bottom w:val="single" w:sz="4" w:space="0" w:color="auto"/>
              <w:right w:val="nil"/>
            </w:tcBorders>
            <w:shd w:val="clear" w:color="auto" w:fill="auto"/>
            <w:noWrap/>
            <w:vAlign w:val="center"/>
            <w:hideMark/>
          </w:tcPr>
          <w:p w14:paraId="778B98E2" w14:textId="77777777" w:rsidR="00EC694E" w:rsidRPr="00EC694E" w:rsidRDefault="00EC694E" w:rsidP="009E701A">
            <w:r w:rsidRPr="00EC694E">
              <w:t>1.448</w:t>
            </w:r>
          </w:p>
        </w:tc>
        <w:tc>
          <w:tcPr>
            <w:tcW w:w="0" w:type="auto"/>
            <w:tcBorders>
              <w:top w:val="nil"/>
              <w:left w:val="nil"/>
              <w:bottom w:val="single" w:sz="4" w:space="0" w:color="auto"/>
              <w:right w:val="nil"/>
            </w:tcBorders>
            <w:shd w:val="clear" w:color="auto" w:fill="auto"/>
            <w:noWrap/>
            <w:vAlign w:val="center"/>
            <w:hideMark/>
          </w:tcPr>
          <w:p w14:paraId="417500F3" w14:textId="77777777" w:rsidR="00EC694E" w:rsidRPr="00EC694E" w:rsidRDefault="00EC694E" w:rsidP="009E701A">
            <w:r w:rsidRPr="00EC694E">
              <w:t>0.323</w:t>
            </w:r>
          </w:p>
        </w:tc>
        <w:tc>
          <w:tcPr>
            <w:tcW w:w="0" w:type="auto"/>
            <w:tcBorders>
              <w:top w:val="nil"/>
              <w:left w:val="nil"/>
              <w:bottom w:val="single" w:sz="4" w:space="0" w:color="auto"/>
              <w:right w:val="nil"/>
            </w:tcBorders>
            <w:shd w:val="clear" w:color="auto" w:fill="auto"/>
            <w:noWrap/>
            <w:vAlign w:val="center"/>
            <w:hideMark/>
          </w:tcPr>
          <w:p w14:paraId="40B24504" w14:textId="77777777" w:rsidR="00EC694E" w:rsidRPr="00EC694E" w:rsidRDefault="00EC694E" w:rsidP="009E701A">
            <w:r w:rsidRPr="00EC694E">
              <w:t>0.7522</w:t>
            </w:r>
          </w:p>
        </w:tc>
        <w:tc>
          <w:tcPr>
            <w:tcW w:w="0" w:type="auto"/>
            <w:tcBorders>
              <w:top w:val="nil"/>
              <w:left w:val="nil"/>
              <w:bottom w:val="single" w:sz="4" w:space="0" w:color="auto"/>
              <w:right w:val="nil"/>
            </w:tcBorders>
            <w:shd w:val="clear" w:color="auto" w:fill="auto"/>
            <w:noWrap/>
            <w:vAlign w:val="center"/>
            <w:hideMark/>
          </w:tcPr>
          <w:p w14:paraId="120E8306" w14:textId="77777777" w:rsidR="00EC694E" w:rsidRPr="00EC694E" w:rsidRDefault="00EC694E" w:rsidP="009E701A">
            <w:r w:rsidRPr="00EC694E">
              <w:t>1.3512</w:t>
            </w:r>
          </w:p>
        </w:tc>
        <w:tc>
          <w:tcPr>
            <w:tcW w:w="0" w:type="auto"/>
            <w:tcBorders>
              <w:top w:val="nil"/>
              <w:left w:val="nil"/>
              <w:bottom w:val="single" w:sz="4" w:space="0" w:color="auto"/>
              <w:right w:val="nil"/>
            </w:tcBorders>
            <w:shd w:val="clear" w:color="auto" w:fill="auto"/>
            <w:noWrap/>
            <w:vAlign w:val="center"/>
            <w:hideMark/>
          </w:tcPr>
          <w:p w14:paraId="51C5251E" w14:textId="77777777" w:rsidR="00EC694E" w:rsidRPr="00EC694E" w:rsidRDefault="00EC694E" w:rsidP="009E701A">
            <w:r w:rsidRPr="00EC694E">
              <w:t>0.1533</w:t>
            </w:r>
          </w:p>
        </w:tc>
        <w:tc>
          <w:tcPr>
            <w:tcW w:w="0" w:type="auto"/>
            <w:tcBorders>
              <w:top w:val="nil"/>
              <w:left w:val="nil"/>
              <w:bottom w:val="single" w:sz="4" w:space="0" w:color="auto"/>
              <w:right w:val="nil"/>
            </w:tcBorders>
            <w:shd w:val="clear" w:color="auto" w:fill="auto"/>
            <w:noWrap/>
            <w:vAlign w:val="center"/>
            <w:hideMark/>
          </w:tcPr>
          <w:p w14:paraId="132DC29F" w14:textId="273FD803"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5D90159E" w14:textId="574EB3B2"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7B9A2FA7" w14:textId="01508DE2"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595959"/>
            <w:noWrap/>
            <w:vAlign w:val="center"/>
            <w:hideMark/>
          </w:tcPr>
          <w:p w14:paraId="65231107" w14:textId="77777777" w:rsidR="00EC694E" w:rsidRPr="00EC694E" w:rsidRDefault="00EC694E" w:rsidP="009E701A">
            <w:r w:rsidRPr="00EC694E">
              <w:t>TA</w:t>
            </w:r>
          </w:p>
        </w:tc>
      </w:tr>
      <w:tr w:rsidR="00EC694E" w:rsidRPr="00EC694E" w14:paraId="45C16666" w14:textId="77777777" w:rsidTr="002425F5">
        <w:trPr>
          <w:trHeight w:val="230"/>
        </w:trPr>
        <w:tc>
          <w:tcPr>
            <w:tcW w:w="0" w:type="auto"/>
            <w:tcBorders>
              <w:top w:val="nil"/>
              <w:left w:val="nil"/>
              <w:bottom w:val="nil"/>
              <w:right w:val="nil"/>
            </w:tcBorders>
            <w:shd w:val="clear" w:color="auto" w:fill="auto"/>
            <w:noWrap/>
            <w:vAlign w:val="center"/>
            <w:hideMark/>
          </w:tcPr>
          <w:p w14:paraId="3DF9ECA4" w14:textId="77777777" w:rsidR="00EC694E" w:rsidRPr="00EC694E" w:rsidRDefault="00EC694E" w:rsidP="009E701A"/>
        </w:tc>
        <w:tc>
          <w:tcPr>
            <w:tcW w:w="0" w:type="auto"/>
            <w:gridSpan w:val="18"/>
            <w:tcBorders>
              <w:top w:val="nil"/>
              <w:left w:val="nil"/>
              <w:bottom w:val="nil"/>
              <w:right w:val="nil"/>
            </w:tcBorders>
            <w:shd w:val="clear" w:color="auto" w:fill="auto"/>
            <w:noWrap/>
            <w:vAlign w:val="center"/>
            <w:hideMark/>
          </w:tcPr>
          <w:p w14:paraId="37F82572" w14:textId="77777777" w:rsidR="00EC694E" w:rsidRPr="00EC694E" w:rsidRDefault="00EC694E" w:rsidP="009E701A">
            <w:r w:rsidRPr="00EC694E">
              <w:t xml:space="preserve">OR (95%-CI), </w:t>
            </w:r>
            <w:r w:rsidRPr="00EC694E">
              <w:rPr>
                <w:i/>
                <w:iCs/>
              </w:rPr>
              <w:t>p-</w:t>
            </w:r>
            <w:r w:rsidRPr="00EC694E">
              <w:t>value</w:t>
            </w:r>
          </w:p>
        </w:tc>
      </w:tr>
      <w:tr w:rsidR="00EC694E" w:rsidRPr="00EC694E" w14:paraId="7EBB980A" w14:textId="77777777" w:rsidTr="002425F5">
        <w:trPr>
          <w:trHeight w:val="230"/>
        </w:trPr>
        <w:tc>
          <w:tcPr>
            <w:tcW w:w="0" w:type="auto"/>
            <w:vMerge w:val="restart"/>
            <w:tcBorders>
              <w:top w:val="single" w:sz="4" w:space="0" w:color="auto"/>
              <w:left w:val="nil"/>
              <w:bottom w:val="single" w:sz="4" w:space="0" w:color="000000"/>
              <w:right w:val="nil"/>
            </w:tcBorders>
            <w:shd w:val="clear" w:color="auto" w:fill="auto"/>
            <w:vAlign w:val="center"/>
            <w:hideMark/>
          </w:tcPr>
          <w:p w14:paraId="278224AF" w14:textId="77777777" w:rsidR="00EC694E" w:rsidRPr="00EC694E" w:rsidRDefault="00EC694E" w:rsidP="009E701A">
            <w:r w:rsidRPr="00EC694E">
              <w:t xml:space="preserve">Pivot-shift test </w:t>
            </w:r>
            <w:r w:rsidRPr="00EC694E">
              <w:br/>
              <w:t>(grades ≥ 1+)</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46C607F1" w14:textId="77777777" w:rsidR="00EC694E" w:rsidRPr="00EC694E" w:rsidRDefault="00EC694E" w:rsidP="009E701A">
            <w:r w:rsidRPr="00EC694E">
              <w:t>BPTB</w:t>
            </w:r>
          </w:p>
        </w:tc>
        <w:tc>
          <w:tcPr>
            <w:tcW w:w="0" w:type="auto"/>
            <w:tcBorders>
              <w:top w:val="single" w:sz="4" w:space="0" w:color="auto"/>
              <w:left w:val="nil"/>
              <w:bottom w:val="nil"/>
              <w:right w:val="nil"/>
            </w:tcBorders>
            <w:shd w:val="clear" w:color="auto" w:fill="auto"/>
            <w:noWrap/>
            <w:vAlign w:val="center"/>
            <w:hideMark/>
          </w:tcPr>
          <w:p w14:paraId="362B957F" w14:textId="77777777" w:rsidR="00EC694E" w:rsidRPr="00EC694E" w:rsidRDefault="00EC694E" w:rsidP="009E701A">
            <w:r w:rsidRPr="00EC694E">
              <w:t>1.555</w:t>
            </w:r>
          </w:p>
        </w:tc>
        <w:tc>
          <w:tcPr>
            <w:tcW w:w="0" w:type="auto"/>
            <w:tcBorders>
              <w:top w:val="single" w:sz="4" w:space="0" w:color="auto"/>
              <w:left w:val="nil"/>
              <w:bottom w:val="nil"/>
              <w:right w:val="nil"/>
            </w:tcBorders>
            <w:shd w:val="clear" w:color="auto" w:fill="auto"/>
            <w:noWrap/>
            <w:vAlign w:val="center"/>
            <w:hideMark/>
          </w:tcPr>
          <w:p w14:paraId="41130706" w14:textId="77777777" w:rsidR="00EC694E" w:rsidRPr="00EC694E" w:rsidRDefault="00EC694E" w:rsidP="009E701A">
            <w:r w:rsidRPr="00EC694E">
              <w:t>1.144</w:t>
            </w:r>
          </w:p>
        </w:tc>
        <w:tc>
          <w:tcPr>
            <w:tcW w:w="0" w:type="auto"/>
            <w:tcBorders>
              <w:top w:val="single" w:sz="4" w:space="0" w:color="auto"/>
              <w:left w:val="nil"/>
              <w:bottom w:val="nil"/>
              <w:right w:val="nil"/>
            </w:tcBorders>
            <w:shd w:val="clear" w:color="auto" w:fill="auto"/>
            <w:noWrap/>
            <w:vAlign w:val="center"/>
            <w:hideMark/>
          </w:tcPr>
          <w:p w14:paraId="12013B83" w14:textId="77777777" w:rsidR="00EC694E" w:rsidRPr="00EC694E" w:rsidRDefault="00EC694E" w:rsidP="009E701A">
            <w:r w:rsidRPr="00EC694E">
              <w:t>2.112</w:t>
            </w:r>
          </w:p>
        </w:tc>
        <w:tc>
          <w:tcPr>
            <w:tcW w:w="0" w:type="auto"/>
            <w:tcBorders>
              <w:top w:val="single" w:sz="4" w:space="0" w:color="auto"/>
              <w:left w:val="nil"/>
              <w:bottom w:val="nil"/>
              <w:right w:val="nil"/>
            </w:tcBorders>
            <w:shd w:val="clear" w:color="auto" w:fill="auto"/>
            <w:noWrap/>
            <w:vAlign w:val="center"/>
            <w:hideMark/>
          </w:tcPr>
          <w:p w14:paraId="5454CB42" w14:textId="77777777" w:rsidR="00EC694E" w:rsidRPr="00EC694E" w:rsidRDefault="00EC694E" w:rsidP="009E701A">
            <w:r w:rsidRPr="00EC694E">
              <w:t>2.656</w:t>
            </w:r>
          </w:p>
        </w:tc>
        <w:tc>
          <w:tcPr>
            <w:tcW w:w="0" w:type="auto"/>
            <w:tcBorders>
              <w:top w:val="single" w:sz="4" w:space="0" w:color="auto"/>
              <w:left w:val="nil"/>
              <w:bottom w:val="nil"/>
              <w:right w:val="nil"/>
            </w:tcBorders>
            <w:shd w:val="clear" w:color="auto" w:fill="auto"/>
            <w:noWrap/>
            <w:vAlign w:val="center"/>
            <w:hideMark/>
          </w:tcPr>
          <w:p w14:paraId="5406856E" w14:textId="77777777" w:rsidR="00EC694E" w:rsidRPr="00EC694E" w:rsidRDefault="00EC694E" w:rsidP="009E701A">
            <w:r w:rsidRPr="00EC694E">
              <w:t>1.117</w:t>
            </w:r>
          </w:p>
        </w:tc>
        <w:tc>
          <w:tcPr>
            <w:tcW w:w="0" w:type="auto"/>
            <w:tcBorders>
              <w:top w:val="single" w:sz="4" w:space="0" w:color="auto"/>
              <w:left w:val="nil"/>
              <w:bottom w:val="nil"/>
              <w:right w:val="nil"/>
            </w:tcBorders>
            <w:shd w:val="clear" w:color="auto" w:fill="auto"/>
            <w:noWrap/>
            <w:vAlign w:val="center"/>
            <w:hideMark/>
          </w:tcPr>
          <w:p w14:paraId="1939C0BA" w14:textId="77777777" w:rsidR="00EC694E" w:rsidRPr="00EC694E" w:rsidRDefault="00EC694E" w:rsidP="009E701A">
            <w:r w:rsidRPr="00EC694E">
              <w:t>6.311</w:t>
            </w:r>
          </w:p>
        </w:tc>
        <w:tc>
          <w:tcPr>
            <w:tcW w:w="0" w:type="auto"/>
            <w:tcBorders>
              <w:top w:val="single" w:sz="4" w:space="0" w:color="auto"/>
              <w:left w:val="nil"/>
              <w:bottom w:val="nil"/>
              <w:right w:val="nil"/>
            </w:tcBorders>
            <w:shd w:val="clear" w:color="auto" w:fill="auto"/>
            <w:noWrap/>
            <w:vAlign w:val="center"/>
            <w:hideMark/>
          </w:tcPr>
          <w:p w14:paraId="57A36B66" w14:textId="0A5FBEE4"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335BFB00" w14:textId="162AF59E"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6AB90BC2" w14:textId="091D63A3"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58050CBC" w14:textId="77777777" w:rsidR="00EC694E" w:rsidRPr="00EC694E" w:rsidRDefault="00EC694E" w:rsidP="009E701A">
            <w:r w:rsidRPr="00EC694E">
              <w:t>1.6151</w:t>
            </w:r>
          </w:p>
        </w:tc>
        <w:tc>
          <w:tcPr>
            <w:tcW w:w="0" w:type="auto"/>
            <w:tcBorders>
              <w:top w:val="single" w:sz="4" w:space="0" w:color="auto"/>
              <w:left w:val="nil"/>
              <w:bottom w:val="nil"/>
              <w:right w:val="nil"/>
            </w:tcBorders>
            <w:shd w:val="clear" w:color="auto" w:fill="auto"/>
            <w:noWrap/>
            <w:vAlign w:val="center"/>
            <w:hideMark/>
          </w:tcPr>
          <w:p w14:paraId="54C65A6B" w14:textId="77777777" w:rsidR="00EC694E" w:rsidRPr="00EC694E" w:rsidRDefault="00EC694E" w:rsidP="009E701A">
            <w:r w:rsidRPr="00EC694E">
              <w:t>0.486</w:t>
            </w:r>
          </w:p>
        </w:tc>
        <w:tc>
          <w:tcPr>
            <w:tcW w:w="0" w:type="auto"/>
            <w:tcBorders>
              <w:top w:val="single" w:sz="4" w:space="0" w:color="auto"/>
              <w:left w:val="nil"/>
              <w:bottom w:val="nil"/>
              <w:right w:val="nil"/>
            </w:tcBorders>
            <w:shd w:val="clear" w:color="auto" w:fill="auto"/>
            <w:noWrap/>
            <w:vAlign w:val="center"/>
            <w:hideMark/>
          </w:tcPr>
          <w:p w14:paraId="588797B5" w14:textId="77777777" w:rsidR="00EC694E" w:rsidRPr="00EC694E" w:rsidRDefault="00EC694E" w:rsidP="009E701A">
            <w:r w:rsidRPr="00EC694E">
              <w:t>5.3708</w:t>
            </w:r>
          </w:p>
        </w:tc>
        <w:tc>
          <w:tcPr>
            <w:tcW w:w="0" w:type="auto"/>
            <w:tcBorders>
              <w:top w:val="single" w:sz="4" w:space="0" w:color="auto"/>
              <w:left w:val="nil"/>
              <w:bottom w:val="nil"/>
              <w:right w:val="nil"/>
            </w:tcBorders>
            <w:shd w:val="clear" w:color="auto" w:fill="auto"/>
            <w:noWrap/>
            <w:vAlign w:val="center"/>
            <w:hideMark/>
          </w:tcPr>
          <w:p w14:paraId="64D3D69D" w14:textId="77777777" w:rsidR="00EC694E" w:rsidRPr="00EC694E" w:rsidRDefault="00EC694E" w:rsidP="009E701A">
            <w:r w:rsidRPr="00EC694E">
              <w:t>2.64</w:t>
            </w:r>
          </w:p>
        </w:tc>
        <w:tc>
          <w:tcPr>
            <w:tcW w:w="0" w:type="auto"/>
            <w:tcBorders>
              <w:top w:val="single" w:sz="4" w:space="0" w:color="auto"/>
              <w:left w:val="nil"/>
              <w:bottom w:val="nil"/>
              <w:right w:val="nil"/>
            </w:tcBorders>
            <w:shd w:val="clear" w:color="auto" w:fill="auto"/>
            <w:noWrap/>
            <w:vAlign w:val="center"/>
            <w:hideMark/>
          </w:tcPr>
          <w:p w14:paraId="2DDD3966" w14:textId="77777777" w:rsidR="00EC694E" w:rsidRPr="00EC694E" w:rsidRDefault="00EC694E" w:rsidP="009E701A">
            <w:r w:rsidRPr="00EC694E">
              <w:t>1.113</w:t>
            </w:r>
          </w:p>
        </w:tc>
        <w:tc>
          <w:tcPr>
            <w:tcW w:w="0" w:type="auto"/>
            <w:tcBorders>
              <w:top w:val="single" w:sz="4" w:space="0" w:color="auto"/>
              <w:left w:val="nil"/>
              <w:bottom w:val="nil"/>
              <w:right w:val="nil"/>
            </w:tcBorders>
            <w:shd w:val="clear" w:color="auto" w:fill="auto"/>
            <w:noWrap/>
            <w:vAlign w:val="center"/>
            <w:hideMark/>
          </w:tcPr>
          <w:p w14:paraId="1AEFDB45" w14:textId="77777777" w:rsidR="00EC694E" w:rsidRPr="00EC694E" w:rsidRDefault="00EC694E" w:rsidP="009E701A">
            <w:r w:rsidRPr="00EC694E">
              <w:t>6.262</w:t>
            </w:r>
          </w:p>
        </w:tc>
      </w:tr>
      <w:tr w:rsidR="00EC694E" w:rsidRPr="00EC694E" w14:paraId="6B191DDD"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7DC4BDC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FB07458" w14:textId="77777777" w:rsidR="00EC694E" w:rsidRPr="00EC694E" w:rsidRDefault="00EC694E" w:rsidP="009E701A">
            <w:r w:rsidRPr="00EC694E">
              <w:t>0.643</w:t>
            </w:r>
          </w:p>
        </w:tc>
        <w:tc>
          <w:tcPr>
            <w:tcW w:w="0" w:type="auto"/>
            <w:tcBorders>
              <w:top w:val="nil"/>
              <w:left w:val="nil"/>
              <w:bottom w:val="nil"/>
              <w:right w:val="nil"/>
            </w:tcBorders>
            <w:shd w:val="clear" w:color="auto" w:fill="auto"/>
            <w:noWrap/>
            <w:vAlign w:val="center"/>
            <w:hideMark/>
          </w:tcPr>
          <w:p w14:paraId="2F6C4F14" w14:textId="77777777" w:rsidR="00EC694E" w:rsidRPr="00EC694E" w:rsidRDefault="00EC694E" w:rsidP="009E701A">
            <w:r w:rsidRPr="00EC694E">
              <w:t>0.473</w:t>
            </w:r>
          </w:p>
        </w:tc>
        <w:tc>
          <w:tcPr>
            <w:tcW w:w="0" w:type="auto"/>
            <w:tcBorders>
              <w:top w:val="nil"/>
              <w:left w:val="nil"/>
              <w:bottom w:val="nil"/>
              <w:right w:val="nil"/>
            </w:tcBorders>
            <w:shd w:val="clear" w:color="auto" w:fill="auto"/>
            <w:noWrap/>
            <w:vAlign w:val="center"/>
            <w:hideMark/>
          </w:tcPr>
          <w:p w14:paraId="69227686" w14:textId="77777777" w:rsidR="00EC694E" w:rsidRPr="00EC694E" w:rsidRDefault="00EC694E" w:rsidP="009E701A">
            <w:r w:rsidRPr="00EC694E">
              <w:t>0.874</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6A29DEB9"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63525C8F" w14:textId="77777777" w:rsidR="00EC694E" w:rsidRPr="00EC694E" w:rsidRDefault="00EC694E" w:rsidP="009E701A">
            <w:r w:rsidRPr="00EC694E">
              <w:t>1.708</w:t>
            </w:r>
          </w:p>
        </w:tc>
        <w:tc>
          <w:tcPr>
            <w:tcW w:w="0" w:type="auto"/>
            <w:tcBorders>
              <w:top w:val="nil"/>
              <w:left w:val="nil"/>
              <w:bottom w:val="nil"/>
              <w:right w:val="nil"/>
            </w:tcBorders>
            <w:shd w:val="clear" w:color="auto" w:fill="auto"/>
            <w:noWrap/>
            <w:vAlign w:val="center"/>
            <w:hideMark/>
          </w:tcPr>
          <w:p w14:paraId="69B5D5BB" w14:textId="77777777" w:rsidR="00EC694E" w:rsidRPr="00EC694E" w:rsidRDefault="00EC694E" w:rsidP="009E701A">
            <w:r w:rsidRPr="00EC694E">
              <w:t>0.72</w:t>
            </w:r>
          </w:p>
        </w:tc>
        <w:tc>
          <w:tcPr>
            <w:tcW w:w="0" w:type="auto"/>
            <w:tcBorders>
              <w:top w:val="nil"/>
              <w:left w:val="nil"/>
              <w:bottom w:val="nil"/>
              <w:right w:val="nil"/>
            </w:tcBorders>
            <w:shd w:val="clear" w:color="auto" w:fill="auto"/>
            <w:noWrap/>
            <w:vAlign w:val="center"/>
            <w:hideMark/>
          </w:tcPr>
          <w:p w14:paraId="7FD54377" w14:textId="77777777" w:rsidR="00EC694E" w:rsidRPr="00EC694E" w:rsidRDefault="00EC694E" w:rsidP="009E701A">
            <w:r w:rsidRPr="00EC694E">
              <w:t>4.05</w:t>
            </w:r>
          </w:p>
        </w:tc>
        <w:tc>
          <w:tcPr>
            <w:tcW w:w="0" w:type="auto"/>
            <w:tcBorders>
              <w:top w:val="nil"/>
              <w:left w:val="nil"/>
              <w:bottom w:val="nil"/>
              <w:right w:val="nil"/>
            </w:tcBorders>
            <w:shd w:val="clear" w:color="auto" w:fill="auto"/>
            <w:noWrap/>
            <w:vAlign w:val="center"/>
            <w:hideMark/>
          </w:tcPr>
          <w:p w14:paraId="338A38F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8B77A8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1E5368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168F76A" w14:textId="77777777" w:rsidR="00EC694E" w:rsidRPr="00EC694E" w:rsidRDefault="00EC694E" w:rsidP="009E701A">
            <w:r w:rsidRPr="00EC694E">
              <w:t>1.0387</w:t>
            </w:r>
          </w:p>
        </w:tc>
        <w:tc>
          <w:tcPr>
            <w:tcW w:w="0" w:type="auto"/>
            <w:tcBorders>
              <w:top w:val="nil"/>
              <w:left w:val="nil"/>
              <w:bottom w:val="nil"/>
              <w:right w:val="nil"/>
            </w:tcBorders>
            <w:shd w:val="clear" w:color="auto" w:fill="auto"/>
            <w:noWrap/>
            <w:vAlign w:val="center"/>
            <w:hideMark/>
          </w:tcPr>
          <w:p w14:paraId="52E85D59" w14:textId="77777777" w:rsidR="00EC694E" w:rsidRPr="00EC694E" w:rsidRDefault="00EC694E" w:rsidP="009E701A">
            <w:r w:rsidRPr="00EC694E">
              <w:t>0.325</w:t>
            </w:r>
          </w:p>
        </w:tc>
        <w:tc>
          <w:tcPr>
            <w:tcW w:w="0" w:type="auto"/>
            <w:tcBorders>
              <w:top w:val="nil"/>
              <w:left w:val="nil"/>
              <w:bottom w:val="nil"/>
              <w:right w:val="nil"/>
            </w:tcBorders>
            <w:shd w:val="clear" w:color="auto" w:fill="auto"/>
            <w:noWrap/>
            <w:vAlign w:val="center"/>
            <w:hideMark/>
          </w:tcPr>
          <w:p w14:paraId="3751EFE1" w14:textId="77777777" w:rsidR="00EC694E" w:rsidRPr="00EC694E" w:rsidRDefault="00EC694E" w:rsidP="009E701A">
            <w:r w:rsidRPr="00EC694E">
              <w:t>3.3196</w:t>
            </w:r>
          </w:p>
        </w:tc>
        <w:tc>
          <w:tcPr>
            <w:tcW w:w="0" w:type="auto"/>
            <w:tcBorders>
              <w:top w:val="nil"/>
              <w:left w:val="nil"/>
              <w:bottom w:val="nil"/>
              <w:right w:val="nil"/>
            </w:tcBorders>
            <w:shd w:val="clear" w:color="auto" w:fill="auto"/>
            <w:noWrap/>
            <w:vAlign w:val="center"/>
            <w:hideMark/>
          </w:tcPr>
          <w:p w14:paraId="5D6C6EB1" w14:textId="77777777" w:rsidR="00EC694E" w:rsidRPr="00EC694E" w:rsidRDefault="00EC694E" w:rsidP="009E701A">
            <w:r w:rsidRPr="00EC694E">
              <w:t>1.698</w:t>
            </w:r>
          </w:p>
        </w:tc>
        <w:tc>
          <w:tcPr>
            <w:tcW w:w="0" w:type="auto"/>
            <w:tcBorders>
              <w:top w:val="nil"/>
              <w:left w:val="nil"/>
              <w:bottom w:val="nil"/>
              <w:right w:val="nil"/>
            </w:tcBorders>
            <w:shd w:val="clear" w:color="auto" w:fill="auto"/>
            <w:noWrap/>
            <w:vAlign w:val="center"/>
            <w:hideMark/>
          </w:tcPr>
          <w:p w14:paraId="23DF61FB" w14:textId="77777777" w:rsidR="00EC694E" w:rsidRPr="00EC694E" w:rsidRDefault="00EC694E" w:rsidP="009E701A">
            <w:r w:rsidRPr="00EC694E">
              <w:t>0.757</w:t>
            </w:r>
          </w:p>
        </w:tc>
        <w:tc>
          <w:tcPr>
            <w:tcW w:w="0" w:type="auto"/>
            <w:tcBorders>
              <w:top w:val="nil"/>
              <w:left w:val="nil"/>
              <w:bottom w:val="nil"/>
              <w:right w:val="nil"/>
            </w:tcBorders>
            <w:shd w:val="clear" w:color="auto" w:fill="auto"/>
            <w:noWrap/>
            <w:vAlign w:val="center"/>
            <w:hideMark/>
          </w:tcPr>
          <w:p w14:paraId="4BBEA051" w14:textId="77777777" w:rsidR="00EC694E" w:rsidRPr="00EC694E" w:rsidRDefault="00EC694E" w:rsidP="009E701A">
            <w:r w:rsidRPr="00EC694E">
              <w:t>3.808</w:t>
            </w:r>
          </w:p>
        </w:tc>
      </w:tr>
      <w:tr w:rsidR="00EC694E" w:rsidRPr="00EC694E" w14:paraId="7432ECE1"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3D9B8A5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3170A8B" w14:textId="77777777" w:rsidR="00EC694E" w:rsidRPr="00EC694E" w:rsidRDefault="00EC694E" w:rsidP="009E701A">
            <w:r w:rsidRPr="00EC694E">
              <w:t>0.377</w:t>
            </w:r>
          </w:p>
        </w:tc>
        <w:tc>
          <w:tcPr>
            <w:tcW w:w="0" w:type="auto"/>
            <w:tcBorders>
              <w:top w:val="nil"/>
              <w:left w:val="nil"/>
              <w:bottom w:val="nil"/>
              <w:right w:val="nil"/>
            </w:tcBorders>
            <w:shd w:val="clear" w:color="auto" w:fill="auto"/>
            <w:noWrap/>
            <w:vAlign w:val="center"/>
            <w:hideMark/>
          </w:tcPr>
          <w:p w14:paraId="75FC2F4A" w14:textId="77777777" w:rsidR="00EC694E" w:rsidRPr="00EC694E" w:rsidRDefault="00EC694E" w:rsidP="009E701A">
            <w:r w:rsidRPr="00EC694E">
              <w:t>0.158</w:t>
            </w:r>
          </w:p>
        </w:tc>
        <w:tc>
          <w:tcPr>
            <w:tcW w:w="0" w:type="auto"/>
            <w:tcBorders>
              <w:top w:val="nil"/>
              <w:left w:val="nil"/>
              <w:bottom w:val="nil"/>
              <w:right w:val="nil"/>
            </w:tcBorders>
            <w:shd w:val="clear" w:color="auto" w:fill="auto"/>
            <w:noWrap/>
            <w:vAlign w:val="center"/>
            <w:hideMark/>
          </w:tcPr>
          <w:p w14:paraId="66AF1DF2" w14:textId="77777777" w:rsidR="00EC694E" w:rsidRPr="00EC694E" w:rsidRDefault="00EC694E" w:rsidP="009E701A">
            <w:r w:rsidRPr="00EC694E">
              <w:t>0.895</w:t>
            </w:r>
          </w:p>
        </w:tc>
        <w:tc>
          <w:tcPr>
            <w:tcW w:w="0" w:type="auto"/>
            <w:tcBorders>
              <w:top w:val="nil"/>
              <w:left w:val="nil"/>
              <w:bottom w:val="nil"/>
              <w:right w:val="nil"/>
            </w:tcBorders>
            <w:shd w:val="clear" w:color="auto" w:fill="auto"/>
            <w:noWrap/>
            <w:vAlign w:val="center"/>
            <w:hideMark/>
          </w:tcPr>
          <w:p w14:paraId="671CB4B0" w14:textId="77777777" w:rsidR="00EC694E" w:rsidRPr="00EC694E" w:rsidRDefault="00EC694E" w:rsidP="009E701A">
            <w:r w:rsidRPr="00EC694E">
              <w:t>0.586</w:t>
            </w:r>
          </w:p>
        </w:tc>
        <w:tc>
          <w:tcPr>
            <w:tcW w:w="0" w:type="auto"/>
            <w:tcBorders>
              <w:top w:val="nil"/>
              <w:left w:val="nil"/>
              <w:bottom w:val="nil"/>
              <w:right w:val="nil"/>
            </w:tcBorders>
            <w:shd w:val="clear" w:color="auto" w:fill="auto"/>
            <w:noWrap/>
            <w:vAlign w:val="center"/>
            <w:hideMark/>
          </w:tcPr>
          <w:p w14:paraId="534CB3BB" w14:textId="77777777" w:rsidR="00EC694E" w:rsidRPr="00EC694E" w:rsidRDefault="00EC694E" w:rsidP="009E701A">
            <w:r w:rsidRPr="00EC694E">
              <w:t>0.247</w:t>
            </w:r>
          </w:p>
        </w:tc>
        <w:tc>
          <w:tcPr>
            <w:tcW w:w="0" w:type="auto"/>
            <w:tcBorders>
              <w:top w:val="nil"/>
              <w:left w:val="nil"/>
              <w:bottom w:val="nil"/>
              <w:right w:val="nil"/>
            </w:tcBorders>
            <w:shd w:val="clear" w:color="auto" w:fill="auto"/>
            <w:noWrap/>
            <w:vAlign w:val="center"/>
            <w:hideMark/>
          </w:tcPr>
          <w:p w14:paraId="4097E713" w14:textId="77777777" w:rsidR="00EC694E" w:rsidRPr="00EC694E" w:rsidRDefault="00EC694E" w:rsidP="009E701A">
            <w:r w:rsidRPr="00EC694E">
              <w:t>0.895</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1E888B16"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774C93E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FD2AE4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074BDD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9A30DEF" w14:textId="77777777" w:rsidR="00EC694E" w:rsidRPr="00EC694E" w:rsidRDefault="00EC694E" w:rsidP="009E701A">
            <w:r w:rsidRPr="00EC694E">
              <w:t>0.6082</w:t>
            </w:r>
          </w:p>
        </w:tc>
        <w:tc>
          <w:tcPr>
            <w:tcW w:w="0" w:type="auto"/>
            <w:tcBorders>
              <w:top w:val="nil"/>
              <w:left w:val="nil"/>
              <w:bottom w:val="nil"/>
              <w:right w:val="nil"/>
            </w:tcBorders>
            <w:shd w:val="clear" w:color="auto" w:fill="auto"/>
            <w:noWrap/>
            <w:vAlign w:val="center"/>
            <w:hideMark/>
          </w:tcPr>
          <w:p w14:paraId="7F5A7232" w14:textId="77777777" w:rsidR="00EC694E" w:rsidRPr="00EC694E" w:rsidRDefault="00EC694E" w:rsidP="009E701A">
            <w:r w:rsidRPr="00EC694E">
              <w:t>0.143</w:t>
            </w:r>
          </w:p>
        </w:tc>
        <w:tc>
          <w:tcPr>
            <w:tcW w:w="0" w:type="auto"/>
            <w:tcBorders>
              <w:top w:val="nil"/>
              <w:left w:val="nil"/>
              <w:bottom w:val="nil"/>
              <w:right w:val="nil"/>
            </w:tcBorders>
            <w:shd w:val="clear" w:color="auto" w:fill="auto"/>
            <w:noWrap/>
            <w:vAlign w:val="center"/>
            <w:hideMark/>
          </w:tcPr>
          <w:p w14:paraId="4BDBE96A" w14:textId="77777777" w:rsidR="00EC694E" w:rsidRPr="00EC694E" w:rsidRDefault="00EC694E" w:rsidP="009E701A">
            <w:r w:rsidRPr="00EC694E">
              <w:t>2.5867</w:t>
            </w:r>
          </w:p>
        </w:tc>
        <w:tc>
          <w:tcPr>
            <w:tcW w:w="0" w:type="auto"/>
            <w:tcBorders>
              <w:top w:val="nil"/>
              <w:left w:val="nil"/>
              <w:bottom w:val="nil"/>
              <w:right w:val="nil"/>
            </w:tcBorders>
            <w:shd w:val="clear" w:color="auto" w:fill="auto"/>
            <w:noWrap/>
            <w:vAlign w:val="center"/>
            <w:hideMark/>
          </w:tcPr>
          <w:p w14:paraId="4E966E16" w14:textId="77777777" w:rsidR="00EC694E" w:rsidRPr="00EC694E" w:rsidRDefault="00EC694E" w:rsidP="009E701A">
            <w:r w:rsidRPr="00EC694E">
              <w:t>0.994</w:t>
            </w:r>
          </w:p>
        </w:tc>
        <w:tc>
          <w:tcPr>
            <w:tcW w:w="0" w:type="auto"/>
            <w:tcBorders>
              <w:top w:val="nil"/>
              <w:left w:val="nil"/>
              <w:bottom w:val="nil"/>
              <w:right w:val="nil"/>
            </w:tcBorders>
            <w:shd w:val="clear" w:color="auto" w:fill="auto"/>
            <w:noWrap/>
            <w:vAlign w:val="center"/>
            <w:hideMark/>
          </w:tcPr>
          <w:p w14:paraId="7C0A0F04" w14:textId="77777777" w:rsidR="00EC694E" w:rsidRPr="00EC694E" w:rsidRDefault="00EC694E" w:rsidP="009E701A">
            <w:r w:rsidRPr="00EC694E">
              <w:t>0.305</w:t>
            </w:r>
          </w:p>
        </w:tc>
        <w:tc>
          <w:tcPr>
            <w:tcW w:w="0" w:type="auto"/>
            <w:tcBorders>
              <w:top w:val="nil"/>
              <w:left w:val="nil"/>
              <w:bottom w:val="nil"/>
              <w:right w:val="nil"/>
            </w:tcBorders>
            <w:shd w:val="clear" w:color="auto" w:fill="auto"/>
            <w:noWrap/>
            <w:vAlign w:val="center"/>
            <w:hideMark/>
          </w:tcPr>
          <w:p w14:paraId="28EF022B" w14:textId="77777777" w:rsidR="00EC694E" w:rsidRPr="00EC694E" w:rsidRDefault="00EC694E" w:rsidP="009E701A">
            <w:r w:rsidRPr="00EC694E">
              <w:t>3.243</w:t>
            </w:r>
          </w:p>
        </w:tc>
      </w:tr>
      <w:tr w:rsidR="00EC694E" w:rsidRPr="00EC694E" w14:paraId="69BA4D20"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60B67BF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3BE488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5F1842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D6720C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861925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237ECD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686011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DE5D64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5596D3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2BF4BD2"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7FCC685D" w14:textId="77777777" w:rsidR="00EC694E" w:rsidRPr="00EC694E" w:rsidRDefault="00EC694E" w:rsidP="009E701A">
            <w:r w:rsidRPr="00EC694E">
              <w:t>PLT</w:t>
            </w:r>
          </w:p>
        </w:tc>
        <w:tc>
          <w:tcPr>
            <w:tcW w:w="0" w:type="auto"/>
            <w:tcBorders>
              <w:top w:val="nil"/>
              <w:left w:val="nil"/>
              <w:bottom w:val="nil"/>
              <w:right w:val="nil"/>
            </w:tcBorders>
            <w:shd w:val="clear" w:color="auto" w:fill="auto"/>
            <w:noWrap/>
            <w:vAlign w:val="center"/>
            <w:hideMark/>
          </w:tcPr>
          <w:p w14:paraId="5FCCB70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B95EF5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20BC31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848CF3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C42DDE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C47CE17" w14:textId="77777777" w:rsidR="00EC694E" w:rsidRPr="00EC694E" w:rsidRDefault="00EC694E" w:rsidP="009E701A"/>
        </w:tc>
      </w:tr>
      <w:tr w:rsidR="009E701A" w:rsidRPr="00EC694E" w14:paraId="690DC1E4"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2B2DBFB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521537C" w14:textId="77777777" w:rsidR="00EC694E" w:rsidRPr="00EC694E" w:rsidRDefault="00EC694E" w:rsidP="009E701A">
            <w:r w:rsidRPr="00EC694E">
              <w:t>0.619</w:t>
            </w:r>
          </w:p>
        </w:tc>
        <w:tc>
          <w:tcPr>
            <w:tcW w:w="0" w:type="auto"/>
            <w:tcBorders>
              <w:top w:val="nil"/>
              <w:left w:val="nil"/>
              <w:bottom w:val="nil"/>
              <w:right w:val="nil"/>
            </w:tcBorders>
            <w:shd w:val="clear" w:color="auto" w:fill="auto"/>
            <w:noWrap/>
            <w:vAlign w:val="center"/>
            <w:hideMark/>
          </w:tcPr>
          <w:p w14:paraId="3A8C7AC3" w14:textId="77777777" w:rsidR="00EC694E" w:rsidRPr="00EC694E" w:rsidRDefault="00EC694E" w:rsidP="009E701A">
            <w:r w:rsidRPr="00EC694E">
              <w:t>0.186</w:t>
            </w:r>
          </w:p>
        </w:tc>
        <w:tc>
          <w:tcPr>
            <w:tcW w:w="0" w:type="auto"/>
            <w:tcBorders>
              <w:top w:val="nil"/>
              <w:left w:val="nil"/>
              <w:bottom w:val="nil"/>
              <w:right w:val="nil"/>
            </w:tcBorders>
            <w:shd w:val="clear" w:color="auto" w:fill="auto"/>
            <w:noWrap/>
            <w:vAlign w:val="center"/>
            <w:hideMark/>
          </w:tcPr>
          <w:p w14:paraId="3A4E65F4" w14:textId="77777777" w:rsidR="00EC694E" w:rsidRPr="00EC694E" w:rsidRDefault="00EC694E" w:rsidP="009E701A">
            <w:r w:rsidRPr="00EC694E">
              <w:t>2.059</w:t>
            </w:r>
          </w:p>
        </w:tc>
        <w:tc>
          <w:tcPr>
            <w:tcW w:w="0" w:type="auto"/>
            <w:tcBorders>
              <w:top w:val="nil"/>
              <w:left w:val="nil"/>
              <w:bottom w:val="nil"/>
              <w:right w:val="nil"/>
            </w:tcBorders>
            <w:shd w:val="clear" w:color="auto" w:fill="auto"/>
            <w:noWrap/>
            <w:vAlign w:val="center"/>
            <w:hideMark/>
          </w:tcPr>
          <w:p w14:paraId="6CAA16AF" w14:textId="77777777" w:rsidR="00EC694E" w:rsidRPr="00EC694E" w:rsidRDefault="00EC694E" w:rsidP="009E701A">
            <w:r w:rsidRPr="00EC694E">
              <w:t>0.963</w:t>
            </w:r>
          </w:p>
        </w:tc>
        <w:tc>
          <w:tcPr>
            <w:tcW w:w="0" w:type="auto"/>
            <w:tcBorders>
              <w:top w:val="nil"/>
              <w:left w:val="nil"/>
              <w:bottom w:val="nil"/>
              <w:right w:val="nil"/>
            </w:tcBorders>
            <w:shd w:val="clear" w:color="auto" w:fill="auto"/>
            <w:noWrap/>
            <w:vAlign w:val="center"/>
            <w:hideMark/>
          </w:tcPr>
          <w:p w14:paraId="543517A2" w14:textId="77777777" w:rsidR="00EC694E" w:rsidRPr="00EC694E" w:rsidRDefault="00EC694E" w:rsidP="009E701A">
            <w:r w:rsidRPr="00EC694E">
              <w:t>0.301</w:t>
            </w:r>
          </w:p>
        </w:tc>
        <w:tc>
          <w:tcPr>
            <w:tcW w:w="0" w:type="auto"/>
            <w:tcBorders>
              <w:top w:val="nil"/>
              <w:left w:val="nil"/>
              <w:bottom w:val="nil"/>
              <w:right w:val="nil"/>
            </w:tcBorders>
            <w:shd w:val="clear" w:color="auto" w:fill="auto"/>
            <w:noWrap/>
            <w:vAlign w:val="center"/>
            <w:hideMark/>
          </w:tcPr>
          <w:p w14:paraId="13D87699" w14:textId="77777777" w:rsidR="00EC694E" w:rsidRPr="00EC694E" w:rsidRDefault="00EC694E" w:rsidP="009E701A">
            <w:r w:rsidRPr="00EC694E">
              <w:t>2.059</w:t>
            </w:r>
          </w:p>
        </w:tc>
        <w:tc>
          <w:tcPr>
            <w:tcW w:w="0" w:type="auto"/>
            <w:tcBorders>
              <w:top w:val="nil"/>
              <w:left w:val="nil"/>
              <w:bottom w:val="nil"/>
              <w:right w:val="nil"/>
            </w:tcBorders>
            <w:shd w:val="clear" w:color="auto" w:fill="auto"/>
            <w:noWrap/>
            <w:vAlign w:val="center"/>
            <w:hideMark/>
          </w:tcPr>
          <w:p w14:paraId="724A8FC4" w14:textId="77777777" w:rsidR="00EC694E" w:rsidRPr="00EC694E" w:rsidRDefault="00EC694E" w:rsidP="009E701A">
            <w:r w:rsidRPr="00EC694E">
              <w:t>1.644</w:t>
            </w:r>
          </w:p>
        </w:tc>
        <w:tc>
          <w:tcPr>
            <w:tcW w:w="0" w:type="auto"/>
            <w:tcBorders>
              <w:top w:val="nil"/>
              <w:left w:val="nil"/>
              <w:bottom w:val="nil"/>
              <w:right w:val="nil"/>
            </w:tcBorders>
            <w:shd w:val="clear" w:color="auto" w:fill="auto"/>
            <w:noWrap/>
            <w:vAlign w:val="center"/>
            <w:hideMark/>
          </w:tcPr>
          <w:p w14:paraId="317A3748" w14:textId="77777777" w:rsidR="00EC694E" w:rsidRPr="00EC694E" w:rsidRDefault="00EC694E" w:rsidP="009E701A">
            <w:r w:rsidRPr="00EC694E">
              <w:t>0.387</w:t>
            </w:r>
          </w:p>
        </w:tc>
        <w:tc>
          <w:tcPr>
            <w:tcW w:w="0" w:type="auto"/>
            <w:tcBorders>
              <w:top w:val="nil"/>
              <w:left w:val="nil"/>
              <w:bottom w:val="nil"/>
              <w:right w:val="nil"/>
            </w:tcBorders>
            <w:shd w:val="clear" w:color="auto" w:fill="auto"/>
            <w:noWrap/>
            <w:vAlign w:val="center"/>
            <w:hideMark/>
          </w:tcPr>
          <w:p w14:paraId="38A7A058" w14:textId="77777777" w:rsidR="00EC694E" w:rsidRPr="00EC694E" w:rsidRDefault="00EC694E" w:rsidP="009E701A">
            <w:r w:rsidRPr="00EC694E">
              <w:t>6.993</w:t>
            </w:r>
          </w:p>
        </w:tc>
        <w:tc>
          <w:tcPr>
            <w:tcW w:w="0" w:type="auto"/>
            <w:tcBorders>
              <w:top w:val="nil"/>
              <w:left w:val="nil"/>
              <w:bottom w:val="nil"/>
              <w:right w:val="nil"/>
            </w:tcBorders>
            <w:shd w:val="clear" w:color="auto" w:fill="auto"/>
            <w:noWrap/>
            <w:vAlign w:val="center"/>
            <w:hideMark/>
          </w:tcPr>
          <w:p w14:paraId="11BF2BF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E07181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135323C"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808080"/>
            <w:noWrap/>
            <w:vAlign w:val="center"/>
            <w:hideMark/>
          </w:tcPr>
          <w:p w14:paraId="10D4DAAD" w14:textId="77777777" w:rsidR="00EC694E" w:rsidRPr="00EC694E" w:rsidRDefault="00EC694E" w:rsidP="009E701A">
            <w:r w:rsidRPr="00EC694E">
              <w:t>AT</w:t>
            </w:r>
          </w:p>
        </w:tc>
        <w:tc>
          <w:tcPr>
            <w:tcW w:w="0" w:type="auto"/>
            <w:tcBorders>
              <w:top w:val="nil"/>
              <w:left w:val="nil"/>
              <w:bottom w:val="nil"/>
              <w:right w:val="nil"/>
            </w:tcBorders>
            <w:shd w:val="clear" w:color="auto" w:fill="auto"/>
            <w:noWrap/>
            <w:vAlign w:val="center"/>
            <w:hideMark/>
          </w:tcPr>
          <w:p w14:paraId="50D5DF23" w14:textId="77777777" w:rsidR="00EC694E" w:rsidRPr="00EC694E" w:rsidRDefault="00EC694E" w:rsidP="009E701A">
            <w:r w:rsidRPr="00EC694E">
              <w:t>1.635</w:t>
            </w:r>
          </w:p>
        </w:tc>
        <w:tc>
          <w:tcPr>
            <w:tcW w:w="0" w:type="auto"/>
            <w:tcBorders>
              <w:top w:val="nil"/>
              <w:left w:val="nil"/>
              <w:bottom w:val="nil"/>
              <w:right w:val="nil"/>
            </w:tcBorders>
            <w:shd w:val="clear" w:color="auto" w:fill="auto"/>
            <w:noWrap/>
            <w:vAlign w:val="center"/>
            <w:hideMark/>
          </w:tcPr>
          <w:p w14:paraId="37DE15B6" w14:textId="77777777" w:rsidR="00EC694E" w:rsidRPr="00EC694E" w:rsidRDefault="00EC694E" w:rsidP="009E701A">
            <w:r w:rsidRPr="00EC694E">
              <w:t>0.397</w:t>
            </w:r>
          </w:p>
        </w:tc>
        <w:tc>
          <w:tcPr>
            <w:tcW w:w="0" w:type="auto"/>
            <w:tcBorders>
              <w:top w:val="nil"/>
              <w:left w:val="nil"/>
              <w:bottom w:val="nil"/>
              <w:right w:val="nil"/>
            </w:tcBorders>
            <w:shd w:val="clear" w:color="auto" w:fill="auto"/>
            <w:noWrap/>
            <w:vAlign w:val="center"/>
            <w:hideMark/>
          </w:tcPr>
          <w:p w14:paraId="5DF3B258" w14:textId="77777777" w:rsidR="00EC694E" w:rsidRPr="00EC694E" w:rsidRDefault="00EC694E" w:rsidP="009E701A">
            <w:r w:rsidRPr="00EC694E">
              <w:t>6.729</w:t>
            </w:r>
          </w:p>
        </w:tc>
      </w:tr>
      <w:tr w:rsidR="00EC694E" w:rsidRPr="00EC694E" w14:paraId="10C1176E"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4FD4458F" w14:textId="7777777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1D7D50D9" w14:textId="77777777" w:rsidR="00EC694E" w:rsidRPr="00EC694E" w:rsidRDefault="00EC694E" w:rsidP="009E701A">
            <w:r w:rsidRPr="00EC694E">
              <w:t>0.379</w:t>
            </w:r>
          </w:p>
        </w:tc>
        <w:tc>
          <w:tcPr>
            <w:tcW w:w="0" w:type="auto"/>
            <w:tcBorders>
              <w:top w:val="nil"/>
              <w:left w:val="nil"/>
              <w:bottom w:val="single" w:sz="4" w:space="0" w:color="auto"/>
              <w:right w:val="nil"/>
            </w:tcBorders>
            <w:shd w:val="clear" w:color="auto" w:fill="auto"/>
            <w:noWrap/>
            <w:vAlign w:val="center"/>
            <w:hideMark/>
          </w:tcPr>
          <w:p w14:paraId="6B935CC3" w14:textId="77777777" w:rsidR="00EC694E" w:rsidRPr="00EC694E" w:rsidRDefault="00EC694E" w:rsidP="009E701A">
            <w:r w:rsidRPr="00EC694E">
              <w:t>0.16</w:t>
            </w:r>
          </w:p>
        </w:tc>
        <w:tc>
          <w:tcPr>
            <w:tcW w:w="0" w:type="auto"/>
            <w:tcBorders>
              <w:top w:val="nil"/>
              <w:left w:val="nil"/>
              <w:bottom w:val="single" w:sz="4" w:space="0" w:color="auto"/>
              <w:right w:val="nil"/>
            </w:tcBorders>
            <w:shd w:val="clear" w:color="auto" w:fill="auto"/>
            <w:noWrap/>
            <w:vAlign w:val="center"/>
            <w:hideMark/>
          </w:tcPr>
          <w:p w14:paraId="0F5A8D12" w14:textId="77777777" w:rsidR="00EC694E" w:rsidRPr="00EC694E" w:rsidRDefault="00EC694E" w:rsidP="009E701A">
            <w:r w:rsidRPr="00EC694E">
              <w:t>0.898</w:t>
            </w:r>
          </w:p>
        </w:tc>
        <w:tc>
          <w:tcPr>
            <w:tcW w:w="0" w:type="auto"/>
            <w:tcBorders>
              <w:top w:val="nil"/>
              <w:left w:val="nil"/>
              <w:bottom w:val="single" w:sz="4" w:space="0" w:color="auto"/>
              <w:right w:val="nil"/>
            </w:tcBorders>
            <w:shd w:val="clear" w:color="auto" w:fill="auto"/>
            <w:noWrap/>
            <w:vAlign w:val="center"/>
            <w:hideMark/>
          </w:tcPr>
          <w:p w14:paraId="1FE29221" w14:textId="77777777" w:rsidR="00EC694E" w:rsidRPr="00EC694E" w:rsidRDefault="00EC694E" w:rsidP="009E701A">
            <w:r w:rsidRPr="00EC694E">
              <w:t>0.589</w:t>
            </w:r>
          </w:p>
        </w:tc>
        <w:tc>
          <w:tcPr>
            <w:tcW w:w="0" w:type="auto"/>
            <w:tcBorders>
              <w:top w:val="nil"/>
              <w:left w:val="nil"/>
              <w:bottom w:val="single" w:sz="4" w:space="0" w:color="auto"/>
              <w:right w:val="nil"/>
            </w:tcBorders>
            <w:shd w:val="clear" w:color="auto" w:fill="auto"/>
            <w:noWrap/>
            <w:vAlign w:val="center"/>
            <w:hideMark/>
          </w:tcPr>
          <w:p w14:paraId="520CC45E" w14:textId="77777777" w:rsidR="00EC694E" w:rsidRPr="00EC694E" w:rsidRDefault="00EC694E" w:rsidP="009E701A">
            <w:r w:rsidRPr="00EC694E">
              <w:t>0.263</w:t>
            </w:r>
          </w:p>
        </w:tc>
        <w:tc>
          <w:tcPr>
            <w:tcW w:w="0" w:type="auto"/>
            <w:tcBorders>
              <w:top w:val="nil"/>
              <w:left w:val="nil"/>
              <w:bottom w:val="single" w:sz="4" w:space="0" w:color="auto"/>
              <w:right w:val="nil"/>
            </w:tcBorders>
            <w:shd w:val="clear" w:color="auto" w:fill="auto"/>
            <w:noWrap/>
            <w:vAlign w:val="center"/>
            <w:hideMark/>
          </w:tcPr>
          <w:p w14:paraId="4ED635D2" w14:textId="77777777" w:rsidR="00EC694E" w:rsidRPr="00EC694E" w:rsidRDefault="00EC694E" w:rsidP="009E701A">
            <w:r w:rsidRPr="00EC694E">
              <w:t>0.898</w:t>
            </w:r>
          </w:p>
        </w:tc>
        <w:tc>
          <w:tcPr>
            <w:tcW w:w="0" w:type="auto"/>
            <w:tcBorders>
              <w:top w:val="nil"/>
              <w:left w:val="nil"/>
              <w:bottom w:val="single" w:sz="4" w:space="0" w:color="auto"/>
              <w:right w:val="nil"/>
            </w:tcBorders>
            <w:shd w:val="clear" w:color="auto" w:fill="auto"/>
            <w:noWrap/>
            <w:vAlign w:val="center"/>
            <w:hideMark/>
          </w:tcPr>
          <w:p w14:paraId="0ADB93CE" w14:textId="77777777" w:rsidR="00EC694E" w:rsidRPr="00EC694E" w:rsidRDefault="00EC694E" w:rsidP="009E701A">
            <w:r w:rsidRPr="00EC694E">
              <w:t>1.006</w:t>
            </w:r>
          </w:p>
        </w:tc>
        <w:tc>
          <w:tcPr>
            <w:tcW w:w="0" w:type="auto"/>
            <w:tcBorders>
              <w:top w:val="nil"/>
              <w:left w:val="nil"/>
              <w:bottom w:val="single" w:sz="4" w:space="0" w:color="auto"/>
              <w:right w:val="nil"/>
            </w:tcBorders>
            <w:shd w:val="clear" w:color="auto" w:fill="auto"/>
            <w:noWrap/>
            <w:vAlign w:val="center"/>
            <w:hideMark/>
          </w:tcPr>
          <w:p w14:paraId="24C20980" w14:textId="77777777" w:rsidR="00EC694E" w:rsidRPr="00EC694E" w:rsidRDefault="00EC694E" w:rsidP="009E701A">
            <w:r w:rsidRPr="00EC694E">
              <w:t>0.308</w:t>
            </w:r>
          </w:p>
        </w:tc>
        <w:tc>
          <w:tcPr>
            <w:tcW w:w="0" w:type="auto"/>
            <w:tcBorders>
              <w:top w:val="nil"/>
              <w:left w:val="nil"/>
              <w:bottom w:val="single" w:sz="4" w:space="0" w:color="auto"/>
              <w:right w:val="nil"/>
            </w:tcBorders>
            <w:shd w:val="clear" w:color="auto" w:fill="auto"/>
            <w:noWrap/>
            <w:vAlign w:val="center"/>
            <w:hideMark/>
          </w:tcPr>
          <w:p w14:paraId="42F327CD" w14:textId="77777777" w:rsidR="00EC694E" w:rsidRPr="00EC694E" w:rsidRDefault="00EC694E" w:rsidP="009E701A">
            <w:r w:rsidRPr="00EC694E">
              <w:t>3.28</w:t>
            </w:r>
          </w:p>
        </w:tc>
        <w:tc>
          <w:tcPr>
            <w:tcW w:w="0" w:type="auto"/>
            <w:tcBorders>
              <w:top w:val="nil"/>
              <w:left w:val="nil"/>
              <w:bottom w:val="single" w:sz="4" w:space="0" w:color="auto"/>
              <w:right w:val="nil"/>
            </w:tcBorders>
            <w:shd w:val="clear" w:color="auto" w:fill="auto"/>
            <w:noWrap/>
            <w:vAlign w:val="center"/>
            <w:hideMark/>
          </w:tcPr>
          <w:p w14:paraId="054AB513" w14:textId="47842D02"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1E1145F6" w14:textId="34BF7E2E"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17B5C0B7" w14:textId="315881C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32AEF7DC" w14:textId="77777777" w:rsidR="00EC694E" w:rsidRPr="00EC694E" w:rsidRDefault="00EC694E" w:rsidP="009E701A">
            <w:r w:rsidRPr="00EC694E">
              <w:t>0.6117</w:t>
            </w:r>
          </w:p>
        </w:tc>
        <w:tc>
          <w:tcPr>
            <w:tcW w:w="0" w:type="auto"/>
            <w:tcBorders>
              <w:top w:val="nil"/>
              <w:left w:val="nil"/>
              <w:bottom w:val="single" w:sz="4" w:space="0" w:color="auto"/>
              <w:right w:val="nil"/>
            </w:tcBorders>
            <w:shd w:val="clear" w:color="auto" w:fill="auto"/>
            <w:noWrap/>
            <w:vAlign w:val="center"/>
            <w:hideMark/>
          </w:tcPr>
          <w:p w14:paraId="7D67826B" w14:textId="77777777" w:rsidR="00EC694E" w:rsidRPr="00EC694E" w:rsidRDefault="00EC694E" w:rsidP="009E701A">
            <w:r w:rsidRPr="00EC694E">
              <w:t>0.149</w:t>
            </w:r>
          </w:p>
        </w:tc>
        <w:tc>
          <w:tcPr>
            <w:tcW w:w="0" w:type="auto"/>
            <w:tcBorders>
              <w:top w:val="nil"/>
              <w:left w:val="nil"/>
              <w:bottom w:val="single" w:sz="4" w:space="0" w:color="auto"/>
              <w:right w:val="nil"/>
            </w:tcBorders>
            <w:shd w:val="clear" w:color="auto" w:fill="auto"/>
            <w:noWrap/>
            <w:vAlign w:val="center"/>
            <w:hideMark/>
          </w:tcPr>
          <w:p w14:paraId="0703385D" w14:textId="77777777" w:rsidR="00EC694E" w:rsidRPr="00EC694E" w:rsidRDefault="00EC694E" w:rsidP="009E701A">
            <w:r w:rsidRPr="00EC694E">
              <w:t>2.5178</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595959"/>
            <w:noWrap/>
            <w:vAlign w:val="center"/>
            <w:hideMark/>
          </w:tcPr>
          <w:p w14:paraId="2195F412" w14:textId="77777777" w:rsidR="00EC694E" w:rsidRPr="00EC694E" w:rsidRDefault="00EC694E" w:rsidP="009E701A">
            <w:r w:rsidRPr="00EC694E">
              <w:t>TA</w:t>
            </w:r>
          </w:p>
        </w:tc>
      </w:tr>
      <w:tr w:rsidR="00EC694E" w:rsidRPr="00EC694E" w14:paraId="396DA1F9" w14:textId="77777777" w:rsidTr="002425F5">
        <w:trPr>
          <w:trHeight w:val="230"/>
        </w:trPr>
        <w:tc>
          <w:tcPr>
            <w:tcW w:w="0" w:type="auto"/>
            <w:tcBorders>
              <w:top w:val="nil"/>
              <w:left w:val="nil"/>
              <w:bottom w:val="nil"/>
              <w:right w:val="nil"/>
            </w:tcBorders>
            <w:shd w:val="clear" w:color="auto" w:fill="auto"/>
            <w:noWrap/>
            <w:vAlign w:val="center"/>
            <w:hideMark/>
          </w:tcPr>
          <w:p w14:paraId="5AAC95F9" w14:textId="77777777" w:rsidR="00EC694E" w:rsidRPr="00EC694E" w:rsidRDefault="00EC694E" w:rsidP="009E701A"/>
        </w:tc>
        <w:tc>
          <w:tcPr>
            <w:tcW w:w="0" w:type="auto"/>
            <w:gridSpan w:val="18"/>
            <w:tcBorders>
              <w:top w:val="nil"/>
              <w:left w:val="nil"/>
              <w:bottom w:val="nil"/>
              <w:right w:val="nil"/>
            </w:tcBorders>
            <w:shd w:val="clear" w:color="auto" w:fill="auto"/>
            <w:noWrap/>
            <w:vAlign w:val="center"/>
            <w:hideMark/>
          </w:tcPr>
          <w:p w14:paraId="2A026872" w14:textId="77777777" w:rsidR="00EC694E" w:rsidRPr="00EC694E" w:rsidRDefault="00EC694E" w:rsidP="009E701A"/>
        </w:tc>
      </w:tr>
      <w:tr w:rsidR="00EC694E" w:rsidRPr="00EC694E" w14:paraId="4AB8AFCD" w14:textId="77777777" w:rsidTr="002425F5">
        <w:trPr>
          <w:trHeight w:val="230"/>
        </w:trPr>
        <w:tc>
          <w:tcPr>
            <w:tcW w:w="0" w:type="auto"/>
            <w:vMerge w:val="restart"/>
            <w:tcBorders>
              <w:top w:val="single" w:sz="4" w:space="0" w:color="auto"/>
              <w:left w:val="nil"/>
              <w:bottom w:val="single" w:sz="4" w:space="0" w:color="000000"/>
              <w:right w:val="nil"/>
            </w:tcBorders>
            <w:shd w:val="clear" w:color="auto" w:fill="auto"/>
            <w:vAlign w:val="center"/>
            <w:hideMark/>
          </w:tcPr>
          <w:p w14:paraId="3DEBAF04" w14:textId="77777777" w:rsidR="00EC694E" w:rsidRPr="00EC694E" w:rsidRDefault="00EC694E" w:rsidP="009E701A">
            <w:r w:rsidRPr="00EC694E">
              <w:t xml:space="preserve">Pivot-shift test </w:t>
            </w:r>
            <w:r w:rsidRPr="00EC694E">
              <w:br/>
              <w:t>(grades ≥ 2+)</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15A5F2F7" w14:textId="77777777" w:rsidR="00EC694E" w:rsidRPr="00EC694E" w:rsidRDefault="00EC694E" w:rsidP="009E701A">
            <w:r w:rsidRPr="00EC694E">
              <w:t>BPTB</w:t>
            </w:r>
          </w:p>
        </w:tc>
        <w:tc>
          <w:tcPr>
            <w:tcW w:w="0" w:type="auto"/>
            <w:tcBorders>
              <w:top w:val="single" w:sz="4" w:space="0" w:color="auto"/>
              <w:left w:val="nil"/>
              <w:bottom w:val="nil"/>
              <w:right w:val="nil"/>
            </w:tcBorders>
            <w:shd w:val="clear" w:color="auto" w:fill="auto"/>
            <w:noWrap/>
            <w:vAlign w:val="center"/>
            <w:hideMark/>
          </w:tcPr>
          <w:p w14:paraId="1A669E49" w14:textId="77777777" w:rsidR="00EC694E" w:rsidRPr="00EC694E" w:rsidRDefault="00EC694E" w:rsidP="009E701A">
            <w:r w:rsidRPr="00EC694E">
              <w:t>2.006</w:t>
            </w:r>
          </w:p>
        </w:tc>
        <w:tc>
          <w:tcPr>
            <w:tcW w:w="0" w:type="auto"/>
            <w:tcBorders>
              <w:top w:val="single" w:sz="4" w:space="0" w:color="auto"/>
              <w:left w:val="nil"/>
              <w:bottom w:val="nil"/>
              <w:right w:val="nil"/>
            </w:tcBorders>
            <w:shd w:val="clear" w:color="auto" w:fill="auto"/>
            <w:noWrap/>
            <w:vAlign w:val="center"/>
            <w:hideMark/>
          </w:tcPr>
          <w:p w14:paraId="6DD324F8" w14:textId="77777777" w:rsidR="00EC694E" w:rsidRPr="00EC694E" w:rsidRDefault="00EC694E" w:rsidP="009E701A">
            <w:r w:rsidRPr="00EC694E">
              <w:t>1.483</w:t>
            </w:r>
          </w:p>
        </w:tc>
        <w:tc>
          <w:tcPr>
            <w:tcW w:w="0" w:type="auto"/>
            <w:tcBorders>
              <w:top w:val="single" w:sz="4" w:space="0" w:color="auto"/>
              <w:left w:val="nil"/>
              <w:bottom w:val="nil"/>
              <w:right w:val="nil"/>
            </w:tcBorders>
            <w:shd w:val="clear" w:color="auto" w:fill="auto"/>
            <w:noWrap/>
            <w:vAlign w:val="center"/>
            <w:hideMark/>
          </w:tcPr>
          <w:p w14:paraId="583E1EC0" w14:textId="77777777" w:rsidR="00EC694E" w:rsidRPr="00EC694E" w:rsidRDefault="00EC694E" w:rsidP="009E701A">
            <w:r w:rsidRPr="00EC694E">
              <w:t>2.713</w:t>
            </w:r>
          </w:p>
        </w:tc>
        <w:tc>
          <w:tcPr>
            <w:tcW w:w="0" w:type="auto"/>
            <w:tcBorders>
              <w:top w:val="single" w:sz="4" w:space="0" w:color="auto"/>
              <w:left w:val="nil"/>
              <w:bottom w:val="nil"/>
              <w:right w:val="nil"/>
            </w:tcBorders>
            <w:shd w:val="clear" w:color="auto" w:fill="auto"/>
            <w:noWrap/>
            <w:vAlign w:val="center"/>
            <w:hideMark/>
          </w:tcPr>
          <w:p w14:paraId="622E91E0" w14:textId="77777777" w:rsidR="00EC694E" w:rsidRPr="00EC694E" w:rsidRDefault="00EC694E" w:rsidP="009E701A">
            <w:r w:rsidRPr="00EC694E">
              <w:t>2.654</w:t>
            </w:r>
          </w:p>
        </w:tc>
        <w:tc>
          <w:tcPr>
            <w:tcW w:w="0" w:type="auto"/>
            <w:tcBorders>
              <w:top w:val="single" w:sz="4" w:space="0" w:color="auto"/>
              <w:left w:val="nil"/>
              <w:bottom w:val="nil"/>
              <w:right w:val="nil"/>
            </w:tcBorders>
            <w:shd w:val="clear" w:color="auto" w:fill="auto"/>
            <w:noWrap/>
            <w:vAlign w:val="center"/>
            <w:hideMark/>
          </w:tcPr>
          <w:p w14:paraId="2F9F2E52" w14:textId="77777777" w:rsidR="00EC694E" w:rsidRPr="00EC694E" w:rsidRDefault="00EC694E" w:rsidP="009E701A">
            <w:r w:rsidRPr="00EC694E">
              <w:t>1.11</w:t>
            </w:r>
          </w:p>
        </w:tc>
        <w:tc>
          <w:tcPr>
            <w:tcW w:w="0" w:type="auto"/>
            <w:tcBorders>
              <w:top w:val="single" w:sz="4" w:space="0" w:color="auto"/>
              <w:left w:val="nil"/>
              <w:bottom w:val="nil"/>
              <w:right w:val="nil"/>
            </w:tcBorders>
            <w:shd w:val="clear" w:color="auto" w:fill="auto"/>
            <w:noWrap/>
            <w:vAlign w:val="center"/>
            <w:hideMark/>
          </w:tcPr>
          <w:p w14:paraId="08C0C181" w14:textId="77777777" w:rsidR="00EC694E" w:rsidRPr="00EC694E" w:rsidRDefault="00EC694E" w:rsidP="009E701A">
            <w:r w:rsidRPr="00EC694E">
              <w:t>6.351</w:t>
            </w:r>
          </w:p>
        </w:tc>
        <w:tc>
          <w:tcPr>
            <w:tcW w:w="0" w:type="auto"/>
            <w:tcBorders>
              <w:top w:val="single" w:sz="4" w:space="0" w:color="auto"/>
              <w:left w:val="nil"/>
              <w:bottom w:val="nil"/>
              <w:right w:val="nil"/>
            </w:tcBorders>
            <w:shd w:val="clear" w:color="auto" w:fill="auto"/>
            <w:noWrap/>
            <w:vAlign w:val="center"/>
            <w:hideMark/>
          </w:tcPr>
          <w:p w14:paraId="65CC30CD" w14:textId="2B778BAE"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6579187D" w14:textId="24366AA1"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71AD6274" w14:textId="56A562DA"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23A6DD53" w14:textId="77777777" w:rsidR="00EC694E" w:rsidRPr="00EC694E" w:rsidRDefault="00EC694E" w:rsidP="009E701A">
            <w:r w:rsidRPr="00EC694E">
              <w:t>4.7494</w:t>
            </w:r>
          </w:p>
        </w:tc>
        <w:tc>
          <w:tcPr>
            <w:tcW w:w="0" w:type="auto"/>
            <w:tcBorders>
              <w:top w:val="single" w:sz="4" w:space="0" w:color="auto"/>
              <w:left w:val="nil"/>
              <w:bottom w:val="nil"/>
              <w:right w:val="nil"/>
            </w:tcBorders>
            <w:shd w:val="clear" w:color="auto" w:fill="auto"/>
            <w:noWrap/>
            <w:vAlign w:val="center"/>
            <w:hideMark/>
          </w:tcPr>
          <w:p w14:paraId="53858341" w14:textId="77777777" w:rsidR="00EC694E" w:rsidRPr="00EC694E" w:rsidRDefault="00EC694E" w:rsidP="009E701A">
            <w:r w:rsidRPr="00EC694E">
              <w:t>1.395</w:t>
            </w:r>
          </w:p>
        </w:tc>
        <w:tc>
          <w:tcPr>
            <w:tcW w:w="0" w:type="auto"/>
            <w:tcBorders>
              <w:top w:val="single" w:sz="4" w:space="0" w:color="auto"/>
              <w:left w:val="nil"/>
              <w:bottom w:val="nil"/>
              <w:right w:val="nil"/>
            </w:tcBorders>
            <w:shd w:val="clear" w:color="auto" w:fill="auto"/>
            <w:noWrap/>
            <w:vAlign w:val="center"/>
            <w:hideMark/>
          </w:tcPr>
          <w:p w14:paraId="4409471B" w14:textId="77777777" w:rsidR="00EC694E" w:rsidRPr="00EC694E" w:rsidRDefault="00EC694E" w:rsidP="009E701A">
            <w:r w:rsidRPr="00EC694E">
              <w:t>16.165</w:t>
            </w:r>
          </w:p>
        </w:tc>
        <w:tc>
          <w:tcPr>
            <w:tcW w:w="0" w:type="auto"/>
            <w:tcBorders>
              <w:top w:val="single" w:sz="4" w:space="0" w:color="auto"/>
              <w:left w:val="nil"/>
              <w:bottom w:val="nil"/>
              <w:right w:val="nil"/>
            </w:tcBorders>
            <w:shd w:val="clear" w:color="auto" w:fill="auto"/>
            <w:noWrap/>
            <w:vAlign w:val="center"/>
            <w:hideMark/>
          </w:tcPr>
          <w:p w14:paraId="32F99F44" w14:textId="77777777" w:rsidR="00EC694E" w:rsidRPr="00EC694E" w:rsidRDefault="00EC694E" w:rsidP="009E701A">
            <w:r w:rsidRPr="00EC694E">
              <w:t>3.445</w:t>
            </w:r>
          </w:p>
        </w:tc>
        <w:tc>
          <w:tcPr>
            <w:tcW w:w="0" w:type="auto"/>
            <w:tcBorders>
              <w:top w:val="single" w:sz="4" w:space="0" w:color="auto"/>
              <w:left w:val="nil"/>
              <w:bottom w:val="nil"/>
              <w:right w:val="nil"/>
            </w:tcBorders>
            <w:shd w:val="clear" w:color="auto" w:fill="auto"/>
            <w:noWrap/>
            <w:vAlign w:val="center"/>
            <w:hideMark/>
          </w:tcPr>
          <w:p w14:paraId="2D5FBFFB" w14:textId="77777777" w:rsidR="00EC694E" w:rsidRPr="00EC694E" w:rsidRDefault="00EC694E" w:rsidP="009E701A">
            <w:r w:rsidRPr="00EC694E">
              <w:t>1.443</w:t>
            </w:r>
          </w:p>
        </w:tc>
        <w:tc>
          <w:tcPr>
            <w:tcW w:w="0" w:type="auto"/>
            <w:tcBorders>
              <w:top w:val="single" w:sz="4" w:space="0" w:color="auto"/>
              <w:left w:val="nil"/>
              <w:bottom w:val="nil"/>
              <w:right w:val="nil"/>
            </w:tcBorders>
            <w:shd w:val="clear" w:color="auto" w:fill="auto"/>
            <w:noWrap/>
            <w:vAlign w:val="center"/>
            <w:hideMark/>
          </w:tcPr>
          <w:p w14:paraId="4D54D693" w14:textId="77777777" w:rsidR="00EC694E" w:rsidRPr="00EC694E" w:rsidRDefault="00EC694E" w:rsidP="009E701A">
            <w:r w:rsidRPr="00EC694E">
              <w:t>8.226</w:t>
            </w:r>
          </w:p>
        </w:tc>
      </w:tr>
      <w:tr w:rsidR="00EC694E" w:rsidRPr="00EC694E" w14:paraId="035642CB"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2A3D229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665C465" w14:textId="77777777" w:rsidR="00EC694E" w:rsidRPr="00EC694E" w:rsidRDefault="00EC694E" w:rsidP="009E701A">
            <w:r w:rsidRPr="00EC694E">
              <w:t>0.499</w:t>
            </w:r>
          </w:p>
        </w:tc>
        <w:tc>
          <w:tcPr>
            <w:tcW w:w="0" w:type="auto"/>
            <w:tcBorders>
              <w:top w:val="nil"/>
              <w:left w:val="nil"/>
              <w:bottom w:val="nil"/>
              <w:right w:val="nil"/>
            </w:tcBorders>
            <w:shd w:val="clear" w:color="auto" w:fill="auto"/>
            <w:noWrap/>
            <w:vAlign w:val="center"/>
            <w:hideMark/>
          </w:tcPr>
          <w:p w14:paraId="092C04A0" w14:textId="77777777" w:rsidR="00EC694E" w:rsidRPr="00EC694E" w:rsidRDefault="00EC694E" w:rsidP="009E701A">
            <w:r w:rsidRPr="00EC694E">
              <w:t>0.369</w:t>
            </w:r>
          </w:p>
        </w:tc>
        <w:tc>
          <w:tcPr>
            <w:tcW w:w="0" w:type="auto"/>
            <w:tcBorders>
              <w:top w:val="nil"/>
              <w:left w:val="nil"/>
              <w:bottom w:val="nil"/>
              <w:right w:val="nil"/>
            </w:tcBorders>
            <w:shd w:val="clear" w:color="auto" w:fill="auto"/>
            <w:noWrap/>
            <w:vAlign w:val="center"/>
            <w:hideMark/>
          </w:tcPr>
          <w:p w14:paraId="78BA2EDC" w14:textId="77777777" w:rsidR="00EC694E" w:rsidRPr="00EC694E" w:rsidRDefault="00EC694E" w:rsidP="009E701A">
            <w:r w:rsidRPr="00EC694E">
              <w:t>0.674</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19A4ABBB"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5D5CD782" w14:textId="77777777" w:rsidR="00EC694E" w:rsidRPr="00EC694E" w:rsidRDefault="00EC694E" w:rsidP="009E701A">
            <w:r w:rsidRPr="00EC694E">
              <w:t>1.323</w:t>
            </w:r>
          </w:p>
        </w:tc>
        <w:tc>
          <w:tcPr>
            <w:tcW w:w="0" w:type="auto"/>
            <w:tcBorders>
              <w:top w:val="nil"/>
              <w:left w:val="nil"/>
              <w:bottom w:val="nil"/>
              <w:right w:val="nil"/>
            </w:tcBorders>
            <w:shd w:val="clear" w:color="auto" w:fill="auto"/>
            <w:noWrap/>
            <w:vAlign w:val="center"/>
            <w:hideMark/>
          </w:tcPr>
          <w:p w14:paraId="4DC4875E" w14:textId="77777777" w:rsidR="00EC694E" w:rsidRPr="00EC694E" w:rsidRDefault="00EC694E" w:rsidP="009E701A">
            <w:r w:rsidRPr="00EC694E">
              <w:t>0.555</w:t>
            </w:r>
          </w:p>
        </w:tc>
        <w:tc>
          <w:tcPr>
            <w:tcW w:w="0" w:type="auto"/>
            <w:tcBorders>
              <w:top w:val="nil"/>
              <w:left w:val="nil"/>
              <w:bottom w:val="nil"/>
              <w:right w:val="nil"/>
            </w:tcBorders>
            <w:shd w:val="clear" w:color="auto" w:fill="auto"/>
            <w:noWrap/>
            <w:vAlign w:val="center"/>
            <w:hideMark/>
          </w:tcPr>
          <w:p w14:paraId="078A05A2" w14:textId="77777777" w:rsidR="00EC694E" w:rsidRPr="00EC694E" w:rsidRDefault="00EC694E" w:rsidP="009E701A">
            <w:r w:rsidRPr="00EC694E">
              <w:t>3.158</w:t>
            </w:r>
          </w:p>
        </w:tc>
        <w:tc>
          <w:tcPr>
            <w:tcW w:w="0" w:type="auto"/>
            <w:tcBorders>
              <w:top w:val="nil"/>
              <w:left w:val="nil"/>
              <w:bottom w:val="nil"/>
              <w:right w:val="nil"/>
            </w:tcBorders>
            <w:shd w:val="clear" w:color="auto" w:fill="auto"/>
            <w:noWrap/>
            <w:vAlign w:val="center"/>
            <w:hideMark/>
          </w:tcPr>
          <w:p w14:paraId="5506BB3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E4922F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6D0475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F4D78CD" w14:textId="77777777" w:rsidR="00EC694E" w:rsidRPr="00EC694E" w:rsidRDefault="00EC694E" w:rsidP="009E701A">
            <w:r w:rsidRPr="00EC694E">
              <w:t>2.3679</w:t>
            </w:r>
          </w:p>
        </w:tc>
        <w:tc>
          <w:tcPr>
            <w:tcW w:w="0" w:type="auto"/>
            <w:tcBorders>
              <w:top w:val="nil"/>
              <w:left w:val="nil"/>
              <w:bottom w:val="nil"/>
              <w:right w:val="nil"/>
            </w:tcBorders>
            <w:shd w:val="clear" w:color="auto" w:fill="auto"/>
            <w:noWrap/>
            <w:vAlign w:val="center"/>
            <w:hideMark/>
          </w:tcPr>
          <w:p w14:paraId="2A1FF9AF" w14:textId="77777777" w:rsidR="00EC694E" w:rsidRPr="00EC694E" w:rsidRDefault="00EC694E" w:rsidP="009E701A">
            <w:r w:rsidRPr="00EC694E">
              <w:t>0.723</w:t>
            </w:r>
          </w:p>
        </w:tc>
        <w:tc>
          <w:tcPr>
            <w:tcW w:w="0" w:type="auto"/>
            <w:tcBorders>
              <w:top w:val="nil"/>
              <w:left w:val="nil"/>
              <w:bottom w:val="nil"/>
              <w:right w:val="nil"/>
            </w:tcBorders>
            <w:shd w:val="clear" w:color="auto" w:fill="auto"/>
            <w:noWrap/>
            <w:vAlign w:val="center"/>
            <w:hideMark/>
          </w:tcPr>
          <w:p w14:paraId="27BA84AB" w14:textId="77777777" w:rsidR="00EC694E" w:rsidRPr="00EC694E" w:rsidRDefault="00EC694E" w:rsidP="009E701A">
            <w:r w:rsidRPr="00EC694E">
              <w:t>7.7601</w:t>
            </w:r>
          </w:p>
        </w:tc>
        <w:tc>
          <w:tcPr>
            <w:tcW w:w="0" w:type="auto"/>
            <w:tcBorders>
              <w:top w:val="nil"/>
              <w:left w:val="nil"/>
              <w:bottom w:val="nil"/>
              <w:right w:val="nil"/>
            </w:tcBorders>
            <w:shd w:val="clear" w:color="auto" w:fill="auto"/>
            <w:noWrap/>
            <w:vAlign w:val="center"/>
            <w:hideMark/>
          </w:tcPr>
          <w:p w14:paraId="398062A6" w14:textId="77777777" w:rsidR="00EC694E" w:rsidRPr="00EC694E" w:rsidRDefault="00EC694E" w:rsidP="009E701A">
            <w:r w:rsidRPr="00EC694E">
              <w:t>1.718</w:t>
            </w:r>
          </w:p>
        </w:tc>
        <w:tc>
          <w:tcPr>
            <w:tcW w:w="0" w:type="auto"/>
            <w:tcBorders>
              <w:top w:val="nil"/>
              <w:left w:val="nil"/>
              <w:bottom w:val="nil"/>
              <w:right w:val="nil"/>
            </w:tcBorders>
            <w:shd w:val="clear" w:color="auto" w:fill="auto"/>
            <w:noWrap/>
            <w:vAlign w:val="center"/>
            <w:hideMark/>
          </w:tcPr>
          <w:p w14:paraId="0D553B92" w14:textId="77777777" w:rsidR="00EC694E" w:rsidRPr="00EC694E" w:rsidRDefault="00EC694E" w:rsidP="009E701A">
            <w:r w:rsidRPr="00EC694E">
              <w:t>0.76</w:t>
            </w:r>
          </w:p>
        </w:tc>
        <w:tc>
          <w:tcPr>
            <w:tcW w:w="0" w:type="auto"/>
            <w:tcBorders>
              <w:top w:val="nil"/>
              <w:left w:val="nil"/>
              <w:bottom w:val="nil"/>
              <w:right w:val="nil"/>
            </w:tcBorders>
            <w:shd w:val="clear" w:color="auto" w:fill="auto"/>
            <w:noWrap/>
            <w:vAlign w:val="center"/>
            <w:hideMark/>
          </w:tcPr>
          <w:p w14:paraId="19DB0B89" w14:textId="77777777" w:rsidR="00EC694E" w:rsidRPr="00EC694E" w:rsidRDefault="00EC694E" w:rsidP="009E701A">
            <w:r w:rsidRPr="00EC694E">
              <w:t>3.885</w:t>
            </w:r>
          </w:p>
        </w:tc>
      </w:tr>
      <w:tr w:rsidR="00EC694E" w:rsidRPr="00EC694E" w14:paraId="57A7CA82"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1F4D05D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8E4F2DF" w14:textId="77777777" w:rsidR="00EC694E" w:rsidRPr="00EC694E" w:rsidRDefault="00EC694E" w:rsidP="009E701A">
            <w:r w:rsidRPr="00EC694E">
              <w:t>0.377</w:t>
            </w:r>
          </w:p>
        </w:tc>
        <w:tc>
          <w:tcPr>
            <w:tcW w:w="0" w:type="auto"/>
            <w:tcBorders>
              <w:top w:val="nil"/>
              <w:left w:val="nil"/>
              <w:bottom w:val="nil"/>
              <w:right w:val="nil"/>
            </w:tcBorders>
            <w:shd w:val="clear" w:color="auto" w:fill="auto"/>
            <w:noWrap/>
            <w:vAlign w:val="center"/>
            <w:hideMark/>
          </w:tcPr>
          <w:p w14:paraId="32464DF2" w14:textId="77777777" w:rsidR="00EC694E" w:rsidRPr="00EC694E" w:rsidRDefault="00EC694E" w:rsidP="009E701A">
            <w:r w:rsidRPr="00EC694E">
              <w:t>0.158</w:t>
            </w:r>
          </w:p>
        </w:tc>
        <w:tc>
          <w:tcPr>
            <w:tcW w:w="0" w:type="auto"/>
            <w:tcBorders>
              <w:top w:val="nil"/>
              <w:left w:val="nil"/>
              <w:bottom w:val="nil"/>
              <w:right w:val="nil"/>
            </w:tcBorders>
            <w:shd w:val="clear" w:color="auto" w:fill="auto"/>
            <w:noWrap/>
            <w:vAlign w:val="center"/>
            <w:hideMark/>
          </w:tcPr>
          <w:p w14:paraId="4E291D32" w14:textId="77777777" w:rsidR="00EC694E" w:rsidRPr="00EC694E" w:rsidRDefault="00EC694E" w:rsidP="009E701A">
            <w:r w:rsidRPr="00EC694E">
              <w:t>0.901</w:t>
            </w:r>
          </w:p>
        </w:tc>
        <w:tc>
          <w:tcPr>
            <w:tcW w:w="0" w:type="auto"/>
            <w:tcBorders>
              <w:top w:val="nil"/>
              <w:left w:val="nil"/>
              <w:bottom w:val="nil"/>
              <w:right w:val="nil"/>
            </w:tcBorders>
            <w:shd w:val="clear" w:color="auto" w:fill="auto"/>
            <w:noWrap/>
            <w:vAlign w:val="center"/>
            <w:hideMark/>
          </w:tcPr>
          <w:p w14:paraId="1A51F0AA" w14:textId="77777777" w:rsidR="00EC694E" w:rsidRPr="00EC694E" w:rsidRDefault="00EC694E" w:rsidP="009E701A">
            <w:r w:rsidRPr="00EC694E">
              <w:t>0.756</w:t>
            </w:r>
          </w:p>
        </w:tc>
        <w:tc>
          <w:tcPr>
            <w:tcW w:w="0" w:type="auto"/>
            <w:tcBorders>
              <w:top w:val="nil"/>
              <w:left w:val="nil"/>
              <w:bottom w:val="nil"/>
              <w:right w:val="nil"/>
            </w:tcBorders>
            <w:shd w:val="clear" w:color="auto" w:fill="auto"/>
            <w:noWrap/>
            <w:vAlign w:val="center"/>
            <w:hideMark/>
          </w:tcPr>
          <w:p w14:paraId="548A7A01" w14:textId="77777777" w:rsidR="00EC694E" w:rsidRPr="00EC694E" w:rsidRDefault="00EC694E" w:rsidP="009E701A">
            <w:r w:rsidRPr="00EC694E">
              <w:t>0.317</w:t>
            </w:r>
          </w:p>
        </w:tc>
        <w:tc>
          <w:tcPr>
            <w:tcW w:w="0" w:type="auto"/>
            <w:tcBorders>
              <w:top w:val="nil"/>
              <w:left w:val="nil"/>
              <w:bottom w:val="nil"/>
              <w:right w:val="nil"/>
            </w:tcBorders>
            <w:shd w:val="clear" w:color="auto" w:fill="auto"/>
            <w:noWrap/>
            <w:vAlign w:val="center"/>
            <w:hideMark/>
          </w:tcPr>
          <w:p w14:paraId="5F7766CE" w14:textId="77777777" w:rsidR="00EC694E" w:rsidRPr="00EC694E" w:rsidRDefault="00EC694E" w:rsidP="009E701A">
            <w:r w:rsidRPr="00EC694E">
              <w:t>1.803</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02AFE300" w14:textId="77777777" w:rsidR="00EC694E" w:rsidRPr="00EC694E" w:rsidRDefault="00EC694E" w:rsidP="009E701A">
            <w:r w:rsidRPr="00EC694E">
              <w:t>QT</w:t>
            </w:r>
          </w:p>
        </w:tc>
        <w:tc>
          <w:tcPr>
            <w:tcW w:w="0" w:type="auto"/>
            <w:tcBorders>
              <w:top w:val="nil"/>
              <w:left w:val="nil"/>
              <w:bottom w:val="nil"/>
              <w:right w:val="nil"/>
            </w:tcBorders>
            <w:shd w:val="clear" w:color="auto" w:fill="auto"/>
            <w:noWrap/>
            <w:vAlign w:val="center"/>
            <w:hideMark/>
          </w:tcPr>
          <w:p w14:paraId="30A43BA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7909E6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218C8A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BD596B7" w14:textId="77777777" w:rsidR="00EC694E" w:rsidRPr="00EC694E" w:rsidRDefault="00EC694E" w:rsidP="009E701A">
            <w:r w:rsidRPr="00EC694E">
              <w:t>1.7892</w:t>
            </w:r>
          </w:p>
        </w:tc>
        <w:tc>
          <w:tcPr>
            <w:tcW w:w="0" w:type="auto"/>
            <w:tcBorders>
              <w:top w:val="nil"/>
              <w:left w:val="nil"/>
              <w:bottom w:val="nil"/>
              <w:right w:val="nil"/>
            </w:tcBorders>
            <w:shd w:val="clear" w:color="auto" w:fill="auto"/>
            <w:noWrap/>
            <w:vAlign w:val="center"/>
            <w:hideMark/>
          </w:tcPr>
          <w:p w14:paraId="0C03B63D" w14:textId="77777777" w:rsidR="00EC694E" w:rsidRPr="00EC694E" w:rsidRDefault="00EC694E" w:rsidP="009E701A">
            <w:r w:rsidRPr="00EC694E">
              <w:t>0.411</w:t>
            </w:r>
          </w:p>
        </w:tc>
        <w:tc>
          <w:tcPr>
            <w:tcW w:w="0" w:type="auto"/>
            <w:tcBorders>
              <w:top w:val="nil"/>
              <w:left w:val="nil"/>
              <w:bottom w:val="nil"/>
              <w:right w:val="nil"/>
            </w:tcBorders>
            <w:shd w:val="clear" w:color="auto" w:fill="auto"/>
            <w:noWrap/>
            <w:vAlign w:val="center"/>
            <w:hideMark/>
          </w:tcPr>
          <w:p w14:paraId="0572E7C7" w14:textId="77777777" w:rsidR="00EC694E" w:rsidRPr="00EC694E" w:rsidRDefault="00EC694E" w:rsidP="009E701A">
            <w:r w:rsidRPr="00EC694E">
              <w:t>7.7939</w:t>
            </w:r>
          </w:p>
        </w:tc>
        <w:tc>
          <w:tcPr>
            <w:tcW w:w="0" w:type="auto"/>
            <w:tcBorders>
              <w:top w:val="nil"/>
              <w:left w:val="nil"/>
              <w:bottom w:val="nil"/>
              <w:right w:val="nil"/>
            </w:tcBorders>
            <w:shd w:val="clear" w:color="auto" w:fill="auto"/>
            <w:noWrap/>
            <w:vAlign w:val="center"/>
            <w:hideMark/>
          </w:tcPr>
          <w:p w14:paraId="243277D0" w14:textId="77777777" w:rsidR="00EC694E" w:rsidRPr="00EC694E" w:rsidRDefault="00EC694E" w:rsidP="009E701A">
            <w:r w:rsidRPr="00EC694E">
              <w:t>1.298</w:t>
            </w:r>
          </w:p>
        </w:tc>
        <w:tc>
          <w:tcPr>
            <w:tcW w:w="0" w:type="auto"/>
            <w:tcBorders>
              <w:top w:val="nil"/>
              <w:left w:val="nil"/>
              <w:bottom w:val="nil"/>
              <w:right w:val="nil"/>
            </w:tcBorders>
            <w:shd w:val="clear" w:color="auto" w:fill="auto"/>
            <w:noWrap/>
            <w:vAlign w:val="center"/>
            <w:hideMark/>
          </w:tcPr>
          <w:p w14:paraId="3F2B3B15" w14:textId="77777777" w:rsidR="00EC694E" w:rsidRPr="00EC694E" w:rsidRDefault="00EC694E" w:rsidP="009E701A">
            <w:r w:rsidRPr="00EC694E">
              <w:t>0.394</w:t>
            </w:r>
          </w:p>
        </w:tc>
        <w:tc>
          <w:tcPr>
            <w:tcW w:w="0" w:type="auto"/>
            <w:tcBorders>
              <w:top w:val="nil"/>
              <w:left w:val="nil"/>
              <w:bottom w:val="nil"/>
              <w:right w:val="nil"/>
            </w:tcBorders>
            <w:shd w:val="clear" w:color="auto" w:fill="auto"/>
            <w:noWrap/>
            <w:vAlign w:val="center"/>
            <w:hideMark/>
          </w:tcPr>
          <w:p w14:paraId="78866A45" w14:textId="77777777" w:rsidR="00EC694E" w:rsidRPr="00EC694E" w:rsidRDefault="00EC694E" w:rsidP="009E701A">
            <w:r w:rsidRPr="00EC694E">
              <w:t>4.278</w:t>
            </w:r>
          </w:p>
        </w:tc>
      </w:tr>
      <w:tr w:rsidR="00EC694E" w:rsidRPr="00EC694E" w14:paraId="59AF0A5B"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5B10B75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B57585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0E47DC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8BA57B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FC4F80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26CF75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95AB98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88C247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360D54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4E401E2"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0A28E7D6" w14:textId="77777777" w:rsidR="00EC694E" w:rsidRPr="00EC694E" w:rsidRDefault="00EC694E" w:rsidP="009E701A">
            <w:r w:rsidRPr="00EC694E">
              <w:t>PLT</w:t>
            </w:r>
          </w:p>
        </w:tc>
        <w:tc>
          <w:tcPr>
            <w:tcW w:w="0" w:type="auto"/>
            <w:tcBorders>
              <w:top w:val="nil"/>
              <w:left w:val="nil"/>
              <w:bottom w:val="nil"/>
              <w:right w:val="nil"/>
            </w:tcBorders>
            <w:shd w:val="clear" w:color="auto" w:fill="auto"/>
            <w:noWrap/>
            <w:vAlign w:val="center"/>
            <w:hideMark/>
          </w:tcPr>
          <w:p w14:paraId="5E52C11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7C5E8E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E85523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BB0EA5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D19FE8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945E6AC" w14:textId="77777777" w:rsidR="00EC694E" w:rsidRPr="00EC694E" w:rsidRDefault="00EC694E" w:rsidP="009E701A"/>
        </w:tc>
      </w:tr>
      <w:tr w:rsidR="009E701A" w:rsidRPr="00EC694E" w14:paraId="64FEC7DE"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2B2D35E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079A787" w14:textId="77777777" w:rsidR="00EC694E" w:rsidRPr="00EC694E" w:rsidRDefault="00EC694E" w:rsidP="009E701A">
            <w:r w:rsidRPr="00EC694E">
              <w:t>0.211</w:t>
            </w:r>
          </w:p>
        </w:tc>
        <w:tc>
          <w:tcPr>
            <w:tcW w:w="0" w:type="auto"/>
            <w:tcBorders>
              <w:top w:val="nil"/>
              <w:left w:val="nil"/>
              <w:bottom w:val="nil"/>
              <w:right w:val="nil"/>
            </w:tcBorders>
            <w:shd w:val="clear" w:color="auto" w:fill="auto"/>
            <w:noWrap/>
            <w:vAlign w:val="center"/>
            <w:hideMark/>
          </w:tcPr>
          <w:p w14:paraId="561C99E4" w14:textId="77777777" w:rsidR="00EC694E" w:rsidRPr="00EC694E" w:rsidRDefault="00EC694E" w:rsidP="009E701A">
            <w:r w:rsidRPr="00EC694E">
              <w:t>0.062</w:t>
            </w:r>
          </w:p>
        </w:tc>
        <w:tc>
          <w:tcPr>
            <w:tcW w:w="0" w:type="auto"/>
            <w:tcBorders>
              <w:top w:val="nil"/>
              <w:left w:val="nil"/>
              <w:bottom w:val="nil"/>
              <w:right w:val="nil"/>
            </w:tcBorders>
            <w:shd w:val="clear" w:color="auto" w:fill="auto"/>
            <w:noWrap/>
            <w:vAlign w:val="center"/>
            <w:hideMark/>
          </w:tcPr>
          <w:p w14:paraId="2248B458" w14:textId="77777777" w:rsidR="00EC694E" w:rsidRPr="00EC694E" w:rsidRDefault="00EC694E" w:rsidP="009E701A">
            <w:r w:rsidRPr="00EC694E">
              <w:t>0.717</w:t>
            </w:r>
          </w:p>
        </w:tc>
        <w:tc>
          <w:tcPr>
            <w:tcW w:w="0" w:type="auto"/>
            <w:tcBorders>
              <w:top w:val="nil"/>
              <w:left w:val="nil"/>
              <w:bottom w:val="nil"/>
              <w:right w:val="nil"/>
            </w:tcBorders>
            <w:shd w:val="clear" w:color="auto" w:fill="auto"/>
            <w:noWrap/>
            <w:vAlign w:val="center"/>
            <w:hideMark/>
          </w:tcPr>
          <w:p w14:paraId="5A3B6437" w14:textId="77777777" w:rsidR="00EC694E" w:rsidRPr="00EC694E" w:rsidRDefault="00EC694E" w:rsidP="009E701A">
            <w:r w:rsidRPr="00EC694E">
              <w:t>0.422</w:t>
            </w:r>
          </w:p>
        </w:tc>
        <w:tc>
          <w:tcPr>
            <w:tcW w:w="0" w:type="auto"/>
            <w:tcBorders>
              <w:top w:val="nil"/>
              <w:left w:val="nil"/>
              <w:bottom w:val="nil"/>
              <w:right w:val="nil"/>
            </w:tcBorders>
            <w:shd w:val="clear" w:color="auto" w:fill="auto"/>
            <w:noWrap/>
            <w:vAlign w:val="center"/>
            <w:hideMark/>
          </w:tcPr>
          <w:p w14:paraId="3380806D" w14:textId="77777777" w:rsidR="00EC694E" w:rsidRPr="00EC694E" w:rsidRDefault="00EC694E" w:rsidP="009E701A">
            <w:r w:rsidRPr="00EC694E">
              <w:t>0.129</w:t>
            </w:r>
          </w:p>
        </w:tc>
        <w:tc>
          <w:tcPr>
            <w:tcW w:w="0" w:type="auto"/>
            <w:tcBorders>
              <w:top w:val="nil"/>
              <w:left w:val="nil"/>
              <w:bottom w:val="nil"/>
              <w:right w:val="nil"/>
            </w:tcBorders>
            <w:shd w:val="clear" w:color="auto" w:fill="auto"/>
            <w:noWrap/>
            <w:vAlign w:val="center"/>
            <w:hideMark/>
          </w:tcPr>
          <w:p w14:paraId="63CBA565" w14:textId="77777777" w:rsidR="00EC694E" w:rsidRPr="00EC694E" w:rsidRDefault="00EC694E" w:rsidP="009E701A">
            <w:r w:rsidRPr="00EC694E">
              <w:t>1.384</w:t>
            </w:r>
          </w:p>
        </w:tc>
        <w:tc>
          <w:tcPr>
            <w:tcW w:w="0" w:type="auto"/>
            <w:tcBorders>
              <w:top w:val="nil"/>
              <w:left w:val="nil"/>
              <w:bottom w:val="nil"/>
              <w:right w:val="nil"/>
            </w:tcBorders>
            <w:shd w:val="clear" w:color="auto" w:fill="auto"/>
            <w:noWrap/>
            <w:vAlign w:val="center"/>
            <w:hideMark/>
          </w:tcPr>
          <w:p w14:paraId="1694FEB1" w14:textId="77777777" w:rsidR="00EC694E" w:rsidRPr="00EC694E" w:rsidRDefault="00EC694E" w:rsidP="009E701A">
            <w:r w:rsidRPr="00EC694E">
              <w:t>0.559</w:t>
            </w:r>
          </w:p>
        </w:tc>
        <w:tc>
          <w:tcPr>
            <w:tcW w:w="0" w:type="auto"/>
            <w:tcBorders>
              <w:top w:val="nil"/>
              <w:left w:val="nil"/>
              <w:bottom w:val="nil"/>
              <w:right w:val="nil"/>
            </w:tcBorders>
            <w:shd w:val="clear" w:color="auto" w:fill="auto"/>
            <w:noWrap/>
            <w:vAlign w:val="center"/>
            <w:hideMark/>
          </w:tcPr>
          <w:p w14:paraId="6CFB8E76" w14:textId="77777777" w:rsidR="00EC694E" w:rsidRPr="00EC694E" w:rsidRDefault="00EC694E" w:rsidP="009E701A">
            <w:r w:rsidRPr="00EC694E">
              <w:t>0.128</w:t>
            </w:r>
          </w:p>
        </w:tc>
        <w:tc>
          <w:tcPr>
            <w:tcW w:w="0" w:type="auto"/>
            <w:tcBorders>
              <w:top w:val="nil"/>
              <w:left w:val="nil"/>
              <w:bottom w:val="nil"/>
              <w:right w:val="nil"/>
            </w:tcBorders>
            <w:shd w:val="clear" w:color="auto" w:fill="auto"/>
            <w:noWrap/>
            <w:vAlign w:val="center"/>
            <w:hideMark/>
          </w:tcPr>
          <w:p w14:paraId="09952D9F" w14:textId="77777777" w:rsidR="00EC694E" w:rsidRPr="00EC694E" w:rsidRDefault="00EC694E" w:rsidP="009E701A">
            <w:r w:rsidRPr="00EC694E">
              <w:t>2.435</w:t>
            </w:r>
          </w:p>
        </w:tc>
        <w:tc>
          <w:tcPr>
            <w:tcW w:w="0" w:type="auto"/>
            <w:tcBorders>
              <w:top w:val="nil"/>
              <w:left w:val="nil"/>
              <w:bottom w:val="nil"/>
              <w:right w:val="nil"/>
            </w:tcBorders>
            <w:shd w:val="clear" w:color="auto" w:fill="auto"/>
            <w:noWrap/>
            <w:vAlign w:val="center"/>
            <w:hideMark/>
          </w:tcPr>
          <w:p w14:paraId="3B03DDD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E6259F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E226944"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808080"/>
            <w:noWrap/>
            <w:vAlign w:val="center"/>
            <w:hideMark/>
          </w:tcPr>
          <w:p w14:paraId="492D3E4E" w14:textId="77777777" w:rsidR="00EC694E" w:rsidRPr="00EC694E" w:rsidRDefault="00EC694E" w:rsidP="009E701A">
            <w:r w:rsidRPr="00EC694E">
              <w:t>AT</w:t>
            </w:r>
          </w:p>
        </w:tc>
        <w:tc>
          <w:tcPr>
            <w:tcW w:w="0" w:type="auto"/>
            <w:tcBorders>
              <w:top w:val="nil"/>
              <w:left w:val="nil"/>
              <w:bottom w:val="nil"/>
              <w:right w:val="nil"/>
            </w:tcBorders>
            <w:shd w:val="clear" w:color="auto" w:fill="auto"/>
            <w:noWrap/>
            <w:vAlign w:val="center"/>
            <w:hideMark/>
          </w:tcPr>
          <w:p w14:paraId="67BBFFB0" w14:textId="77777777" w:rsidR="00EC694E" w:rsidRPr="00EC694E" w:rsidRDefault="00EC694E" w:rsidP="009E701A">
            <w:r w:rsidRPr="00EC694E">
              <w:t>0.725</w:t>
            </w:r>
          </w:p>
        </w:tc>
        <w:tc>
          <w:tcPr>
            <w:tcW w:w="0" w:type="auto"/>
            <w:tcBorders>
              <w:top w:val="nil"/>
              <w:left w:val="nil"/>
              <w:bottom w:val="nil"/>
              <w:right w:val="nil"/>
            </w:tcBorders>
            <w:shd w:val="clear" w:color="auto" w:fill="auto"/>
            <w:noWrap/>
            <w:vAlign w:val="center"/>
            <w:hideMark/>
          </w:tcPr>
          <w:p w14:paraId="324CFC79" w14:textId="77777777" w:rsidR="00EC694E" w:rsidRPr="00EC694E" w:rsidRDefault="00EC694E" w:rsidP="009E701A">
            <w:r w:rsidRPr="00EC694E">
              <w:t>0.172</w:t>
            </w:r>
          </w:p>
        </w:tc>
        <w:tc>
          <w:tcPr>
            <w:tcW w:w="0" w:type="auto"/>
            <w:tcBorders>
              <w:top w:val="nil"/>
              <w:left w:val="nil"/>
              <w:bottom w:val="nil"/>
              <w:right w:val="nil"/>
            </w:tcBorders>
            <w:shd w:val="clear" w:color="auto" w:fill="auto"/>
            <w:noWrap/>
            <w:vAlign w:val="center"/>
            <w:hideMark/>
          </w:tcPr>
          <w:p w14:paraId="4E7E7942" w14:textId="77777777" w:rsidR="00EC694E" w:rsidRPr="00EC694E" w:rsidRDefault="00EC694E" w:rsidP="009E701A">
            <w:r w:rsidRPr="00EC694E">
              <w:t>3.063</w:t>
            </w:r>
          </w:p>
        </w:tc>
      </w:tr>
      <w:tr w:rsidR="00EC694E" w:rsidRPr="00EC694E" w14:paraId="674B0D7D"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1D468942" w14:textId="7777777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360C7B40" w14:textId="77777777" w:rsidR="00EC694E" w:rsidRPr="00EC694E" w:rsidRDefault="00EC694E" w:rsidP="009E701A">
            <w:r w:rsidRPr="00EC694E">
              <w:t>0.29</w:t>
            </w:r>
          </w:p>
        </w:tc>
        <w:tc>
          <w:tcPr>
            <w:tcW w:w="0" w:type="auto"/>
            <w:tcBorders>
              <w:top w:val="nil"/>
              <w:left w:val="nil"/>
              <w:bottom w:val="single" w:sz="4" w:space="0" w:color="auto"/>
              <w:right w:val="nil"/>
            </w:tcBorders>
            <w:shd w:val="clear" w:color="auto" w:fill="auto"/>
            <w:noWrap/>
            <w:vAlign w:val="center"/>
            <w:hideMark/>
          </w:tcPr>
          <w:p w14:paraId="17E10AAA" w14:textId="77777777" w:rsidR="00EC694E" w:rsidRPr="00EC694E" w:rsidRDefault="00EC694E" w:rsidP="009E701A">
            <w:r w:rsidRPr="00EC694E">
              <w:t>0.122</w:t>
            </w:r>
          </w:p>
        </w:tc>
        <w:tc>
          <w:tcPr>
            <w:tcW w:w="0" w:type="auto"/>
            <w:tcBorders>
              <w:top w:val="nil"/>
              <w:left w:val="nil"/>
              <w:bottom w:val="single" w:sz="4" w:space="0" w:color="auto"/>
              <w:right w:val="nil"/>
            </w:tcBorders>
            <w:shd w:val="clear" w:color="auto" w:fill="auto"/>
            <w:noWrap/>
            <w:vAlign w:val="center"/>
            <w:hideMark/>
          </w:tcPr>
          <w:p w14:paraId="2F62C904" w14:textId="77777777" w:rsidR="00EC694E" w:rsidRPr="00EC694E" w:rsidRDefault="00EC694E" w:rsidP="009E701A">
            <w:r w:rsidRPr="00EC694E">
              <w:t>0.693</w:t>
            </w:r>
          </w:p>
        </w:tc>
        <w:tc>
          <w:tcPr>
            <w:tcW w:w="0" w:type="auto"/>
            <w:tcBorders>
              <w:top w:val="nil"/>
              <w:left w:val="nil"/>
              <w:bottom w:val="single" w:sz="4" w:space="0" w:color="auto"/>
              <w:right w:val="nil"/>
            </w:tcBorders>
            <w:shd w:val="clear" w:color="auto" w:fill="auto"/>
            <w:noWrap/>
            <w:vAlign w:val="center"/>
            <w:hideMark/>
          </w:tcPr>
          <w:p w14:paraId="7BC66D33" w14:textId="77777777" w:rsidR="00EC694E" w:rsidRPr="00EC694E" w:rsidRDefault="00EC694E" w:rsidP="009E701A">
            <w:r w:rsidRPr="00EC694E">
              <w:t>0.582</w:t>
            </w:r>
          </w:p>
        </w:tc>
        <w:tc>
          <w:tcPr>
            <w:tcW w:w="0" w:type="auto"/>
            <w:tcBorders>
              <w:top w:val="nil"/>
              <w:left w:val="nil"/>
              <w:bottom w:val="single" w:sz="4" w:space="0" w:color="auto"/>
              <w:right w:val="nil"/>
            </w:tcBorders>
            <w:shd w:val="clear" w:color="auto" w:fill="auto"/>
            <w:noWrap/>
            <w:vAlign w:val="center"/>
            <w:hideMark/>
          </w:tcPr>
          <w:p w14:paraId="06583A10" w14:textId="77777777" w:rsidR="00EC694E" w:rsidRPr="00EC694E" w:rsidRDefault="00EC694E" w:rsidP="009E701A">
            <w:r w:rsidRPr="00EC694E">
              <w:t>0.257</w:t>
            </w:r>
          </w:p>
        </w:tc>
        <w:tc>
          <w:tcPr>
            <w:tcW w:w="0" w:type="auto"/>
            <w:tcBorders>
              <w:top w:val="nil"/>
              <w:left w:val="nil"/>
              <w:bottom w:val="single" w:sz="4" w:space="0" w:color="auto"/>
              <w:right w:val="nil"/>
            </w:tcBorders>
            <w:shd w:val="clear" w:color="auto" w:fill="auto"/>
            <w:noWrap/>
            <w:vAlign w:val="center"/>
            <w:hideMark/>
          </w:tcPr>
          <w:p w14:paraId="01B82719" w14:textId="77777777" w:rsidR="00EC694E" w:rsidRPr="00EC694E" w:rsidRDefault="00EC694E" w:rsidP="009E701A">
            <w:r w:rsidRPr="00EC694E">
              <w:t>1.317</w:t>
            </w:r>
          </w:p>
        </w:tc>
        <w:tc>
          <w:tcPr>
            <w:tcW w:w="0" w:type="auto"/>
            <w:tcBorders>
              <w:top w:val="nil"/>
              <w:left w:val="nil"/>
              <w:bottom w:val="single" w:sz="4" w:space="0" w:color="auto"/>
              <w:right w:val="nil"/>
            </w:tcBorders>
            <w:shd w:val="clear" w:color="auto" w:fill="auto"/>
            <w:noWrap/>
            <w:vAlign w:val="center"/>
            <w:hideMark/>
          </w:tcPr>
          <w:p w14:paraId="10C08ECD" w14:textId="77777777" w:rsidR="00EC694E" w:rsidRPr="00EC694E" w:rsidRDefault="00EC694E" w:rsidP="009E701A">
            <w:r w:rsidRPr="00EC694E">
              <w:t>0.771</w:t>
            </w:r>
          </w:p>
        </w:tc>
        <w:tc>
          <w:tcPr>
            <w:tcW w:w="0" w:type="auto"/>
            <w:tcBorders>
              <w:top w:val="nil"/>
              <w:left w:val="nil"/>
              <w:bottom w:val="single" w:sz="4" w:space="0" w:color="auto"/>
              <w:right w:val="nil"/>
            </w:tcBorders>
            <w:shd w:val="clear" w:color="auto" w:fill="auto"/>
            <w:noWrap/>
            <w:vAlign w:val="center"/>
            <w:hideMark/>
          </w:tcPr>
          <w:p w14:paraId="4633021A" w14:textId="77777777" w:rsidR="00EC694E" w:rsidRPr="00EC694E" w:rsidRDefault="00EC694E" w:rsidP="009E701A">
            <w:r w:rsidRPr="00EC694E">
              <w:t>0.234</w:t>
            </w:r>
          </w:p>
        </w:tc>
        <w:tc>
          <w:tcPr>
            <w:tcW w:w="0" w:type="auto"/>
            <w:tcBorders>
              <w:top w:val="nil"/>
              <w:left w:val="nil"/>
              <w:bottom w:val="single" w:sz="4" w:space="0" w:color="auto"/>
              <w:right w:val="nil"/>
            </w:tcBorders>
            <w:shd w:val="clear" w:color="auto" w:fill="auto"/>
            <w:noWrap/>
            <w:vAlign w:val="center"/>
            <w:hideMark/>
          </w:tcPr>
          <w:p w14:paraId="2DE46FB2" w14:textId="77777777" w:rsidR="00EC694E" w:rsidRPr="00EC694E" w:rsidRDefault="00EC694E" w:rsidP="009E701A">
            <w:r w:rsidRPr="00EC694E">
              <w:t>2.539</w:t>
            </w:r>
          </w:p>
        </w:tc>
        <w:tc>
          <w:tcPr>
            <w:tcW w:w="0" w:type="auto"/>
            <w:tcBorders>
              <w:top w:val="nil"/>
              <w:left w:val="nil"/>
              <w:bottom w:val="single" w:sz="4" w:space="0" w:color="auto"/>
              <w:right w:val="nil"/>
            </w:tcBorders>
            <w:shd w:val="clear" w:color="auto" w:fill="auto"/>
            <w:noWrap/>
            <w:vAlign w:val="center"/>
            <w:hideMark/>
          </w:tcPr>
          <w:p w14:paraId="2F9DC7BF" w14:textId="21CE2029"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5304BA2F" w14:textId="7BB48C00"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77678812" w14:textId="586BC44D"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59DC0310" w14:textId="77777777" w:rsidR="00EC694E" w:rsidRPr="00EC694E" w:rsidRDefault="00EC694E" w:rsidP="009E701A">
            <w:r w:rsidRPr="00EC694E">
              <w:t>1.3785</w:t>
            </w:r>
          </w:p>
        </w:tc>
        <w:tc>
          <w:tcPr>
            <w:tcW w:w="0" w:type="auto"/>
            <w:tcBorders>
              <w:top w:val="nil"/>
              <w:left w:val="nil"/>
              <w:bottom w:val="single" w:sz="4" w:space="0" w:color="auto"/>
              <w:right w:val="nil"/>
            </w:tcBorders>
            <w:shd w:val="clear" w:color="auto" w:fill="auto"/>
            <w:noWrap/>
            <w:vAlign w:val="center"/>
            <w:hideMark/>
          </w:tcPr>
          <w:p w14:paraId="686E65A3" w14:textId="77777777" w:rsidR="00EC694E" w:rsidRPr="00EC694E" w:rsidRDefault="00EC694E" w:rsidP="009E701A">
            <w:r w:rsidRPr="00EC694E">
              <w:t>0.327</w:t>
            </w:r>
          </w:p>
        </w:tc>
        <w:tc>
          <w:tcPr>
            <w:tcW w:w="0" w:type="auto"/>
            <w:tcBorders>
              <w:top w:val="nil"/>
              <w:left w:val="nil"/>
              <w:bottom w:val="single" w:sz="4" w:space="0" w:color="auto"/>
              <w:right w:val="nil"/>
            </w:tcBorders>
            <w:shd w:val="clear" w:color="auto" w:fill="auto"/>
            <w:noWrap/>
            <w:vAlign w:val="center"/>
            <w:hideMark/>
          </w:tcPr>
          <w:p w14:paraId="6E3DFC79" w14:textId="77777777" w:rsidR="00EC694E" w:rsidRPr="00EC694E" w:rsidRDefault="00EC694E" w:rsidP="009E701A">
            <w:r w:rsidRPr="00EC694E">
              <w:t>5.8212</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595959"/>
            <w:noWrap/>
            <w:vAlign w:val="center"/>
            <w:hideMark/>
          </w:tcPr>
          <w:p w14:paraId="5B0B9B20" w14:textId="77777777" w:rsidR="00EC694E" w:rsidRPr="00EC694E" w:rsidRDefault="00EC694E" w:rsidP="009E701A">
            <w:r w:rsidRPr="00EC694E">
              <w:t>TA</w:t>
            </w:r>
          </w:p>
        </w:tc>
      </w:tr>
      <w:tr w:rsidR="002425F5" w:rsidRPr="00EC694E" w14:paraId="65EC478C" w14:textId="77777777" w:rsidTr="002425F5">
        <w:trPr>
          <w:trHeight w:val="230"/>
        </w:trPr>
        <w:tc>
          <w:tcPr>
            <w:tcW w:w="0" w:type="auto"/>
            <w:tcBorders>
              <w:top w:val="nil"/>
              <w:left w:val="nil"/>
              <w:bottom w:val="nil"/>
              <w:right w:val="nil"/>
            </w:tcBorders>
            <w:shd w:val="clear" w:color="auto" w:fill="auto"/>
            <w:noWrap/>
            <w:vAlign w:val="center"/>
            <w:hideMark/>
          </w:tcPr>
          <w:p w14:paraId="45515FB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DD180C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9469DA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51AC21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E94F5E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3AB4B7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D7A907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205BBB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100219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D14A4B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BFF258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64F258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55F671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80295E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63E844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764A5A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B34C58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28B74B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B083BD5" w14:textId="77777777" w:rsidR="00EC694E" w:rsidRPr="00EC694E" w:rsidRDefault="00EC694E" w:rsidP="009E701A"/>
        </w:tc>
      </w:tr>
      <w:tr w:rsidR="00EC694E" w:rsidRPr="00EC694E" w14:paraId="54F9328E" w14:textId="77777777" w:rsidTr="002425F5">
        <w:trPr>
          <w:trHeight w:val="230"/>
        </w:trPr>
        <w:tc>
          <w:tcPr>
            <w:tcW w:w="0" w:type="auto"/>
            <w:vMerge w:val="restart"/>
            <w:tcBorders>
              <w:top w:val="single" w:sz="4" w:space="0" w:color="auto"/>
              <w:left w:val="nil"/>
              <w:bottom w:val="single" w:sz="4" w:space="0" w:color="000000"/>
              <w:right w:val="nil"/>
            </w:tcBorders>
            <w:shd w:val="clear" w:color="auto" w:fill="auto"/>
            <w:vAlign w:val="center"/>
            <w:hideMark/>
          </w:tcPr>
          <w:p w14:paraId="3481B8A7" w14:textId="77777777" w:rsidR="00EC694E" w:rsidRPr="00EC694E" w:rsidRDefault="00EC694E" w:rsidP="009E701A">
            <w:r w:rsidRPr="00EC694E">
              <w:lastRenderedPageBreak/>
              <w:t xml:space="preserve">Lachman test </w:t>
            </w:r>
            <w:r w:rsidRPr="00EC694E">
              <w:br/>
              <w:t>(grades ≥ 1+)</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6F959CA2" w14:textId="77777777" w:rsidR="00EC694E" w:rsidRPr="00EC694E" w:rsidRDefault="00EC694E" w:rsidP="009E701A">
            <w:r w:rsidRPr="00EC694E">
              <w:t>BPTB</w:t>
            </w:r>
          </w:p>
        </w:tc>
        <w:tc>
          <w:tcPr>
            <w:tcW w:w="0" w:type="auto"/>
            <w:tcBorders>
              <w:top w:val="single" w:sz="4" w:space="0" w:color="auto"/>
              <w:left w:val="nil"/>
              <w:bottom w:val="nil"/>
              <w:right w:val="nil"/>
            </w:tcBorders>
            <w:shd w:val="clear" w:color="auto" w:fill="auto"/>
            <w:noWrap/>
            <w:vAlign w:val="center"/>
            <w:hideMark/>
          </w:tcPr>
          <w:p w14:paraId="59A6D502" w14:textId="77777777" w:rsidR="00EC694E" w:rsidRPr="00EC694E" w:rsidRDefault="00EC694E" w:rsidP="009E701A">
            <w:r w:rsidRPr="00EC694E">
              <w:t>1.555</w:t>
            </w:r>
          </w:p>
        </w:tc>
        <w:tc>
          <w:tcPr>
            <w:tcW w:w="0" w:type="auto"/>
            <w:tcBorders>
              <w:top w:val="single" w:sz="4" w:space="0" w:color="auto"/>
              <w:left w:val="nil"/>
              <w:bottom w:val="nil"/>
              <w:right w:val="nil"/>
            </w:tcBorders>
            <w:shd w:val="clear" w:color="auto" w:fill="auto"/>
            <w:noWrap/>
            <w:vAlign w:val="center"/>
            <w:hideMark/>
          </w:tcPr>
          <w:p w14:paraId="704685C4" w14:textId="77777777" w:rsidR="00EC694E" w:rsidRPr="00EC694E" w:rsidRDefault="00EC694E" w:rsidP="009E701A">
            <w:r w:rsidRPr="00EC694E">
              <w:t>1.144</w:t>
            </w:r>
          </w:p>
        </w:tc>
        <w:tc>
          <w:tcPr>
            <w:tcW w:w="0" w:type="auto"/>
            <w:tcBorders>
              <w:top w:val="single" w:sz="4" w:space="0" w:color="auto"/>
              <w:left w:val="nil"/>
              <w:bottom w:val="nil"/>
              <w:right w:val="nil"/>
            </w:tcBorders>
            <w:shd w:val="clear" w:color="auto" w:fill="auto"/>
            <w:noWrap/>
            <w:vAlign w:val="center"/>
            <w:hideMark/>
          </w:tcPr>
          <w:p w14:paraId="5C869A73" w14:textId="77777777" w:rsidR="00EC694E" w:rsidRPr="00EC694E" w:rsidRDefault="00EC694E" w:rsidP="009E701A">
            <w:r w:rsidRPr="00EC694E">
              <w:t>2.112</w:t>
            </w:r>
          </w:p>
        </w:tc>
        <w:tc>
          <w:tcPr>
            <w:tcW w:w="0" w:type="auto"/>
            <w:tcBorders>
              <w:top w:val="single" w:sz="4" w:space="0" w:color="auto"/>
              <w:left w:val="nil"/>
              <w:bottom w:val="nil"/>
              <w:right w:val="nil"/>
            </w:tcBorders>
            <w:shd w:val="clear" w:color="auto" w:fill="auto"/>
            <w:noWrap/>
            <w:vAlign w:val="center"/>
            <w:hideMark/>
          </w:tcPr>
          <w:p w14:paraId="32E01D7F" w14:textId="77777777" w:rsidR="00EC694E" w:rsidRPr="00EC694E" w:rsidRDefault="00EC694E" w:rsidP="009E701A">
            <w:r w:rsidRPr="00EC694E">
              <w:t>2.656</w:t>
            </w:r>
          </w:p>
        </w:tc>
        <w:tc>
          <w:tcPr>
            <w:tcW w:w="0" w:type="auto"/>
            <w:tcBorders>
              <w:top w:val="single" w:sz="4" w:space="0" w:color="auto"/>
              <w:left w:val="nil"/>
              <w:bottom w:val="nil"/>
              <w:right w:val="nil"/>
            </w:tcBorders>
            <w:shd w:val="clear" w:color="auto" w:fill="auto"/>
            <w:noWrap/>
            <w:vAlign w:val="center"/>
            <w:hideMark/>
          </w:tcPr>
          <w:p w14:paraId="5AD8644E" w14:textId="77777777" w:rsidR="00EC694E" w:rsidRPr="00EC694E" w:rsidRDefault="00EC694E" w:rsidP="009E701A">
            <w:r w:rsidRPr="00EC694E">
              <w:t>1.117</w:t>
            </w:r>
          </w:p>
        </w:tc>
        <w:tc>
          <w:tcPr>
            <w:tcW w:w="0" w:type="auto"/>
            <w:tcBorders>
              <w:top w:val="single" w:sz="4" w:space="0" w:color="auto"/>
              <w:left w:val="nil"/>
              <w:bottom w:val="nil"/>
              <w:right w:val="nil"/>
            </w:tcBorders>
            <w:shd w:val="clear" w:color="auto" w:fill="auto"/>
            <w:noWrap/>
            <w:vAlign w:val="center"/>
            <w:hideMark/>
          </w:tcPr>
          <w:p w14:paraId="3A8CF601" w14:textId="77777777" w:rsidR="00EC694E" w:rsidRPr="00EC694E" w:rsidRDefault="00EC694E" w:rsidP="009E701A">
            <w:r w:rsidRPr="00EC694E">
              <w:t>6.311</w:t>
            </w:r>
          </w:p>
        </w:tc>
        <w:tc>
          <w:tcPr>
            <w:tcW w:w="0" w:type="auto"/>
            <w:tcBorders>
              <w:top w:val="single" w:sz="4" w:space="0" w:color="auto"/>
              <w:left w:val="nil"/>
              <w:bottom w:val="nil"/>
              <w:right w:val="nil"/>
            </w:tcBorders>
            <w:shd w:val="clear" w:color="auto" w:fill="auto"/>
            <w:noWrap/>
            <w:vAlign w:val="center"/>
            <w:hideMark/>
          </w:tcPr>
          <w:p w14:paraId="4CC64CE5" w14:textId="395691D1"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6E80C06F" w14:textId="4924E295"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5C635AF5" w14:textId="271537EF"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6AA553ED" w14:textId="77777777" w:rsidR="00EC694E" w:rsidRPr="00EC694E" w:rsidRDefault="00EC694E" w:rsidP="009E701A">
            <w:r w:rsidRPr="00EC694E">
              <w:t>1.6151</w:t>
            </w:r>
          </w:p>
        </w:tc>
        <w:tc>
          <w:tcPr>
            <w:tcW w:w="0" w:type="auto"/>
            <w:tcBorders>
              <w:top w:val="single" w:sz="4" w:space="0" w:color="auto"/>
              <w:left w:val="nil"/>
              <w:bottom w:val="nil"/>
              <w:right w:val="nil"/>
            </w:tcBorders>
            <w:shd w:val="clear" w:color="auto" w:fill="auto"/>
            <w:noWrap/>
            <w:vAlign w:val="center"/>
            <w:hideMark/>
          </w:tcPr>
          <w:p w14:paraId="63918CA7" w14:textId="77777777" w:rsidR="00EC694E" w:rsidRPr="00EC694E" w:rsidRDefault="00EC694E" w:rsidP="009E701A">
            <w:r w:rsidRPr="00EC694E">
              <w:t>0.486</w:t>
            </w:r>
          </w:p>
        </w:tc>
        <w:tc>
          <w:tcPr>
            <w:tcW w:w="0" w:type="auto"/>
            <w:tcBorders>
              <w:top w:val="single" w:sz="4" w:space="0" w:color="auto"/>
              <w:left w:val="nil"/>
              <w:bottom w:val="nil"/>
              <w:right w:val="nil"/>
            </w:tcBorders>
            <w:shd w:val="clear" w:color="auto" w:fill="auto"/>
            <w:noWrap/>
            <w:vAlign w:val="center"/>
            <w:hideMark/>
          </w:tcPr>
          <w:p w14:paraId="61CDCF89" w14:textId="77777777" w:rsidR="00EC694E" w:rsidRPr="00EC694E" w:rsidRDefault="00EC694E" w:rsidP="009E701A">
            <w:r w:rsidRPr="00EC694E">
              <w:t>5.3708</w:t>
            </w:r>
          </w:p>
        </w:tc>
        <w:tc>
          <w:tcPr>
            <w:tcW w:w="0" w:type="auto"/>
            <w:tcBorders>
              <w:top w:val="single" w:sz="4" w:space="0" w:color="auto"/>
              <w:left w:val="nil"/>
              <w:bottom w:val="nil"/>
              <w:right w:val="nil"/>
            </w:tcBorders>
            <w:shd w:val="clear" w:color="auto" w:fill="auto"/>
            <w:noWrap/>
            <w:vAlign w:val="center"/>
            <w:hideMark/>
          </w:tcPr>
          <w:p w14:paraId="2F9FB80D" w14:textId="77777777" w:rsidR="00EC694E" w:rsidRPr="00EC694E" w:rsidRDefault="00EC694E" w:rsidP="009E701A">
            <w:r w:rsidRPr="00EC694E">
              <w:t>2.64</w:t>
            </w:r>
          </w:p>
        </w:tc>
        <w:tc>
          <w:tcPr>
            <w:tcW w:w="0" w:type="auto"/>
            <w:tcBorders>
              <w:top w:val="single" w:sz="4" w:space="0" w:color="auto"/>
              <w:left w:val="nil"/>
              <w:bottom w:val="nil"/>
              <w:right w:val="nil"/>
            </w:tcBorders>
            <w:shd w:val="clear" w:color="auto" w:fill="auto"/>
            <w:noWrap/>
            <w:vAlign w:val="center"/>
            <w:hideMark/>
          </w:tcPr>
          <w:p w14:paraId="1D64992D" w14:textId="77777777" w:rsidR="00EC694E" w:rsidRPr="00EC694E" w:rsidRDefault="00EC694E" w:rsidP="009E701A">
            <w:r w:rsidRPr="00EC694E">
              <w:t>1.113</w:t>
            </w:r>
          </w:p>
        </w:tc>
        <w:tc>
          <w:tcPr>
            <w:tcW w:w="0" w:type="auto"/>
            <w:tcBorders>
              <w:top w:val="single" w:sz="4" w:space="0" w:color="auto"/>
              <w:left w:val="nil"/>
              <w:bottom w:val="nil"/>
              <w:right w:val="nil"/>
            </w:tcBorders>
            <w:shd w:val="clear" w:color="auto" w:fill="auto"/>
            <w:noWrap/>
            <w:vAlign w:val="center"/>
            <w:hideMark/>
          </w:tcPr>
          <w:p w14:paraId="37550DA5" w14:textId="77777777" w:rsidR="00EC694E" w:rsidRPr="00EC694E" w:rsidRDefault="00EC694E" w:rsidP="009E701A">
            <w:r w:rsidRPr="00EC694E">
              <w:t>6.262</w:t>
            </w:r>
          </w:p>
        </w:tc>
      </w:tr>
      <w:tr w:rsidR="00EC694E" w:rsidRPr="00EC694E" w14:paraId="42233240"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7715539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834B82D" w14:textId="77777777" w:rsidR="00EC694E" w:rsidRPr="00EC694E" w:rsidRDefault="00EC694E" w:rsidP="009E701A">
            <w:r w:rsidRPr="00EC694E">
              <w:t>0.643</w:t>
            </w:r>
          </w:p>
        </w:tc>
        <w:tc>
          <w:tcPr>
            <w:tcW w:w="0" w:type="auto"/>
            <w:tcBorders>
              <w:top w:val="nil"/>
              <w:left w:val="nil"/>
              <w:bottom w:val="nil"/>
              <w:right w:val="nil"/>
            </w:tcBorders>
            <w:shd w:val="clear" w:color="auto" w:fill="auto"/>
            <w:noWrap/>
            <w:vAlign w:val="center"/>
            <w:hideMark/>
          </w:tcPr>
          <w:p w14:paraId="698A549C" w14:textId="77777777" w:rsidR="00EC694E" w:rsidRPr="00EC694E" w:rsidRDefault="00EC694E" w:rsidP="009E701A">
            <w:r w:rsidRPr="00EC694E">
              <w:t>0.643</w:t>
            </w:r>
          </w:p>
        </w:tc>
        <w:tc>
          <w:tcPr>
            <w:tcW w:w="0" w:type="auto"/>
            <w:tcBorders>
              <w:top w:val="nil"/>
              <w:left w:val="nil"/>
              <w:bottom w:val="nil"/>
              <w:right w:val="nil"/>
            </w:tcBorders>
            <w:shd w:val="clear" w:color="auto" w:fill="auto"/>
            <w:noWrap/>
            <w:vAlign w:val="center"/>
            <w:hideMark/>
          </w:tcPr>
          <w:p w14:paraId="7ADCE2B3" w14:textId="77777777" w:rsidR="00EC694E" w:rsidRPr="00EC694E" w:rsidRDefault="00EC694E" w:rsidP="009E701A">
            <w:r w:rsidRPr="00EC694E">
              <w:t>0.643</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06F1DACD"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0763A200" w14:textId="77777777" w:rsidR="00EC694E" w:rsidRPr="00EC694E" w:rsidRDefault="00EC694E" w:rsidP="009E701A">
            <w:r w:rsidRPr="00EC694E">
              <w:t>1.708</w:t>
            </w:r>
          </w:p>
        </w:tc>
        <w:tc>
          <w:tcPr>
            <w:tcW w:w="0" w:type="auto"/>
            <w:tcBorders>
              <w:top w:val="nil"/>
              <w:left w:val="nil"/>
              <w:bottom w:val="nil"/>
              <w:right w:val="nil"/>
            </w:tcBorders>
            <w:shd w:val="clear" w:color="auto" w:fill="auto"/>
            <w:noWrap/>
            <w:vAlign w:val="center"/>
            <w:hideMark/>
          </w:tcPr>
          <w:p w14:paraId="144A7DF8" w14:textId="77777777" w:rsidR="00EC694E" w:rsidRPr="00EC694E" w:rsidRDefault="00EC694E" w:rsidP="009E701A">
            <w:r w:rsidRPr="00EC694E">
              <w:t>0.72</w:t>
            </w:r>
          </w:p>
        </w:tc>
        <w:tc>
          <w:tcPr>
            <w:tcW w:w="0" w:type="auto"/>
            <w:tcBorders>
              <w:top w:val="nil"/>
              <w:left w:val="nil"/>
              <w:bottom w:val="nil"/>
              <w:right w:val="nil"/>
            </w:tcBorders>
            <w:shd w:val="clear" w:color="auto" w:fill="auto"/>
            <w:noWrap/>
            <w:vAlign w:val="center"/>
            <w:hideMark/>
          </w:tcPr>
          <w:p w14:paraId="08CF4DC4" w14:textId="77777777" w:rsidR="00EC694E" w:rsidRPr="00EC694E" w:rsidRDefault="00EC694E" w:rsidP="009E701A">
            <w:r w:rsidRPr="00EC694E">
              <w:t>4.05</w:t>
            </w:r>
          </w:p>
        </w:tc>
        <w:tc>
          <w:tcPr>
            <w:tcW w:w="0" w:type="auto"/>
            <w:tcBorders>
              <w:top w:val="nil"/>
              <w:left w:val="nil"/>
              <w:bottom w:val="nil"/>
              <w:right w:val="nil"/>
            </w:tcBorders>
            <w:shd w:val="clear" w:color="auto" w:fill="auto"/>
            <w:noWrap/>
            <w:vAlign w:val="center"/>
            <w:hideMark/>
          </w:tcPr>
          <w:p w14:paraId="13E7144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302750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04FBFE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E826D50" w14:textId="77777777" w:rsidR="00EC694E" w:rsidRPr="00EC694E" w:rsidRDefault="00EC694E" w:rsidP="009E701A">
            <w:r w:rsidRPr="00EC694E">
              <w:t>1.0387</w:t>
            </w:r>
          </w:p>
        </w:tc>
        <w:tc>
          <w:tcPr>
            <w:tcW w:w="0" w:type="auto"/>
            <w:tcBorders>
              <w:top w:val="nil"/>
              <w:left w:val="nil"/>
              <w:bottom w:val="nil"/>
              <w:right w:val="nil"/>
            </w:tcBorders>
            <w:shd w:val="clear" w:color="auto" w:fill="auto"/>
            <w:noWrap/>
            <w:vAlign w:val="center"/>
            <w:hideMark/>
          </w:tcPr>
          <w:p w14:paraId="6CA8992F" w14:textId="77777777" w:rsidR="00EC694E" w:rsidRPr="00EC694E" w:rsidRDefault="00EC694E" w:rsidP="009E701A">
            <w:r w:rsidRPr="00EC694E">
              <w:t>0.325</w:t>
            </w:r>
          </w:p>
        </w:tc>
        <w:tc>
          <w:tcPr>
            <w:tcW w:w="0" w:type="auto"/>
            <w:tcBorders>
              <w:top w:val="nil"/>
              <w:left w:val="nil"/>
              <w:bottom w:val="nil"/>
              <w:right w:val="nil"/>
            </w:tcBorders>
            <w:shd w:val="clear" w:color="auto" w:fill="auto"/>
            <w:noWrap/>
            <w:vAlign w:val="center"/>
            <w:hideMark/>
          </w:tcPr>
          <w:p w14:paraId="1B099B7C" w14:textId="77777777" w:rsidR="00EC694E" w:rsidRPr="00EC694E" w:rsidRDefault="00EC694E" w:rsidP="009E701A">
            <w:r w:rsidRPr="00EC694E">
              <w:t>3.3196</w:t>
            </w:r>
          </w:p>
        </w:tc>
        <w:tc>
          <w:tcPr>
            <w:tcW w:w="0" w:type="auto"/>
            <w:tcBorders>
              <w:top w:val="nil"/>
              <w:left w:val="nil"/>
              <w:bottom w:val="nil"/>
              <w:right w:val="nil"/>
            </w:tcBorders>
            <w:shd w:val="clear" w:color="auto" w:fill="auto"/>
            <w:noWrap/>
            <w:vAlign w:val="center"/>
            <w:hideMark/>
          </w:tcPr>
          <w:p w14:paraId="5A9E9DD1" w14:textId="77777777" w:rsidR="00EC694E" w:rsidRPr="00EC694E" w:rsidRDefault="00EC694E" w:rsidP="009E701A">
            <w:r w:rsidRPr="00EC694E">
              <w:t>1.698</w:t>
            </w:r>
          </w:p>
        </w:tc>
        <w:tc>
          <w:tcPr>
            <w:tcW w:w="0" w:type="auto"/>
            <w:tcBorders>
              <w:top w:val="nil"/>
              <w:left w:val="nil"/>
              <w:bottom w:val="nil"/>
              <w:right w:val="nil"/>
            </w:tcBorders>
            <w:shd w:val="clear" w:color="auto" w:fill="auto"/>
            <w:noWrap/>
            <w:vAlign w:val="center"/>
            <w:hideMark/>
          </w:tcPr>
          <w:p w14:paraId="1219367E" w14:textId="77777777" w:rsidR="00EC694E" w:rsidRPr="00EC694E" w:rsidRDefault="00EC694E" w:rsidP="009E701A">
            <w:r w:rsidRPr="00EC694E">
              <w:t>0.757</w:t>
            </w:r>
          </w:p>
        </w:tc>
        <w:tc>
          <w:tcPr>
            <w:tcW w:w="0" w:type="auto"/>
            <w:tcBorders>
              <w:top w:val="nil"/>
              <w:left w:val="nil"/>
              <w:bottom w:val="nil"/>
              <w:right w:val="nil"/>
            </w:tcBorders>
            <w:shd w:val="clear" w:color="auto" w:fill="auto"/>
            <w:noWrap/>
            <w:vAlign w:val="center"/>
            <w:hideMark/>
          </w:tcPr>
          <w:p w14:paraId="6C4C31E6" w14:textId="77777777" w:rsidR="00EC694E" w:rsidRPr="00EC694E" w:rsidRDefault="00EC694E" w:rsidP="009E701A">
            <w:r w:rsidRPr="00EC694E">
              <w:t>3.808</w:t>
            </w:r>
          </w:p>
        </w:tc>
      </w:tr>
      <w:tr w:rsidR="00EC694E" w:rsidRPr="00EC694E" w14:paraId="7015ED81"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5B4B981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E169832" w14:textId="77777777" w:rsidR="00EC694E" w:rsidRPr="00EC694E" w:rsidRDefault="00EC694E" w:rsidP="009E701A">
            <w:r w:rsidRPr="00EC694E">
              <w:t>0.377</w:t>
            </w:r>
          </w:p>
        </w:tc>
        <w:tc>
          <w:tcPr>
            <w:tcW w:w="0" w:type="auto"/>
            <w:tcBorders>
              <w:top w:val="nil"/>
              <w:left w:val="nil"/>
              <w:bottom w:val="nil"/>
              <w:right w:val="nil"/>
            </w:tcBorders>
            <w:shd w:val="clear" w:color="auto" w:fill="auto"/>
            <w:noWrap/>
            <w:vAlign w:val="center"/>
            <w:hideMark/>
          </w:tcPr>
          <w:p w14:paraId="43D9C14E" w14:textId="77777777" w:rsidR="00EC694E" w:rsidRPr="00EC694E" w:rsidRDefault="00EC694E" w:rsidP="009E701A">
            <w:r w:rsidRPr="00EC694E">
              <w:t>0.377</w:t>
            </w:r>
          </w:p>
        </w:tc>
        <w:tc>
          <w:tcPr>
            <w:tcW w:w="0" w:type="auto"/>
            <w:tcBorders>
              <w:top w:val="nil"/>
              <w:left w:val="nil"/>
              <w:bottom w:val="nil"/>
              <w:right w:val="nil"/>
            </w:tcBorders>
            <w:shd w:val="clear" w:color="auto" w:fill="auto"/>
            <w:noWrap/>
            <w:vAlign w:val="center"/>
            <w:hideMark/>
          </w:tcPr>
          <w:p w14:paraId="13D9B304" w14:textId="77777777" w:rsidR="00EC694E" w:rsidRPr="00EC694E" w:rsidRDefault="00EC694E" w:rsidP="009E701A">
            <w:r w:rsidRPr="00EC694E">
              <w:t>0.377</w:t>
            </w:r>
          </w:p>
        </w:tc>
        <w:tc>
          <w:tcPr>
            <w:tcW w:w="0" w:type="auto"/>
            <w:tcBorders>
              <w:top w:val="nil"/>
              <w:left w:val="nil"/>
              <w:bottom w:val="nil"/>
              <w:right w:val="nil"/>
            </w:tcBorders>
            <w:shd w:val="clear" w:color="auto" w:fill="auto"/>
            <w:noWrap/>
            <w:vAlign w:val="center"/>
            <w:hideMark/>
          </w:tcPr>
          <w:p w14:paraId="21B56697" w14:textId="77777777" w:rsidR="00EC694E" w:rsidRPr="00EC694E" w:rsidRDefault="00EC694E" w:rsidP="009E701A">
            <w:r w:rsidRPr="00EC694E">
              <w:t>0.586</w:t>
            </w:r>
          </w:p>
        </w:tc>
        <w:tc>
          <w:tcPr>
            <w:tcW w:w="0" w:type="auto"/>
            <w:tcBorders>
              <w:top w:val="nil"/>
              <w:left w:val="nil"/>
              <w:bottom w:val="nil"/>
              <w:right w:val="nil"/>
            </w:tcBorders>
            <w:shd w:val="clear" w:color="auto" w:fill="auto"/>
            <w:noWrap/>
            <w:vAlign w:val="center"/>
            <w:hideMark/>
          </w:tcPr>
          <w:p w14:paraId="472D62EE" w14:textId="77777777" w:rsidR="00EC694E" w:rsidRPr="00EC694E" w:rsidRDefault="00EC694E" w:rsidP="009E701A">
            <w:r w:rsidRPr="00EC694E">
              <w:t>0.247</w:t>
            </w:r>
          </w:p>
        </w:tc>
        <w:tc>
          <w:tcPr>
            <w:tcW w:w="0" w:type="auto"/>
            <w:tcBorders>
              <w:top w:val="nil"/>
              <w:left w:val="nil"/>
              <w:bottom w:val="nil"/>
              <w:right w:val="nil"/>
            </w:tcBorders>
            <w:shd w:val="clear" w:color="auto" w:fill="auto"/>
            <w:noWrap/>
            <w:vAlign w:val="center"/>
            <w:hideMark/>
          </w:tcPr>
          <w:p w14:paraId="33392784" w14:textId="77777777" w:rsidR="00EC694E" w:rsidRPr="00EC694E" w:rsidRDefault="00EC694E" w:rsidP="009E701A">
            <w:r w:rsidRPr="00EC694E">
              <w:t>1.389</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32ADD1BD"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515410E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118840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48E80F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9F5B3C9" w14:textId="77777777" w:rsidR="00EC694E" w:rsidRPr="00EC694E" w:rsidRDefault="00EC694E" w:rsidP="009E701A">
            <w:r w:rsidRPr="00EC694E">
              <w:t>0.6082</w:t>
            </w:r>
          </w:p>
        </w:tc>
        <w:tc>
          <w:tcPr>
            <w:tcW w:w="0" w:type="auto"/>
            <w:tcBorders>
              <w:top w:val="nil"/>
              <w:left w:val="nil"/>
              <w:bottom w:val="nil"/>
              <w:right w:val="nil"/>
            </w:tcBorders>
            <w:shd w:val="clear" w:color="auto" w:fill="auto"/>
            <w:noWrap/>
            <w:vAlign w:val="center"/>
            <w:hideMark/>
          </w:tcPr>
          <w:p w14:paraId="51FEE0C3" w14:textId="77777777" w:rsidR="00EC694E" w:rsidRPr="00EC694E" w:rsidRDefault="00EC694E" w:rsidP="009E701A">
            <w:r w:rsidRPr="00EC694E">
              <w:t>0.143</w:t>
            </w:r>
          </w:p>
        </w:tc>
        <w:tc>
          <w:tcPr>
            <w:tcW w:w="0" w:type="auto"/>
            <w:tcBorders>
              <w:top w:val="nil"/>
              <w:left w:val="nil"/>
              <w:bottom w:val="nil"/>
              <w:right w:val="nil"/>
            </w:tcBorders>
            <w:shd w:val="clear" w:color="auto" w:fill="auto"/>
            <w:noWrap/>
            <w:vAlign w:val="center"/>
            <w:hideMark/>
          </w:tcPr>
          <w:p w14:paraId="3A018244" w14:textId="77777777" w:rsidR="00EC694E" w:rsidRPr="00EC694E" w:rsidRDefault="00EC694E" w:rsidP="009E701A">
            <w:r w:rsidRPr="00EC694E">
              <w:t>2.5867</w:t>
            </w:r>
          </w:p>
        </w:tc>
        <w:tc>
          <w:tcPr>
            <w:tcW w:w="0" w:type="auto"/>
            <w:tcBorders>
              <w:top w:val="nil"/>
              <w:left w:val="nil"/>
              <w:bottom w:val="nil"/>
              <w:right w:val="nil"/>
            </w:tcBorders>
            <w:shd w:val="clear" w:color="auto" w:fill="auto"/>
            <w:noWrap/>
            <w:vAlign w:val="center"/>
            <w:hideMark/>
          </w:tcPr>
          <w:p w14:paraId="66EF33FB" w14:textId="77777777" w:rsidR="00EC694E" w:rsidRPr="00EC694E" w:rsidRDefault="00EC694E" w:rsidP="009E701A">
            <w:r w:rsidRPr="00EC694E">
              <w:t>0.994</w:t>
            </w:r>
          </w:p>
        </w:tc>
        <w:tc>
          <w:tcPr>
            <w:tcW w:w="0" w:type="auto"/>
            <w:tcBorders>
              <w:top w:val="nil"/>
              <w:left w:val="nil"/>
              <w:bottom w:val="nil"/>
              <w:right w:val="nil"/>
            </w:tcBorders>
            <w:shd w:val="clear" w:color="auto" w:fill="auto"/>
            <w:noWrap/>
            <w:vAlign w:val="center"/>
            <w:hideMark/>
          </w:tcPr>
          <w:p w14:paraId="01AA16C1" w14:textId="77777777" w:rsidR="00EC694E" w:rsidRPr="00EC694E" w:rsidRDefault="00EC694E" w:rsidP="009E701A">
            <w:r w:rsidRPr="00EC694E">
              <w:t>0.305</w:t>
            </w:r>
          </w:p>
        </w:tc>
        <w:tc>
          <w:tcPr>
            <w:tcW w:w="0" w:type="auto"/>
            <w:tcBorders>
              <w:top w:val="nil"/>
              <w:left w:val="nil"/>
              <w:bottom w:val="nil"/>
              <w:right w:val="nil"/>
            </w:tcBorders>
            <w:shd w:val="clear" w:color="auto" w:fill="auto"/>
            <w:noWrap/>
            <w:vAlign w:val="center"/>
            <w:hideMark/>
          </w:tcPr>
          <w:p w14:paraId="7537932C" w14:textId="77777777" w:rsidR="00EC694E" w:rsidRPr="00EC694E" w:rsidRDefault="00EC694E" w:rsidP="009E701A">
            <w:r w:rsidRPr="00EC694E">
              <w:t>3.243</w:t>
            </w:r>
          </w:p>
        </w:tc>
      </w:tr>
      <w:tr w:rsidR="00EC694E" w:rsidRPr="00EC694E" w14:paraId="0B1B2F8C"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1445503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224476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4D3C49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B2A631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4297CE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6AA295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9011D5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ACF5C8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01EBE8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67F2BB6"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47BCBE95" w14:textId="77777777" w:rsidR="00EC694E" w:rsidRPr="00EC694E" w:rsidRDefault="00EC694E" w:rsidP="009E701A">
            <w:r w:rsidRPr="00EC694E">
              <w:t>PLT</w:t>
            </w:r>
          </w:p>
        </w:tc>
        <w:tc>
          <w:tcPr>
            <w:tcW w:w="0" w:type="auto"/>
            <w:tcBorders>
              <w:top w:val="nil"/>
              <w:left w:val="nil"/>
              <w:bottom w:val="nil"/>
              <w:right w:val="nil"/>
            </w:tcBorders>
            <w:shd w:val="clear" w:color="auto" w:fill="auto"/>
            <w:noWrap/>
            <w:vAlign w:val="center"/>
            <w:hideMark/>
          </w:tcPr>
          <w:p w14:paraId="2EE83DB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E9431F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64D386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B78B9C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17CE22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EFC2B6F" w14:textId="77777777" w:rsidR="00EC694E" w:rsidRPr="00EC694E" w:rsidRDefault="00EC694E" w:rsidP="009E701A"/>
        </w:tc>
      </w:tr>
      <w:tr w:rsidR="009E701A" w:rsidRPr="00EC694E" w14:paraId="64863A0A"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2CFBC8C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251651C" w14:textId="77777777" w:rsidR="00EC694E" w:rsidRPr="00EC694E" w:rsidRDefault="00EC694E" w:rsidP="009E701A">
            <w:r w:rsidRPr="00EC694E">
              <w:t>0.619</w:t>
            </w:r>
          </w:p>
        </w:tc>
        <w:tc>
          <w:tcPr>
            <w:tcW w:w="0" w:type="auto"/>
            <w:tcBorders>
              <w:top w:val="nil"/>
              <w:left w:val="nil"/>
              <w:bottom w:val="nil"/>
              <w:right w:val="nil"/>
            </w:tcBorders>
            <w:shd w:val="clear" w:color="auto" w:fill="auto"/>
            <w:noWrap/>
            <w:vAlign w:val="center"/>
            <w:hideMark/>
          </w:tcPr>
          <w:p w14:paraId="17A0CA93" w14:textId="77777777" w:rsidR="00EC694E" w:rsidRPr="00EC694E" w:rsidRDefault="00EC694E" w:rsidP="009E701A">
            <w:r w:rsidRPr="00EC694E">
              <w:t>0.619</w:t>
            </w:r>
          </w:p>
        </w:tc>
        <w:tc>
          <w:tcPr>
            <w:tcW w:w="0" w:type="auto"/>
            <w:tcBorders>
              <w:top w:val="nil"/>
              <w:left w:val="nil"/>
              <w:bottom w:val="nil"/>
              <w:right w:val="nil"/>
            </w:tcBorders>
            <w:shd w:val="clear" w:color="auto" w:fill="auto"/>
            <w:noWrap/>
            <w:vAlign w:val="center"/>
            <w:hideMark/>
          </w:tcPr>
          <w:p w14:paraId="0E88365B" w14:textId="77777777" w:rsidR="00EC694E" w:rsidRPr="00EC694E" w:rsidRDefault="00EC694E" w:rsidP="009E701A">
            <w:r w:rsidRPr="00EC694E">
              <w:t>0.619</w:t>
            </w:r>
          </w:p>
        </w:tc>
        <w:tc>
          <w:tcPr>
            <w:tcW w:w="0" w:type="auto"/>
            <w:tcBorders>
              <w:top w:val="nil"/>
              <w:left w:val="nil"/>
              <w:bottom w:val="nil"/>
              <w:right w:val="nil"/>
            </w:tcBorders>
            <w:shd w:val="clear" w:color="auto" w:fill="auto"/>
            <w:noWrap/>
            <w:vAlign w:val="center"/>
            <w:hideMark/>
          </w:tcPr>
          <w:p w14:paraId="1A9A0971" w14:textId="77777777" w:rsidR="00EC694E" w:rsidRPr="00EC694E" w:rsidRDefault="00EC694E" w:rsidP="009E701A">
            <w:r w:rsidRPr="00EC694E">
              <w:t>0.963</w:t>
            </w:r>
          </w:p>
        </w:tc>
        <w:tc>
          <w:tcPr>
            <w:tcW w:w="0" w:type="auto"/>
            <w:tcBorders>
              <w:top w:val="nil"/>
              <w:left w:val="nil"/>
              <w:bottom w:val="nil"/>
              <w:right w:val="nil"/>
            </w:tcBorders>
            <w:shd w:val="clear" w:color="auto" w:fill="auto"/>
            <w:noWrap/>
            <w:vAlign w:val="center"/>
            <w:hideMark/>
          </w:tcPr>
          <w:p w14:paraId="2268F95D" w14:textId="77777777" w:rsidR="00EC694E" w:rsidRPr="00EC694E" w:rsidRDefault="00EC694E" w:rsidP="009E701A">
            <w:r w:rsidRPr="00EC694E">
              <w:t>0.301</w:t>
            </w:r>
          </w:p>
        </w:tc>
        <w:tc>
          <w:tcPr>
            <w:tcW w:w="0" w:type="auto"/>
            <w:tcBorders>
              <w:top w:val="nil"/>
              <w:left w:val="nil"/>
              <w:bottom w:val="nil"/>
              <w:right w:val="nil"/>
            </w:tcBorders>
            <w:shd w:val="clear" w:color="auto" w:fill="auto"/>
            <w:noWrap/>
            <w:vAlign w:val="center"/>
            <w:hideMark/>
          </w:tcPr>
          <w:p w14:paraId="303318F0" w14:textId="77777777" w:rsidR="00EC694E" w:rsidRPr="00EC694E" w:rsidRDefault="00EC694E" w:rsidP="009E701A">
            <w:r w:rsidRPr="00EC694E">
              <w:t>3.077</w:t>
            </w:r>
          </w:p>
        </w:tc>
        <w:tc>
          <w:tcPr>
            <w:tcW w:w="0" w:type="auto"/>
            <w:tcBorders>
              <w:top w:val="nil"/>
              <w:left w:val="nil"/>
              <w:bottom w:val="nil"/>
              <w:right w:val="nil"/>
            </w:tcBorders>
            <w:shd w:val="clear" w:color="auto" w:fill="auto"/>
            <w:noWrap/>
            <w:vAlign w:val="center"/>
            <w:hideMark/>
          </w:tcPr>
          <w:p w14:paraId="335072D9" w14:textId="77777777" w:rsidR="00EC694E" w:rsidRPr="00EC694E" w:rsidRDefault="00EC694E" w:rsidP="009E701A">
            <w:r w:rsidRPr="00EC694E">
              <w:t>1.644</w:t>
            </w:r>
          </w:p>
        </w:tc>
        <w:tc>
          <w:tcPr>
            <w:tcW w:w="0" w:type="auto"/>
            <w:tcBorders>
              <w:top w:val="nil"/>
              <w:left w:val="nil"/>
              <w:bottom w:val="nil"/>
              <w:right w:val="nil"/>
            </w:tcBorders>
            <w:shd w:val="clear" w:color="auto" w:fill="auto"/>
            <w:noWrap/>
            <w:vAlign w:val="center"/>
            <w:hideMark/>
          </w:tcPr>
          <w:p w14:paraId="3052C97F" w14:textId="77777777" w:rsidR="00EC694E" w:rsidRPr="00EC694E" w:rsidRDefault="00EC694E" w:rsidP="009E701A">
            <w:r w:rsidRPr="00EC694E">
              <w:t>0.387</w:t>
            </w:r>
          </w:p>
        </w:tc>
        <w:tc>
          <w:tcPr>
            <w:tcW w:w="0" w:type="auto"/>
            <w:tcBorders>
              <w:top w:val="nil"/>
              <w:left w:val="nil"/>
              <w:bottom w:val="nil"/>
              <w:right w:val="nil"/>
            </w:tcBorders>
            <w:shd w:val="clear" w:color="auto" w:fill="auto"/>
            <w:noWrap/>
            <w:vAlign w:val="center"/>
            <w:hideMark/>
          </w:tcPr>
          <w:p w14:paraId="7308DEBB" w14:textId="77777777" w:rsidR="00EC694E" w:rsidRPr="00EC694E" w:rsidRDefault="00EC694E" w:rsidP="009E701A">
            <w:r w:rsidRPr="00EC694E">
              <w:t>6.993</w:t>
            </w:r>
          </w:p>
        </w:tc>
        <w:tc>
          <w:tcPr>
            <w:tcW w:w="0" w:type="auto"/>
            <w:tcBorders>
              <w:top w:val="nil"/>
              <w:left w:val="nil"/>
              <w:bottom w:val="nil"/>
              <w:right w:val="nil"/>
            </w:tcBorders>
            <w:shd w:val="clear" w:color="auto" w:fill="auto"/>
            <w:noWrap/>
            <w:vAlign w:val="center"/>
            <w:hideMark/>
          </w:tcPr>
          <w:p w14:paraId="3655A4B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E9CF93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710982E"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808080"/>
            <w:noWrap/>
            <w:vAlign w:val="center"/>
            <w:hideMark/>
          </w:tcPr>
          <w:p w14:paraId="12AAEC37" w14:textId="77777777" w:rsidR="00EC694E" w:rsidRPr="00EC694E" w:rsidRDefault="00EC694E" w:rsidP="009E701A">
            <w:r w:rsidRPr="00EC694E">
              <w:t>AT</w:t>
            </w:r>
          </w:p>
        </w:tc>
        <w:tc>
          <w:tcPr>
            <w:tcW w:w="0" w:type="auto"/>
            <w:tcBorders>
              <w:top w:val="nil"/>
              <w:left w:val="nil"/>
              <w:bottom w:val="nil"/>
              <w:right w:val="nil"/>
            </w:tcBorders>
            <w:shd w:val="clear" w:color="auto" w:fill="auto"/>
            <w:noWrap/>
            <w:vAlign w:val="center"/>
            <w:hideMark/>
          </w:tcPr>
          <w:p w14:paraId="4234A2BE" w14:textId="77777777" w:rsidR="00EC694E" w:rsidRPr="00EC694E" w:rsidRDefault="00EC694E" w:rsidP="009E701A">
            <w:r w:rsidRPr="00EC694E">
              <w:t>1.635</w:t>
            </w:r>
          </w:p>
        </w:tc>
        <w:tc>
          <w:tcPr>
            <w:tcW w:w="0" w:type="auto"/>
            <w:tcBorders>
              <w:top w:val="nil"/>
              <w:left w:val="nil"/>
              <w:bottom w:val="nil"/>
              <w:right w:val="nil"/>
            </w:tcBorders>
            <w:shd w:val="clear" w:color="auto" w:fill="auto"/>
            <w:noWrap/>
            <w:vAlign w:val="center"/>
            <w:hideMark/>
          </w:tcPr>
          <w:p w14:paraId="785425AB" w14:textId="77777777" w:rsidR="00EC694E" w:rsidRPr="00EC694E" w:rsidRDefault="00EC694E" w:rsidP="009E701A">
            <w:r w:rsidRPr="00EC694E">
              <w:t>0.397</w:t>
            </w:r>
          </w:p>
        </w:tc>
        <w:tc>
          <w:tcPr>
            <w:tcW w:w="0" w:type="auto"/>
            <w:tcBorders>
              <w:top w:val="nil"/>
              <w:left w:val="nil"/>
              <w:bottom w:val="nil"/>
              <w:right w:val="nil"/>
            </w:tcBorders>
            <w:shd w:val="clear" w:color="auto" w:fill="auto"/>
            <w:noWrap/>
            <w:vAlign w:val="center"/>
            <w:hideMark/>
          </w:tcPr>
          <w:p w14:paraId="4F35F85F" w14:textId="77777777" w:rsidR="00EC694E" w:rsidRPr="00EC694E" w:rsidRDefault="00EC694E" w:rsidP="009E701A">
            <w:r w:rsidRPr="00EC694E">
              <w:t>6.729</w:t>
            </w:r>
          </w:p>
        </w:tc>
      </w:tr>
      <w:tr w:rsidR="00EC694E" w:rsidRPr="00EC694E" w14:paraId="5DF46C20"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0C6D7032" w14:textId="7777777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5D75EA7B" w14:textId="77777777" w:rsidR="00EC694E" w:rsidRPr="00EC694E" w:rsidRDefault="00EC694E" w:rsidP="009E701A">
            <w:r w:rsidRPr="00EC694E">
              <w:t>0.379</w:t>
            </w:r>
          </w:p>
        </w:tc>
        <w:tc>
          <w:tcPr>
            <w:tcW w:w="0" w:type="auto"/>
            <w:tcBorders>
              <w:top w:val="nil"/>
              <w:left w:val="nil"/>
              <w:bottom w:val="single" w:sz="4" w:space="0" w:color="auto"/>
              <w:right w:val="nil"/>
            </w:tcBorders>
            <w:shd w:val="clear" w:color="auto" w:fill="auto"/>
            <w:noWrap/>
            <w:vAlign w:val="center"/>
            <w:hideMark/>
          </w:tcPr>
          <w:p w14:paraId="0FB152FE" w14:textId="77777777" w:rsidR="00EC694E" w:rsidRPr="00EC694E" w:rsidRDefault="00EC694E" w:rsidP="009E701A">
            <w:r w:rsidRPr="00EC694E">
              <w:t>0.379</w:t>
            </w:r>
          </w:p>
        </w:tc>
        <w:tc>
          <w:tcPr>
            <w:tcW w:w="0" w:type="auto"/>
            <w:tcBorders>
              <w:top w:val="nil"/>
              <w:left w:val="nil"/>
              <w:bottom w:val="single" w:sz="4" w:space="0" w:color="auto"/>
              <w:right w:val="nil"/>
            </w:tcBorders>
            <w:shd w:val="clear" w:color="auto" w:fill="auto"/>
            <w:noWrap/>
            <w:vAlign w:val="center"/>
            <w:hideMark/>
          </w:tcPr>
          <w:p w14:paraId="20C999BD" w14:textId="77777777" w:rsidR="00EC694E" w:rsidRPr="00EC694E" w:rsidRDefault="00EC694E" w:rsidP="009E701A">
            <w:r w:rsidRPr="00EC694E">
              <w:t>0.379</w:t>
            </w:r>
          </w:p>
        </w:tc>
        <w:tc>
          <w:tcPr>
            <w:tcW w:w="0" w:type="auto"/>
            <w:tcBorders>
              <w:top w:val="nil"/>
              <w:left w:val="nil"/>
              <w:bottom w:val="single" w:sz="4" w:space="0" w:color="auto"/>
              <w:right w:val="nil"/>
            </w:tcBorders>
            <w:shd w:val="clear" w:color="auto" w:fill="auto"/>
            <w:noWrap/>
            <w:vAlign w:val="center"/>
            <w:hideMark/>
          </w:tcPr>
          <w:p w14:paraId="711BBBBA" w14:textId="77777777" w:rsidR="00EC694E" w:rsidRPr="00EC694E" w:rsidRDefault="00EC694E" w:rsidP="009E701A">
            <w:r w:rsidRPr="00EC694E">
              <w:t>0.589</w:t>
            </w:r>
          </w:p>
        </w:tc>
        <w:tc>
          <w:tcPr>
            <w:tcW w:w="0" w:type="auto"/>
            <w:tcBorders>
              <w:top w:val="nil"/>
              <w:left w:val="nil"/>
              <w:bottom w:val="single" w:sz="4" w:space="0" w:color="auto"/>
              <w:right w:val="nil"/>
            </w:tcBorders>
            <w:shd w:val="clear" w:color="auto" w:fill="auto"/>
            <w:noWrap/>
            <w:vAlign w:val="center"/>
            <w:hideMark/>
          </w:tcPr>
          <w:p w14:paraId="4FFDC721" w14:textId="77777777" w:rsidR="00EC694E" w:rsidRPr="00EC694E" w:rsidRDefault="00EC694E" w:rsidP="009E701A">
            <w:r w:rsidRPr="00EC694E">
              <w:t>0.263</w:t>
            </w:r>
          </w:p>
        </w:tc>
        <w:tc>
          <w:tcPr>
            <w:tcW w:w="0" w:type="auto"/>
            <w:tcBorders>
              <w:top w:val="nil"/>
              <w:left w:val="nil"/>
              <w:bottom w:val="single" w:sz="4" w:space="0" w:color="auto"/>
              <w:right w:val="nil"/>
            </w:tcBorders>
            <w:shd w:val="clear" w:color="auto" w:fill="auto"/>
            <w:noWrap/>
            <w:vAlign w:val="center"/>
            <w:hideMark/>
          </w:tcPr>
          <w:p w14:paraId="55CD20DE" w14:textId="77777777" w:rsidR="00EC694E" w:rsidRPr="00EC694E" w:rsidRDefault="00EC694E" w:rsidP="009E701A">
            <w:r w:rsidRPr="00EC694E">
              <w:t>1.32</w:t>
            </w:r>
          </w:p>
        </w:tc>
        <w:tc>
          <w:tcPr>
            <w:tcW w:w="0" w:type="auto"/>
            <w:tcBorders>
              <w:top w:val="nil"/>
              <w:left w:val="nil"/>
              <w:bottom w:val="single" w:sz="4" w:space="0" w:color="auto"/>
              <w:right w:val="nil"/>
            </w:tcBorders>
            <w:shd w:val="clear" w:color="auto" w:fill="auto"/>
            <w:noWrap/>
            <w:vAlign w:val="center"/>
            <w:hideMark/>
          </w:tcPr>
          <w:p w14:paraId="3972C35C" w14:textId="77777777" w:rsidR="00EC694E" w:rsidRPr="00EC694E" w:rsidRDefault="00EC694E" w:rsidP="009E701A">
            <w:r w:rsidRPr="00EC694E">
              <w:t>1.006</w:t>
            </w:r>
          </w:p>
        </w:tc>
        <w:tc>
          <w:tcPr>
            <w:tcW w:w="0" w:type="auto"/>
            <w:tcBorders>
              <w:top w:val="nil"/>
              <w:left w:val="nil"/>
              <w:bottom w:val="single" w:sz="4" w:space="0" w:color="auto"/>
              <w:right w:val="nil"/>
            </w:tcBorders>
            <w:shd w:val="clear" w:color="auto" w:fill="auto"/>
            <w:noWrap/>
            <w:vAlign w:val="center"/>
            <w:hideMark/>
          </w:tcPr>
          <w:p w14:paraId="02BD6AAE" w14:textId="77777777" w:rsidR="00EC694E" w:rsidRPr="00EC694E" w:rsidRDefault="00EC694E" w:rsidP="009E701A">
            <w:r w:rsidRPr="00EC694E">
              <w:t>0.308</w:t>
            </w:r>
          </w:p>
        </w:tc>
        <w:tc>
          <w:tcPr>
            <w:tcW w:w="0" w:type="auto"/>
            <w:tcBorders>
              <w:top w:val="nil"/>
              <w:left w:val="nil"/>
              <w:bottom w:val="single" w:sz="4" w:space="0" w:color="auto"/>
              <w:right w:val="nil"/>
            </w:tcBorders>
            <w:shd w:val="clear" w:color="auto" w:fill="auto"/>
            <w:noWrap/>
            <w:vAlign w:val="center"/>
            <w:hideMark/>
          </w:tcPr>
          <w:p w14:paraId="37B248EA" w14:textId="77777777" w:rsidR="00EC694E" w:rsidRPr="00EC694E" w:rsidRDefault="00EC694E" w:rsidP="009E701A">
            <w:r w:rsidRPr="00EC694E">
              <w:t>3.28</w:t>
            </w:r>
          </w:p>
        </w:tc>
        <w:tc>
          <w:tcPr>
            <w:tcW w:w="0" w:type="auto"/>
            <w:tcBorders>
              <w:top w:val="nil"/>
              <w:left w:val="nil"/>
              <w:bottom w:val="single" w:sz="4" w:space="0" w:color="auto"/>
              <w:right w:val="nil"/>
            </w:tcBorders>
            <w:shd w:val="clear" w:color="auto" w:fill="auto"/>
            <w:noWrap/>
            <w:vAlign w:val="center"/>
            <w:hideMark/>
          </w:tcPr>
          <w:p w14:paraId="4DA3F939" w14:textId="740FA270"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269CE3BD" w14:textId="16D7A1FE"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6BD98FF1" w14:textId="696E5820"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1473F8EE" w14:textId="77777777" w:rsidR="00EC694E" w:rsidRPr="00EC694E" w:rsidRDefault="00EC694E" w:rsidP="009E701A">
            <w:r w:rsidRPr="00EC694E">
              <w:t>0.6117</w:t>
            </w:r>
          </w:p>
        </w:tc>
        <w:tc>
          <w:tcPr>
            <w:tcW w:w="0" w:type="auto"/>
            <w:tcBorders>
              <w:top w:val="nil"/>
              <w:left w:val="nil"/>
              <w:bottom w:val="single" w:sz="4" w:space="0" w:color="auto"/>
              <w:right w:val="nil"/>
            </w:tcBorders>
            <w:shd w:val="clear" w:color="auto" w:fill="auto"/>
            <w:noWrap/>
            <w:vAlign w:val="center"/>
            <w:hideMark/>
          </w:tcPr>
          <w:p w14:paraId="402176FC" w14:textId="77777777" w:rsidR="00EC694E" w:rsidRPr="00EC694E" w:rsidRDefault="00EC694E" w:rsidP="009E701A">
            <w:r w:rsidRPr="00EC694E">
              <w:t>0.149</w:t>
            </w:r>
          </w:p>
        </w:tc>
        <w:tc>
          <w:tcPr>
            <w:tcW w:w="0" w:type="auto"/>
            <w:tcBorders>
              <w:top w:val="nil"/>
              <w:left w:val="nil"/>
              <w:bottom w:val="single" w:sz="4" w:space="0" w:color="auto"/>
              <w:right w:val="nil"/>
            </w:tcBorders>
            <w:shd w:val="clear" w:color="auto" w:fill="auto"/>
            <w:noWrap/>
            <w:vAlign w:val="center"/>
            <w:hideMark/>
          </w:tcPr>
          <w:p w14:paraId="5EDE880C" w14:textId="77777777" w:rsidR="00EC694E" w:rsidRPr="00EC694E" w:rsidRDefault="00EC694E" w:rsidP="009E701A">
            <w:r w:rsidRPr="00EC694E">
              <w:t>2.5178</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595959"/>
            <w:noWrap/>
            <w:vAlign w:val="center"/>
            <w:hideMark/>
          </w:tcPr>
          <w:p w14:paraId="1A1620C9" w14:textId="77777777" w:rsidR="00EC694E" w:rsidRPr="00EC694E" w:rsidRDefault="00EC694E" w:rsidP="009E701A">
            <w:r w:rsidRPr="00EC694E">
              <w:t>TA</w:t>
            </w:r>
          </w:p>
        </w:tc>
      </w:tr>
      <w:tr w:rsidR="002425F5" w:rsidRPr="00EC694E" w14:paraId="646E8A08" w14:textId="77777777" w:rsidTr="002425F5">
        <w:trPr>
          <w:trHeight w:val="230"/>
        </w:trPr>
        <w:tc>
          <w:tcPr>
            <w:tcW w:w="0" w:type="auto"/>
            <w:tcBorders>
              <w:top w:val="nil"/>
              <w:left w:val="nil"/>
              <w:bottom w:val="nil"/>
              <w:right w:val="nil"/>
            </w:tcBorders>
            <w:shd w:val="clear" w:color="auto" w:fill="auto"/>
            <w:noWrap/>
            <w:vAlign w:val="center"/>
            <w:hideMark/>
          </w:tcPr>
          <w:p w14:paraId="04E4EEC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DAA0CE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FBD0ED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2EF5F0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41D018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7D0999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8A1383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BF70B5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F7C107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59117C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A49DFA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F15992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AA2443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E1ED46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FC773F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1B9CBC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FCBC92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7F146B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E32F85A" w14:textId="77777777" w:rsidR="00EC694E" w:rsidRPr="00EC694E" w:rsidRDefault="00EC694E" w:rsidP="009E701A"/>
        </w:tc>
      </w:tr>
      <w:tr w:rsidR="00EC694E" w:rsidRPr="00EC694E" w14:paraId="61E6ECEF" w14:textId="77777777" w:rsidTr="002425F5">
        <w:trPr>
          <w:trHeight w:val="230"/>
        </w:trPr>
        <w:tc>
          <w:tcPr>
            <w:tcW w:w="0" w:type="auto"/>
            <w:vMerge w:val="restart"/>
            <w:tcBorders>
              <w:top w:val="single" w:sz="4" w:space="0" w:color="auto"/>
              <w:left w:val="nil"/>
              <w:bottom w:val="single" w:sz="4" w:space="0" w:color="000000"/>
              <w:right w:val="nil"/>
            </w:tcBorders>
            <w:shd w:val="clear" w:color="auto" w:fill="auto"/>
            <w:vAlign w:val="center"/>
            <w:hideMark/>
          </w:tcPr>
          <w:p w14:paraId="7FB23FFA" w14:textId="77777777" w:rsidR="00EC694E" w:rsidRPr="00EC694E" w:rsidRDefault="00EC694E" w:rsidP="009E701A">
            <w:r w:rsidRPr="00EC694E">
              <w:t xml:space="preserve">Lachman test </w:t>
            </w:r>
            <w:r w:rsidRPr="00EC694E">
              <w:br/>
              <w:t>(grades ≥ 2+)</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744D4950" w14:textId="77777777" w:rsidR="00EC694E" w:rsidRPr="00EC694E" w:rsidRDefault="00EC694E" w:rsidP="009E701A">
            <w:r w:rsidRPr="00EC694E">
              <w:t>BPTB</w:t>
            </w:r>
          </w:p>
        </w:tc>
        <w:tc>
          <w:tcPr>
            <w:tcW w:w="0" w:type="auto"/>
            <w:tcBorders>
              <w:top w:val="single" w:sz="4" w:space="0" w:color="auto"/>
              <w:left w:val="nil"/>
              <w:bottom w:val="nil"/>
              <w:right w:val="nil"/>
            </w:tcBorders>
            <w:shd w:val="clear" w:color="auto" w:fill="auto"/>
            <w:noWrap/>
            <w:vAlign w:val="center"/>
            <w:hideMark/>
          </w:tcPr>
          <w:p w14:paraId="540266B1" w14:textId="77777777" w:rsidR="00EC694E" w:rsidRPr="00EC694E" w:rsidRDefault="00EC694E" w:rsidP="009E701A">
            <w:r w:rsidRPr="00EC694E">
              <w:t>2.006</w:t>
            </w:r>
          </w:p>
        </w:tc>
        <w:tc>
          <w:tcPr>
            <w:tcW w:w="0" w:type="auto"/>
            <w:tcBorders>
              <w:top w:val="single" w:sz="4" w:space="0" w:color="auto"/>
              <w:left w:val="nil"/>
              <w:bottom w:val="nil"/>
              <w:right w:val="nil"/>
            </w:tcBorders>
            <w:shd w:val="clear" w:color="auto" w:fill="auto"/>
            <w:noWrap/>
            <w:vAlign w:val="center"/>
            <w:hideMark/>
          </w:tcPr>
          <w:p w14:paraId="7B2A6C0A" w14:textId="77777777" w:rsidR="00EC694E" w:rsidRPr="00EC694E" w:rsidRDefault="00EC694E" w:rsidP="009E701A">
            <w:r w:rsidRPr="00EC694E">
              <w:t>1.483</w:t>
            </w:r>
          </w:p>
        </w:tc>
        <w:tc>
          <w:tcPr>
            <w:tcW w:w="0" w:type="auto"/>
            <w:tcBorders>
              <w:top w:val="single" w:sz="4" w:space="0" w:color="auto"/>
              <w:left w:val="nil"/>
              <w:bottom w:val="nil"/>
              <w:right w:val="nil"/>
            </w:tcBorders>
            <w:shd w:val="clear" w:color="auto" w:fill="auto"/>
            <w:noWrap/>
            <w:vAlign w:val="center"/>
            <w:hideMark/>
          </w:tcPr>
          <w:p w14:paraId="257FB060" w14:textId="77777777" w:rsidR="00EC694E" w:rsidRPr="00EC694E" w:rsidRDefault="00EC694E" w:rsidP="009E701A">
            <w:r w:rsidRPr="00EC694E">
              <w:t>2.713</w:t>
            </w:r>
          </w:p>
        </w:tc>
        <w:tc>
          <w:tcPr>
            <w:tcW w:w="0" w:type="auto"/>
            <w:tcBorders>
              <w:top w:val="single" w:sz="4" w:space="0" w:color="auto"/>
              <w:left w:val="nil"/>
              <w:bottom w:val="nil"/>
              <w:right w:val="nil"/>
            </w:tcBorders>
            <w:shd w:val="clear" w:color="auto" w:fill="auto"/>
            <w:noWrap/>
            <w:vAlign w:val="center"/>
            <w:hideMark/>
          </w:tcPr>
          <w:p w14:paraId="2E9E065A" w14:textId="77777777" w:rsidR="00EC694E" w:rsidRPr="00EC694E" w:rsidRDefault="00EC694E" w:rsidP="009E701A">
            <w:r w:rsidRPr="00EC694E">
              <w:t>2.654</w:t>
            </w:r>
          </w:p>
        </w:tc>
        <w:tc>
          <w:tcPr>
            <w:tcW w:w="0" w:type="auto"/>
            <w:tcBorders>
              <w:top w:val="single" w:sz="4" w:space="0" w:color="auto"/>
              <w:left w:val="nil"/>
              <w:bottom w:val="nil"/>
              <w:right w:val="nil"/>
            </w:tcBorders>
            <w:shd w:val="clear" w:color="auto" w:fill="auto"/>
            <w:noWrap/>
            <w:vAlign w:val="center"/>
            <w:hideMark/>
          </w:tcPr>
          <w:p w14:paraId="7F667C5D" w14:textId="77777777" w:rsidR="00EC694E" w:rsidRPr="00EC694E" w:rsidRDefault="00EC694E" w:rsidP="009E701A">
            <w:r w:rsidRPr="00EC694E">
              <w:t>1.11</w:t>
            </w:r>
          </w:p>
        </w:tc>
        <w:tc>
          <w:tcPr>
            <w:tcW w:w="0" w:type="auto"/>
            <w:tcBorders>
              <w:top w:val="single" w:sz="4" w:space="0" w:color="auto"/>
              <w:left w:val="nil"/>
              <w:bottom w:val="nil"/>
              <w:right w:val="nil"/>
            </w:tcBorders>
            <w:shd w:val="clear" w:color="auto" w:fill="auto"/>
            <w:noWrap/>
            <w:vAlign w:val="center"/>
            <w:hideMark/>
          </w:tcPr>
          <w:p w14:paraId="19BDFB8A" w14:textId="77777777" w:rsidR="00EC694E" w:rsidRPr="00EC694E" w:rsidRDefault="00EC694E" w:rsidP="009E701A">
            <w:r w:rsidRPr="00EC694E">
              <w:t>6.351</w:t>
            </w:r>
          </w:p>
        </w:tc>
        <w:tc>
          <w:tcPr>
            <w:tcW w:w="0" w:type="auto"/>
            <w:tcBorders>
              <w:top w:val="single" w:sz="4" w:space="0" w:color="auto"/>
              <w:left w:val="nil"/>
              <w:bottom w:val="nil"/>
              <w:right w:val="nil"/>
            </w:tcBorders>
            <w:shd w:val="clear" w:color="auto" w:fill="auto"/>
            <w:noWrap/>
            <w:vAlign w:val="center"/>
            <w:hideMark/>
          </w:tcPr>
          <w:p w14:paraId="2867AB6F" w14:textId="4937AF12"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2C28940C" w14:textId="78443182"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2BC45838" w14:textId="6B2C3E9C"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2679173D" w14:textId="77777777" w:rsidR="00EC694E" w:rsidRPr="00EC694E" w:rsidRDefault="00EC694E" w:rsidP="009E701A">
            <w:r w:rsidRPr="00EC694E">
              <w:t>4.7494</w:t>
            </w:r>
          </w:p>
        </w:tc>
        <w:tc>
          <w:tcPr>
            <w:tcW w:w="0" w:type="auto"/>
            <w:tcBorders>
              <w:top w:val="single" w:sz="4" w:space="0" w:color="auto"/>
              <w:left w:val="nil"/>
              <w:bottom w:val="nil"/>
              <w:right w:val="nil"/>
            </w:tcBorders>
            <w:shd w:val="clear" w:color="auto" w:fill="auto"/>
            <w:noWrap/>
            <w:vAlign w:val="center"/>
            <w:hideMark/>
          </w:tcPr>
          <w:p w14:paraId="0E7D5029" w14:textId="77777777" w:rsidR="00EC694E" w:rsidRPr="00EC694E" w:rsidRDefault="00EC694E" w:rsidP="009E701A">
            <w:r w:rsidRPr="00EC694E">
              <w:t>1.395</w:t>
            </w:r>
          </w:p>
        </w:tc>
        <w:tc>
          <w:tcPr>
            <w:tcW w:w="0" w:type="auto"/>
            <w:tcBorders>
              <w:top w:val="single" w:sz="4" w:space="0" w:color="auto"/>
              <w:left w:val="nil"/>
              <w:bottom w:val="nil"/>
              <w:right w:val="nil"/>
            </w:tcBorders>
            <w:shd w:val="clear" w:color="auto" w:fill="auto"/>
            <w:noWrap/>
            <w:vAlign w:val="center"/>
            <w:hideMark/>
          </w:tcPr>
          <w:p w14:paraId="7878F5EE" w14:textId="77777777" w:rsidR="00EC694E" w:rsidRPr="00EC694E" w:rsidRDefault="00EC694E" w:rsidP="009E701A">
            <w:r w:rsidRPr="00EC694E">
              <w:t>16.165</w:t>
            </w:r>
          </w:p>
        </w:tc>
        <w:tc>
          <w:tcPr>
            <w:tcW w:w="0" w:type="auto"/>
            <w:tcBorders>
              <w:top w:val="single" w:sz="4" w:space="0" w:color="auto"/>
              <w:left w:val="nil"/>
              <w:bottom w:val="nil"/>
              <w:right w:val="nil"/>
            </w:tcBorders>
            <w:shd w:val="clear" w:color="auto" w:fill="auto"/>
            <w:noWrap/>
            <w:vAlign w:val="center"/>
            <w:hideMark/>
          </w:tcPr>
          <w:p w14:paraId="537F9EC6" w14:textId="77777777" w:rsidR="00EC694E" w:rsidRPr="00EC694E" w:rsidRDefault="00EC694E" w:rsidP="009E701A">
            <w:r w:rsidRPr="00EC694E">
              <w:t>3.445</w:t>
            </w:r>
          </w:p>
        </w:tc>
        <w:tc>
          <w:tcPr>
            <w:tcW w:w="0" w:type="auto"/>
            <w:tcBorders>
              <w:top w:val="single" w:sz="4" w:space="0" w:color="auto"/>
              <w:left w:val="nil"/>
              <w:bottom w:val="nil"/>
              <w:right w:val="nil"/>
            </w:tcBorders>
            <w:shd w:val="clear" w:color="auto" w:fill="auto"/>
            <w:noWrap/>
            <w:vAlign w:val="center"/>
            <w:hideMark/>
          </w:tcPr>
          <w:p w14:paraId="61FB00BF" w14:textId="77777777" w:rsidR="00EC694E" w:rsidRPr="00EC694E" w:rsidRDefault="00EC694E" w:rsidP="009E701A">
            <w:r w:rsidRPr="00EC694E">
              <w:t>1.443</w:t>
            </w:r>
          </w:p>
        </w:tc>
        <w:tc>
          <w:tcPr>
            <w:tcW w:w="0" w:type="auto"/>
            <w:tcBorders>
              <w:top w:val="single" w:sz="4" w:space="0" w:color="auto"/>
              <w:left w:val="nil"/>
              <w:bottom w:val="nil"/>
              <w:right w:val="nil"/>
            </w:tcBorders>
            <w:shd w:val="clear" w:color="auto" w:fill="auto"/>
            <w:noWrap/>
            <w:vAlign w:val="center"/>
            <w:hideMark/>
          </w:tcPr>
          <w:p w14:paraId="75589206" w14:textId="77777777" w:rsidR="00EC694E" w:rsidRPr="00EC694E" w:rsidRDefault="00EC694E" w:rsidP="009E701A">
            <w:r w:rsidRPr="00EC694E">
              <w:t>8.226</w:t>
            </w:r>
          </w:p>
        </w:tc>
      </w:tr>
      <w:tr w:rsidR="00EC694E" w:rsidRPr="00EC694E" w14:paraId="6FB7B941"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731C774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6197CB9" w14:textId="77777777" w:rsidR="00EC694E" w:rsidRPr="00EC694E" w:rsidRDefault="00EC694E" w:rsidP="009E701A">
            <w:r w:rsidRPr="00EC694E">
              <w:t>0.499</w:t>
            </w:r>
          </w:p>
        </w:tc>
        <w:tc>
          <w:tcPr>
            <w:tcW w:w="0" w:type="auto"/>
            <w:tcBorders>
              <w:top w:val="nil"/>
              <w:left w:val="nil"/>
              <w:bottom w:val="nil"/>
              <w:right w:val="nil"/>
            </w:tcBorders>
            <w:shd w:val="clear" w:color="auto" w:fill="auto"/>
            <w:noWrap/>
            <w:vAlign w:val="center"/>
            <w:hideMark/>
          </w:tcPr>
          <w:p w14:paraId="3AD27E14" w14:textId="77777777" w:rsidR="00EC694E" w:rsidRPr="00EC694E" w:rsidRDefault="00EC694E" w:rsidP="009E701A">
            <w:r w:rsidRPr="00EC694E">
              <w:t>0.499</w:t>
            </w:r>
          </w:p>
        </w:tc>
        <w:tc>
          <w:tcPr>
            <w:tcW w:w="0" w:type="auto"/>
            <w:tcBorders>
              <w:top w:val="nil"/>
              <w:left w:val="nil"/>
              <w:bottom w:val="nil"/>
              <w:right w:val="nil"/>
            </w:tcBorders>
            <w:shd w:val="clear" w:color="auto" w:fill="auto"/>
            <w:noWrap/>
            <w:vAlign w:val="center"/>
            <w:hideMark/>
          </w:tcPr>
          <w:p w14:paraId="383B99EF" w14:textId="77777777" w:rsidR="00EC694E" w:rsidRPr="00EC694E" w:rsidRDefault="00EC694E" w:rsidP="009E701A">
            <w:r w:rsidRPr="00EC694E">
              <w:t>0.499</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618D4967"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0445DD9F" w14:textId="77777777" w:rsidR="00EC694E" w:rsidRPr="00EC694E" w:rsidRDefault="00EC694E" w:rsidP="009E701A">
            <w:r w:rsidRPr="00EC694E">
              <w:t>1.323</w:t>
            </w:r>
          </w:p>
        </w:tc>
        <w:tc>
          <w:tcPr>
            <w:tcW w:w="0" w:type="auto"/>
            <w:tcBorders>
              <w:top w:val="nil"/>
              <w:left w:val="nil"/>
              <w:bottom w:val="nil"/>
              <w:right w:val="nil"/>
            </w:tcBorders>
            <w:shd w:val="clear" w:color="auto" w:fill="auto"/>
            <w:noWrap/>
            <w:vAlign w:val="center"/>
            <w:hideMark/>
          </w:tcPr>
          <w:p w14:paraId="0753D124" w14:textId="77777777" w:rsidR="00EC694E" w:rsidRPr="00EC694E" w:rsidRDefault="00EC694E" w:rsidP="009E701A">
            <w:r w:rsidRPr="00EC694E">
              <w:t>0.555</w:t>
            </w:r>
          </w:p>
        </w:tc>
        <w:tc>
          <w:tcPr>
            <w:tcW w:w="0" w:type="auto"/>
            <w:tcBorders>
              <w:top w:val="nil"/>
              <w:left w:val="nil"/>
              <w:bottom w:val="nil"/>
              <w:right w:val="nil"/>
            </w:tcBorders>
            <w:shd w:val="clear" w:color="auto" w:fill="auto"/>
            <w:noWrap/>
            <w:vAlign w:val="center"/>
            <w:hideMark/>
          </w:tcPr>
          <w:p w14:paraId="358B0448" w14:textId="77777777" w:rsidR="00EC694E" w:rsidRPr="00EC694E" w:rsidRDefault="00EC694E" w:rsidP="009E701A">
            <w:r w:rsidRPr="00EC694E">
              <w:t>3.158</w:t>
            </w:r>
          </w:p>
        </w:tc>
        <w:tc>
          <w:tcPr>
            <w:tcW w:w="0" w:type="auto"/>
            <w:tcBorders>
              <w:top w:val="nil"/>
              <w:left w:val="nil"/>
              <w:bottom w:val="nil"/>
              <w:right w:val="nil"/>
            </w:tcBorders>
            <w:shd w:val="clear" w:color="auto" w:fill="auto"/>
            <w:noWrap/>
            <w:vAlign w:val="center"/>
            <w:hideMark/>
          </w:tcPr>
          <w:p w14:paraId="31300C7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B5AB73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233F3E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E21AC5B" w14:textId="77777777" w:rsidR="00EC694E" w:rsidRPr="00EC694E" w:rsidRDefault="00EC694E" w:rsidP="009E701A">
            <w:r w:rsidRPr="00EC694E">
              <w:t>2.3679</w:t>
            </w:r>
          </w:p>
        </w:tc>
        <w:tc>
          <w:tcPr>
            <w:tcW w:w="0" w:type="auto"/>
            <w:tcBorders>
              <w:top w:val="nil"/>
              <w:left w:val="nil"/>
              <w:bottom w:val="nil"/>
              <w:right w:val="nil"/>
            </w:tcBorders>
            <w:shd w:val="clear" w:color="auto" w:fill="auto"/>
            <w:noWrap/>
            <w:vAlign w:val="center"/>
            <w:hideMark/>
          </w:tcPr>
          <w:p w14:paraId="0CDDF010" w14:textId="77777777" w:rsidR="00EC694E" w:rsidRPr="00EC694E" w:rsidRDefault="00EC694E" w:rsidP="009E701A">
            <w:r w:rsidRPr="00EC694E">
              <w:t>0.723</w:t>
            </w:r>
          </w:p>
        </w:tc>
        <w:tc>
          <w:tcPr>
            <w:tcW w:w="0" w:type="auto"/>
            <w:tcBorders>
              <w:top w:val="nil"/>
              <w:left w:val="nil"/>
              <w:bottom w:val="nil"/>
              <w:right w:val="nil"/>
            </w:tcBorders>
            <w:shd w:val="clear" w:color="auto" w:fill="auto"/>
            <w:noWrap/>
            <w:vAlign w:val="center"/>
            <w:hideMark/>
          </w:tcPr>
          <w:p w14:paraId="394F477E" w14:textId="77777777" w:rsidR="00EC694E" w:rsidRPr="00EC694E" w:rsidRDefault="00EC694E" w:rsidP="009E701A">
            <w:r w:rsidRPr="00EC694E">
              <w:t>7.7601</w:t>
            </w:r>
          </w:p>
        </w:tc>
        <w:tc>
          <w:tcPr>
            <w:tcW w:w="0" w:type="auto"/>
            <w:tcBorders>
              <w:top w:val="nil"/>
              <w:left w:val="nil"/>
              <w:bottom w:val="nil"/>
              <w:right w:val="nil"/>
            </w:tcBorders>
            <w:shd w:val="clear" w:color="auto" w:fill="auto"/>
            <w:noWrap/>
            <w:vAlign w:val="center"/>
            <w:hideMark/>
          </w:tcPr>
          <w:p w14:paraId="317670A9" w14:textId="77777777" w:rsidR="00EC694E" w:rsidRPr="00EC694E" w:rsidRDefault="00EC694E" w:rsidP="009E701A">
            <w:r w:rsidRPr="00EC694E">
              <w:t>1.718</w:t>
            </w:r>
          </w:p>
        </w:tc>
        <w:tc>
          <w:tcPr>
            <w:tcW w:w="0" w:type="auto"/>
            <w:tcBorders>
              <w:top w:val="nil"/>
              <w:left w:val="nil"/>
              <w:bottom w:val="nil"/>
              <w:right w:val="nil"/>
            </w:tcBorders>
            <w:shd w:val="clear" w:color="auto" w:fill="auto"/>
            <w:noWrap/>
            <w:vAlign w:val="center"/>
            <w:hideMark/>
          </w:tcPr>
          <w:p w14:paraId="27CCCC9A" w14:textId="77777777" w:rsidR="00EC694E" w:rsidRPr="00EC694E" w:rsidRDefault="00EC694E" w:rsidP="009E701A">
            <w:r w:rsidRPr="00EC694E">
              <w:t>0.76</w:t>
            </w:r>
          </w:p>
        </w:tc>
        <w:tc>
          <w:tcPr>
            <w:tcW w:w="0" w:type="auto"/>
            <w:tcBorders>
              <w:top w:val="nil"/>
              <w:left w:val="nil"/>
              <w:bottom w:val="nil"/>
              <w:right w:val="nil"/>
            </w:tcBorders>
            <w:shd w:val="clear" w:color="auto" w:fill="auto"/>
            <w:noWrap/>
            <w:vAlign w:val="center"/>
            <w:hideMark/>
          </w:tcPr>
          <w:p w14:paraId="76D1F52D" w14:textId="77777777" w:rsidR="00EC694E" w:rsidRPr="00EC694E" w:rsidRDefault="00EC694E" w:rsidP="009E701A">
            <w:r w:rsidRPr="00EC694E">
              <w:t>3.885</w:t>
            </w:r>
          </w:p>
        </w:tc>
      </w:tr>
      <w:tr w:rsidR="00EC694E" w:rsidRPr="00EC694E" w14:paraId="0F7D9F1A"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764AE0D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1A02CB6" w14:textId="77777777" w:rsidR="00EC694E" w:rsidRPr="00EC694E" w:rsidRDefault="00EC694E" w:rsidP="009E701A">
            <w:r w:rsidRPr="00EC694E">
              <w:t>0.377</w:t>
            </w:r>
          </w:p>
        </w:tc>
        <w:tc>
          <w:tcPr>
            <w:tcW w:w="0" w:type="auto"/>
            <w:tcBorders>
              <w:top w:val="nil"/>
              <w:left w:val="nil"/>
              <w:bottom w:val="nil"/>
              <w:right w:val="nil"/>
            </w:tcBorders>
            <w:shd w:val="clear" w:color="auto" w:fill="auto"/>
            <w:noWrap/>
            <w:vAlign w:val="center"/>
            <w:hideMark/>
          </w:tcPr>
          <w:p w14:paraId="68E01A28" w14:textId="77777777" w:rsidR="00EC694E" w:rsidRPr="00EC694E" w:rsidRDefault="00EC694E" w:rsidP="009E701A">
            <w:r w:rsidRPr="00EC694E">
              <w:t>0.377</w:t>
            </w:r>
          </w:p>
        </w:tc>
        <w:tc>
          <w:tcPr>
            <w:tcW w:w="0" w:type="auto"/>
            <w:tcBorders>
              <w:top w:val="nil"/>
              <w:left w:val="nil"/>
              <w:bottom w:val="nil"/>
              <w:right w:val="nil"/>
            </w:tcBorders>
            <w:shd w:val="clear" w:color="auto" w:fill="auto"/>
            <w:noWrap/>
            <w:vAlign w:val="center"/>
            <w:hideMark/>
          </w:tcPr>
          <w:p w14:paraId="78585AC7" w14:textId="77777777" w:rsidR="00EC694E" w:rsidRPr="00EC694E" w:rsidRDefault="00EC694E" w:rsidP="009E701A">
            <w:r w:rsidRPr="00EC694E">
              <w:t>0.377</w:t>
            </w:r>
          </w:p>
        </w:tc>
        <w:tc>
          <w:tcPr>
            <w:tcW w:w="0" w:type="auto"/>
            <w:tcBorders>
              <w:top w:val="nil"/>
              <w:left w:val="nil"/>
              <w:bottom w:val="nil"/>
              <w:right w:val="nil"/>
            </w:tcBorders>
            <w:shd w:val="clear" w:color="auto" w:fill="auto"/>
            <w:noWrap/>
            <w:vAlign w:val="center"/>
            <w:hideMark/>
          </w:tcPr>
          <w:p w14:paraId="709F73DC" w14:textId="77777777" w:rsidR="00EC694E" w:rsidRPr="00EC694E" w:rsidRDefault="00EC694E" w:rsidP="009E701A">
            <w:r w:rsidRPr="00EC694E">
              <w:t>0.756</w:t>
            </w:r>
          </w:p>
        </w:tc>
        <w:tc>
          <w:tcPr>
            <w:tcW w:w="0" w:type="auto"/>
            <w:tcBorders>
              <w:top w:val="nil"/>
              <w:left w:val="nil"/>
              <w:bottom w:val="nil"/>
              <w:right w:val="nil"/>
            </w:tcBorders>
            <w:shd w:val="clear" w:color="auto" w:fill="auto"/>
            <w:noWrap/>
            <w:vAlign w:val="center"/>
            <w:hideMark/>
          </w:tcPr>
          <w:p w14:paraId="302CAA98" w14:textId="77777777" w:rsidR="00EC694E" w:rsidRPr="00EC694E" w:rsidRDefault="00EC694E" w:rsidP="009E701A">
            <w:r w:rsidRPr="00EC694E">
              <w:t>0.317</w:t>
            </w:r>
          </w:p>
        </w:tc>
        <w:tc>
          <w:tcPr>
            <w:tcW w:w="0" w:type="auto"/>
            <w:tcBorders>
              <w:top w:val="nil"/>
              <w:left w:val="nil"/>
              <w:bottom w:val="nil"/>
              <w:right w:val="nil"/>
            </w:tcBorders>
            <w:shd w:val="clear" w:color="auto" w:fill="auto"/>
            <w:noWrap/>
            <w:vAlign w:val="center"/>
            <w:hideMark/>
          </w:tcPr>
          <w:p w14:paraId="3C9963CF" w14:textId="77777777" w:rsidR="00EC694E" w:rsidRPr="00EC694E" w:rsidRDefault="00EC694E" w:rsidP="009E701A">
            <w:r w:rsidRPr="00EC694E">
              <w:t>1.803</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6396C6D3"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2A56898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4E804E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411A0A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34C4AF5" w14:textId="77777777" w:rsidR="00EC694E" w:rsidRPr="00EC694E" w:rsidRDefault="00EC694E" w:rsidP="009E701A">
            <w:r w:rsidRPr="00EC694E">
              <w:t>1.7892</w:t>
            </w:r>
          </w:p>
        </w:tc>
        <w:tc>
          <w:tcPr>
            <w:tcW w:w="0" w:type="auto"/>
            <w:tcBorders>
              <w:top w:val="nil"/>
              <w:left w:val="nil"/>
              <w:bottom w:val="nil"/>
              <w:right w:val="nil"/>
            </w:tcBorders>
            <w:shd w:val="clear" w:color="auto" w:fill="auto"/>
            <w:noWrap/>
            <w:vAlign w:val="center"/>
            <w:hideMark/>
          </w:tcPr>
          <w:p w14:paraId="70E46641" w14:textId="77777777" w:rsidR="00EC694E" w:rsidRPr="00EC694E" w:rsidRDefault="00EC694E" w:rsidP="009E701A">
            <w:r w:rsidRPr="00EC694E">
              <w:t>0.411</w:t>
            </w:r>
          </w:p>
        </w:tc>
        <w:tc>
          <w:tcPr>
            <w:tcW w:w="0" w:type="auto"/>
            <w:tcBorders>
              <w:top w:val="nil"/>
              <w:left w:val="nil"/>
              <w:bottom w:val="nil"/>
              <w:right w:val="nil"/>
            </w:tcBorders>
            <w:shd w:val="clear" w:color="auto" w:fill="auto"/>
            <w:noWrap/>
            <w:vAlign w:val="center"/>
            <w:hideMark/>
          </w:tcPr>
          <w:p w14:paraId="0533AFDF" w14:textId="77777777" w:rsidR="00EC694E" w:rsidRPr="00EC694E" w:rsidRDefault="00EC694E" w:rsidP="009E701A">
            <w:r w:rsidRPr="00EC694E">
              <w:t>7.7939</w:t>
            </w:r>
          </w:p>
        </w:tc>
        <w:tc>
          <w:tcPr>
            <w:tcW w:w="0" w:type="auto"/>
            <w:tcBorders>
              <w:top w:val="nil"/>
              <w:left w:val="nil"/>
              <w:bottom w:val="nil"/>
              <w:right w:val="nil"/>
            </w:tcBorders>
            <w:shd w:val="clear" w:color="auto" w:fill="auto"/>
            <w:noWrap/>
            <w:vAlign w:val="center"/>
            <w:hideMark/>
          </w:tcPr>
          <w:p w14:paraId="2AEEB2FD" w14:textId="77777777" w:rsidR="00EC694E" w:rsidRPr="00EC694E" w:rsidRDefault="00EC694E" w:rsidP="009E701A">
            <w:r w:rsidRPr="00EC694E">
              <w:t>1.298</w:t>
            </w:r>
          </w:p>
        </w:tc>
        <w:tc>
          <w:tcPr>
            <w:tcW w:w="0" w:type="auto"/>
            <w:tcBorders>
              <w:top w:val="nil"/>
              <w:left w:val="nil"/>
              <w:bottom w:val="nil"/>
              <w:right w:val="nil"/>
            </w:tcBorders>
            <w:shd w:val="clear" w:color="auto" w:fill="auto"/>
            <w:noWrap/>
            <w:vAlign w:val="center"/>
            <w:hideMark/>
          </w:tcPr>
          <w:p w14:paraId="2255577F" w14:textId="77777777" w:rsidR="00EC694E" w:rsidRPr="00EC694E" w:rsidRDefault="00EC694E" w:rsidP="009E701A">
            <w:r w:rsidRPr="00EC694E">
              <w:t>0.394</w:t>
            </w:r>
          </w:p>
        </w:tc>
        <w:tc>
          <w:tcPr>
            <w:tcW w:w="0" w:type="auto"/>
            <w:tcBorders>
              <w:top w:val="nil"/>
              <w:left w:val="nil"/>
              <w:bottom w:val="nil"/>
              <w:right w:val="nil"/>
            </w:tcBorders>
            <w:shd w:val="clear" w:color="auto" w:fill="auto"/>
            <w:noWrap/>
            <w:vAlign w:val="center"/>
            <w:hideMark/>
          </w:tcPr>
          <w:p w14:paraId="3F0A76D5" w14:textId="77777777" w:rsidR="00EC694E" w:rsidRPr="00EC694E" w:rsidRDefault="00EC694E" w:rsidP="009E701A">
            <w:r w:rsidRPr="00EC694E">
              <w:t>4.278</w:t>
            </w:r>
          </w:p>
        </w:tc>
      </w:tr>
      <w:tr w:rsidR="00EC694E" w:rsidRPr="00EC694E" w14:paraId="08DB90D1"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614D542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EA14BD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CE7F08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903D23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2A3AFD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C9E9A1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B8B026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EE9232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0F59BC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966059E"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59F286EB" w14:textId="77777777" w:rsidR="00EC694E" w:rsidRPr="00EC694E" w:rsidRDefault="00EC694E" w:rsidP="009E701A">
            <w:r w:rsidRPr="00EC694E">
              <w:t>PLT</w:t>
            </w:r>
          </w:p>
        </w:tc>
        <w:tc>
          <w:tcPr>
            <w:tcW w:w="0" w:type="auto"/>
            <w:tcBorders>
              <w:top w:val="nil"/>
              <w:left w:val="nil"/>
              <w:bottom w:val="nil"/>
              <w:right w:val="nil"/>
            </w:tcBorders>
            <w:shd w:val="clear" w:color="auto" w:fill="auto"/>
            <w:noWrap/>
            <w:vAlign w:val="center"/>
            <w:hideMark/>
          </w:tcPr>
          <w:p w14:paraId="482EBD6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4254F6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6639EE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6D3A2C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018F2E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82C5C3D" w14:textId="77777777" w:rsidR="00EC694E" w:rsidRPr="00EC694E" w:rsidRDefault="00EC694E" w:rsidP="009E701A"/>
        </w:tc>
      </w:tr>
      <w:tr w:rsidR="009E701A" w:rsidRPr="00EC694E" w14:paraId="730726D9"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6A4F50A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FD70A3C" w14:textId="77777777" w:rsidR="00EC694E" w:rsidRPr="00EC694E" w:rsidRDefault="00EC694E" w:rsidP="009E701A">
            <w:r w:rsidRPr="00EC694E">
              <w:t>0.211</w:t>
            </w:r>
          </w:p>
        </w:tc>
        <w:tc>
          <w:tcPr>
            <w:tcW w:w="0" w:type="auto"/>
            <w:tcBorders>
              <w:top w:val="nil"/>
              <w:left w:val="nil"/>
              <w:bottom w:val="nil"/>
              <w:right w:val="nil"/>
            </w:tcBorders>
            <w:shd w:val="clear" w:color="auto" w:fill="auto"/>
            <w:noWrap/>
            <w:vAlign w:val="center"/>
            <w:hideMark/>
          </w:tcPr>
          <w:p w14:paraId="77B096A1" w14:textId="77777777" w:rsidR="00EC694E" w:rsidRPr="00EC694E" w:rsidRDefault="00EC694E" w:rsidP="009E701A">
            <w:r w:rsidRPr="00EC694E">
              <w:t>0.211</w:t>
            </w:r>
          </w:p>
        </w:tc>
        <w:tc>
          <w:tcPr>
            <w:tcW w:w="0" w:type="auto"/>
            <w:tcBorders>
              <w:top w:val="nil"/>
              <w:left w:val="nil"/>
              <w:bottom w:val="nil"/>
              <w:right w:val="nil"/>
            </w:tcBorders>
            <w:shd w:val="clear" w:color="auto" w:fill="auto"/>
            <w:noWrap/>
            <w:vAlign w:val="center"/>
            <w:hideMark/>
          </w:tcPr>
          <w:p w14:paraId="4C8FA1FD" w14:textId="77777777" w:rsidR="00EC694E" w:rsidRPr="00EC694E" w:rsidRDefault="00EC694E" w:rsidP="009E701A">
            <w:r w:rsidRPr="00EC694E">
              <w:t>0.211</w:t>
            </w:r>
          </w:p>
        </w:tc>
        <w:tc>
          <w:tcPr>
            <w:tcW w:w="0" w:type="auto"/>
            <w:tcBorders>
              <w:top w:val="nil"/>
              <w:left w:val="nil"/>
              <w:bottom w:val="nil"/>
              <w:right w:val="nil"/>
            </w:tcBorders>
            <w:shd w:val="clear" w:color="auto" w:fill="auto"/>
            <w:noWrap/>
            <w:vAlign w:val="center"/>
            <w:hideMark/>
          </w:tcPr>
          <w:p w14:paraId="3D46385C" w14:textId="77777777" w:rsidR="00EC694E" w:rsidRPr="00EC694E" w:rsidRDefault="00EC694E" w:rsidP="009E701A">
            <w:r w:rsidRPr="00EC694E">
              <w:t>0.422</w:t>
            </w:r>
          </w:p>
        </w:tc>
        <w:tc>
          <w:tcPr>
            <w:tcW w:w="0" w:type="auto"/>
            <w:tcBorders>
              <w:top w:val="nil"/>
              <w:left w:val="nil"/>
              <w:bottom w:val="nil"/>
              <w:right w:val="nil"/>
            </w:tcBorders>
            <w:shd w:val="clear" w:color="auto" w:fill="auto"/>
            <w:noWrap/>
            <w:vAlign w:val="center"/>
            <w:hideMark/>
          </w:tcPr>
          <w:p w14:paraId="49ECE5E8" w14:textId="77777777" w:rsidR="00EC694E" w:rsidRPr="00EC694E" w:rsidRDefault="00EC694E" w:rsidP="009E701A">
            <w:r w:rsidRPr="00EC694E">
              <w:t>0.129</w:t>
            </w:r>
          </w:p>
        </w:tc>
        <w:tc>
          <w:tcPr>
            <w:tcW w:w="0" w:type="auto"/>
            <w:tcBorders>
              <w:top w:val="nil"/>
              <w:left w:val="nil"/>
              <w:bottom w:val="nil"/>
              <w:right w:val="nil"/>
            </w:tcBorders>
            <w:shd w:val="clear" w:color="auto" w:fill="auto"/>
            <w:noWrap/>
            <w:vAlign w:val="center"/>
            <w:hideMark/>
          </w:tcPr>
          <w:p w14:paraId="203CCFDF" w14:textId="77777777" w:rsidR="00EC694E" w:rsidRPr="00EC694E" w:rsidRDefault="00EC694E" w:rsidP="009E701A">
            <w:r w:rsidRPr="00EC694E">
              <w:t>1.384</w:t>
            </w:r>
          </w:p>
        </w:tc>
        <w:tc>
          <w:tcPr>
            <w:tcW w:w="0" w:type="auto"/>
            <w:tcBorders>
              <w:top w:val="nil"/>
              <w:left w:val="nil"/>
              <w:bottom w:val="nil"/>
              <w:right w:val="nil"/>
            </w:tcBorders>
            <w:shd w:val="clear" w:color="auto" w:fill="auto"/>
            <w:noWrap/>
            <w:vAlign w:val="center"/>
            <w:hideMark/>
          </w:tcPr>
          <w:p w14:paraId="57FF68A4" w14:textId="77777777" w:rsidR="00EC694E" w:rsidRPr="00EC694E" w:rsidRDefault="00EC694E" w:rsidP="009E701A">
            <w:r w:rsidRPr="00EC694E">
              <w:t>0.559</w:t>
            </w:r>
          </w:p>
        </w:tc>
        <w:tc>
          <w:tcPr>
            <w:tcW w:w="0" w:type="auto"/>
            <w:tcBorders>
              <w:top w:val="nil"/>
              <w:left w:val="nil"/>
              <w:bottom w:val="nil"/>
              <w:right w:val="nil"/>
            </w:tcBorders>
            <w:shd w:val="clear" w:color="auto" w:fill="auto"/>
            <w:noWrap/>
            <w:vAlign w:val="center"/>
            <w:hideMark/>
          </w:tcPr>
          <w:p w14:paraId="7C5E321E" w14:textId="77777777" w:rsidR="00EC694E" w:rsidRPr="00EC694E" w:rsidRDefault="00EC694E" w:rsidP="009E701A">
            <w:r w:rsidRPr="00EC694E">
              <w:t>0.128</w:t>
            </w:r>
          </w:p>
        </w:tc>
        <w:tc>
          <w:tcPr>
            <w:tcW w:w="0" w:type="auto"/>
            <w:tcBorders>
              <w:top w:val="nil"/>
              <w:left w:val="nil"/>
              <w:bottom w:val="nil"/>
              <w:right w:val="nil"/>
            </w:tcBorders>
            <w:shd w:val="clear" w:color="auto" w:fill="auto"/>
            <w:noWrap/>
            <w:vAlign w:val="center"/>
            <w:hideMark/>
          </w:tcPr>
          <w:p w14:paraId="44B5A13C" w14:textId="77777777" w:rsidR="00EC694E" w:rsidRPr="00EC694E" w:rsidRDefault="00EC694E" w:rsidP="009E701A">
            <w:r w:rsidRPr="00EC694E">
              <w:t>2.435</w:t>
            </w:r>
          </w:p>
        </w:tc>
        <w:tc>
          <w:tcPr>
            <w:tcW w:w="0" w:type="auto"/>
            <w:tcBorders>
              <w:top w:val="nil"/>
              <w:left w:val="nil"/>
              <w:bottom w:val="nil"/>
              <w:right w:val="nil"/>
            </w:tcBorders>
            <w:shd w:val="clear" w:color="auto" w:fill="auto"/>
            <w:noWrap/>
            <w:vAlign w:val="center"/>
            <w:hideMark/>
          </w:tcPr>
          <w:p w14:paraId="06F749D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7D8D58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483C79A"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808080"/>
            <w:noWrap/>
            <w:vAlign w:val="center"/>
            <w:hideMark/>
          </w:tcPr>
          <w:p w14:paraId="3E8D1D96" w14:textId="77777777" w:rsidR="00EC694E" w:rsidRPr="00EC694E" w:rsidRDefault="00EC694E" w:rsidP="009E701A">
            <w:r w:rsidRPr="00EC694E">
              <w:t>AT</w:t>
            </w:r>
          </w:p>
        </w:tc>
        <w:tc>
          <w:tcPr>
            <w:tcW w:w="0" w:type="auto"/>
            <w:tcBorders>
              <w:top w:val="nil"/>
              <w:left w:val="nil"/>
              <w:bottom w:val="nil"/>
              <w:right w:val="nil"/>
            </w:tcBorders>
            <w:shd w:val="clear" w:color="auto" w:fill="auto"/>
            <w:noWrap/>
            <w:vAlign w:val="center"/>
            <w:hideMark/>
          </w:tcPr>
          <w:p w14:paraId="46B4D7A3" w14:textId="77777777" w:rsidR="00EC694E" w:rsidRPr="00EC694E" w:rsidRDefault="00EC694E" w:rsidP="009E701A">
            <w:r w:rsidRPr="00EC694E">
              <w:t>0.725</w:t>
            </w:r>
          </w:p>
        </w:tc>
        <w:tc>
          <w:tcPr>
            <w:tcW w:w="0" w:type="auto"/>
            <w:tcBorders>
              <w:top w:val="nil"/>
              <w:left w:val="nil"/>
              <w:bottom w:val="nil"/>
              <w:right w:val="nil"/>
            </w:tcBorders>
            <w:shd w:val="clear" w:color="auto" w:fill="auto"/>
            <w:noWrap/>
            <w:vAlign w:val="center"/>
            <w:hideMark/>
          </w:tcPr>
          <w:p w14:paraId="22C16162" w14:textId="77777777" w:rsidR="00EC694E" w:rsidRPr="00EC694E" w:rsidRDefault="00EC694E" w:rsidP="009E701A">
            <w:r w:rsidRPr="00EC694E">
              <w:t>0.172</w:t>
            </w:r>
          </w:p>
        </w:tc>
        <w:tc>
          <w:tcPr>
            <w:tcW w:w="0" w:type="auto"/>
            <w:tcBorders>
              <w:top w:val="nil"/>
              <w:left w:val="nil"/>
              <w:bottom w:val="nil"/>
              <w:right w:val="nil"/>
            </w:tcBorders>
            <w:shd w:val="clear" w:color="auto" w:fill="auto"/>
            <w:noWrap/>
            <w:vAlign w:val="center"/>
            <w:hideMark/>
          </w:tcPr>
          <w:p w14:paraId="6FC1A5EB" w14:textId="77777777" w:rsidR="00EC694E" w:rsidRPr="00EC694E" w:rsidRDefault="00EC694E" w:rsidP="009E701A">
            <w:r w:rsidRPr="00EC694E">
              <w:t>3.063</w:t>
            </w:r>
          </w:p>
        </w:tc>
      </w:tr>
      <w:tr w:rsidR="00EC694E" w:rsidRPr="00EC694E" w14:paraId="77D302FC"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746A440C" w14:textId="7777777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2BC16BE2" w14:textId="77777777" w:rsidR="00EC694E" w:rsidRPr="00EC694E" w:rsidRDefault="00EC694E" w:rsidP="009E701A">
            <w:r w:rsidRPr="00EC694E">
              <w:t>0.29</w:t>
            </w:r>
          </w:p>
        </w:tc>
        <w:tc>
          <w:tcPr>
            <w:tcW w:w="0" w:type="auto"/>
            <w:tcBorders>
              <w:top w:val="nil"/>
              <w:left w:val="nil"/>
              <w:bottom w:val="single" w:sz="4" w:space="0" w:color="auto"/>
              <w:right w:val="nil"/>
            </w:tcBorders>
            <w:shd w:val="clear" w:color="auto" w:fill="auto"/>
            <w:noWrap/>
            <w:vAlign w:val="center"/>
            <w:hideMark/>
          </w:tcPr>
          <w:p w14:paraId="365489C1" w14:textId="77777777" w:rsidR="00EC694E" w:rsidRPr="00EC694E" w:rsidRDefault="00EC694E" w:rsidP="009E701A">
            <w:r w:rsidRPr="00EC694E">
              <w:t>0.29</w:t>
            </w:r>
          </w:p>
        </w:tc>
        <w:tc>
          <w:tcPr>
            <w:tcW w:w="0" w:type="auto"/>
            <w:tcBorders>
              <w:top w:val="nil"/>
              <w:left w:val="nil"/>
              <w:bottom w:val="single" w:sz="4" w:space="0" w:color="auto"/>
              <w:right w:val="nil"/>
            </w:tcBorders>
            <w:shd w:val="clear" w:color="auto" w:fill="auto"/>
            <w:noWrap/>
            <w:vAlign w:val="center"/>
            <w:hideMark/>
          </w:tcPr>
          <w:p w14:paraId="643583FB" w14:textId="77777777" w:rsidR="00EC694E" w:rsidRPr="00EC694E" w:rsidRDefault="00EC694E" w:rsidP="009E701A">
            <w:r w:rsidRPr="00EC694E">
              <w:t>0.29</w:t>
            </w:r>
          </w:p>
        </w:tc>
        <w:tc>
          <w:tcPr>
            <w:tcW w:w="0" w:type="auto"/>
            <w:tcBorders>
              <w:top w:val="nil"/>
              <w:left w:val="nil"/>
              <w:bottom w:val="single" w:sz="4" w:space="0" w:color="auto"/>
              <w:right w:val="nil"/>
            </w:tcBorders>
            <w:shd w:val="clear" w:color="auto" w:fill="auto"/>
            <w:noWrap/>
            <w:vAlign w:val="center"/>
            <w:hideMark/>
          </w:tcPr>
          <w:p w14:paraId="74153056" w14:textId="77777777" w:rsidR="00EC694E" w:rsidRPr="00EC694E" w:rsidRDefault="00EC694E" w:rsidP="009E701A">
            <w:r w:rsidRPr="00EC694E">
              <w:t>0.582</w:t>
            </w:r>
          </w:p>
        </w:tc>
        <w:tc>
          <w:tcPr>
            <w:tcW w:w="0" w:type="auto"/>
            <w:tcBorders>
              <w:top w:val="nil"/>
              <w:left w:val="nil"/>
              <w:bottom w:val="single" w:sz="4" w:space="0" w:color="auto"/>
              <w:right w:val="nil"/>
            </w:tcBorders>
            <w:shd w:val="clear" w:color="auto" w:fill="auto"/>
            <w:noWrap/>
            <w:vAlign w:val="center"/>
            <w:hideMark/>
          </w:tcPr>
          <w:p w14:paraId="6BEC529E" w14:textId="77777777" w:rsidR="00EC694E" w:rsidRPr="00EC694E" w:rsidRDefault="00EC694E" w:rsidP="009E701A">
            <w:r w:rsidRPr="00EC694E">
              <w:t>0.257</w:t>
            </w:r>
          </w:p>
        </w:tc>
        <w:tc>
          <w:tcPr>
            <w:tcW w:w="0" w:type="auto"/>
            <w:tcBorders>
              <w:top w:val="nil"/>
              <w:left w:val="nil"/>
              <w:bottom w:val="single" w:sz="4" w:space="0" w:color="auto"/>
              <w:right w:val="nil"/>
            </w:tcBorders>
            <w:shd w:val="clear" w:color="auto" w:fill="auto"/>
            <w:noWrap/>
            <w:vAlign w:val="center"/>
            <w:hideMark/>
          </w:tcPr>
          <w:p w14:paraId="642A6F82" w14:textId="77777777" w:rsidR="00EC694E" w:rsidRPr="00EC694E" w:rsidRDefault="00EC694E" w:rsidP="009E701A">
            <w:r w:rsidRPr="00EC694E">
              <w:t>1.317</w:t>
            </w:r>
          </w:p>
        </w:tc>
        <w:tc>
          <w:tcPr>
            <w:tcW w:w="0" w:type="auto"/>
            <w:tcBorders>
              <w:top w:val="nil"/>
              <w:left w:val="nil"/>
              <w:bottom w:val="single" w:sz="4" w:space="0" w:color="auto"/>
              <w:right w:val="nil"/>
            </w:tcBorders>
            <w:shd w:val="clear" w:color="auto" w:fill="auto"/>
            <w:noWrap/>
            <w:vAlign w:val="center"/>
            <w:hideMark/>
          </w:tcPr>
          <w:p w14:paraId="4B04AEA9" w14:textId="77777777" w:rsidR="00EC694E" w:rsidRPr="00EC694E" w:rsidRDefault="00EC694E" w:rsidP="009E701A">
            <w:r w:rsidRPr="00EC694E">
              <w:t>0.771</w:t>
            </w:r>
          </w:p>
        </w:tc>
        <w:tc>
          <w:tcPr>
            <w:tcW w:w="0" w:type="auto"/>
            <w:tcBorders>
              <w:top w:val="nil"/>
              <w:left w:val="nil"/>
              <w:bottom w:val="single" w:sz="4" w:space="0" w:color="auto"/>
              <w:right w:val="nil"/>
            </w:tcBorders>
            <w:shd w:val="clear" w:color="auto" w:fill="auto"/>
            <w:noWrap/>
            <w:vAlign w:val="center"/>
            <w:hideMark/>
          </w:tcPr>
          <w:p w14:paraId="0DAD5A78" w14:textId="77777777" w:rsidR="00EC694E" w:rsidRPr="00EC694E" w:rsidRDefault="00EC694E" w:rsidP="009E701A">
            <w:r w:rsidRPr="00EC694E">
              <w:t>0.234</w:t>
            </w:r>
          </w:p>
        </w:tc>
        <w:tc>
          <w:tcPr>
            <w:tcW w:w="0" w:type="auto"/>
            <w:tcBorders>
              <w:top w:val="nil"/>
              <w:left w:val="nil"/>
              <w:bottom w:val="single" w:sz="4" w:space="0" w:color="auto"/>
              <w:right w:val="nil"/>
            </w:tcBorders>
            <w:shd w:val="clear" w:color="auto" w:fill="auto"/>
            <w:noWrap/>
            <w:vAlign w:val="center"/>
            <w:hideMark/>
          </w:tcPr>
          <w:p w14:paraId="4E747599" w14:textId="77777777" w:rsidR="00EC694E" w:rsidRPr="00EC694E" w:rsidRDefault="00EC694E" w:rsidP="009E701A">
            <w:r w:rsidRPr="00EC694E">
              <w:t>2.539</w:t>
            </w:r>
          </w:p>
        </w:tc>
        <w:tc>
          <w:tcPr>
            <w:tcW w:w="0" w:type="auto"/>
            <w:tcBorders>
              <w:top w:val="nil"/>
              <w:left w:val="nil"/>
              <w:bottom w:val="single" w:sz="4" w:space="0" w:color="auto"/>
              <w:right w:val="nil"/>
            </w:tcBorders>
            <w:shd w:val="clear" w:color="auto" w:fill="auto"/>
            <w:noWrap/>
            <w:vAlign w:val="center"/>
            <w:hideMark/>
          </w:tcPr>
          <w:p w14:paraId="64D05DC6" w14:textId="1B6AE694"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28AA640D" w14:textId="6F1C71A3"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2BCD0883" w14:textId="31406B0F"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73CC4F7F" w14:textId="77777777" w:rsidR="00EC694E" w:rsidRPr="00EC694E" w:rsidRDefault="00EC694E" w:rsidP="009E701A">
            <w:r w:rsidRPr="00EC694E">
              <w:t>1.3785</w:t>
            </w:r>
          </w:p>
        </w:tc>
        <w:tc>
          <w:tcPr>
            <w:tcW w:w="0" w:type="auto"/>
            <w:tcBorders>
              <w:top w:val="nil"/>
              <w:left w:val="nil"/>
              <w:bottom w:val="single" w:sz="4" w:space="0" w:color="auto"/>
              <w:right w:val="nil"/>
            </w:tcBorders>
            <w:shd w:val="clear" w:color="auto" w:fill="auto"/>
            <w:noWrap/>
            <w:vAlign w:val="center"/>
            <w:hideMark/>
          </w:tcPr>
          <w:p w14:paraId="0012A70A" w14:textId="77777777" w:rsidR="00EC694E" w:rsidRPr="00EC694E" w:rsidRDefault="00EC694E" w:rsidP="009E701A">
            <w:r w:rsidRPr="00EC694E">
              <w:t>0.327</w:t>
            </w:r>
          </w:p>
        </w:tc>
        <w:tc>
          <w:tcPr>
            <w:tcW w:w="0" w:type="auto"/>
            <w:tcBorders>
              <w:top w:val="nil"/>
              <w:left w:val="nil"/>
              <w:bottom w:val="single" w:sz="4" w:space="0" w:color="auto"/>
              <w:right w:val="nil"/>
            </w:tcBorders>
            <w:shd w:val="clear" w:color="auto" w:fill="auto"/>
            <w:noWrap/>
            <w:vAlign w:val="center"/>
            <w:hideMark/>
          </w:tcPr>
          <w:p w14:paraId="669ECD53" w14:textId="77777777" w:rsidR="00EC694E" w:rsidRPr="00EC694E" w:rsidRDefault="00EC694E" w:rsidP="009E701A">
            <w:r w:rsidRPr="00EC694E">
              <w:t>5.8212</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595959"/>
            <w:noWrap/>
            <w:vAlign w:val="center"/>
            <w:hideMark/>
          </w:tcPr>
          <w:p w14:paraId="7537C6D0" w14:textId="77777777" w:rsidR="00EC694E" w:rsidRPr="00EC694E" w:rsidRDefault="00EC694E" w:rsidP="009E701A">
            <w:r w:rsidRPr="00EC694E">
              <w:t>TA</w:t>
            </w:r>
          </w:p>
        </w:tc>
      </w:tr>
      <w:tr w:rsidR="002425F5" w:rsidRPr="00EC694E" w14:paraId="0E53B781" w14:textId="77777777" w:rsidTr="002425F5">
        <w:trPr>
          <w:trHeight w:val="230"/>
        </w:trPr>
        <w:tc>
          <w:tcPr>
            <w:tcW w:w="0" w:type="auto"/>
            <w:tcBorders>
              <w:top w:val="nil"/>
              <w:left w:val="nil"/>
              <w:bottom w:val="nil"/>
              <w:right w:val="nil"/>
            </w:tcBorders>
            <w:shd w:val="clear" w:color="auto" w:fill="auto"/>
            <w:noWrap/>
            <w:vAlign w:val="center"/>
            <w:hideMark/>
          </w:tcPr>
          <w:p w14:paraId="75266D4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E3A9CF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9A3E8A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0200D8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8B2DD5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0E307F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0B6282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72F900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6B51BE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CFD6CE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148966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8BF43F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C9E297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AA903C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102015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4FB4F7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824335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FD16EE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098BB3B" w14:textId="77777777" w:rsidR="00EC694E" w:rsidRPr="00EC694E" w:rsidRDefault="00EC694E" w:rsidP="009E701A"/>
        </w:tc>
      </w:tr>
      <w:tr w:rsidR="00EC694E" w:rsidRPr="00EC694E" w14:paraId="12B7284B" w14:textId="77777777" w:rsidTr="002425F5">
        <w:trPr>
          <w:trHeight w:val="230"/>
        </w:trPr>
        <w:tc>
          <w:tcPr>
            <w:tcW w:w="0" w:type="auto"/>
            <w:vMerge w:val="restart"/>
            <w:tcBorders>
              <w:top w:val="single" w:sz="4" w:space="0" w:color="auto"/>
              <w:left w:val="nil"/>
              <w:bottom w:val="single" w:sz="4" w:space="0" w:color="000000"/>
              <w:right w:val="nil"/>
            </w:tcBorders>
            <w:shd w:val="clear" w:color="auto" w:fill="auto"/>
            <w:vAlign w:val="center"/>
            <w:hideMark/>
          </w:tcPr>
          <w:p w14:paraId="3CB38703" w14:textId="77777777" w:rsidR="00EC694E" w:rsidRPr="00EC694E" w:rsidRDefault="00EC694E" w:rsidP="009E701A">
            <w:r w:rsidRPr="00EC694E">
              <w:t>Graft failure</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F2F2F2"/>
            <w:noWrap/>
            <w:vAlign w:val="center"/>
            <w:hideMark/>
          </w:tcPr>
          <w:p w14:paraId="4E4F4BF1" w14:textId="77777777" w:rsidR="00EC694E" w:rsidRPr="00EC694E" w:rsidRDefault="00EC694E" w:rsidP="009E701A">
            <w:r w:rsidRPr="00EC694E">
              <w:t>BPTB</w:t>
            </w:r>
          </w:p>
        </w:tc>
        <w:tc>
          <w:tcPr>
            <w:tcW w:w="0" w:type="auto"/>
            <w:tcBorders>
              <w:top w:val="single" w:sz="4" w:space="0" w:color="auto"/>
              <w:left w:val="nil"/>
              <w:bottom w:val="nil"/>
              <w:right w:val="nil"/>
            </w:tcBorders>
            <w:shd w:val="clear" w:color="auto" w:fill="auto"/>
            <w:noWrap/>
            <w:vAlign w:val="center"/>
            <w:hideMark/>
          </w:tcPr>
          <w:p w14:paraId="53212BD3" w14:textId="77777777" w:rsidR="00EC694E" w:rsidRPr="00EC694E" w:rsidRDefault="00EC694E" w:rsidP="009E701A">
            <w:r w:rsidRPr="00EC694E">
              <w:t>1.103</w:t>
            </w:r>
          </w:p>
        </w:tc>
        <w:tc>
          <w:tcPr>
            <w:tcW w:w="0" w:type="auto"/>
            <w:tcBorders>
              <w:top w:val="single" w:sz="4" w:space="0" w:color="auto"/>
              <w:left w:val="nil"/>
              <w:bottom w:val="nil"/>
              <w:right w:val="nil"/>
            </w:tcBorders>
            <w:shd w:val="clear" w:color="auto" w:fill="auto"/>
            <w:noWrap/>
            <w:vAlign w:val="center"/>
            <w:hideMark/>
          </w:tcPr>
          <w:p w14:paraId="3A9B1E3C" w14:textId="77777777" w:rsidR="00EC694E" w:rsidRPr="00EC694E" w:rsidRDefault="00EC694E" w:rsidP="009E701A">
            <w:r w:rsidRPr="00EC694E">
              <w:t>0.998</w:t>
            </w:r>
          </w:p>
        </w:tc>
        <w:tc>
          <w:tcPr>
            <w:tcW w:w="0" w:type="auto"/>
            <w:tcBorders>
              <w:top w:val="single" w:sz="4" w:space="0" w:color="auto"/>
              <w:left w:val="nil"/>
              <w:bottom w:val="nil"/>
              <w:right w:val="nil"/>
            </w:tcBorders>
            <w:shd w:val="clear" w:color="auto" w:fill="auto"/>
            <w:noWrap/>
            <w:vAlign w:val="center"/>
            <w:hideMark/>
          </w:tcPr>
          <w:p w14:paraId="6BE3C2CE" w14:textId="77777777" w:rsidR="00EC694E" w:rsidRPr="00EC694E" w:rsidRDefault="00EC694E" w:rsidP="009E701A">
            <w:r w:rsidRPr="00EC694E">
              <w:t>1.22</w:t>
            </w:r>
          </w:p>
        </w:tc>
        <w:tc>
          <w:tcPr>
            <w:tcW w:w="0" w:type="auto"/>
            <w:tcBorders>
              <w:top w:val="single" w:sz="4" w:space="0" w:color="auto"/>
              <w:left w:val="nil"/>
              <w:bottom w:val="nil"/>
              <w:right w:val="nil"/>
            </w:tcBorders>
            <w:shd w:val="clear" w:color="auto" w:fill="auto"/>
            <w:noWrap/>
            <w:vAlign w:val="center"/>
            <w:hideMark/>
          </w:tcPr>
          <w:p w14:paraId="1BB53EF7" w14:textId="77777777" w:rsidR="00EC694E" w:rsidRPr="00EC694E" w:rsidRDefault="00EC694E" w:rsidP="009E701A">
            <w:r w:rsidRPr="00EC694E">
              <w:t>1.291</w:t>
            </w:r>
          </w:p>
        </w:tc>
        <w:tc>
          <w:tcPr>
            <w:tcW w:w="0" w:type="auto"/>
            <w:tcBorders>
              <w:top w:val="single" w:sz="4" w:space="0" w:color="auto"/>
              <w:left w:val="nil"/>
              <w:bottom w:val="nil"/>
              <w:right w:val="nil"/>
            </w:tcBorders>
            <w:shd w:val="clear" w:color="auto" w:fill="auto"/>
            <w:noWrap/>
            <w:vAlign w:val="center"/>
            <w:hideMark/>
          </w:tcPr>
          <w:p w14:paraId="133D5363" w14:textId="77777777" w:rsidR="00EC694E" w:rsidRPr="00EC694E" w:rsidRDefault="00EC694E" w:rsidP="009E701A">
            <w:r w:rsidRPr="00EC694E">
              <w:t>0.796</w:t>
            </w:r>
          </w:p>
        </w:tc>
        <w:tc>
          <w:tcPr>
            <w:tcW w:w="0" w:type="auto"/>
            <w:tcBorders>
              <w:top w:val="single" w:sz="4" w:space="0" w:color="auto"/>
              <w:left w:val="nil"/>
              <w:bottom w:val="nil"/>
              <w:right w:val="nil"/>
            </w:tcBorders>
            <w:shd w:val="clear" w:color="auto" w:fill="auto"/>
            <w:noWrap/>
            <w:vAlign w:val="center"/>
            <w:hideMark/>
          </w:tcPr>
          <w:p w14:paraId="32B4C5A5" w14:textId="77777777" w:rsidR="00EC694E" w:rsidRPr="00EC694E" w:rsidRDefault="00EC694E" w:rsidP="009E701A">
            <w:r w:rsidRPr="00EC694E">
              <w:t>2.092</w:t>
            </w:r>
          </w:p>
        </w:tc>
        <w:tc>
          <w:tcPr>
            <w:tcW w:w="0" w:type="auto"/>
            <w:tcBorders>
              <w:top w:val="single" w:sz="4" w:space="0" w:color="auto"/>
              <w:left w:val="nil"/>
              <w:bottom w:val="nil"/>
              <w:right w:val="nil"/>
            </w:tcBorders>
            <w:shd w:val="clear" w:color="auto" w:fill="auto"/>
            <w:noWrap/>
            <w:vAlign w:val="center"/>
            <w:hideMark/>
          </w:tcPr>
          <w:p w14:paraId="5C0F2C1F" w14:textId="0F57E735"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4D1C91A7" w14:textId="3A4D9E0B"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5C0C9F30" w14:textId="4EB4D1E7"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6B43E760" w14:textId="09E576D1"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27104024" w14:textId="430BF8FB"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35797F11" w14:textId="3D5B92D8"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110C8ECA" w14:textId="7D1D4441"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29CE862B" w14:textId="66D05F02" w:rsidR="00EC694E" w:rsidRPr="00EC694E" w:rsidRDefault="00EC694E" w:rsidP="009E701A"/>
        </w:tc>
        <w:tc>
          <w:tcPr>
            <w:tcW w:w="0" w:type="auto"/>
            <w:tcBorders>
              <w:top w:val="single" w:sz="4" w:space="0" w:color="auto"/>
              <w:left w:val="nil"/>
              <w:bottom w:val="nil"/>
              <w:right w:val="nil"/>
            </w:tcBorders>
            <w:shd w:val="clear" w:color="auto" w:fill="auto"/>
            <w:noWrap/>
            <w:vAlign w:val="center"/>
            <w:hideMark/>
          </w:tcPr>
          <w:p w14:paraId="72FDEE98" w14:textId="62D9B10E" w:rsidR="00EC694E" w:rsidRPr="00EC694E" w:rsidRDefault="00EC694E" w:rsidP="009E701A"/>
        </w:tc>
      </w:tr>
      <w:tr w:rsidR="00EC694E" w:rsidRPr="00EC694E" w14:paraId="642FE056"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17918E7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612BD60" w14:textId="77777777" w:rsidR="00EC694E" w:rsidRPr="00EC694E" w:rsidRDefault="00EC694E" w:rsidP="009E701A">
            <w:r w:rsidRPr="00EC694E">
              <w:t>0.906</w:t>
            </w:r>
          </w:p>
        </w:tc>
        <w:tc>
          <w:tcPr>
            <w:tcW w:w="0" w:type="auto"/>
            <w:tcBorders>
              <w:top w:val="nil"/>
              <w:left w:val="nil"/>
              <w:bottom w:val="nil"/>
              <w:right w:val="nil"/>
            </w:tcBorders>
            <w:shd w:val="clear" w:color="auto" w:fill="auto"/>
            <w:noWrap/>
            <w:vAlign w:val="center"/>
            <w:hideMark/>
          </w:tcPr>
          <w:p w14:paraId="57F7DF6B" w14:textId="77777777" w:rsidR="00EC694E" w:rsidRPr="00EC694E" w:rsidRDefault="00EC694E" w:rsidP="009E701A">
            <w:r w:rsidRPr="00EC694E">
              <w:t>0.82</w:t>
            </w:r>
          </w:p>
        </w:tc>
        <w:tc>
          <w:tcPr>
            <w:tcW w:w="0" w:type="auto"/>
            <w:tcBorders>
              <w:top w:val="nil"/>
              <w:left w:val="nil"/>
              <w:bottom w:val="nil"/>
              <w:right w:val="nil"/>
            </w:tcBorders>
            <w:shd w:val="clear" w:color="auto" w:fill="auto"/>
            <w:noWrap/>
            <w:vAlign w:val="center"/>
            <w:hideMark/>
          </w:tcPr>
          <w:p w14:paraId="5B42FA04" w14:textId="77777777" w:rsidR="00EC694E" w:rsidRPr="00EC694E" w:rsidRDefault="00EC694E" w:rsidP="009E701A">
            <w:r w:rsidRPr="00EC694E">
              <w:t>1.002</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337E45BE" w14:textId="77777777" w:rsidR="00EC694E" w:rsidRPr="00EC694E" w:rsidRDefault="00EC694E" w:rsidP="009E701A">
            <w:r w:rsidRPr="00EC694E">
              <w:t>HT</w:t>
            </w:r>
          </w:p>
        </w:tc>
        <w:tc>
          <w:tcPr>
            <w:tcW w:w="0" w:type="auto"/>
            <w:tcBorders>
              <w:top w:val="nil"/>
              <w:left w:val="nil"/>
              <w:bottom w:val="nil"/>
              <w:right w:val="nil"/>
            </w:tcBorders>
            <w:shd w:val="clear" w:color="auto" w:fill="auto"/>
            <w:noWrap/>
            <w:vAlign w:val="center"/>
            <w:hideMark/>
          </w:tcPr>
          <w:p w14:paraId="0E465F25" w14:textId="77777777" w:rsidR="00EC694E" w:rsidRPr="00EC694E" w:rsidRDefault="00EC694E" w:rsidP="009E701A">
            <w:r w:rsidRPr="00EC694E">
              <w:t>1.17</w:t>
            </w:r>
          </w:p>
        </w:tc>
        <w:tc>
          <w:tcPr>
            <w:tcW w:w="0" w:type="auto"/>
            <w:tcBorders>
              <w:top w:val="nil"/>
              <w:left w:val="nil"/>
              <w:bottom w:val="nil"/>
              <w:right w:val="nil"/>
            </w:tcBorders>
            <w:shd w:val="clear" w:color="auto" w:fill="auto"/>
            <w:noWrap/>
            <w:vAlign w:val="center"/>
            <w:hideMark/>
          </w:tcPr>
          <w:p w14:paraId="3CBCCF1B" w14:textId="77777777" w:rsidR="00EC694E" w:rsidRPr="00EC694E" w:rsidRDefault="00EC694E" w:rsidP="009E701A">
            <w:r w:rsidRPr="00EC694E">
              <w:t>0.73</w:t>
            </w:r>
          </w:p>
        </w:tc>
        <w:tc>
          <w:tcPr>
            <w:tcW w:w="0" w:type="auto"/>
            <w:tcBorders>
              <w:top w:val="nil"/>
              <w:left w:val="nil"/>
              <w:bottom w:val="nil"/>
              <w:right w:val="nil"/>
            </w:tcBorders>
            <w:shd w:val="clear" w:color="auto" w:fill="auto"/>
            <w:noWrap/>
            <w:vAlign w:val="center"/>
            <w:hideMark/>
          </w:tcPr>
          <w:p w14:paraId="32620F48" w14:textId="77777777" w:rsidR="00EC694E" w:rsidRPr="00EC694E" w:rsidRDefault="00EC694E" w:rsidP="009E701A">
            <w:r w:rsidRPr="00EC694E">
              <w:t>1.876</w:t>
            </w:r>
          </w:p>
        </w:tc>
        <w:tc>
          <w:tcPr>
            <w:tcW w:w="0" w:type="auto"/>
            <w:tcBorders>
              <w:top w:val="nil"/>
              <w:left w:val="nil"/>
              <w:bottom w:val="nil"/>
              <w:right w:val="nil"/>
            </w:tcBorders>
            <w:shd w:val="clear" w:color="auto" w:fill="auto"/>
            <w:noWrap/>
            <w:vAlign w:val="center"/>
            <w:hideMark/>
          </w:tcPr>
          <w:p w14:paraId="76F11A2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A84C0E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1E83D7E"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58C0F1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92C038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8903CF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07FB14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DC12A6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684153F" w14:textId="77777777" w:rsidR="00EC694E" w:rsidRPr="00EC694E" w:rsidRDefault="00EC694E" w:rsidP="009E701A"/>
        </w:tc>
      </w:tr>
      <w:tr w:rsidR="00EC694E" w:rsidRPr="00EC694E" w14:paraId="7D6F21CB"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1BBE23E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8741488" w14:textId="77777777" w:rsidR="00EC694E" w:rsidRPr="00EC694E" w:rsidRDefault="00EC694E" w:rsidP="009E701A">
            <w:r w:rsidRPr="00EC694E">
              <w:t>0.775</w:t>
            </w:r>
          </w:p>
        </w:tc>
        <w:tc>
          <w:tcPr>
            <w:tcW w:w="0" w:type="auto"/>
            <w:tcBorders>
              <w:top w:val="nil"/>
              <w:left w:val="nil"/>
              <w:bottom w:val="nil"/>
              <w:right w:val="nil"/>
            </w:tcBorders>
            <w:shd w:val="clear" w:color="auto" w:fill="auto"/>
            <w:noWrap/>
            <w:vAlign w:val="center"/>
            <w:hideMark/>
          </w:tcPr>
          <w:p w14:paraId="4844876A" w14:textId="77777777" w:rsidR="00EC694E" w:rsidRPr="00EC694E" w:rsidRDefault="00EC694E" w:rsidP="009E701A">
            <w:r w:rsidRPr="00EC694E">
              <w:t>0.478</w:t>
            </w:r>
          </w:p>
        </w:tc>
        <w:tc>
          <w:tcPr>
            <w:tcW w:w="0" w:type="auto"/>
            <w:tcBorders>
              <w:top w:val="nil"/>
              <w:left w:val="nil"/>
              <w:bottom w:val="nil"/>
              <w:right w:val="nil"/>
            </w:tcBorders>
            <w:shd w:val="clear" w:color="auto" w:fill="auto"/>
            <w:noWrap/>
            <w:vAlign w:val="center"/>
            <w:hideMark/>
          </w:tcPr>
          <w:p w14:paraId="080BB777" w14:textId="77777777" w:rsidR="00EC694E" w:rsidRPr="00EC694E" w:rsidRDefault="00EC694E" w:rsidP="009E701A">
            <w:r w:rsidRPr="00EC694E">
              <w:t>1.256</w:t>
            </w:r>
          </w:p>
        </w:tc>
        <w:tc>
          <w:tcPr>
            <w:tcW w:w="0" w:type="auto"/>
            <w:tcBorders>
              <w:top w:val="nil"/>
              <w:left w:val="nil"/>
              <w:bottom w:val="nil"/>
              <w:right w:val="nil"/>
            </w:tcBorders>
            <w:shd w:val="clear" w:color="auto" w:fill="auto"/>
            <w:noWrap/>
            <w:vAlign w:val="center"/>
            <w:hideMark/>
          </w:tcPr>
          <w:p w14:paraId="448A0E6C" w14:textId="77777777" w:rsidR="00EC694E" w:rsidRPr="00EC694E" w:rsidRDefault="00EC694E" w:rsidP="009E701A">
            <w:r w:rsidRPr="00EC694E">
              <w:t>0.855</w:t>
            </w:r>
          </w:p>
        </w:tc>
        <w:tc>
          <w:tcPr>
            <w:tcW w:w="0" w:type="auto"/>
            <w:tcBorders>
              <w:top w:val="nil"/>
              <w:left w:val="nil"/>
              <w:bottom w:val="nil"/>
              <w:right w:val="nil"/>
            </w:tcBorders>
            <w:shd w:val="clear" w:color="auto" w:fill="auto"/>
            <w:noWrap/>
            <w:vAlign w:val="center"/>
            <w:hideMark/>
          </w:tcPr>
          <w:p w14:paraId="7F5815EE" w14:textId="77777777" w:rsidR="00EC694E" w:rsidRPr="00EC694E" w:rsidRDefault="00EC694E" w:rsidP="009E701A">
            <w:r w:rsidRPr="00EC694E">
              <w:t>0.533</w:t>
            </w:r>
          </w:p>
        </w:tc>
        <w:tc>
          <w:tcPr>
            <w:tcW w:w="0" w:type="auto"/>
            <w:tcBorders>
              <w:top w:val="nil"/>
              <w:left w:val="nil"/>
              <w:bottom w:val="nil"/>
              <w:right w:val="nil"/>
            </w:tcBorders>
            <w:shd w:val="clear" w:color="auto" w:fill="auto"/>
            <w:noWrap/>
            <w:vAlign w:val="center"/>
            <w:hideMark/>
          </w:tcPr>
          <w:p w14:paraId="714E3D59" w14:textId="77777777" w:rsidR="00EC694E" w:rsidRPr="00EC694E" w:rsidRDefault="00EC694E" w:rsidP="009E701A">
            <w:r w:rsidRPr="00EC694E">
              <w:t>1.371</w:t>
            </w:r>
          </w:p>
        </w:tc>
        <w:tc>
          <w:tcPr>
            <w:tcW w:w="0" w:type="auto"/>
            <w:gridSpan w:val="3"/>
            <w:tcBorders>
              <w:top w:val="single" w:sz="4" w:space="0" w:color="auto"/>
              <w:left w:val="single" w:sz="4" w:space="0" w:color="auto"/>
              <w:bottom w:val="single" w:sz="4" w:space="0" w:color="auto"/>
              <w:right w:val="single" w:sz="4" w:space="0" w:color="000000"/>
            </w:tcBorders>
            <w:shd w:val="clear" w:color="000000" w:fill="BFBFBF"/>
            <w:noWrap/>
            <w:vAlign w:val="center"/>
            <w:hideMark/>
          </w:tcPr>
          <w:p w14:paraId="61948321" w14:textId="77777777" w:rsidR="00EC694E" w:rsidRPr="00EC694E" w:rsidRDefault="00EC694E" w:rsidP="009E701A">
            <w:r w:rsidRPr="00EC694E">
              <w:t>QT</w:t>
            </w:r>
          </w:p>
        </w:tc>
        <w:tc>
          <w:tcPr>
            <w:tcW w:w="0" w:type="auto"/>
            <w:tcBorders>
              <w:top w:val="nil"/>
              <w:left w:val="nil"/>
              <w:bottom w:val="nil"/>
              <w:right w:val="nil"/>
            </w:tcBorders>
            <w:shd w:val="clear" w:color="auto" w:fill="auto"/>
            <w:noWrap/>
            <w:vAlign w:val="center"/>
            <w:hideMark/>
          </w:tcPr>
          <w:p w14:paraId="1977765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7028F1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83734E6"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8F53E7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36A05B7"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56A16F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1FF171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22654C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3902F2F" w14:textId="77777777" w:rsidR="00EC694E" w:rsidRPr="00EC694E" w:rsidRDefault="00EC694E" w:rsidP="009E701A"/>
        </w:tc>
      </w:tr>
      <w:tr w:rsidR="00EC694E" w:rsidRPr="00EC694E" w14:paraId="58286806"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2B70758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459EE4D"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917B82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E012C4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E0D684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366519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75614D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C6A019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49CB484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6A0D0DE"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A6A6A6"/>
            <w:noWrap/>
            <w:vAlign w:val="center"/>
            <w:hideMark/>
          </w:tcPr>
          <w:p w14:paraId="32799EE7" w14:textId="77777777" w:rsidR="00EC694E" w:rsidRPr="00EC694E" w:rsidRDefault="00EC694E" w:rsidP="009E701A">
            <w:r w:rsidRPr="00EC694E">
              <w:t>PLT</w:t>
            </w:r>
          </w:p>
        </w:tc>
        <w:tc>
          <w:tcPr>
            <w:tcW w:w="0" w:type="auto"/>
            <w:tcBorders>
              <w:top w:val="nil"/>
              <w:left w:val="nil"/>
              <w:bottom w:val="nil"/>
              <w:right w:val="nil"/>
            </w:tcBorders>
            <w:shd w:val="clear" w:color="auto" w:fill="auto"/>
            <w:noWrap/>
            <w:vAlign w:val="center"/>
            <w:hideMark/>
          </w:tcPr>
          <w:p w14:paraId="7ED1DDF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43DCCC2"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1E521F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E53F0D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54C581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CDBD287" w14:textId="77777777" w:rsidR="00EC694E" w:rsidRPr="00EC694E" w:rsidRDefault="00EC694E" w:rsidP="009E701A"/>
        </w:tc>
      </w:tr>
      <w:tr w:rsidR="009E701A" w:rsidRPr="00EC694E" w14:paraId="6A6C6163"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212B85FF"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DC05CF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7BBDEC0"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D5D5638"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00C1A6E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202C5F1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1496653"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7E7697C"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3C6AEC9"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582C2EB5"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208BFDB"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14B4EFD4"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7C61657D" w14:textId="77777777"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808080"/>
            <w:noWrap/>
            <w:vAlign w:val="center"/>
            <w:hideMark/>
          </w:tcPr>
          <w:p w14:paraId="3F7F6592" w14:textId="77777777" w:rsidR="00EC694E" w:rsidRPr="00EC694E" w:rsidRDefault="00EC694E" w:rsidP="009E701A">
            <w:r w:rsidRPr="00EC694E">
              <w:t>AT</w:t>
            </w:r>
          </w:p>
        </w:tc>
        <w:tc>
          <w:tcPr>
            <w:tcW w:w="0" w:type="auto"/>
            <w:tcBorders>
              <w:top w:val="nil"/>
              <w:left w:val="nil"/>
              <w:bottom w:val="nil"/>
              <w:right w:val="nil"/>
            </w:tcBorders>
            <w:shd w:val="clear" w:color="auto" w:fill="auto"/>
            <w:noWrap/>
            <w:vAlign w:val="center"/>
            <w:hideMark/>
          </w:tcPr>
          <w:p w14:paraId="156860F1"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605BBB4A" w14:textId="77777777" w:rsidR="00EC694E" w:rsidRPr="00EC694E" w:rsidRDefault="00EC694E" w:rsidP="009E701A"/>
        </w:tc>
        <w:tc>
          <w:tcPr>
            <w:tcW w:w="0" w:type="auto"/>
            <w:tcBorders>
              <w:top w:val="nil"/>
              <w:left w:val="nil"/>
              <w:bottom w:val="nil"/>
              <w:right w:val="nil"/>
            </w:tcBorders>
            <w:shd w:val="clear" w:color="auto" w:fill="auto"/>
            <w:noWrap/>
            <w:vAlign w:val="center"/>
            <w:hideMark/>
          </w:tcPr>
          <w:p w14:paraId="3A2CF97F" w14:textId="77777777" w:rsidR="00EC694E" w:rsidRPr="00EC694E" w:rsidRDefault="00EC694E" w:rsidP="009E701A"/>
        </w:tc>
      </w:tr>
      <w:tr w:rsidR="00EC694E" w:rsidRPr="00EC694E" w14:paraId="36A35C4D" w14:textId="77777777" w:rsidTr="002425F5">
        <w:trPr>
          <w:trHeight w:val="230"/>
        </w:trPr>
        <w:tc>
          <w:tcPr>
            <w:tcW w:w="0" w:type="auto"/>
            <w:vMerge/>
            <w:tcBorders>
              <w:top w:val="single" w:sz="4" w:space="0" w:color="auto"/>
              <w:left w:val="nil"/>
              <w:bottom w:val="single" w:sz="4" w:space="0" w:color="000000"/>
              <w:right w:val="nil"/>
            </w:tcBorders>
            <w:vAlign w:val="center"/>
            <w:hideMark/>
          </w:tcPr>
          <w:p w14:paraId="5AE11484" w14:textId="7777777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07DCE7F8" w14:textId="546A646A"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40BBCAAB" w14:textId="109B19CB"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7F5AD716" w14:textId="293927B6"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5AFA6672" w14:textId="10B535FB"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5338FC34" w14:textId="12E48EE4"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4C303A18" w14:textId="654A76D9"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71319770" w14:textId="74BE619C"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168B9309" w14:textId="46B38466"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039470C1" w14:textId="6FEB1817"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70B63D3B" w14:textId="29081ECC"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1A57E537" w14:textId="37923613"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39012E4C" w14:textId="7F31590E"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7D59DFBD" w14:textId="23326C58"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7BE95675" w14:textId="607321FE" w:rsidR="00EC694E" w:rsidRPr="00EC694E" w:rsidRDefault="00EC694E" w:rsidP="009E701A"/>
        </w:tc>
        <w:tc>
          <w:tcPr>
            <w:tcW w:w="0" w:type="auto"/>
            <w:tcBorders>
              <w:top w:val="nil"/>
              <w:left w:val="nil"/>
              <w:bottom w:val="single" w:sz="4" w:space="0" w:color="auto"/>
              <w:right w:val="nil"/>
            </w:tcBorders>
            <w:shd w:val="clear" w:color="auto" w:fill="auto"/>
            <w:noWrap/>
            <w:vAlign w:val="center"/>
            <w:hideMark/>
          </w:tcPr>
          <w:p w14:paraId="41A6CFFF" w14:textId="3BEBE5B0" w:rsidR="00EC694E" w:rsidRPr="00EC694E" w:rsidRDefault="00EC694E" w:rsidP="009E701A"/>
        </w:tc>
        <w:tc>
          <w:tcPr>
            <w:tcW w:w="0" w:type="auto"/>
            <w:gridSpan w:val="3"/>
            <w:tcBorders>
              <w:top w:val="single" w:sz="4" w:space="0" w:color="auto"/>
              <w:left w:val="single" w:sz="4" w:space="0" w:color="auto"/>
              <w:bottom w:val="single" w:sz="4" w:space="0" w:color="auto"/>
              <w:right w:val="single" w:sz="4" w:space="0" w:color="000000"/>
            </w:tcBorders>
            <w:shd w:val="clear" w:color="000000" w:fill="595959"/>
            <w:noWrap/>
            <w:vAlign w:val="center"/>
            <w:hideMark/>
          </w:tcPr>
          <w:p w14:paraId="37864F77" w14:textId="77777777" w:rsidR="00EC694E" w:rsidRPr="00EC694E" w:rsidRDefault="00EC694E" w:rsidP="009E701A">
            <w:r w:rsidRPr="00EC694E">
              <w:t>TA</w:t>
            </w:r>
          </w:p>
        </w:tc>
      </w:tr>
    </w:tbl>
    <w:p w14:paraId="46776256" w14:textId="77777777" w:rsidR="00EC694E" w:rsidRDefault="00EC694E" w:rsidP="009E701A">
      <w:pPr>
        <w:rPr>
          <w:lang w:val="pl-PL"/>
        </w:rPr>
      </w:pPr>
    </w:p>
    <w:p w14:paraId="50E5CA79" w14:textId="1A956418" w:rsidR="002425F5" w:rsidRDefault="002425F5" w:rsidP="009E701A">
      <w:pPr>
        <w:rPr>
          <w:lang w:val="pl-PL"/>
        </w:rPr>
      </w:pPr>
      <w:r>
        <w:rPr>
          <w:lang w:val="pl-PL"/>
        </w:rPr>
        <w:br w:type="page"/>
      </w:r>
    </w:p>
    <w:p w14:paraId="702DA1EA" w14:textId="2F190068" w:rsidR="002425F5" w:rsidRDefault="002425F5" w:rsidP="009E701A">
      <w:pPr>
        <w:rPr>
          <w:lang w:val="pl-PL"/>
        </w:rPr>
      </w:pPr>
      <w:r>
        <w:rPr>
          <w:lang w:val="pl-PL"/>
        </w:rPr>
        <w:lastRenderedPageBreak/>
        <w:t xml:space="preserve">Fig 1 </w:t>
      </w:r>
    </w:p>
    <w:p w14:paraId="6D3156F7" w14:textId="77777777" w:rsidR="002425F5" w:rsidRDefault="002425F5" w:rsidP="009E701A">
      <w:pPr>
        <w:rPr>
          <w:lang w:val="pl-PL"/>
        </w:rPr>
      </w:pPr>
      <w:r>
        <w:rPr>
          <w:lang w:val="pl-PL"/>
        </w:rPr>
        <w:br w:type="page"/>
      </w:r>
    </w:p>
    <w:p w14:paraId="5D520865" w14:textId="445C6E89" w:rsidR="002425F5" w:rsidRPr="00146460" w:rsidRDefault="002425F5" w:rsidP="009E701A">
      <w:r w:rsidRPr="00146460">
        <w:rPr>
          <w:b/>
          <w:bCs/>
        </w:rPr>
        <w:lastRenderedPageBreak/>
        <w:t xml:space="preserve">Fig 2 </w:t>
      </w:r>
      <w:r w:rsidRPr="00146460">
        <w:t>PRISMA Flowchart depicting the study selection process</w:t>
      </w:r>
    </w:p>
    <w:p w14:paraId="6473245D" w14:textId="2A520D8E" w:rsidR="002425F5" w:rsidRPr="002425F5" w:rsidRDefault="002425F5" w:rsidP="009E701A">
      <w:pPr>
        <w:rPr>
          <w:lang w:val="pl-PL"/>
        </w:rPr>
      </w:pPr>
      <w:r>
        <w:rPr>
          <w:noProof/>
          <w:lang w:val="pl-PL"/>
        </w:rPr>
        <w:drawing>
          <wp:inline distT="0" distB="0" distL="0" distR="0" wp14:anchorId="28DED961" wp14:editId="4CD72B7B">
            <wp:extent cx="4477033" cy="6345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9">
                      <a:extLst>
                        <a:ext uri="{28A0092B-C50C-407E-A947-70E740481C1C}">
                          <a14:useLocalDpi xmlns:a14="http://schemas.microsoft.com/office/drawing/2010/main" val="0"/>
                        </a:ext>
                      </a:extLst>
                    </a:blip>
                    <a:stretch>
                      <a:fillRect/>
                    </a:stretch>
                  </pic:blipFill>
                  <pic:spPr>
                    <a:xfrm>
                      <a:off x="0" y="0"/>
                      <a:ext cx="4483659" cy="6354773"/>
                    </a:xfrm>
                    <a:prstGeom prst="rect">
                      <a:avLst/>
                    </a:prstGeom>
                  </pic:spPr>
                </pic:pic>
              </a:graphicData>
            </a:graphic>
          </wp:inline>
        </w:drawing>
      </w:r>
    </w:p>
    <w:sectPr w:rsidR="002425F5" w:rsidRPr="002425F5" w:rsidSect="00CF6783">
      <w:pgSz w:w="16838" w:h="23811" w:code="8"/>
      <w:pgMar w:top="1440" w:right="1440" w:bottom="540" w:left="1440" w:header="0" w:footer="0" w:gutter="0"/>
      <w:lnNumType w:countBy="1" w:restart="continuous"/>
      <w:pgNumType w:start="1"/>
      <w:cols w:space="720"/>
      <w:docGrid w:linePitch="360"/>
      <w:sectPrChange w:id="8571" w:author="Danny" w:date="2026-10-02T14:18:00Z">
        <w:sectPr w:rsidR="002425F5" w:rsidRPr="002425F5" w:rsidSect="00CF6783">
          <w:pgMar w:top="1440" w:right="1440" w:bottom="1440" w:left="1440" w:header="720" w:footer="720" w:gutter="0"/>
          <w:lnNumType w:countBy="0" w:restart="newPage"/>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3" w:author="Danny" w:date="2026-09-30T13:49:00Z" w:initials="D">
    <w:p w14:paraId="36EF86B5" w14:textId="1E0FA9C5" w:rsidR="0061149E" w:rsidRDefault="0061149E">
      <w:pPr>
        <w:pStyle w:val="CommentText"/>
        <w:spacing w:before="120" w:after="120"/>
      </w:pPr>
      <w:r>
        <w:rPr>
          <w:rStyle w:val="CommentReference"/>
        </w:rPr>
        <w:annotationRef/>
      </w:r>
    </w:p>
  </w:comment>
  <w:comment w:id="224" w:author="Danny" w:date="2026-09-30T13:49:00Z" w:initials="D">
    <w:p w14:paraId="79FACDE0" w14:textId="25B90A34" w:rsidR="0061149E" w:rsidRDefault="0061149E">
      <w:pPr>
        <w:pStyle w:val="CommentText"/>
        <w:spacing w:before="120" w:after="120"/>
      </w:pPr>
      <w:r>
        <w:rPr>
          <w:rStyle w:val="CommentReference"/>
        </w:rPr>
        <w:annotationRef/>
      </w:r>
    </w:p>
  </w:comment>
  <w:comment w:id="213" w:author="Danny" w:date="2026-09-30T13:49:00Z" w:initials="D">
    <w:p w14:paraId="6921E564" w14:textId="77777777" w:rsidR="0061149E" w:rsidRDefault="0061149E">
      <w:pPr>
        <w:pStyle w:val="CommentText"/>
        <w:spacing w:before="120" w:after="120"/>
        <w:rPr>
          <w:noProof/>
        </w:rPr>
      </w:pPr>
      <w:r>
        <w:rPr>
          <w:rStyle w:val="CommentReference"/>
        </w:rPr>
        <w:annotationRef/>
      </w:r>
      <w:r w:rsidR="001078BD">
        <w:rPr>
          <w:noProof/>
        </w:rPr>
        <w:t xml:space="preserve">Can add up to 6 co-authors for 2nd and/or 3rd independent reviewer and manuscript editing/proof-reading. </w:t>
      </w:r>
    </w:p>
    <w:p w14:paraId="65F1BE47" w14:textId="77777777" w:rsidR="0061149E" w:rsidRDefault="0061149E">
      <w:pPr>
        <w:pStyle w:val="CommentText"/>
        <w:spacing w:before="120" w:after="120"/>
        <w:rPr>
          <w:noProof/>
        </w:rPr>
      </w:pPr>
    </w:p>
    <w:p w14:paraId="01752EE1" w14:textId="16FB4323" w:rsidR="0061149E" w:rsidRDefault="001078BD">
      <w:pPr>
        <w:pStyle w:val="CommentText"/>
        <w:spacing w:before="120" w:after="120"/>
      </w:pPr>
      <w:r>
        <w:rPr>
          <w:noProof/>
        </w:rPr>
        <w:t>Also some under acknowledgments.</w:t>
      </w:r>
    </w:p>
  </w:comment>
  <w:comment w:id="281" w:author="dongwkim" w:date="2026-07-31T13:42:00Z" w:initials="dongwkim">
    <w:p w14:paraId="7AA03350" w14:textId="77777777" w:rsidR="006A04A5" w:rsidRDefault="006A04A5" w:rsidP="006A04A5">
      <w:pPr>
        <w:pStyle w:val="CommentText"/>
        <w:spacing w:before="120" w:after="120"/>
      </w:pPr>
      <w:r>
        <w:rPr>
          <w:rStyle w:val="CommentReference"/>
        </w:rPr>
        <w:annotationRef/>
      </w:r>
      <w:r>
        <w:t>BPTB</w:t>
      </w:r>
    </w:p>
    <w:p w14:paraId="6EDD7F3E" w14:textId="77777777" w:rsidR="006A04A5" w:rsidRDefault="006A04A5" w:rsidP="006A04A5">
      <w:pPr>
        <w:pStyle w:val="CommentText"/>
        <w:spacing w:before="120" w:after="120"/>
      </w:pPr>
      <w:r>
        <w:t>HT (choose most common abbreviations)</w:t>
      </w:r>
    </w:p>
    <w:p w14:paraId="42675F0A" w14:textId="77777777" w:rsidR="006A04A5" w:rsidRDefault="006A04A5" w:rsidP="006A04A5">
      <w:pPr>
        <w:pStyle w:val="CommentText"/>
        <w:numPr>
          <w:ilvl w:val="0"/>
          <w:numId w:val="6"/>
        </w:numPr>
        <w:spacing w:before="120" w:after="120" w:line="276" w:lineRule="auto"/>
      </w:pPr>
      <w:r>
        <w:t xml:space="preserve"> SB</w:t>
      </w:r>
    </w:p>
    <w:p w14:paraId="12B5E3AB" w14:textId="77777777" w:rsidR="006A04A5" w:rsidRDefault="006A04A5" w:rsidP="006A04A5">
      <w:pPr>
        <w:pStyle w:val="CommentText"/>
        <w:numPr>
          <w:ilvl w:val="0"/>
          <w:numId w:val="6"/>
        </w:numPr>
        <w:spacing w:before="120" w:after="120" w:line="276" w:lineRule="auto"/>
      </w:pPr>
      <w:r>
        <w:t xml:space="preserve"> DB</w:t>
      </w:r>
    </w:p>
    <w:p w14:paraId="66EBD336" w14:textId="77777777" w:rsidR="006A04A5" w:rsidRDefault="006A04A5" w:rsidP="006A04A5">
      <w:pPr>
        <w:pStyle w:val="CommentText"/>
        <w:numPr>
          <w:ilvl w:val="0"/>
          <w:numId w:val="6"/>
        </w:numPr>
        <w:spacing w:before="120" w:after="120" w:line="276" w:lineRule="auto"/>
      </w:pPr>
      <w:r>
        <w:t xml:space="preserve"> 4ST (semitendinosus only)</w:t>
      </w:r>
    </w:p>
    <w:p w14:paraId="0012B263" w14:textId="77777777" w:rsidR="006A04A5" w:rsidRDefault="006A04A5" w:rsidP="006A04A5">
      <w:pPr>
        <w:pStyle w:val="CommentText"/>
        <w:numPr>
          <w:ilvl w:val="0"/>
          <w:numId w:val="6"/>
        </w:numPr>
        <w:spacing w:before="120" w:after="120" w:line="276" w:lineRule="auto"/>
      </w:pPr>
      <w:r>
        <w:t xml:space="preserve"> 4STG (semitendinosus with gracilis)</w:t>
      </w:r>
    </w:p>
    <w:p w14:paraId="6852256D" w14:textId="77777777" w:rsidR="006A04A5" w:rsidRDefault="006A04A5" w:rsidP="006A04A5">
      <w:pPr>
        <w:pStyle w:val="CommentText"/>
        <w:numPr>
          <w:ilvl w:val="0"/>
          <w:numId w:val="6"/>
        </w:numPr>
        <w:spacing w:before="120" w:after="120" w:line="276" w:lineRule="auto"/>
      </w:pPr>
      <w:r>
        <w:t xml:space="preserve"> 6STG</w:t>
      </w:r>
    </w:p>
    <w:p w14:paraId="3272BFE9" w14:textId="77777777" w:rsidR="006A04A5" w:rsidRDefault="006A04A5" w:rsidP="006A04A5">
      <w:pPr>
        <w:pStyle w:val="CommentText"/>
        <w:spacing w:before="120" w:after="120"/>
      </w:pPr>
      <w:r>
        <w:t xml:space="preserve">QT </w:t>
      </w:r>
    </w:p>
    <w:p w14:paraId="773911AD" w14:textId="77777777" w:rsidR="006A04A5" w:rsidRDefault="006A04A5" w:rsidP="006A04A5">
      <w:pPr>
        <w:pStyle w:val="CommentText"/>
        <w:numPr>
          <w:ilvl w:val="0"/>
          <w:numId w:val="6"/>
        </w:numPr>
        <w:spacing w:before="120" w:after="120" w:line="276" w:lineRule="auto"/>
      </w:pPr>
      <w:r>
        <w:t xml:space="preserve"> B-QT</w:t>
      </w:r>
    </w:p>
    <w:p w14:paraId="6368175A" w14:textId="77777777" w:rsidR="006A04A5" w:rsidRDefault="006A04A5" w:rsidP="006A04A5">
      <w:pPr>
        <w:pStyle w:val="CommentText"/>
        <w:numPr>
          <w:ilvl w:val="0"/>
          <w:numId w:val="6"/>
        </w:numPr>
        <w:spacing w:before="120" w:after="120" w:line="276" w:lineRule="auto"/>
      </w:pPr>
      <w:r>
        <w:t xml:space="preserve"> S-QT</w:t>
      </w:r>
    </w:p>
    <w:p w14:paraId="2B54BB20" w14:textId="77777777" w:rsidR="006A04A5" w:rsidRDefault="006A04A5" w:rsidP="006A04A5">
      <w:pPr>
        <w:pStyle w:val="CommentText"/>
        <w:spacing w:before="120" w:after="120"/>
      </w:pPr>
      <w:r>
        <w:t>PLT</w:t>
      </w:r>
    </w:p>
    <w:p w14:paraId="6C9B95E3" w14:textId="77777777" w:rsidR="006A04A5" w:rsidRDefault="006A04A5" w:rsidP="006A04A5">
      <w:pPr>
        <w:pStyle w:val="CommentText"/>
        <w:numPr>
          <w:ilvl w:val="0"/>
          <w:numId w:val="6"/>
        </w:numPr>
        <w:spacing w:before="120" w:after="120" w:line="276" w:lineRule="auto"/>
      </w:pPr>
      <w:r>
        <w:t xml:space="preserve"> PLT </w:t>
      </w:r>
    </w:p>
    <w:p w14:paraId="27D20872" w14:textId="77777777" w:rsidR="006A04A5" w:rsidRDefault="006A04A5" w:rsidP="006A04A5">
      <w:pPr>
        <w:pStyle w:val="CommentText"/>
        <w:numPr>
          <w:ilvl w:val="0"/>
          <w:numId w:val="6"/>
        </w:numPr>
        <w:spacing w:before="120" w:after="120" w:line="276" w:lineRule="auto"/>
      </w:pPr>
      <w:r>
        <w:t xml:space="preserve"> PLT+PBT</w:t>
      </w:r>
    </w:p>
    <w:p w14:paraId="3F9AD54E" w14:textId="77777777" w:rsidR="006A04A5" w:rsidRDefault="006A04A5" w:rsidP="006A04A5">
      <w:pPr>
        <w:pStyle w:val="CommentText"/>
        <w:spacing w:before="120" w:after="120"/>
      </w:pPr>
    </w:p>
  </w:comment>
  <w:comment w:id="309" w:author="Danny" w:date="2026-10-03T06:55:00Z" w:initials="D">
    <w:p w14:paraId="014DC160" w14:textId="12422207" w:rsidR="00B3244B" w:rsidRDefault="00B3244B">
      <w:pPr>
        <w:pStyle w:val="CommentText"/>
        <w:spacing w:before="120" w:after="120"/>
      </w:pPr>
      <w:r>
        <w:rPr>
          <w:rStyle w:val="CommentReference"/>
        </w:rPr>
        <w:annotationRef/>
      </w:r>
      <w:r>
        <w:t>Add co-authors and 2</w:t>
      </w:r>
      <w:r w:rsidRPr="00B3244B">
        <w:rPr>
          <w:vertAlign w:val="superscript"/>
        </w:rPr>
        <w:t>nd</w:t>
      </w:r>
      <w:r>
        <w:t xml:space="preserve"> reviewer.</w:t>
      </w:r>
    </w:p>
  </w:comment>
  <w:comment w:id="311" w:author="Danny" w:date="2026-09-29T12:14:00Z" w:initials="D">
    <w:p w14:paraId="3D34E700" w14:textId="2A4273C0" w:rsidR="003D4928" w:rsidRDefault="003D4928">
      <w:pPr>
        <w:pStyle w:val="CommentText"/>
        <w:spacing w:before="120" w:after="120"/>
      </w:pPr>
      <w:r>
        <w:rPr>
          <w:rStyle w:val="CommentReference"/>
        </w:rPr>
        <w:annotationRef/>
      </w:r>
      <w:r>
        <w:t>Revise data collection for this especially. But go through it two or even three more times and make the analysis scripts able to adjust for new data (for future updates as well). Make the analysis scripts as universally usable for future projects.</w:t>
      </w:r>
    </w:p>
  </w:comment>
  <w:comment w:id="312" w:author="Danny" w:date="2026-09-29T11:06:00Z" w:initials="D">
    <w:p w14:paraId="55BBD8C5" w14:textId="5542C49A" w:rsidR="008453B7" w:rsidRDefault="008453B7">
      <w:pPr>
        <w:pStyle w:val="CommentText"/>
        <w:spacing w:before="120" w:after="120"/>
      </w:pPr>
      <w:r>
        <w:rPr>
          <w:rStyle w:val="CommentReference"/>
        </w:rPr>
        <w:annotationRef/>
      </w:r>
      <w:r>
        <w:t>Do as written originally on protocol. And definitely run sensitivity analysis to see if this is better than just using graft re-rupture, as was done in quadriceps paper.</w:t>
      </w:r>
    </w:p>
    <w:p w14:paraId="4418B29B" w14:textId="77777777" w:rsidR="008453B7" w:rsidRDefault="008453B7">
      <w:pPr>
        <w:pStyle w:val="CommentText"/>
        <w:spacing w:before="120" w:after="120"/>
      </w:pPr>
    </w:p>
    <w:p w14:paraId="535B04D2" w14:textId="519E0C85" w:rsidR="008453B7" w:rsidRDefault="008453B7">
      <w:pPr>
        <w:pStyle w:val="CommentText"/>
        <w:spacing w:before="120" w:after="120"/>
      </w:pPr>
      <w:r>
        <w:t>Decide whether to take the greatest number of events between the three outcomes, or the average.</w:t>
      </w:r>
    </w:p>
    <w:p w14:paraId="2FE9E733" w14:textId="77777777" w:rsidR="008453B7" w:rsidRDefault="008453B7">
      <w:pPr>
        <w:pStyle w:val="CommentText"/>
        <w:spacing w:before="120" w:after="120"/>
      </w:pPr>
    </w:p>
    <w:p w14:paraId="0A050C3C" w14:textId="067DC040" w:rsidR="008453B7" w:rsidRDefault="008453B7">
      <w:pPr>
        <w:pStyle w:val="CommentText"/>
        <w:spacing w:before="120" w:after="120"/>
      </w:pPr>
    </w:p>
  </w:comment>
  <w:comment w:id="314" w:author="Danny" w:date="2026-10-02T14:54:00Z" w:initials="D">
    <w:p w14:paraId="15B75881" w14:textId="77777777" w:rsidR="002A4041" w:rsidRDefault="002A4041" w:rsidP="002A4041">
      <w:r>
        <w:rPr>
          <w:rStyle w:val="CommentReference"/>
        </w:rPr>
        <w:annotationRef/>
      </w:r>
      <w:r>
        <w:rPr>
          <w:rFonts w:ascii="Segoe UI Symbol" w:hAnsi="Segoe UI Symbol" w:cs="Segoe UI Symbol"/>
        </w:rPr>
        <w:t xml:space="preserve">☐ </w:t>
      </w:r>
      <w:r>
        <w:t>Describe the processes used to decide which studies were eligible for each synthesis (e.g. tabulating the study intervention characteristics and comparing against the planned groups for each synthesis.</w:t>
      </w:r>
    </w:p>
    <w:p w14:paraId="35CAFA0C" w14:textId="77777777" w:rsidR="002A4041" w:rsidRDefault="002A4041" w:rsidP="002A4041">
      <w:r>
        <w:rPr>
          <w:rFonts w:ascii="Segoe UI Symbol" w:hAnsi="Segoe UI Symbol" w:cs="Segoe UI Symbol"/>
        </w:rPr>
        <w:t>☑</w:t>
      </w:r>
      <w:r>
        <w:t xml:space="preserve"> Describe any methods required to prepare the data for presentation or synthesis, such as handling of missing summary statistics, or data conversions.</w:t>
      </w:r>
    </w:p>
    <w:p w14:paraId="46E76624" w14:textId="77777777" w:rsidR="002A4041" w:rsidRDefault="002A4041" w:rsidP="002A4041">
      <w:r>
        <w:rPr>
          <w:rFonts w:ascii="Segoe UI Symbol" w:hAnsi="Segoe UI Symbol" w:cs="Segoe UI Symbol"/>
        </w:rPr>
        <w:t>☐</w:t>
      </w:r>
      <w:r>
        <w:t xml:space="preserve"> Describe any methods used to tabulate or visually display results of individual studies and syntheses.</w:t>
      </w:r>
    </w:p>
    <w:p w14:paraId="36464D5E" w14:textId="77777777" w:rsidR="002A4041" w:rsidRDefault="002A4041" w:rsidP="002A4041">
      <w:r>
        <w:rPr>
          <w:rFonts w:ascii="Segoe UI Symbol" w:hAnsi="Segoe UI Symbol" w:cs="Segoe UI Symbol"/>
        </w:rPr>
        <w:t>☐</w:t>
      </w:r>
      <w:r>
        <w:t xml:space="preserve"> Describe any methods used to synthesize results and provide a rationale for the choice(s). </w:t>
      </w:r>
    </w:p>
    <w:p w14:paraId="4212E444" w14:textId="77777777" w:rsidR="002A4041" w:rsidRDefault="002A4041" w:rsidP="002A4041">
      <w:r>
        <w:rPr>
          <w:rFonts w:ascii="Segoe UI Symbol" w:hAnsi="Segoe UI Symbol" w:cs="Segoe UI Symbol"/>
        </w:rPr>
        <w:t>☐</w:t>
      </w:r>
      <w:r>
        <w:t xml:space="preserve"> If meta-analysis was performed, describe the model(s), method(s) to identify the presence and extent of statistical heterogeneity, and software package(s) used.</w:t>
      </w:r>
    </w:p>
    <w:p w14:paraId="69CBEBBA" w14:textId="77777777" w:rsidR="002A4041" w:rsidRDefault="002A4041" w:rsidP="002A4041">
      <w:r>
        <w:rPr>
          <w:rFonts w:ascii="Segoe UI Symbol" w:hAnsi="Segoe UI Symbol" w:cs="Segoe UI Symbol"/>
        </w:rPr>
        <w:t>☐</w:t>
      </w:r>
      <w:r>
        <w:t xml:space="preserve"> Describe any methods used to explore possible causes of heterogeneity among study results (e.g. subgroup analysis, meta-regression).</w:t>
      </w:r>
    </w:p>
    <w:p w14:paraId="4F1F3568" w14:textId="77777777" w:rsidR="002A4041" w:rsidRDefault="002A4041" w:rsidP="002A4041">
      <w:r>
        <w:rPr>
          <w:rFonts w:ascii="Segoe UI Symbol" w:hAnsi="Segoe UI Symbol" w:cs="Segoe UI Symbol"/>
        </w:rPr>
        <w:t>☐</w:t>
      </w:r>
      <w:r>
        <w:t xml:space="preserve"> Describe any sensitivity analyses conducted to assess robustness of the synthesized results.</w:t>
      </w:r>
    </w:p>
    <w:p w14:paraId="5B9387EB" w14:textId="7B50B3C4" w:rsidR="002A4041" w:rsidRDefault="002A4041">
      <w:pPr>
        <w:pStyle w:val="CommentText"/>
        <w:spacing w:before="120" w:after="120"/>
      </w:pPr>
    </w:p>
  </w:comment>
  <w:comment w:id="393" w:author="Danny" w:date="2026-10-02T14:48:00Z" w:initials="D">
    <w:p w14:paraId="5884261C" w14:textId="3DF98E70" w:rsidR="002A4041" w:rsidRDefault="002A4041" w:rsidP="002A4041">
      <w:pPr>
        <w:pStyle w:val="Heading3"/>
        <w:spacing w:before="120" w:after="120"/>
      </w:pPr>
      <w:r>
        <w:rPr>
          <w:rStyle w:val="CommentReference"/>
        </w:rPr>
        <w:annotationRef/>
      </w:r>
      <w:r w:rsidRPr="00AD6BB2">
        <w:t>Reporting bias assessment</w:t>
      </w:r>
      <w:r>
        <w:t xml:space="preserve"> (item #14)</w:t>
      </w:r>
    </w:p>
  </w:comment>
  <w:comment w:id="404" w:author="Danny" w:date="2026-10-02T14:48:00Z" w:initials="D">
    <w:p w14:paraId="0EBEABA6" w14:textId="5BD0F30A" w:rsidR="002A4041" w:rsidRDefault="002A4041">
      <w:pPr>
        <w:pStyle w:val="CommentText"/>
        <w:spacing w:before="120" w:after="120"/>
      </w:pPr>
      <w:r>
        <w:rPr>
          <w:rStyle w:val="CommentReference"/>
        </w:rPr>
        <w:annotationRef/>
      </w:r>
      <w:r>
        <w:t>Certainty assessment (item #15)</w:t>
      </w:r>
    </w:p>
  </w:comment>
  <w:comment w:id="455" w:author="Danny" w:date="2026-10-02T15:04:00Z" w:initials="D">
    <w:p w14:paraId="1000F33F" w14:textId="38E50753" w:rsidR="00FE4480" w:rsidRDefault="00FE4480">
      <w:pPr>
        <w:pStyle w:val="CommentText"/>
        <w:spacing w:before="120" w:after="120"/>
      </w:pPr>
      <w:r>
        <w:rPr>
          <w:rStyle w:val="CommentReference"/>
        </w:rPr>
        <w:annotationRef/>
      </w:r>
      <w:r>
        <w:t>TODO. Add country of the study.</w:t>
      </w:r>
    </w:p>
  </w:comment>
  <w:comment w:id="2596" w:author="Danny" w:date="2026-10-02T15:10:00Z" w:initials="D">
    <w:p w14:paraId="571587D7" w14:textId="752069AD" w:rsidR="00FE4480" w:rsidRDefault="00FE4480">
      <w:pPr>
        <w:pStyle w:val="CommentText"/>
        <w:spacing w:before="120" w:after="120"/>
      </w:pPr>
      <w:r>
        <w:rPr>
          <w:rStyle w:val="CommentReference"/>
        </w:rPr>
        <w:annotationRef/>
      </w:r>
      <w:r>
        <w:t>Double-check if its Ejerhed &amp; Karlsson</w:t>
      </w:r>
    </w:p>
  </w:comment>
  <w:comment w:id="8570" w:author="Danny" w:date="2026-09-28T05:00:00Z" w:initials="D">
    <w:p w14:paraId="0E8ED7B4" w14:textId="6221C138" w:rsidR="00182798" w:rsidRDefault="00182798" w:rsidP="009E701A">
      <w:pPr>
        <w:pStyle w:val="CommentText"/>
        <w:spacing w:before="120" w:after="120"/>
      </w:pPr>
      <w:r>
        <w:rPr>
          <w:rStyle w:val="CommentReference"/>
        </w:rPr>
        <w:annotationRef/>
      </w:r>
      <w:r>
        <w:t xml:space="preserve">Consider adding </w:t>
      </w:r>
      <w:r w:rsidRPr="00AF5B64">
        <w:rPr>
          <w:rFonts w:eastAsia="Times New Roman"/>
        </w:rPr>
        <w:t>clinical failure (pivot-shift and Lachman ≥ grade 2+ and 3+), and revision surgery</w:t>
      </w:r>
      <w:r>
        <w:rPr>
          <w:rFonts w:eastAsia="Times New Roman"/>
        </w:rPr>
        <w:t xml:space="preserve"> to the sensitivity analysis to see if different from graft rupture. Also add more data from citations for this outcome.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EF86B5" w15:done="0"/>
  <w15:commentEx w15:paraId="79FACDE0" w15:done="0"/>
  <w15:commentEx w15:paraId="01752EE1" w15:done="0"/>
  <w15:commentEx w15:paraId="3F9AD54E" w15:done="0"/>
  <w15:commentEx w15:paraId="014DC160" w15:done="0"/>
  <w15:commentEx w15:paraId="3D34E700" w15:done="0"/>
  <w15:commentEx w15:paraId="0A050C3C" w15:done="0"/>
  <w15:commentEx w15:paraId="5B9387EB" w15:done="0"/>
  <w15:commentEx w15:paraId="5884261C" w15:done="0"/>
  <w15:commentEx w15:paraId="0EBEABA6" w15:done="0"/>
  <w15:commentEx w15:paraId="1000F33F" w15:done="0"/>
  <w15:commentEx w15:paraId="571587D7" w15:done="0"/>
  <w15:commentEx w15:paraId="0E8ED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B8ACDD9" w16cex:dateUtc="2026-09-30T11:49:00Z"/>
  <w16cex:commentExtensible w16cex:durableId="24794EA6" w16cex:dateUtc="2026-09-30T11:49:00Z"/>
  <w16cex:commentExtensible w16cex:durableId="644D7884" w16cex:dateUtc="2026-09-30T11:49:00Z"/>
  <w16cex:commentExtensible w16cex:durableId="09833155" w16cex:dateUtc="2026-07-31T11:42:00Z"/>
  <w16cex:commentExtensible w16cex:durableId="17BF3758" w16cex:dateUtc="2026-10-03T04:55:00Z"/>
  <w16cex:commentExtensible w16cex:durableId="13E24DBB" w16cex:dateUtc="2026-09-29T10:14:00Z"/>
  <w16cex:commentExtensible w16cex:durableId="18C409AE" w16cex:dateUtc="2026-09-29T09:06:00Z"/>
  <w16cex:commentExtensible w16cex:durableId="0CB48B9F" w16cex:dateUtc="2026-10-02T12:54:00Z"/>
  <w16cex:commentExtensible w16cex:durableId="4222B125" w16cex:dateUtc="2026-10-02T12:48:00Z"/>
  <w16cex:commentExtensible w16cex:durableId="063FC5B4" w16cex:dateUtc="2026-10-02T12:48:00Z"/>
  <w16cex:commentExtensible w16cex:durableId="068243C4" w16cex:dateUtc="2026-10-02T13:04:00Z"/>
  <w16cex:commentExtensible w16cex:durableId="4D98BEC2" w16cex:dateUtc="2026-10-02T13:10:00Z"/>
  <w16cex:commentExtensible w16cex:durableId="22E1F5EA" w16cex:dateUtc="2026-09-28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EF86B5" w16cid:durableId="1B8ACDD9"/>
  <w16cid:commentId w16cid:paraId="79FACDE0" w16cid:durableId="24794EA6"/>
  <w16cid:commentId w16cid:paraId="01752EE1" w16cid:durableId="644D7884"/>
  <w16cid:commentId w16cid:paraId="3F9AD54E" w16cid:durableId="09833155"/>
  <w16cid:commentId w16cid:paraId="014DC160" w16cid:durableId="17BF3758"/>
  <w16cid:commentId w16cid:paraId="3D34E700" w16cid:durableId="13E24DBB"/>
  <w16cid:commentId w16cid:paraId="0A050C3C" w16cid:durableId="18C409AE"/>
  <w16cid:commentId w16cid:paraId="5B9387EB" w16cid:durableId="0CB48B9F"/>
  <w16cid:commentId w16cid:paraId="5884261C" w16cid:durableId="4222B125"/>
  <w16cid:commentId w16cid:paraId="0EBEABA6" w16cid:durableId="063FC5B4"/>
  <w16cid:commentId w16cid:paraId="1000F33F" w16cid:durableId="068243C4"/>
  <w16cid:commentId w16cid:paraId="571587D7" w16cid:durableId="4D98BEC2"/>
  <w16cid:commentId w16cid:paraId="0E8ED7B4" w16cid:durableId="22E1F5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00CC6" w14:textId="77777777" w:rsidR="008B79AB" w:rsidRDefault="008B79AB" w:rsidP="009E701A">
      <w:r>
        <w:separator/>
      </w:r>
    </w:p>
  </w:endnote>
  <w:endnote w:type="continuationSeparator" w:id="0">
    <w:p w14:paraId="734C1019" w14:textId="77777777" w:rsidR="008B79AB" w:rsidRDefault="008B79AB" w:rsidP="009E7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Bold">
    <w:altName w:val="Times New Roman"/>
    <w:panose1 w:val="02020803070505020304"/>
    <w:charset w:val="00"/>
    <w:family w:val="auto"/>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F1AA8" w14:textId="77777777" w:rsidR="00E515CF" w:rsidRDefault="00E515CF" w:rsidP="009E701A">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38E18" w14:textId="2539EEA7" w:rsidR="00C25E3A" w:rsidRDefault="00C25E3A">
    <w:pPr>
      <w:pStyle w:val="Footer"/>
      <w:spacing w:before="120" w:after="120"/>
      <w:rPr>
        <w:ins w:id="199" w:author="Danny" w:date="2026-09-30T13:25:00Z"/>
      </w:rPr>
    </w:pPr>
  </w:p>
  <w:p w14:paraId="29A1099E" w14:textId="749FDD8E" w:rsidR="00C25E3A" w:rsidRPr="0036453A" w:rsidRDefault="00C25E3A" w:rsidP="009E701A">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371DC" w14:textId="77777777" w:rsidR="00E515CF" w:rsidRDefault="00E515CF" w:rsidP="009E701A">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A4C8C" w14:textId="77777777" w:rsidR="008B79AB" w:rsidRDefault="008B79AB" w:rsidP="009E701A">
      <w:r>
        <w:separator/>
      </w:r>
    </w:p>
  </w:footnote>
  <w:footnote w:type="continuationSeparator" w:id="0">
    <w:p w14:paraId="5E3BD114" w14:textId="77777777" w:rsidR="008B79AB" w:rsidRDefault="008B79AB" w:rsidP="009E701A">
      <w:r>
        <w:continuationSeparator/>
      </w:r>
    </w:p>
  </w:footnote>
  <w:footnote w:id="1">
    <w:p w14:paraId="51296C11" w14:textId="3D1B4C13" w:rsidR="00742AA5" w:rsidRPr="00742AA5" w:rsidRDefault="00742AA5">
      <w:pPr>
        <w:pStyle w:val="FootnoteText"/>
        <w:spacing w:before="120" w:after="120"/>
      </w:pPr>
      <w:r w:rsidRPr="002044E0">
        <w:rPr>
          <w:rStyle w:val="FootnoteReference"/>
        </w:rPr>
        <w:footnoteRef/>
      </w:r>
      <w:r>
        <w:t xml:space="preserve"> </w:t>
      </w:r>
      <w:r w:rsidR="002F1C8D">
        <w:t xml:space="preserve">The </w:t>
      </w:r>
      <w:r>
        <w:t xml:space="preserve">Python script written for removing duplicate records is available on </w:t>
      </w:r>
      <w:hyperlink r:id="rId1" w:history="1">
        <w:r w:rsidRPr="00B644EB">
          <w:rPr>
            <w:rStyle w:val="Hyperlink"/>
          </w:rPr>
          <w:t>https://github.com/d-wkim/network_meta-analysis/src/deduplication.py</w:t>
        </w:r>
      </w:hyperlink>
      <w:r>
        <w:t xml:space="preserve">. </w:t>
      </w:r>
    </w:p>
  </w:footnote>
  <w:footnote w:id="2">
    <w:p w14:paraId="38266375" w14:textId="77777777" w:rsidR="00CA46BA" w:rsidDel="002044E0" w:rsidRDefault="00CA46BA" w:rsidP="009E701A">
      <w:pPr>
        <w:pStyle w:val="FootnoteText"/>
        <w:spacing w:before="120" w:after="120"/>
        <w:rPr>
          <w:del w:id="8521" w:author="Danny" w:date="2026-10-02T16:26:00Z"/>
        </w:rPr>
      </w:pPr>
      <w:del w:id="8522" w:author="Danny" w:date="2026-10-02T16:26:00Z">
        <w:r w:rsidRPr="002044E0" w:rsidDel="002044E0">
          <w:rPr>
            <w:rStyle w:val="FootnoteReference"/>
          </w:rPr>
          <w:footnoteRef/>
        </w:r>
        <w:r w:rsidDel="002044E0">
          <w:delText xml:space="preserve"> Lachman test ≥ 1+ (3-5 mm) grade was considered an event.</w:delText>
        </w:r>
      </w:del>
    </w:p>
  </w:footnote>
  <w:footnote w:id="3">
    <w:p w14:paraId="33C258D2" w14:textId="77777777" w:rsidR="00CA46BA" w:rsidDel="002044E0" w:rsidRDefault="00CA46BA" w:rsidP="009E701A">
      <w:pPr>
        <w:pStyle w:val="FootnoteText"/>
        <w:spacing w:before="120" w:after="120"/>
        <w:rPr>
          <w:del w:id="8550" w:author="Danny" w:date="2026-10-02T16:26:00Z"/>
        </w:rPr>
      </w:pPr>
      <w:del w:id="8551" w:author="Danny" w:date="2026-10-02T16:26:00Z">
        <w:r w:rsidRPr="002044E0" w:rsidDel="002044E0">
          <w:rPr>
            <w:rStyle w:val="FootnoteReference"/>
          </w:rPr>
          <w:footnoteRef/>
        </w:r>
        <w:r w:rsidDel="002044E0">
          <w:delText xml:space="preserve"> Pivot-shift test ≥ 2+ (clunk) was considered a clinical graft failure. </w:delText>
        </w:r>
      </w:del>
    </w:p>
  </w:footnote>
  <w:footnote w:id="4">
    <w:p w14:paraId="41D6378C" w14:textId="77777777" w:rsidR="00CA46BA" w:rsidDel="002044E0" w:rsidRDefault="00CA46BA" w:rsidP="009E701A">
      <w:pPr>
        <w:pStyle w:val="FootnoteText"/>
        <w:spacing w:before="120" w:after="120"/>
        <w:rPr>
          <w:del w:id="8554" w:author="Danny" w:date="2026-10-02T16:26:00Z"/>
        </w:rPr>
      </w:pPr>
      <w:del w:id="8555" w:author="Danny" w:date="2026-10-02T16:26:00Z">
        <w:r w:rsidRPr="002044E0" w:rsidDel="002044E0">
          <w:rPr>
            <w:rStyle w:val="FootnoteReference"/>
          </w:rPr>
          <w:footnoteRef/>
        </w:r>
        <w:r w:rsidDel="002044E0">
          <w:delText xml:space="preserve"> Lachman test ≥ 2+ (5-10 mm) grade was considered an event.</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E1FFF" w14:textId="77777777" w:rsidR="00E515CF" w:rsidRDefault="00E515CF" w:rsidP="009E701A">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A72FE" w14:textId="6436F2FC" w:rsidR="00484886" w:rsidRDefault="00E515CF" w:rsidP="009E701A">
    <w:pPr>
      <w:pStyle w:val="Header"/>
      <w:spacing w:before="120" w:after="120"/>
    </w:pPr>
    <w:del w:id="198" w:author="Danny" w:date="2026-09-30T13:15:00Z">
      <w:r w:rsidDel="00484886">
        <w:delText>Final draft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CBBEA" w14:textId="77777777" w:rsidR="00E515CF" w:rsidRDefault="00E515CF" w:rsidP="009E701A">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2B83"/>
    <w:multiLevelType w:val="hybridMultilevel"/>
    <w:tmpl w:val="24542164"/>
    <w:lvl w:ilvl="0" w:tplc="8C6ED0E4">
      <w:start w:val="1"/>
      <w:numFmt w:val="decimal"/>
      <w:pStyle w:val="FigCaption"/>
      <w:suff w:val="space"/>
      <w:lvlText w:val="Fig %1 "/>
      <w:lvlJc w:val="left"/>
      <w:pPr>
        <w:ind w:left="5130" w:firstLine="0"/>
      </w:pPr>
      <w:rPr>
        <w:rFonts w:ascii="Times New Roman Bold" w:hAnsi="Times New Roman Bold" w:hint="default"/>
        <w:b w:val="0"/>
        <w:bCs w:val="0"/>
        <w:i w:val="0"/>
        <w:sz w:val="20"/>
      </w:r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1" w15:restartNumberingAfterBreak="0">
    <w:nsid w:val="123B13A9"/>
    <w:multiLevelType w:val="hybridMultilevel"/>
    <w:tmpl w:val="EF147976"/>
    <w:lvl w:ilvl="0" w:tplc="4C4EA36C">
      <w:numFmt w:val="bullet"/>
      <w:lvlText w:val=""/>
      <w:lvlJc w:val="left"/>
      <w:pPr>
        <w:ind w:left="720" w:hanging="360"/>
      </w:pPr>
      <w:rPr>
        <w:rFonts w:ascii="Symbol" w:eastAsiaTheme="minorHAnsi" w:hAnsi="Symbol"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40E02"/>
    <w:multiLevelType w:val="hybridMultilevel"/>
    <w:tmpl w:val="DD384DBE"/>
    <w:lvl w:ilvl="0" w:tplc="644EA0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255EC"/>
    <w:multiLevelType w:val="hybridMultilevel"/>
    <w:tmpl w:val="1534BE20"/>
    <w:lvl w:ilvl="0" w:tplc="69B83F62">
      <w:start w:val="7"/>
      <w:numFmt w:val="bullet"/>
      <w:lvlText w:val=""/>
      <w:lvlJc w:val="left"/>
      <w:pPr>
        <w:ind w:left="360" w:hanging="360"/>
      </w:pPr>
      <w:rPr>
        <w:rFonts w:ascii="Symbol" w:eastAsiaTheme="minorEastAsia"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76B69A0"/>
    <w:multiLevelType w:val="hybridMultilevel"/>
    <w:tmpl w:val="4D7E5E34"/>
    <w:lvl w:ilvl="0" w:tplc="E5A8032C">
      <w:start w:val="1"/>
      <w:numFmt w:val="decimal"/>
      <w:pStyle w:val="SupplementaryTableCaption"/>
      <w:suff w:val="space"/>
      <w:lvlText w:val="Supplementary Table %1 "/>
      <w:lvlJc w:val="left"/>
      <w:pPr>
        <w:ind w:left="0" w:firstLine="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2D3E42"/>
    <w:multiLevelType w:val="multilevel"/>
    <w:tmpl w:val="444C6794"/>
    <w:lvl w:ilvl="0">
      <w:start w:val="1"/>
      <w:numFmt w:val="decimal"/>
      <w:pStyle w:val="FigureCaption"/>
      <w:lvlText w:val="Fig %1."/>
      <w:lvlJc w:val="left"/>
      <w:pPr>
        <w:ind w:left="360" w:hanging="360"/>
      </w:pPr>
      <w:rPr>
        <w:rFonts w:ascii="Times New Roman Bold" w:hAnsi="Times New Roman Bold" w:hint="default"/>
        <w:b/>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BCF5EF3"/>
    <w:multiLevelType w:val="hybridMultilevel"/>
    <w:tmpl w:val="124C3AC0"/>
    <w:lvl w:ilvl="0" w:tplc="28665CA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A1792A"/>
    <w:multiLevelType w:val="hybridMultilevel"/>
    <w:tmpl w:val="FAF4EA0A"/>
    <w:lvl w:ilvl="0" w:tplc="976E057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222895"/>
    <w:multiLevelType w:val="hybridMultilevel"/>
    <w:tmpl w:val="DA30F03C"/>
    <w:lvl w:ilvl="0" w:tplc="3826990C">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400DE9"/>
    <w:multiLevelType w:val="hybridMultilevel"/>
    <w:tmpl w:val="5FCED77A"/>
    <w:lvl w:ilvl="0" w:tplc="8DA0BCCC">
      <w:numFmt w:val="bullet"/>
      <w:lvlText w:val=""/>
      <w:lvlJc w:val="left"/>
      <w:pPr>
        <w:ind w:left="432" w:hanging="216"/>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610B33"/>
    <w:multiLevelType w:val="hybridMultilevel"/>
    <w:tmpl w:val="445611CC"/>
    <w:lvl w:ilvl="0" w:tplc="DAE4F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D22ABB"/>
    <w:multiLevelType w:val="hybridMultilevel"/>
    <w:tmpl w:val="85AEFF5A"/>
    <w:lvl w:ilvl="0" w:tplc="66F05A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C85E42"/>
    <w:multiLevelType w:val="hybridMultilevel"/>
    <w:tmpl w:val="60366060"/>
    <w:lvl w:ilvl="0" w:tplc="6252413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AF63A3"/>
    <w:multiLevelType w:val="hybridMultilevel"/>
    <w:tmpl w:val="6A549CE0"/>
    <w:lvl w:ilvl="0" w:tplc="2848952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F10B40"/>
    <w:multiLevelType w:val="hybridMultilevel"/>
    <w:tmpl w:val="6A9A25B6"/>
    <w:lvl w:ilvl="0" w:tplc="DAE4F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764ED3"/>
    <w:multiLevelType w:val="hybridMultilevel"/>
    <w:tmpl w:val="B462B668"/>
    <w:lvl w:ilvl="0" w:tplc="404E3D10">
      <w:start w:val="1"/>
      <w:numFmt w:val="decimal"/>
      <w:pStyle w:val="TableCaption"/>
      <w:suff w:val="space"/>
      <w:lvlText w:val="Table %1 "/>
      <w:lvlJc w:val="left"/>
      <w:pPr>
        <w:ind w:left="360" w:hanging="360"/>
      </w:pPr>
      <w:rPr>
        <w:rFonts w:ascii="Times New Roman Bold" w:hAnsi="Times New Roman Bold" w:hint="default"/>
        <w:b w:val="0"/>
        <w:bCs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C31F2F"/>
    <w:multiLevelType w:val="hybridMultilevel"/>
    <w:tmpl w:val="8D8A9326"/>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D62ABC"/>
    <w:multiLevelType w:val="hybridMultilevel"/>
    <w:tmpl w:val="86D88714"/>
    <w:lvl w:ilvl="0" w:tplc="A410614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DE63D0"/>
    <w:multiLevelType w:val="hybridMultilevel"/>
    <w:tmpl w:val="CB981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1E32FA"/>
    <w:multiLevelType w:val="hybridMultilevel"/>
    <w:tmpl w:val="B94E6A9E"/>
    <w:lvl w:ilvl="0" w:tplc="F37A1624">
      <w:start w:val="1"/>
      <w:numFmt w:val="bullet"/>
      <w:lvlText w:val=""/>
      <w:lvlJc w:val="left"/>
      <w:pPr>
        <w:ind w:left="720" w:hanging="360"/>
      </w:pPr>
      <w:rPr>
        <w:rFonts w:ascii="Symbol" w:eastAsiaTheme="minorHAnsi" w:hAnsi="Symbol"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74873"/>
    <w:multiLevelType w:val="hybridMultilevel"/>
    <w:tmpl w:val="4904A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0557C5"/>
    <w:multiLevelType w:val="hybridMultilevel"/>
    <w:tmpl w:val="36909BAC"/>
    <w:lvl w:ilvl="0" w:tplc="EF70660C">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CD3095"/>
    <w:multiLevelType w:val="hybridMultilevel"/>
    <w:tmpl w:val="05144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0C546B"/>
    <w:multiLevelType w:val="hybridMultilevel"/>
    <w:tmpl w:val="21F89DC2"/>
    <w:lvl w:ilvl="0" w:tplc="FE10539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223E4"/>
    <w:multiLevelType w:val="hybridMultilevel"/>
    <w:tmpl w:val="1E5E74CA"/>
    <w:lvl w:ilvl="0" w:tplc="3A0C37A4">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B953FA"/>
    <w:multiLevelType w:val="hybridMultilevel"/>
    <w:tmpl w:val="72EE7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71465">
    <w:abstractNumId w:val="5"/>
  </w:num>
  <w:num w:numId="2" w16cid:durableId="1927032347">
    <w:abstractNumId w:val="9"/>
  </w:num>
  <w:num w:numId="3" w16cid:durableId="2072804127">
    <w:abstractNumId w:val="15"/>
  </w:num>
  <w:num w:numId="4" w16cid:durableId="1380671155">
    <w:abstractNumId w:val="18"/>
  </w:num>
  <w:num w:numId="5" w16cid:durableId="1239023642">
    <w:abstractNumId w:val="17"/>
  </w:num>
  <w:num w:numId="6" w16cid:durableId="417875168">
    <w:abstractNumId w:val="25"/>
  </w:num>
  <w:num w:numId="7" w16cid:durableId="289896694">
    <w:abstractNumId w:val="19"/>
  </w:num>
  <w:num w:numId="8" w16cid:durableId="1955402196">
    <w:abstractNumId w:val="13"/>
  </w:num>
  <w:num w:numId="9" w16cid:durableId="1583179820">
    <w:abstractNumId w:val="3"/>
  </w:num>
  <w:num w:numId="10" w16cid:durableId="393814103">
    <w:abstractNumId w:val="20"/>
  </w:num>
  <w:num w:numId="11" w16cid:durableId="757209892">
    <w:abstractNumId w:val="24"/>
  </w:num>
  <w:num w:numId="12" w16cid:durableId="1066341524">
    <w:abstractNumId w:val="8"/>
  </w:num>
  <w:num w:numId="13" w16cid:durableId="69428518">
    <w:abstractNumId w:val="27"/>
  </w:num>
  <w:num w:numId="14" w16cid:durableId="290673940">
    <w:abstractNumId w:val="4"/>
  </w:num>
  <w:num w:numId="15" w16cid:durableId="1708141464">
    <w:abstractNumId w:val="12"/>
  </w:num>
  <w:num w:numId="16" w16cid:durableId="241572910">
    <w:abstractNumId w:val="22"/>
  </w:num>
  <w:num w:numId="17" w16cid:durableId="499083064">
    <w:abstractNumId w:val="6"/>
  </w:num>
  <w:num w:numId="18" w16cid:durableId="781337001">
    <w:abstractNumId w:val="11"/>
  </w:num>
  <w:num w:numId="19" w16cid:durableId="455491546">
    <w:abstractNumId w:val="16"/>
  </w:num>
  <w:num w:numId="20" w16cid:durableId="188302847">
    <w:abstractNumId w:val="26"/>
  </w:num>
  <w:num w:numId="21" w16cid:durableId="177937892">
    <w:abstractNumId w:val="23"/>
  </w:num>
  <w:num w:numId="22" w16cid:durableId="1974015683">
    <w:abstractNumId w:val="21"/>
  </w:num>
  <w:num w:numId="23" w16cid:durableId="746462660">
    <w:abstractNumId w:val="1"/>
  </w:num>
  <w:num w:numId="24" w16cid:durableId="1117530424">
    <w:abstractNumId w:val="14"/>
  </w:num>
  <w:num w:numId="25" w16cid:durableId="20132024">
    <w:abstractNumId w:val="7"/>
  </w:num>
  <w:num w:numId="26" w16cid:durableId="32073097">
    <w:abstractNumId w:val="0"/>
  </w:num>
  <w:num w:numId="27" w16cid:durableId="352415088">
    <w:abstractNumId w:val="10"/>
  </w:num>
  <w:num w:numId="28" w16cid:durableId="88337221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ny">
    <w15:presenceInfo w15:providerId="None" w15:userId="Danny"/>
  </w15:person>
  <w15:person w15:author="dongwkim">
    <w15:presenceInfo w15:providerId="None" w15:userId="dongwk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hdrShapeDefaults>
    <o:shapedefaults v:ext="edit" spidmax="2050"/>
  </w:hdrShapeDefaults>
  <w:footnotePr>
    <w:pos w:val="beneathText"/>
    <w:numFmt w:val="chicago"/>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3D9"/>
    <w:rsid w:val="00027CAD"/>
    <w:rsid w:val="00035BDB"/>
    <w:rsid w:val="00043701"/>
    <w:rsid w:val="0006628D"/>
    <w:rsid w:val="000718CF"/>
    <w:rsid w:val="000847CD"/>
    <w:rsid w:val="000859E2"/>
    <w:rsid w:val="000915C9"/>
    <w:rsid w:val="000B3753"/>
    <w:rsid w:val="000C64FF"/>
    <w:rsid w:val="000C6F04"/>
    <w:rsid w:val="000D0736"/>
    <w:rsid w:val="000D1016"/>
    <w:rsid w:val="000D192C"/>
    <w:rsid w:val="000F10EF"/>
    <w:rsid w:val="00107337"/>
    <w:rsid w:val="001078BD"/>
    <w:rsid w:val="00116250"/>
    <w:rsid w:val="00123C7F"/>
    <w:rsid w:val="00146460"/>
    <w:rsid w:val="0014774E"/>
    <w:rsid w:val="00161060"/>
    <w:rsid w:val="001760FB"/>
    <w:rsid w:val="00177F10"/>
    <w:rsid w:val="001805EE"/>
    <w:rsid w:val="00182798"/>
    <w:rsid w:val="00186A67"/>
    <w:rsid w:val="00187C18"/>
    <w:rsid w:val="001A3D19"/>
    <w:rsid w:val="001C4CAF"/>
    <w:rsid w:val="001D455F"/>
    <w:rsid w:val="002001D0"/>
    <w:rsid w:val="002044E0"/>
    <w:rsid w:val="0020613A"/>
    <w:rsid w:val="00207695"/>
    <w:rsid w:val="0021006D"/>
    <w:rsid w:val="002105B7"/>
    <w:rsid w:val="002425F5"/>
    <w:rsid w:val="0026141D"/>
    <w:rsid w:val="00281C29"/>
    <w:rsid w:val="002969F2"/>
    <w:rsid w:val="002A4041"/>
    <w:rsid w:val="002B1D90"/>
    <w:rsid w:val="002C25FA"/>
    <w:rsid w:val="002D1846"/>
    <w:rsid w:val="002E110E"/>
    <w:rsid w:val="002E45A4"/>
    <w:rsid w:val="002F1C8D"/>
    <w:rsid w:val="00306DF2"/>
    <w:rsid w:val="003121E5"/>
    <w:rsid w:val="00312AB2"/>
    <w:rsid w:val="003214B2"/>
    <w:rsid w:val="003631FF"/>
    <w:rsid w:val="0036453A"/>
    <w:rsid w:val="00366141"/>
    <w:rsid w:val="003675B5"/>
    <w:rsid w:val="00393501"/>
    <w:rsid w:val="003B2BD5"/>
    <w:rsid w:val="003B3E8A"/>
    <w:rsid w:val="003C0A97"/>
    <w:rsid w:val="003D4928"/>
    <w:rsid w:val="003E111B"/>
    <w:rsid w:val="003E200A"/>
    <w:rsid w:val="003F0E00"/>
    <w:rsid w:val="00412003"/>
    <w:rsid w:val="00423266"/>
    <w:rsid w:val="00451BF6"/>
    <w:rsid w:val="00451FE3"/>
    <w:rsid w:val="0046417B"/>
    <w:rsid w:val="00471FFF"/>
    <w:rsid w:val="0047249C"/>
    <w:rsid w:val="00484886"/>
    <w:rsid w:val="004B3C4C"/>
    <w:rsid w:val="004C3A8A"/>
    <w:rsid w:val="00517C9E"/>
    <w:rsid w:val="005357C3"/>
    <w:rsid w:val="00541707"/>
    <w:rsid w:val="00566CB4"/>
    <w:rsid w:val="005725AB"/>
    <w:rsid w:val="00572ECB"/>
    <w:rsid w:val="0057414A"/>
    <w:rsid w:val="0059481E"/>
    <w:rsid w:val="005D4B2E"/>
    <w:rsid w:val="005F0FDD"/>
    <w:rsid w:val="0060717E"/>
    <w:rsid w:val="0061149E"/>
    <w:rsid w:val="00613B0B"/>
    <w:rsid w:val="006771ED"/>
    <w:rsid w:val="00687D3C"/>
    <w:rsid w:val="006A04A5"/>
    <w:rsid w:val="006C626F"/>
    <w:rsid w:val="006D03BD"/>
    <w:rsid w:val="006E1956"/>
    <w:rsid w:val="006E5F97"/>
    <w:rsid w:val="00713F8C"/>
    <w:rsid w:val="00721F3E"/>
    <w:rsid w:val="00742AA5"/>
    <w:rsid w:val="007632B3"/>
    <w:rsid w:val="007640B9"/>
    <w:rsid w:val="00792088"/>
    <w:rsid w:val="00793BED"/>
    <w:rsid w:val="00797A32"/>
    <w:rsid w:val="007C3AAE"/>
    <w:rsid w:val="008453B7"/>
    <w:rsid w:val="008507B5"/>
    <w:rsid w:val="00851E54"/>
    <w:rsid w:val="00861EDF"/>
    <w:rsid w:val="0086322C"/>
    <w:rsid w:val="00881501"/>
    <w:rsid w:val="008B536F"/>
    <w:rsid w:val="008B79AB"/>
    <w:rsid w:val="008C16CF"/>
    <w:rsid w:val="008C27F6"/>
    <w:rsid w:val="008D04AF"/>
    <w:rsid w:val="008E4983"/>
    <w:rsid w:val="009033FD"/>
    <w:rsid w:val="00911BD9"/>
    <w:rsid w:val="0091212E"/>
    <w:rsid w:val="0092387A"/>
    <w:rsid w:val="00974447"/>
    <w:rsid w:val="00991648"/>
    <w:rsid w:val="0099208F"/>
    <w:rsid w:val="00995AC8"/>
    <w:rsid w:val="00996E5C"/>
    <w:rsid w:val="009A42D0"/>
    <w:rsid w:val="009B4FC2"/>
    <w:rsid w:val="009E448E"/>
    <w:rsid w:val="009E701A"/>
    <w:rsid w:val="009F770B"/>
    <w:rsid w:val="009F792C"/>
    <w:rsid w:val="00A318AD"/>
    <w:rsid w:val="00A35DD3"/>
    <w:rsid w:val="00A94478"/>
    <w:rsid w:val="00AC74D4"/>
    <w:rsid w:val="00AD6BB2"/>
    <w:rsid w:val="00AF5B64"/>
    <w:rsid w:val="00AF7271"/>
    <w:rsid w:val="00B2024A"/>
    <w:rsid w:val="00B3244B"/>
    <w:rsid w:val="00B7743B"/>
    <w:rsid w:val="00B949B1"/>
    <w:rsid w:val="00B9594A"/>
    <w:rsid w:val="00BA32F6"/>
    <w:rsid w:val="00BA42E3"/>
    <w:rsid w:val="00BC0BA3"/>
    <w:rsid w:val="00BE6157"/>
    <w:rsid w:val="00C00B7E"/>
    <w:rsid w:val="00C25E3A"/>
    <w:rsid w:val="00C310DC"/>
    <w:rsid w:val="00C37EF4"/>
    <w:rsid w:val="00C409E8"/>
    <w:rsid w:val="00C40CC9"/>
    <w:rsid w:val="00CA46BA"/>
    <w:rsid w:val="00CD0514"/>
    <w:rsid w:val="00CD250D"/>
    <w:rsid w:val="00CD55EF"/>
    <w:rsid w:val="00CE04A4"/>
    <w:rsid w:val="00CE179D"/>
    <w:rsid w:val="00CF12F0"/>
    <w:rsid w:val="00CF6783"/>
    <w:rsid w:val="00D052F1"/>
    <w:rsid w:val="00D05C6F"/>
    <w:rsid w:val="00D35F06"/>
    <w:rsid w:val="00D60A7F"/>
    <w:rsid w:val="00D627D0"/>
    <w:rsid w:val="00D75E78"/>
    <w:rsid w:val="00D76A53"/>
    <w:rsid w:val="00D772CA"/>
    <w:rsid w:val="00DD0959"/>
    <w:rsid w:val="00DF1156"/>
    <w:rsid w:val="00E16A2F"/>
    <w:rsid w:val="00E515CF"/>
    <w:rsid w:val="00E555CC"/>
    <w:rsid w:val="00E64ECF"/>
    <w:rsid w:val="00E81E9B"/>
    <w:rsid w:val="00E8572A"/>
    <w:rsid w:val="00E9052A"/>
    <w:rsid w:val="00E912BF"/>
    <w:rsid w:val="00E91416"/>
    <w:rsid w:val="00E92D15"/>
    <w:rsid w:val="00EA01FC"/>
    <w:rsid w:val="00EA7499"/>
    <w:rsid w:val="00EC0FD3"/>
    <w:rsid w:val="00EC694E"/>
    <w:rsid w:val="00F05787"/>
    <w:rsid w:val="00F25C91"/>
    <w:rsid w:val="00F45515"/>
    <w:rsid w:val="00F51CE4"/>
    <w:rsid w:val="00F6447B"/>
    <w:rsid w:val="00FB1AF4"/>
    <w:rsid w:val="00FC4927"/>
    <w:rsid w:val="00FD43D9"/>
    <w:rsid w:val="00FE0B97"/>
    <w:rsid w:val="00FE4480"/>
    <w:rsid w:val="00FF3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D0D9C"/>
  <w15:chartTrackingRefBased/>
  <w15:docId w15:val="{D7BADE99-92C9-4E55-AC90-D3334EED1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384"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87A"/>
    <w:pPr>
      <w:spacing w:after="0" w:line="360" w:lineRule="auto"/>
      <w:contextualSpacing/>
    </w:pPr>
    <w:rPr>
      <w:rFonts w:ascii="Times New Roman" w:eastAsia="Times New Roman" w:hAnsi="Times New Roman" w:cs="Times New Roman"/>
      <w:kern w:val="0"/>
      <w:sz w:val="20"/>
      <w14:ligatures w14:val="none"/>
    </w:rPr>
  </w:style>
  <w:style w:type="paragraph" w:styleId="Heading1">
    <w:name w:val="heading 1"/>
    <w:basedOn w:val="Normal"/>
    <w:next w:val="Normal"/>
    <w:link w:val="Heading1Char"/>
    <w:uiPriority w:val="9"/>
    <w:qFormat/>
    <w:rsid w:val="0092387A"/>
    <w:pPr>
      <w:keepNext/>
      <w:keepLines/>
      <w:pageBreakBefore/>
      <w:spacing w:beforeLines="50" w:before="50" w:afterLines="50" w:after="50"/>
      <w:outlineLvl w:val="0"/>
    </w:pPr>
    <w:rPr>
      <w:rFonts w:eastAsiaTheme="majorEastAsia"/>
      <w:b/>
      <w:kern w:val="2"/>
      <w:sz w:val="24"/>
      <w:szCs w:val="22"/>
      <w:lang w:val="en-CA"/>
      <w14:ligatures w14:val="standardContextual"/>
    </w:rPr>
  </w:style>
  <w:style w:type="paragraph" w:styleId="Heading2">
    <w:name w:val="heading 2"/>
    <w:basedOn w:val="Heading1"/>
    <w:next w:val="BodyText"/>
    <w:link w:val="Heading2Char"/>
    <w:uiPriority w:val="9"/>
    <w:unhideWhenUsed/>
    <w:qFormat/>
    <w:rsid w:val="0092387A"/>
    <w:pPr>
      <w:pageBreakBefore w:val="0"/>
      <w:outlineLvl w:val="1"/>
    </w:pPr>
    <w:rPr>
      <w:sz w:val="20"/>
    </w:rPr>
  </w:style>
  <w:style w:type="paragraph" w:styleId="Heading3">
    <w:name w:val="heading 3"/>
    <w:basedOn w:val="Heading2"/>
    <w:next w:val="BodyText"/>
    <w:link w:val="Heading3Char"/>
    <w:uiPriority w:val="9"/>
    <w:unhideWhenUsed/>
    <w:qFormat/>
    <w:rsid w:val="00792088"/>
    <w:pPr>
      <w:outlineLvl w:val="2"/>
    </w:pPr>
    <w:rPr>
      <w:bCs/>
      <w:szCs w:val="20"/>
    </w:rPr>
  </w:style>
  <w:style w:type="paragraph" w:styleId="Heading4">
    <w:name w:val="heading 4"/>
    <w:basedOn w:val="Normal"/>
    <w:next w:val="BodyText"/>
    <w:link w:val="Heading4Char"/>
    <w:uiPriority w:val="9"/>
    <w:unhideWhenUsed/>
    <w:qFormat/>
    <w:rsid w:val="00C409E8"/>
    <w:pPr>
      <w:keepNext/>
      <w:keepLines/>
      <w:spacing w:beforeLines="50" w:before="80" w:afterLines="50" w:after="40"/>
      <w:outlineLvl w:val="3"/>
    </w:pPr>
    <w:rPr>
      <w:rFonts w:eastAsiaTheme="majorEastAsia" w:cstheme="majorBidi"/>
      <w:color w:val="000000" w:themeColor="text1"/>
      <w:szCs w:val="20"/>
      <w:lang w:val="en-CA"/>
    </w:rPr>
  </w:style>
  <w:style w:type="paragraph" w:styleId="Heading5">
    <w:name w:val="heading 5"/>
    <w:basedOn w:val="Heading4"/>
    <w:next w:val="BodyText"/>
    <w:link w:val="Heading5Char"/>
    <w:uiPriority w:val="9"/>
    <w:unhideWhenUsed/>
    <w:qFormat/>
    <w:rsid w:val="00C409E8"/>
    <w:pPr>
      <w:outlineLvl w:val="4"/>
    </w:pPr>
  </w:style>
  <w:style w:type="paragraph" w:styleId="Heading6">
    <w:name w:val="heading 6"/>
    <w:basedOn w:val="Heading4"/>
    <w:next w:val="BodyText"/>
    <w:link w:val="Heading6Char"/>
    <w:uiPriority w:val="9"/>
    <w:unhideWhenUsed/>
    <w:qFormat/>
    <w:rsid w:val="00C409E8"/>
    <w:pPr>
      <w:outlineLvl w:val="5"/>
    </w:pPr>
  </w:style>
  <w:style w:type="paragraph" w:styleId="Heading7">
    <w:name w:val="heading 7"/>
    <w:basedOn w:val="Normal"/>
    <w:next w:val="BodyText"/>
    <w:link w:val="Heading7Char"/>
    <w:uiPriority w:val="9"/>
    <w:unhideWhenUsed/>
    <w:qFormat/>
    <w:rsid w:val="00C409E8"/>
    <w:pPr>
      <w:keepNext/>
      <w:keepLines/>
      <w:spacing w:beforeLines="50" w:before="80" w:afterLines="50" w:after="40"/>
      <w:outlineLvl w:val="6"/>
    </w:pPr>
    <w:rPr>
      <w:rFonts w:eastAsiaTheme="majorEastAsia" w:cstheme="majorBidi"/>
      <w:color w:val="000000" w:themeColor="text1"/>
      <w:szCs w:val="20"/>
      <w:lang w:val="en-CA"/>
    </w:rPr>
  </w:style>
  <w:style w:type="paragraph" w:styleId="Heading8">
    <w:name w:val="heading 8"/>
    <w:basedOn w:val="Heading7"/>
    <w:next w:val="BodyText"/>
    <w:link w:val="Heading8Char"/>
    <w:uiPriority w:val="9"/>
    <w:unhideWhenUsed/>
    <w:qFormat/>
    <w:rsid w:val="00C409E8"/>
    <w:pPr>
      <w:outlineLvl w:val="7"/>
    </w:pPr>
  </w:style>
  <w:style w:type="paragraph" w:styleId="Heading9">
    <w:name w:val="heading 9"/>
    <w:basedOn w:val="Heading8"/>
    <w:next w:val="BodyText"/>
    <w:link w:val="Heading9Char"/>
    <w:uiPriority w:val="9"/>
    <w:unhideWhenUsed/>
    <w:qFormat/>
    <w:rsid w:val="00C409E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87A"/>
    <w:rPr>
      <w:rFonts w:ascii="Times New Roman" w:eastAsiaTheme="majorEastAsia" w:hAnsi="Times New Roman" w:cs="Times New Roman"/>
      <w:b/>
      <w:szCs w:val="22"/>
      <w:lang w:val="en-CA"/>
    </w:rPr>
  </w:style>
  <w:style w:type="character" w:customStyle="1" w:styleId="Heading2Char">
    <w:name w:val="Heading 2 Char"/>
    <w:basedOn w:val="DefaultParagraphFont"/>
    <w:link w:val="Heading2"/>
    <w:uiPriority w:val="9"/>
    <w:rsid w:val="0092387A"/>
    <w:rPr>
      <w:rFonts w:ascii="Times New Roman" w:eastAsiaTheme="majorEastAsia" w:hAnsi="Times New Roman" w:cs="Times New Roman"/>
      <w:b/>
      <w:sz w:val="20"/>
      <w:szCs w:val="22"/>
      <w:lang w:val="en-CA"/>
    </w:rPr>
  </w:style>
  <w:style w:type="character" w:customStyle="1" w:styleId="Heading3Char">
    <w:name w:val="Heading 3 Char"/>
    <w:basedOn w:val="DefaultParagraphFont"/>
    <w:link w:val="Heading3"/>
    <w:uiPriority w:val="9"/>
    <w:rsid w:val="00792088"/>
    <w:rPr>
      <w:rFonts w:ascii="Times New Roman" w:eastAsiaTheme="majorEastAsia" w:hAnsi="Times New Roman" w:cs="Times New Roman"/>
      <w:b/>
      <w:bCs/>
      <w:sz w:val="20"/>
      <w:szCs w:val="20"/>
    </w:rPr>
  </w:style>
  <w:style w:type="character" w:customStyle="1" w:styleId="Heading4Char">
    <w:name w:val="Heading 4 Char"/>
    <w:basedOn w:val="DefaultParagraphFont"/>
    <w:link w:val="Heading4"/>
    <w:uiPriority w:val="9"/>
    <w:rsid w:val="00C409E8"/>
    <w:rPr>
      <w:rFonts w:ascii="Times New Roman" w:eastAsiaTheme="majorEastAsia" w:hAnsi="Times New Roman" w:cstheme="majorBidi"/>
      <w:color w:val="000000" w:themeColor="text1"/>
      <w:kern w:val="0"/>
      <w:sz w:val="20"/>
      <w:szCs w:val="20"/>
      <w14:ligatures w14:val="none"/>
    </w:rPr>
  </w:style>
  <w:style w:type="character" w:customStyle="1" w:styleId="Heading5Char">
    <w:name w:val="Heading 5 Char"/>
    <w:basedOn w:val="DefaultParagraphFont"/>
    <w:link w:val="Heading5"/>
    <w:uiPriority w:val="9"/>
    <w:rsid w:val="00C409E8"/>
    <w:rPr>
      <w:rFonts w:ascii="Times New Roman" w:eastAsiaTheme="majorEastAsia" w:hAnsi="Times New Roman" w:cstheme="majorBidi"/>
      <w:color w:val="000000" w:themeColor="text1"/>
      <w:kern w:val="0"/>
      <w:sz w:val="20"/>
      <w:szCs w:val="20"/>
      <w14:ligatures w14:val="none"/>
    </w:rPr>
  </w:style>
  <w:style w:type="character" w:customStyle="1" w:styleId="Heading6Char">
    <w:name w:val="Heading 6 Char"/>
    <w:basedOn w:val="DefaultParagraphFont"/>
    <w:link w:val="Heading6"/>
    <w:uiPriority w:val="9"/>
    <w:rsid w:val="00C409E8"/>
    <w:rPr>
      <w:rFonts w:ascii="Times New Roman" w:eastAsiaTheme="majorEastAsia" w:hAnsi="Times New Roman" w:cstheme="majorBidi"/>
      <w:color w:val="000000" w:themeColor="text1"/>
      <w:kern w:val="0"/>
      <w:sz w:val="20"/>
      <w:szCs w:val="20"/>
      <w14:ligatures w14:val="none"/>
    </w:rPr>
  </w:style>
  <w:style w:type="character" w:customStyle="1" w:styleId="Heading7Char">
    <w:name w:val="Heading 7 Char"/>
    <w:basedOn w:val="DefaultParagraphFont"/>
    <w:link w:val="Heading7"/>
    <w:uiPriority w:val="9"/>
    <w:rsid w:val="00C409E8"/>
    <w:rPr>
      <w:rFonts w:ascii="Times New Roman" w:eastAsiaTheme="majorEastAsia" w:hAnsi="Times New Roman" w:cstheme="majorBidi"/>
      <w:color w:val="000000" w:themeColor="text1"/>
      <w:kern w:val="0"/>
      <w:sz w:val="20"/>
      <w:szCs w:val="20"/>
      <w14:ligatures w14:val="none"/>
    </w:rPr>
  </w:style>
  <w:style w:type="character" w:customStyle="1" w:styleId="Heading8Char">
    <w:name w:val="Heading 8 Char"/>
    <w:basedOn w:val="DefaultParagraphFont"/>
    <w:link w:val="Heading8"/>
    <w:uiPriority w:val="9"/>
    <w:rsid w:val="00C409E8"/>
    <w:rPr>
      <w:rFonts w:ascii="Times New Roman" w:eastAsiaTheme="majorEastAsia" w:hAnsi="Times New Roman" w:cstheme="majorBidi"/>
      <w:color w:val="000000" w:themeColor="text1"/>
      <w:kern w:val="0"/>
      <w:sz w:val="20"/>
      <w:szCs w:val="20"/>
      <w14:ligatures w14:val="none"/>
    </w:rPr>
  </w:style>
  <w:style w:type="character" w:customStyle="1" w:styleId="Heading9Char">
    <w:name w:val="Heading 9 Char"/>
    <w:basedOn w:val="DefaultParagraphFont"/>
    <w:link w:val="Heading9"/>
    <w:uiPriority w:val="9"/>
    <w:rsid w:val="00C409E8"/>
    <w:rPr>
      <w:rFonts w:ascii="Times New Roman" w:eastAsiaTheme="majorEastAsia" w:hAnsi="Times New Roman" w:cstheme="majorBidi"/>
      <w:color w:val="000000" w:themeColor="text1"/>
      <w:kern w:val="0"/>
      <w:sz w:val="20"/>
      <w:szCs w:val="20"/>
      <w14:ligatures w14:val="none"/>
    </w:rPr>
  </w:style>
  <w:style w:type="paragraph" w:customStyle="1" w:styleId="Abstract">
    <w:name w:val="Abstract"/>
    <w:basedOn w:val="Normal"/>
    <w:next w:val="BodyText"/>
    <w:qFormat/>
    <w:rsid w:val="00C409E8"/>
    <w:pPr>
      <w:keepNext/>
      <w:keepLines/>
      <w:spacing w:beforeLines="50" w:before="50" w:afterLines="50" w:after="50"/>
    </w:pPr>
    <w:rPr>
      <w:rFonts w:eastAsiaTheme="minorEastAsia"/>
      <w:szCs w:val="20"/>
      <w:lang w:val="en-CA"/>
    </w:rPr>
  </w:style>
  <w:style w:type="paragraph" w:styleId="BodyText">
    <w:name w:val="Body Text"/>
    <w:basedOn w:val="Normal"/>
    <w:link w:val="BodyTextChar"/>
    <w:uiPriority w:val="1"/>
    <w:qFormat/>
    <w:rsid w:val="00C409E8"/>
    <w:pPr>
      <w:keepNext/>
      <w:keepLines/>
    </w:pPr>
    <w:rPr>
      <w:rFonts w:eastAsiaTheme="minorHAnsi"/>
      <w:kern w:val="2"/>
      <w:szCs w:val="20"/>
      <w:lang w:val="en-CA"/>
      <w14:ligatures w14:val="standardContextual"/>
    </w:rPr>
  </w:style>
  <w:style w:type="character" w:customStyle="1" w:styleId="BodyTextChar">
    <w:name w:val="Body Text Char"/>
    <w:basedOn w:val="DefaultParagraphFont"/>
    <w:link w:val="BodyText"/>
    <w:uiPriority w:val="1"/>
    <w:rsid w:val="00C409E8"/>
    <w:rPr>
      <w:rFonts w:ascii="Times New Roman" w:hAnsi="Times New Roman" w:cs="Times New Roman"/>
      <w:sz w:val="20"/>
      <w:szCs w:val="20"/>
    </w:rPr>
  </w:style>
  <w:style w:type="paragraph" w:customStyle="1" w:styleId="AbstractTitle">
    <w:name w:val="Abstract Title"/>
    <w:basedOn w:val="Normal"/>
    <w:next w:val="Abstract"/>
    <w:qFormat/>
    <w:rsid w:val="00C409E8"/>
    <w:pPr>
      <w:keepNext/>
      <w:keepLines/>
      <w:spacing w:beforeLines="50" w:before="300" w:afterLines="50" w:after="50"/>
      <w:jc w:val="center"/>
    </w:pPr>
    <w:rPr>
      <w:rFonts w:eastAsiaTheme="minorEastAsia"/>
      <w:b/>
      <w:szCs w:val="20"/>
      <w:lang w:val="en-CA"/>
    </w:rPr>
  </w:style>
  <w:style w:type="character" w:customStyle="1" w:styleId="VerbatimChar">
    <w:name w:val="Verbatim Char"/>
    <w:basedOn w:val="DefaultParagraphFont"/>
    <w:rsid w:val="00C409E8"/>
    <w:rPr>
      <w:rFonts w:ascii="Consolas" w:hAnsi="Consolas" w:cs="Times New Roman"/>
      <w:i/>
      <w:iCs/>
      <w:color w:val="0E2841" w:themeColor="text2"/>
      <w:sz w:val="22"/>
      <w:szCs w:val="18"/>
      <w:lang w:eastAsia="en-US"/>
    </w:rPr>
  </w:style>
  <w:style w:type="character" w:customStyle="1" w:styleId="AlertTok">
    <w:name w:val="AlertTok"/>
    <w:basedOn w:val="VerbatimChar"/>
    <w:rsid w:val="00C409E8"/>
    <w:rPr>
      <w:rFonts w:ascii="Consolas" w:hAnsi="Consolas" w:cs="Times New Roman"/>
      <w:b/>
      <w:i/>
      <w:iCs/>
      <w:color w:val="FF0000"/>
      <w:sz w:val="22"/>
      <w:szCs w:val="18"/>
      <w:lang w:eastAsia="en-US"/>
    </w:rPr>
  </w:style>
  <w:style w:type="character" w:customStyle="1" w:styleId="AnnotationTok">
    <w:name w:val="AnnotationTok"/>
    <w:basedOn w:val="VerbatimChar"/>
    <w:rsid w:val="00C409E8"/>
    <w:rPr>
      <w:rFonts w:ascii="Consolas" w:hAnsi="Consolas" w:cs="Times New Roman"/>
      <w:b/>
      <w:i w:val="0"/>
      <w:iCs/>
      <w:color w:val="60A0B0"/>
      <w:sz w:val="22"/>
      <w:szCs w:val="18"/>
      <w:lang w:eastAsia="en-US"/>
    </w:rPr>
  </w:style>
  <w:style w:type="character" w:customStyle="1" w:styleId="AttributeTok">
    <w:name w:val="AttributeTok"/>
    <w:basedOn w:val="VerbatimChar"/>
    <w:rsid w:val="00C409E8"/>
    <w:rPr>
      <w:rFonts w:ascii="Consolas" w:hAnsi="Consolas" w:cs="Times New Roman"/>
      <w:i/>
      <w:iCs/>
      <w:color w:val="7D9029"/>
      <w:sz w:val="22"/>
      <w:szCs w:val="18"/>
      <w:lang w:eastAsia="en-US"/>
    </w:rPr>
  </w:style>
  <w:style w:type="paragraph" w:customStyle="1" w:styleId="Author">
    <w:name w:val="Author"/>
    <w:basedOn w:val="Normal"/>
    <w:next w:val="BodyText"/>
    <w:qFormat/>
    <w:rsid w:val="00C409E8"/>
    <w:pPr>
      <w:keepNext/>
      <w:keepLines/>
      <w:spacing w:beforeLines="50" w:before="50" w:afterLines="50" w:after="80"/>
      <w:jc w:val="center"/>
    </w:pPr>
    <w:rPr>
      <w:rFonts w:eastAsiaTheme="majorEastAsia"/>
      <w:lang w:val="en-CA"/>
    </w:rPr>
  </w:style>
  <w:style w:type="character" w:customStyle="1" w:styleId="BaseNTok">
    <w:name w:val="BaseNTok"/>
    <w:basedOn w:val="VerbatimChar"/>
    <w:rsid w:val="00C409E8"/>
    <w:rPr>
      <w:rFonts w:ascii="Consolas" w:hAnsi="Consolas" w:cs="Times New Roman"/>
      <w:i/>
      <w:iCs/>
      <w:color w:val="40A070"/>
      <w:sz w:val="22"/>
      <w:szCs w:val="18"/>
      <w:lang w:eastAsia="en-US"/>
    </w:rPr>
  </w:style>
  <w:style w:type="paragraph" w:styleId="Bibliography">
    <w:name w:val="Bibliography"/>
    <w:basedOn w:val="Normal"/>
    <w:qFormat/>
    <w:rsid w:val="00C409E8"/>
    <w:pPr>
      <w:keepNext/>
      <w:keepLines/>
      <w:tabs>
        <w:tab w:val="left" w:pos="384"/>
      </w:tabs>
      <w:spacing w:beforeLines="50" w:before="50" w:afterLines="50" w:after="240"/>
      <w:ind w:left="384" w:hanging="384"/>
    </w:pPr>
    <w:rPr>
      <w:rFonts w:eastAsiaTheme="minorEastAsia"/>
      <w:szCs w:val="20"/>
      <w:lang w:val="en-CA"/>
    </w:rPr>
  </w:style>
  <w:style w:type="paragraph" w:styleId="BlockText">
    <w:name w:val="Block Text"/>
    <w:basedOn w:val="BodyText"/>
    <w:next w:val="BodyText"/>
    <w:uiPriority w:val="9"/>
    <w:unhideWhenUsed/>
    <w:qFormat/>
    <w:rsid w:val="00C409E8"/>
    <w:pPr>
      <w:spacing w:before="100" w:after="100"/>
      <w:ind w:left="480" w:right="480"/>
    </w:pPr>
  </w:style>
  <w:style w:type="character" w:customStyle="1" w:styleId="BuiltInTok">
    <w:name w:val="BuiltInTok"/>
    <w:basedOn w:val="VerbatimChar"/>
    <w:rsid w:val="00C409E8"/>
    <w:rPr>
      <w:rFonts w:ascii="Consolas" w:hAnsi="Consolas" w:cs="Times New Roman"/>
      <w:i/>
      <w:iCs/>
      <w:color w:val="008000"/>
      <w:sz w:val="22"/>
      <w:szCs w:val="18"/>
      <w:lang w:eastAsia="en-US"/>
    </w:rPr>
  </w:style>
  <w:style w:type="paragraph" w:styleId="Caption">
    <w:name w:val="caption"/>
    <w:basedOn w:val="Normal"/>
    <w:next w:val="Normal"/>
    <w:link w:val="CaptionChar"/>
    <w:uiPriority w:val="35"/>
    <w:unhideWhenUsed/>
    <w:rsid w:val="00C409E8"/>
    <w:pPr>
      <w:keepNext/>
      <w:keepLines/>
      <w:spacing w:beforeLines="50" w:before="50" w:afterLines="50" w:after="200"/>
    </w:pPr>
    <w:rPr>
      <w:rFonts w:eastAsiaTheme="minorEastAsia"/>
      <w:i/>
      <w:iCs/>
      <w:color w:val="0E2841" w:themeColor="text2"/>
      <w:sz w:val="18"/>
      <w:szCs w:val="18"/>
      <w:lang w:val="en-CA"/>
    </w:rPr>
  </w:style>
  <w:style w:type="character" w:customStyle="1" w:styleId="CaptionChar">
    <w:name w:val="Caption Char"/>
    <w:basedOn w:val="DefaultParagraphFont"/>
    <w:link w:val="Caption"/>
    <w:uiPriority w:val="35"/>
    <w:rsid w:val="00C409E8"/>
    <w:rPr>
      <w:rFonts w:ascii="Times New Roman" w:eastAsiaTheme="minorEastAsia" w:hAnsi="Times New Roman" w:cs="Times New Roman"/>
      <w:i/>
      <w:iCs/>
      <w:color w:val="0E2841" w:themeColor="text2"/>
      <w:kern w:val="0"/>
      <w:sz w:val="18"/>
      <w:szCs w:val="18"/>
      <w14:ligatures w14:val="none"/>
    </w:rPr>
  </w:style>
  <w:style w:type="paragraph" w:customStyle="1" w:styleId="Figure">
    <w:name w:val="Figure"/>
    <w:basedOn w:val="Normal"/>
    <w:rsid w:val="00C409E8"/>
    <w:pPr>
      <w:keepNext/>
      <w:keepLines/>
      <w:spacing w:beforeLines="50" w:before="50" w:afterLines="50" w:after="50"/>
    </w:pPr>
    <w:rPr>
      <w:rFonts w:eastAsiaTheme="minorEastAsia"/>
      <w:szCs w:val="20"/>
      <w:lang w:val="en-CA"/>
    </w:rPr>
  </w:style>
  <w:style w:type="paragraph" w:customStyle="1" w:styleId="CaptionedFigure">
    <w:name w:val="Captioned Figure"/>
    <w:basedOn w:val="Figure"/>
    <w:rsid w:val="00C409E8"/>
  </w:style>
  <w:style w:type="character" w:customStyle="1" w:styleId="CharTok">
    <w:name w:val="CharTok"/>
    <w:basedOn w:val="VerbatimChar"/>
    <w:rsid w:val="00C409E8"/>
    <w:rPr>
      <w:rFonts w:ascii="Consolas" w:hAnsi="Consolas" w:cs="Times New Roman"/>
      <w:i/>
      <w:iCs/>
      <w:color w:val="4070A0"/>
      <w:sz w:val="22"/>
      <w:szCs w:val="18"/>
      <w:lang w:eastAsia="en-US"/>
    </w:rPr>
  </w:style>
  <w:style w:type="paragraph" w:customStyle="1" w:styleId="CodeBlock">
    <w:name w:val="Code Block"/>
    <w:basedOn w:val="Normal"/>
    <w:qFormat/>
    <w:rsid w:val="00C409E8"/>
    <w:pPr>
      <w:keepNext/>
      <w:keepLines/>
      <w:shd w:val="clear" w:color="auto" w:fill="E8E8E8" w:themeFill="background2"/>
      <w:spacing w:beforeLines="50" w:before="50" w:afterLines="50" w:after="50"/>
    </w:pPr>
    <w:rPr>
      <w:rFonts w:ascii="Fira Code Light" w:eastAsiaTheme="minorEastAsia" w:hAnsi="Fira Code Light"/>
      <w:sz w:val="18"/>
      <w:szCs w:val="20"/>
      <w:lang w:val="en-CA"/>
    </w:rPr>
  </w:style>
  <w:style w:type="character" w:customStyle="1" w:styleId="CommentTok">
    <w:name w:val="CommentTok"/>
    <w:basedOn w:val="VerbatimChar"/>
    <w:rsid w:val="00C409E8"/>
    <w:rPr>
      <w:rFonts w:ascii="Consolas" w:hAnsi="Consolas" w:cs="Times New Roman"/>
      <w:i w:val="0"/>
      <w:iCs/>
      <w:color w:val="60A0B0"/>
      <w:sz w:val="22"/>
      <w:szCs w:val="18"/>
      <w:lang w:eastAsia="en-US"/>
    </w:rPr>
  </w:style>
  <w:style w:type="character" w:customStyle="1" w:styleId="CommentVarTok">
    <w:name w:val="CommentVarTok"/>
    <w:basedOn w:val="VerbatimChar"/>
    <w:rsid w:val="00C409E8"/>
    <w:rPr>
      <w:rFonts w:ascii="Consolas" w:hAnsi="Consolas" w:cs="Times New Roman"/>
      <w:b/>
      <w:i w:val="0"/>
      <w:iCs/>
      <w:color w:val="60A0B0"/>
      <w:sz w:val="22"/>
      <w:szCs w:val="18"/>
      <w:lang w:eastAsia="en-US"/>
    </w:rPr>
  </w:style>
  <w:style w:type="paragraph" w:customStyle="1" w:styleId="Compact">
    <w:name w:val="Compact"/>
    <w:basedOn w:val="BodyText"/>
    <w:qFormat/>
    <w:rsid w:val="00C409E8"/>
    <w:pPr>
      <w:spacing w:before="36" w:after="36"/>
    </w:pPr>
  </w:style>
  <w:style w:type="character" w:customStyle="1" w:styleId="ConstantTok">
    <w:name w:val="ConstantTok"/>
    <w:basedOn w:val="VerbatimChar"/>
    <w:rsid w:val="00C409E8"/>
    <w:rPr>
      <w:rFonts w:ascii="Consolas" w:hAnsi="Consolas" w:cs="Times New Roman"/>
      <w:i/>
      <w:iCs/>
      <w:color w:val="880000"/>
      <w:sz w:val="22"/>
      <w:szCs w:val="18"/>
      <w:lang w:eastAsia="en-US"/>
    </w:rPr>
  </w:style>
  <w:style w:type="character" w:customStyle="1" w:styleId="ControlFlowTok">
    <w:name w:val="ControlFlowTok"/>
    <w:basedOn w:val="VerbatimChar"/>
    <w:rsid w:val="00C409E8"/>
    <w:rPr>
      <w:rFonts w:ascii="Consolas" w:hAnsi="Consolas" w:cs="Times New Roman"/>
      <w:b/>
      <w:i/>
      <w:iCs/>
      <w:color w:val="007020"/>
      <w:sz w:val="22"/>
      <w:szCs w:val="18"/>
      <w:lang w:eastAsia="en-US"/>
    </w:rPr>
  </w:style>
  <w:style w:type="character" w:customStyle="1" w:styleId="DataTypeTok">
    <w:name w:val="DataTypeTok"/>
    <w:basedOn w:val="VerbatimChar"/>
    <w:rsid w:val="00C409E8"/>
    <w:rPr>
      <w:rFonts w:ascii="Consolas" w:hAnsi="Consolas" w:cs="Times New Roman"/>
      <w:i/>
      <w:iCs/>
      <w:color w:val="902000"/>
      <w:sz w:val="22"/>
      <w:szCs w:val="18"/>
      <w:lang w:eastAsia="en-US"/>
    </w:rPr>
  </w:style>
  <w:style w:type="paragraph" w:styleId="Date">
    <w:name w:val="Date"/>
    <w:basedOn w:val="Normal"/>
    <w:next w:val="BodyText"/>
    <w:link w:val="DateChar"/>
    <w:qFormat/>
    <w:rsid w:val="00C409E8"/>
    <w:pPr>
      <w:keepNext/>
      <w:keepLines/>
      <w:spacing w:beforeLines="50" w:before="50" w:afterLines="50" w:after="80"/>
      <w:jc w:val="center"/>
    </w:pPr>
    <w:rPr>
      <w:rFonts w:eastAsiaTheme="majorEastAsia"/>
      <w:lang w:val="en-CA"/>
    </w:rPr>
  </w:style>
  <w:style w:type="character" w:customStyle="1" w:styleId="DateChar">
    <w:name w:val="Date Char"/>
    <w:basedOn w:val="DefaultParagraphFont"/>
    <w:link w:val="Date"/>
    <w:rsid w:val="00C409E8"/>
    <w:rPr>
      <w:rFonts w:ascii="Times New Roman" w:eastAsiaTheme="majorEastAsia" w:hAnsi="Times New Roman" w:cs="Times New Roman"/>
      <w:kern w:val="0"/>
      <w14:ligatures w14:val="none"/>
    </w:rPr>
  </w:style>
  <w:style w:type="character" w:customStyle="1" w:styleId="DecValTok">
    <w:name w:val="DecValTok"/>
    <w:basedOn w:val="VerbatimChar"/>
    <w:rsid w:val="00C409E8"/>
    <w:rPr>
      <w:rFonts w:ascii="Consolas" w:hAnsi="Consolas" w:cs="Times New Roman"/>
      <w:i/>
      <w:iCs/>
      <w:color w:val="40A070"/>
      <w:sz w:val="22"/>
      <w:szCs w:val="18"/>
      <w:lang w:eastAsia="en-US"/>
    </w:rPr>
  </w:style>
  <w:style w:type="paragraph" w:customStyle="1" w:styleId="Definition">
    <w:name w:val="Definition"/>
    <w:basedOn w:val="Normal"/>
    <w:rsid w:val="00C409E8"/>
    <w:pPr>
      <w:keepNext/>
      <w:keepLines/>
      <w:spacing w:beforeLines="50" w:before="50" w:afterLines="50" w:after="50"/>
    </w:pPr>
    <w:rPr>
      <w:rFonts w:eastAsiaTheme="minorEastAsia"/>
      <w:szCs w:val="20"/>
      <w:lang w:val="en-CA"/>
    </w:rPr>
  </w:style>
  <w:style w:type="paragraph" w:customStyle="1" w:styleId="DefinitionTerm">
    <w:name w:val="Definition Term"/>
    <w:basedOn w:val="Normal"/>
    <w:next w:val="Definition"/>
    <w:rsid w:val="00C409E8"/>
    <w:pPr>
      <w:keepNext/>
      <w:keepLines/>
      <w:spacing w:beforeLines="50" w:before="50" w:afterLines="50" w:after="50"/>
    </w:pPr>
    <w:rPr>
      <w:rFonts w:eastAsiaTheme="minorEastAsia"/>
      <w:b/>
      <w:szCs w:val="20"/>
      <w:lang w:val="en-CA"/>
    </w:rPr>
  </w:style>
  <w:style w:type="character" w:customStyle="1" w:styleId="DocumentationTok">
    <w:name w:val="DocumentationTok"/>
    <w:basedOn w:val="VerbatimChar"/>
    <w:rsid w:val="00C409E8"/>
    <w:rPr>
      <w:rFonts w:ascii="Consolas" w:hAnsi="Consolas" w:cs="Times New Roman"/>
      <w:i w:val="0"/>
      <w:iCs/>
      <w:color w:val="BA2121"/>
      <w:sz w:val="22"/>
      <w:szCs w:val="18"/>
      <w:lang w:eastAsia="en-US"/>
    </w:rPr>
  </w:style>
  <w:style w:type="character" w:customStyle="1" w:styleId="ErrorTok">
    <w:name w:val="ErrorTok"/>
    <w:basedOn w:val="VerbatimChar"/>
    <w:rsid w:val="00C409E8"/>
    <w:rPr>
      <w:rFonts w:ascii="Consolas" w:hAnsi="Consolas" w:cs="Times New Roman"/>
      <w:b/>
      <w:i/>
      <w:iCs/>
      <w:color w:val="FF0000"/>
      <w:sz w:val="22"/>
      <w:szCs w:val="18"/>
      <w:lang w:eastAsia="en-US"/>
    </w:rPr>
  </w:style>
  <w:style w:type="character" w:customStyle="1" w:styleId="ExtensionTok">
    <w:name w:val="ExtensionTok"/>
    <w:basedOn w:val="VerbatimChar"/>
    <w:rsid w:val="00C409E8"/>
    <w:rPr>
      <w:rFonts w:ascii="Consolas" w:hAnsi="Consolas" w:cs="Times New Roman"/>
      <w:i/>
      <w:iCs/>
      <w:color w:val="0E2841" w:themeColor="text2"/>
      <w:sz w:val="22"/>
      <w:szCs w:val="18"/>
      <w:lang w:eastAsia="en-US"/>
    </w:rPr>
  </w:style>
  <w:style w:type="paragraph" w:customStyle="1" w:styleId="FigureCaption">
    <w:name w:val="Figure Caption"/>
    <w:basedOn w:val="Normal"/>
    <w:next w:val="Normal"/>
    <w:link w:val="FigureCaptionChar"/>
    <w:qFormat/>
    <w:rsid w:val="00C409E8"/>
    <w:pPr>
      <w:keepNext/>
      <w:keepLines/>
      <w:numPr>
        <w:numId w:val="1"/>
      </w:numPr>
      <w:adjustRightInd w:val="0"/>
      <w:snapToGrid w:val="0"/>
      <w:spacing w:beforeLines="50" w:before="50" w:afterLines="50" w:after="50"/>
      <w:outlineLvl w:val="1"/>
    </w:pPr>
    <w:rPr>
      <w:rFonts w:eastAsiaTheme="minorEastAsia"/>
      <w:szCs w:val="20"/>
      <w:lang w:val="en-CA"/>
    </w:rPr>
  </w:style>
  <w:style w:type="character" w:customStyle="1" w:styleId="FigureCaptionChar">
    <w:name w:val="Figure Caption Char"/>
    <w:basedOn w:val="DefaultParagraphFont"/>
    <w:link w:val="FigureCaption"/>
    <w:rsid w:val="00C409E8"/>
    <w:rPr>
      <w:rFonts w:ascii="Times New Roman" w:eastAsiaTheme="minorEastAsia" w:hAnsi="Times New Roman" w:cs="Times New Roman"/>
      <w:kern w:val="0"/>
      <w:sz w:val="20"/>
      <w:szCs w:val="20"/>
      <w14:ligatures w14:val="none"/>
    </w:rPr>
  </w:style>
  <w:style w:type="paragraph" w:customStyle="1" w:styleId="FirstParagraph">
    <w:name w:val="First Paragraph"/>
    <w:basedOn w:val="BodyText"/>
    <w:next w:val="BodyText"/>
    <w:qFormat/>
    <w:rsid w:val="00C409E8"/>
  </w:style>
  <w:style w:type="character" w:customStyle="1" w:styleId="FloatTok">
    <w:name w:val="FloatTok"/>
    <w:basedOn w:val="VerbatimChar"/>
    <w:rsid w:val="00C409E8"/>
    <w:rPr>
      <w:rFonts w:ascii="Consolas" w:hAnsi="Consolas" w:cs="Times New Roman"/>
      <w:i/>
      <w:iCs/>
      <w:color w:val="40A070"/>
      <w:sz w:val="22"/>
      <w:szCs w:val="18"/>
      <w:lang w:eastAsia="en-US"/>
    </w:rPr>
  </w:style>
  <w:style w:type="character" w:styleId="FollowedHyperlink">
    <w:name w:val="FollowedHyperlink"/>
    <w:basedOn w:val="DefaultParagraphFont"/>
    <w:uiPriority w:val="99"/>
    <w:unhideWhenUsed/>
    <w:rsid w:val="00C409E8"/>
    <w:rPr>
      <w:color w:val="96607D" w:themeColor="followedHyperlink"/>
      <w:u w:val="single"/>
    </w:rPr>
  </w:style>
  <w:style w:type="paragraph" w:styleId="Footer">
    <w:name w:val="footer"/>
    <w:basedOn w:val="Normal"/>
    <w:link w:val="FooterChar"/>
    <w:uiPriority w:val="99"/>
    <w:unhideWhenUsed/>
    <w:rsid w:val="00C409E8"/>
    <w:pPr>
      <w:keepNext/>
      <w:keepLines/>
      <w:tabs>
        <w:tab w:val="center" w:pos="4680"/>
        <w:tab w:val="right" w:pos="9360"/>
      </w:tabs>
      <w:spacing w:beforeLines="50" w:before="50" w:afterLines="50" w:after="50"/>
    </w:pPr>
    <w:rPr>
      <w:rFonts w:eastAsiaTheme="minorEastAsia"/>
      <w:szCs w:val="20"/>
      <w:lang w:val="en-CA"/>
    </w:rPr>
  </w:style>
  <w:style w:type="character" w:customStyle="1" w:styleId="FooterChar">
    <w:name w:val="Footer Char"/>
    <w:basedOn w:val="DefaultParagraphFont"/>
    <w:link w:val="Footer"/>
    <w:uiPriority w:val="99"/>
    <w:rsid w:val="00C409E8"/>
    <w:rPr>
      <w:rFonts w:ascii="Times New Roman" w:eastAsiaTheme="minorEastAsia" w:hAnsi="Times New Roman" w:cs="Times New Roman"/>
      <w:kern w:val="0"/>
      <w:sz w:val="20"/>
      <w:szCs w:val="20"/>
      <w14:ligatures w14:val="none"/>
    </w:rPr>
  </w:style>
  <w:style w:type="paragraph" w:styleId="FootnoteText">
    <w:name w:val="footnote text"/>
    <w:basedOn w:val="Normal"/>
    <w:link w:val="FootnoteTextChar"/>
    <w:uiPriority w:val="9"/>
    <w:unhideWhenUsed/>
    <w:qFormat/>
    <w:rsid w:val="00C409E8"/>
    <w:pPr>
      <w:keepNext/>
      <w:keepLines/>
      <w:spacing w:beforeLines="50" w:before="50" w:afterLines="50" w:after="50"/>
    </w:pPr>
    <w:rPr>
      <w:rFonts w:eastAsiaTheme="minorEastAsia"/>
      <w:szCs w:val="20"/>
      <w:lang w:val="en-CA"/>
    </w:rPr>
  </w:style>
  <w:style w:type="character" w:customStyle="1" w:styleId="FootnoteTextChar">
    <w:name w:val="Footnote Text Char"/>
    <w:basedOn w:val="DefaultParagraphFont"/>
    <w:link w:val="FootnoteText"/>
    <w:uiPriority w:val="9"/>
    <w:rsid w:val="00C409E8"/>
    <w:rPr>
      <w:rFonts w:ascii="Times New Roman" w:eastAsiaTheme="minorEastAsia" w:hAnsi="Times New Roman" w:cs="Times New Roman"/>
      <w:kern w:val="0"/>
      <w:sz w:val="20"/>
      <w:szCs w:val="20"/>
      <w14:ligatures w14:val="none"/>
    </w:rPr>
  </w:style>
  <w:style w:type="paragraph" w:customStyle="1" w:styleId="FootnoteBlockText">
    <w:name w:val="Footnote Block Text"/>
    <w:basedOn w:val="FootnoteText"/>
    <w:next w:val="FootnoteText"/>
    <w:uiPriority w:val="9"/>
    <w:unhideWhenUsed/>
    <w:qFormat/>
    <w:rsid w:val="00C409E8"/>
    <w:pPr>
      <w:spacing w:after="100"/>
      <w:ind w:left="480" w:right="480"/>
    </w:pPr>
  </w:style>
  <w:style w:type="character" w:styleId="FootnoteReference">
    <w:name w:val="footnote reference"/>
    <w:basedOn w:val="DefaultParagraphFont"/>
    <w:uiPriority w:val="99"/>
    <w:unhideWhenUsed/>
    <w:rsid w:val="00C409E8"/>
    <w:rPr>
      <w:vertAlign w:val="superscript"/>
    </w:rPr>
  </w:style>
  <w:style w:type="character" w:customStyle="1" w:styleId="FunctionTok">
    <w:name w:val="FunctionTok"/>
    <w:basedOn w:val="VerbatimChar"/>
    <w:rsid w:val="00C409E8"/>
    <w:rPr>
      <w:rFonts w:ascii="Consolas" w:hAnsi="Consolas" w:cs="Times New Roman"/>
      <w:i/>
      <w:iCs/>
      <w:color w:val="06287E"/>
      <w:sz w:val="22"/>
      <w:szCs w:val="18"/>
      <w:lang w:eastAsia="en-US"/>
    </w:rPr>
  </w:style>
  <w:style w:type="paragraph" w:styleId="Header">
    <w:name w:val="header"/>
    <w:basedOn w:val="Normal"/>
    <w:link w:val="HeaderChar"/>
    <w:uiPriority w:val="99"/>
    <w:unhideWhenUsed/>
    <w:rsid w:val="00C409E8"/>
    <w:pPr>
      <w:keepNext/>
      <w:keepLines/>
      <w:tabs>
        <w:tab w:val="center" w:pos="4680"/>
        <w:tab w:val="right" w:pos="9360"/>
      </w:tabs>
      <w:spacing w:beforeLines="50" w:before="50" w:afterLines="50" w:after="50"/>
    </w:pPr>
    <w:rPr>
      <w:rFonts w:eastAsiaTheme="minorEastAsia"/>
      <w:szCs w:val="20"/>
      <w:lang w:val="en-CA"/>
    </w:rPr>
  </w:style>
  <w:style w:type="character" w:customStyle="1" w:styleId="HeaderChar">
    <w:name w:val="Header Char"/>
    <w:basedOn w:val="DefaultParagraphFont"/>
    <w:link w:val="Header"/>
    <w:uiPriority w:val="99"/>
    <w:rsid w:val="00C409E8"/>
    <w:rPr>
      <w:rFonts w:ascii="Times New Roman" w:eastAsiaTheme="minorEastAsia" w:hAnsi="Times New Roman" w:cs="Times New Roman"/>
      <w:kern w:val="0"/>
      <w:sz w:val="20"/>
      <w:szCs w:val="20"/>
      <w14:ligatures w14:val="none"/>
    </w:rPr>
  </w:style>
  <w:style w:type="character" w:styleId="Hyperlink">
    <w:name w:val="Hyperlink"/>
    <w:basedOn w:val="DefaultParagraphFont"/>
    <w:uiPriority w:val="99"/>
    <w:unhideWhenUsed/>
    <w:rsid w:val="00C409E8"/>
    <w:rPr>
      <w:color w:val="467886" w:themeColor="hyperlink"/>
      <w:u w:val="single"/>
    </w:rPr>
  </w:style>
  <w:style w:type="paragraph" w:customStyle="1" w:styleId="ImageCaption">
    <w:name w:val="Image Caption"/>
    <w:basedOn w:val="Caption"/>
    <w:rsid w:val="00C409E8"/>
  </w:style>
  <w:style w:type="character" w:customStyle="1" w:styleId="ImportTok">
    <w:name w:val="ImportTok"/>
    <w:basedOn w:val="VerbatimChar"/>
    <w:rsid w:val="00C409E8"/>
    <w:rPr>
      <w:rFonts w:ascii="Consolas" w:hAnsi="Consolas" w:cs="Times New Roman"/>
      <w:b/>
      <w:i/>
      <w:iCs/>
      <w:color w:val="008000"/>
      <w:sz w:val="22"/>
      <w:szCs w:val="18"/>
      <w:lang w:eastAsia="en-US"/>
    </w:rPr>
  </w:style>
  <w:style w:type="character" w:customStyle="1" w:styleId="InformationTok">
    <w:name w:val="InformationTok"/>
    <w:basedOn w:val="VerbatimChar"/>
    <w:rsid w:val="00C409E8"/>
    <w:rPr>
      <w:rFonts w:ascii="Consolas" w:hAnsi="Consolas" w:cs="Times New Roman"/>
      <w:b/>
      <w:i w:val="0"/>
      <w:iCs/>
      <w:color w:val="60A0B0"/>
      <w:sz w:val="22"/>
      <w:szCs w:val="18"/>
      <w:lang w:eastAsia="en-US"/>
    </w:rPr>
  </w:style>
  <w:style w:type="character" w:styleId="IntenseEmphasis">
    <w:name w:val="Intense Emphasis"/>
    <w:basedOn w:val="DefaultParagraphFont"/>
    <w:uiPriority w:val="21"/>
    <w:qFormat/>
    <w:rsid w:val="00C409E8"/>
    <w:rPr>
      <w:i/>
      <w:iCs/>
      <w:color w:val="0F4761" w:themeColor="accent1" w:themeShade="BF"/>
    </w:rPr>
  </w:style>
  <w:style w:type="paragraph" w:styleId="IntenseQuote">
    <w:name w:val="Intense Quote"/>
    <w:basedOn w:val="Normal"/>
    <w:next w:val="Normal"/>
    <w:link w:val="IntenseQuoteChar"/>
    <w:uiPriority w:val="30"/>
    <w:qFormat/>
    <w:rsid w:val="00C409E8"/>
    <w:pPr>
      <w:keepNext/>
      <w:keepLines/>
      <w:pBdr>
        <w:top w:val="single" w:sz="4" w:space="10" w:color="0F4761" w:themeColor="accent1" w:themeShade="BF"/>
        <w:bottom w:val="single" w:sz="4" w:space="10" w:color="0F4761" w:themeColor="accent1" w:themeShade="BF"/>
      </w:pBdr>
      <w:spacing w:beforeLines="50" w:before="360" w:afterLines="50" w:after="360"/>
      <w:ind w:left="864" w:right="864"/>
      <w:jc w:val="center"/>
    </w:pPr>
    <w:rPr>
      <w:rFonts w:eastAsiaTheme="minorEastAsia"/>
      <w:i/>
      <w:iCs/>
      <w:color w:val="0F4761" w:themeColor="accent1" w:themeShade="BF"/>
      <w:szCs w:val="20"/>
      <w:lang w:val="en-CA"/>
    </w:rPr>
  </w:style>
  <w:style w:type="character" w:customStyle="1" w:styleId="IntenseQuoteChar">
    <w:name w:val="Intense Quote Char"/>
    <w:basedOn w:val="DefaultParagraphFont"/>
    <w:link w:val="IntenseQuote"/>
    <w:uiPriority w:val="30"/>
    <w:rsid w:val="00C409E8"/>
    <w:rPr>
      <w:rFonts w:ascii="Times New Roman" w:eastAsiaTheme="minorEastAsia" w:hAnsi="Times New Roman" w:cs="Times New Roman"/>
      <w:i/>
      <w:iCs/>
      <w:color w:val="0F4761" w:themeColor="accent1" w:themeShade="BF"/>
      <w:kern w:val="0"/>
      <w:sz w:val="20"/>
      <w:szCs w:val="20"/>
      <w14:ligatures w14:val="none"/>
    </w:rPr>
  </w:style>
  <w:style w:type="character" w:styleId="IntenseReference">
    <w:name w:val="Intense Reference"/>
    <w:basedOn w:val="DefaultParagraphFont"/>
    <w:uiPriority w:val="32"/>
    <w:qFormat/>
    <w:rsid w:val="00C409E8"/>
    <w:rPr>
      <w:b/>
      <w:bCs/>
      <w:smallCaps/>
      <w:color w:val="0F4761" w:themeColor="accent1" w:themeShade="BF"/>
      <w:spacing w:val="5"/>
    </w:rPr>
  </w:style>
  <w:style w:type="character" w:customStyle="1" w:styleId="KeywordTok">
    <w:name w:val="KeywordTok"/>
    <w:basedOn w:val="VerbatimChar"/>
    <w:rsid w:val="00C409E8"/>
    <w:rPr>
      <w:rFonts w:ascii="Consolas" w:hAnsi="Consolas" w:cs="Times New Roman"/>
      <w:b/>
      <w:i/>
      <w:iCs/>
      <w:color w:val="007020"/>
      <w:sz w:val="22"/>
      <w:szCs w:val="18"/>
      <w:lang w:eastAsia="en-US"/>
    </w:rPr>
  </w:style>
  <w:style w:type="paragraph" w:customStyle="1" w:styleId="Link">
    <w:name w:val="Link"/>
    <w:basedOn w:val="BodyText"/>
    <w:link w:val="LinkChar"/>
    <w:qFormat/>
    <w:rsid w:val="00C409E8"/>
    <w:rPr>
      <w:color w:val="007BFF"/>
      <w:u w:val="single"/>
    </w:rPr>
  </w:style>
  <w:style w:type="character" w:customStyle="1" w:styleId="LinkChar">
    <w:name w:val="Link Char"/>
    <w:basedOn w:val="BodyTextChar"/>
    <w:link w:val="Link"/>
    <w:rsid w:val="00C409E8"/>
    <w:rPr>
      <w:rFonts w:ascii="Times New Roman" w:hAnsi="Times New Roman" w:cs="Times New Roman"/>
      <w:color w:val="007BFF"/>
      <w:sz w:val="20"/>
      <w:szCs w:val="20"/>
      <w:u w:val="single"/>
    </w:rPr>
  </w:style>
  <w:style w:type="paragraph" w:styleId="ListParagraph">
    <w:name w:val="List Paragraph"/>
    <w:basedOn w:val="Normal"/>
    <w:link w:val="ListParagraphChar"/>
    <w:uiPriority w:val="34"/>
    <w:qFormat/>
    <w:rsid w:val="00C409E8"/>
    <w:pPr>
      <w:keepNext/>
      <w:keepLines/>
      <w:spacing w:beforeLines="50" w:before="50" w:afterLines="50" w:after="50"/>
      <w:ind w:left="720"/>
    </w:pPr>
    <w:rPr>
      <w:rFonts w:eastAsiaTheme="minorEastAsia"/>
      <w:szCs w:val="20"/>
      <w:lang w:val="en-CA"/>
    </w:rPr>
  </w:style>
  <w:style w:type="character" w:customStyle="1" w:styleId="ListParagraphChar">
    <w:name w:val="List Paragraph Char"/>
    <w:basedOn w:val="DefaultParagraphFont"/>
    <w:link w:val="ListParagraph"/>
    <w:uiPriority w:val="34"/>
    <w:rsid w:val="00C409E8"/>
    <w:rPr>
      <w:rFonts w:ascii="Times New Roman" w:eastAsiaTheme="minorEastAsia" w:hAnsi="Times New Roman" w:cs="Times New Roman"/>
      <w:kern w:val="0"/>
      <w:sz w:val="20"/>
      <w:szCs w:val="20"/>
      <w14:ligatures w14:val="none"/>
    </w:rPr>
  </w:style>
  <w:style w:type="paragraph" w:customStyle="1" w:styleId="Normal-List1">
    <w:name w:val="Normal - List 1"/>
    <w:basedOn w:val="ListParagraph"/>
    <w:link w:val="Normal-List1Char"/>
    <w:qFormat/>
    <w:rsid w:val="00C409E8"/>
    <w:pPr>
      <w:numPr>
        <w:numId w:val="2"/>
      </w:numPr>
    </w:pPr>
    <w:rPr>
      <w:sz w:val="18"/>
      <w:szCs w:val="16"/>
    </w:rPr>
  </w:style>
  <w:style w:type="character" w:customStyle="1" w:styleId="Normal-List1Char">
    <w:name w:val="Normal - List 1 Char"/>
    <w:basedOn w:val="ListParagraphChar"/>
    <w:link w:val="Normal-List1"/>
    <w:rsid w:val="00C409E8"/>
    <w:rPr>
      <w:rFonts w:ascii="Times New Roman" w:eastAsiaTheme="minorEastAsia" w:hAnsi="Times New Roman" w:cs="Times New Roman"/>
      <w:kern w:val="0"/>
      <w:sz w:val="18"/>
      <w:szCs w:val="16"/>
      <w14:ligatures w14:val="none"/>
    </w:rPr>
  </w:style>
  <w:style w:type="paragraph" w:customStyle="1" w:styleId="Normal-List2">
    <w:name w:val="Normal - List 2"/>
    <w:basedOn w:val="ListParagraph"/>
    <w:link w:val="Normal-List2Char"/>
    <w:qFormat/>
    <w:rsid w:val="00C409E8"/>
    <w:pPr>
      <w:framePr w:wrap="around" w:vAnchor="text" w:hAnchor="page" w:xAlign="center" w:y="1"/>
      <w:numPr>
        <w:ilvl w:val="1"/>
        <w:numId w:val="3"/>
      </w:numPr>
      <w:suppressOverlap/>
    </w:pPr>
    <w:rPr>
      <w:sz w:val="18"/>
      <w:szCs w:val="18"/>
    </w:rPr>
  </w:style>
  <w:style w:type="character" w:customStyle="1" w:styleId="Normal-List2Char">
    <w:name w:val="Normal - List 2 Char"/>
    <w:basedOn w:val="ListParagraphChar"/>
    <w:link w:val="Normal-List2"/>
    <w:rsid w:val="00C409E8"/>
    <w:rPr>
      <w:rFonts w:ascii="Times New Roman" w:eastAsiaTheme="minorEastAsia" w:hAnsi="Times New Roman" w:cs="Times New Roman"/>
      <w:kern w:val="0"/>
      <w:sz w:val="18"/>
      <w:szCs w:val="18"/>
      <w14:ligatures w14:val="none"/>
    </w:rPr>
  </w:style>
  <w:style w:type="paragraph" w:customStyle="1" w:styleId="Small">
    <w:name w:val="Small"/>
    <w:basedOn w:val="Normal"/>
    <w:link w:val="SmallChar"/>
    <w:qFormat/>
    <w:rsid w:val="00C409E8"/>
    <w:pPr>
      <w:keepNext/>
      <w:keepLines/>
      <w:spacing w:beforeLines="50" w:before="20" w:afterLines="50" w:after="20"/>
    </w:pPr>
    <w:rPr>
      <w:rFonts w:eastAsiaTheme="minorEastAsia"/>
      <w:sz w:val="18"/>
      <w:szCs w:val="20"/>
      <w:lang w:val="en-CA"/>
    </w:rPr>
  </w:style>
  <w:style w:type="character" w:customStyle="1" w:styleId="SmallChar">
    <w:name w:val="Small Char"/>
    <w:basedOn w:val="DefaultParagraphFont"/>
    <w:link w:val="Small"/>
    <w:rsid w:val="00C409E8"/>
    <w:rPr>
      <w:rFonts w:ascii="Times New Roman" w:eastAsiaTheme="minorEastAsia" w:hAnsi="Times New Roman" w:cs="Times New Roman"/>
      <w:kern w:val="0"/>
      <w:sz w:val="18"/>
      <w:szCs w:val="20"/>
      <w14:ligatures w14:val="none"/>
    </w:rPr>
  </w:style>
  <w:style w:type="paragraph" w:customStyle="1" w:styleId="Normal-Tiny">
    <w:name w:val="Normal - Tiny"/>
    <w:basedOn w:val="Small"/>
    <w:link w:val="Normal-TinyChar"/>
    <w:qFormat/>
    <w:rsid w:val="00C409E8"/>
    <w:rPr>
      <w:noProof/>
      <w:sz w:val="14"/>
    </w:rPr>
  </w:style>
  <w:style w:type="character" w:customStyle="1" w:styleId="Normal-TinyChar">
    <w:name w:val="Normal - Tiny Char"/>
    <w:basedOn w:val="SmallChar"/>
    <w:link w:val="Normal-Tiny"/>
    <w:rsid w:val="00C409E8"/>
    <w:rPr>
      <w:rFonts w:ascii="Times New Roman" w:eastAsiaTheme="minorEastAsia" w:hAnsi="Times New Roman" w:cs="Times New Roman"/>
      <w:noProof/>
      <w:kern w:val="0"/>
      <w:sz w:val="14"/>
      <w:szCs w:val="20"/>
      <w14:ligatures w14:val="none"/>
    </w:rPr>
  </w:style>
  <w:style w:type="character" w:customStyle="1" w:styleId="NormalTok">
    <w:name w:val="NormalTok"/>
    <w:basedOn w:val="VerbatimChar"/>
    <w:rsid w:val="00C409E8"/>
    <w:rPr>
      <w:rFonts w:ascii="Consolas" w:hAnsi="Consolas" w:cs="Times New Roman"/>
      <w:i/>
      <w:iCs/>
      <w:color w:val="0E2841" w:themeColor="text2"/>
      <w:sz w:val="22"/>
      <w:szCs w:val="18"/>
      <w:lang w:eastAsia="en-US"/>
    </w:rPr>
  </w:style>
  <w:style w:type="character" w:customStyle="1" w:styleId="OperatorTok">
    <w:name w:val="OperatorTok"/>
    <w:basedOn w:val="VerbatimChar"/>
    <w:rsid w:val="00C409E8"/>
    <w:rPr>
      <w:rFonts w:ascii="Consolas" w:hAnsi="Consolas" w:cs="Times New Roman"/>
      <w:i/>
      <w:iCs/>
      <w:color w:val="666666"/>
      <w:sz w:val="22"/>
      <w:szCs w:val="18"/>
      <w:lang w:eastAsia="en-US"/>
    </w:rPr>
  </w:style>
  <w:style w:type="character" w:customStyle="1" w:styleId="OtherTok">
    <w:name w:val="OtherTok"/>
    <w:basedOn w:val="VerbatimChar"/>
    <w:rsid w:val="00C409E8"/>
    <w:rPr>
      <w:rFonts w:ascii="Consolas" w:hAnsi="Consolas" w:cs="Times New Roman"/>
      <w:i/>
      <w:iCs/>
      <w:color w:val="007020"/>
      <w:sz w:val="22"/>
      <w:szCs w:val="18"/>
      <w:lang w:eastAsia="en-US"/>
    </w:rPr>
  </w:style>
  <w:style w:type="character" w:customStyle="1" w:styleId="PreprocessorTok">
    <w:name w:val="PreprocessorTok"/>
    <w:basedOn w:val="VerbatimChar"/>
    <w:rsid w:val="00C409E8"/>
    <w:rPr>
      <w:rFonts w:ascii="Consolas" w:hAnsi="Consolas" w:cs="Times New Roman"/>
      <w:i/>
      <w:iCs/>
      <w:color w:val="BC7A00"/>
      <w:sz w:val="22"/>
      <w:szCs w:val="18"/>
      <w:lang w:eastAsia="en-US"/>
    </w:rPr>
  </w:style>
  <w:style w:type="paragraph" w:styleId="Quote">
    <w:name w:val="Quote"/>
    <w:basedOn w:val="Normal"/>
    <w:next w:val="Normal"/>
    <w:link w:val="QuoteChar"/>
    <w:uiPriority w:val="29"/>
    <w:qFormat/>
    <w:rsid w:val="00C409E8"/>
    <w:pPr>
      <w:keepNext/>
      <w:keepLines/>
      <w:spacing w:beforeLines="50" w:before="160" w:afterLines="50" w:after="50"/>
      <w:jc w:val="center"/>
    </w:pPr>
    <w:rPr>
      <w:rFonts w:eastAsiaTheme="minorEastAsia"/>
      <w:i/>
      <w:iCs/>
      <w:color w:val="404040" w:themeColor="text1" w:themeTint="BF"/>
      <w:szCs w:val="20"/>
      <w:lang w:val="en-CA"/>
    </w:rPr>
  </w:style>
  <w:style w:type="character" w:customStyle="1" w:styleId="QuoteChar">
    <w:name w:val="Quote Char"/>
    <w:basedOn w:val="DefaultParagraphFont"/>
    <w:link w:val="Quote"/>
    <w:uiPriority w:val="29"/>
    <w:rsid w:val="00C409E8"/>
    <w:rPr>
      <w:rFonts w:ascii="Times New Roman" w:eastAsiaTheme="minorEastAsia" w:hAnsi="Times New Roman" w:cs="Times New Roman"/>
      <w:i/>
      <w:iCs/>
      <w:color w:val="404040" w:themeColor="text1" w:themeTint="BF"/>
      <w:kern w:val="0"/>
      <w:sz w:val="20"/>
      <w:szCs w:val="20"/>
      <w14:ligatures w14:val="none"/>
    </w:rPr>
  </w:style>
  <w:style w:type="character" w:customStyle="1" w:styleId="RegionMarkerTok">
    <w:name w:val="RegionMarkerTok"/>
    <w:basedOn w:val="VerbatimChar"/>
    <w:rsid w:val="00C409E8"/>
    <w:rPr>
      <w:rFonts w:ascii="Consolas" w:hAnsi="Consolas" w:cs="Times New Roman"/>
      <w:i/>
      <w:iCs/>
      <w:color w:val="0E2841" w:themeColor="text2"/>
      <w:sz w:val="22"/>
      <w:szCs w:val="18"/>
      <w:lang w:eastAsia="en-US"/>
    </w:rPr>
  </w:style>
  <w:style w:type="paragraph" w:customStyle="1" w:styleId="ScriptCaption">
    <w:name w:val="Script Caption"/>
    <w:basedOn w:val="FigureCaption"/>
    <w:link w:val="ScriptCaptionChar"/>
    <w:qFormat/>
    <w:rsid w:val="00C409E8"/>
    <w:pPr>
      <w:numPr>
        <w:numId w:val="0"/>
      </w:numPr>
      <w:outlineLvl w:val="0"/>
    </w:pPr>
  </w:style>
  <w:style w:type="character" w:customStyle="1" w:styleId="ScriptCaptionChar">
    <w:name w:val="Script Caption Char"/>
    <w:basedOn w:val="FigureCaptionChar"/>
    <w:link w:val="ScriptCaption"/>
    <w:rsid w:val="00C409E8"/>
    <w:rPr>
      <w:rFonts w:ascii="Times New Roman" w:eastAsiaTheme="minorEastAsia" w:hAnsi="Times New Roman" w:cs="Times New Roman"/>
      <w:kern w:val="0"/>
      <w:sz w:val="20"/>
      <w:szCs w:val="20"/>
      <w14:ligatures w14:val="none"/>
    </w:rPr>
  </w:style>
  <w:style w:type="character" w:customStyle="1" w:styleId="SectionNumber">
    <w:name w:val="Section Number"/>
    <w:basedOn w:val="CaptionChar"/>
    <w:rsid w:val="00C409E8"/>
    <w:rPr>
      <w:rFonts w:ascii="Times New Roman" w:eastAsiaTheme="minorEastAsia" w:hAnsi="Times New Roman" w:cs="Times New Roman"/>
      <w:i/>
      <w:iCs/>
      <w:color w:val="0E2841" w:themeColor="text2"/>
      <w:kern w:val="0"/>
      <w:sz w:val="18"/>
      <w:szCs w:val="18"/>
      <w:lang w:eastAsia="en-US"/>
      <w14:ligatures w14:val="none"/>
    </w:rPr>
  </w:style>
  <w:style w:type="paragraph" w:customStyle="1" w:styleId="Sidebar">
    <w:name w:val="Sidebar"/>
    <w:basedOn w:val="Normal"/>
    <w:link w:val="SidebarChar"/>
    <w:qFormat/>
    <w:rsid w:val="00C409E8"/>
    <w:pPr>
      <w:keepNext/>
      <w:keepLines/>
      <w:framePr w:wrap="around" w:vAnchor="text" w:hAnchor="page" w:xAlign="center" w:y="1"/>
      <w:spacing w:beforeLines="50" w:before="50" w:afterLines="50" w:after="50"/>
      <w:suppressOverlap/>
    </w:pPr>
    <w:rPr>
      <w:rFonts w:eastAsiaTheme="minorEastAsia"/>
      <w:bCs/>
      <w:sz w:val="18"/>
      <w:szCs w:val="18"/>
      <w:lang w:val="en-CA"/>
    </w:rPr>
  </w:style>
  <w:style w:type="character" w:customStyle="1" w:styleId="SidebarChar">
    <w:name w:val="Sidebar Char"/>
    <w:basedOn w:val="DefaultParagraphFont"/>
    <w:link w:val="Sidebar"/>
    <w:rsid w:val="00C409E8"/>
    <w:rPr>
      <w:rFonts w:ascii="Times New Roman" w:eastAsiaTheme="minorEastAsia" w:hAnsi="Times New Roman" w:cs="Times New Roman"/>
      <w:bCs/>
      <w:kern w:val="0"/>
      <w:sz w:val="18"/>
      <w:szCs w:val="18"/>
      <w14:ligatures w14:val="none"/>
    </w:rPr>
  </w:style>
  <w:style w:type="paragraph" w:customStyle="1" w:styleId="Small-List">
    <w:name w:val="Small - List"/>
    <w:basedOn w:val="Small"/>
    <w:link w:val="Small-ListChar"/>
    <w:qFormat/>
    <w:rsid w:val="00C409E8"/>
    <w:pPr>
      <w:numPr>
        <w:numId w:val="4"/>
      </w:numPr>
    </w:pPr>
    <w:rPr>
      <w:szCs w:val="18"/>
    </w:rPr>
  </w:style>
  <w:style w:type="character" w:customStyle="1" w:styleId="Small-ListChar">
    <w:name w:val="Small - List Char"/>
    <w:basedOn w:val="SmallChar"/>
    <w:link w:val="Small-List"/>
    <w:rsid w:val="00C409E8"/>
    <w:rPr>
      <w:rFonts w:ascii="Times New Roman" w:eastAsiaTheme="minorEastAsia" w:hAnsi="Times New Roman" w:cs="Times New Roman"/>
      <w:kern w:val="0"/>
      <w:sz w:val="18"/>
      <w:szCs w:val="18"/>
      <w14:ligatures w14:val="none"/>
    </w:rPr>
  </w:style>
  <w:style w:type="paragraph" w:customStyle="1" w:styleId="SourceCode">
    <w:name w:val="Source Code"/>
    <w:basedOn w:val="Normal"/>
    <w:link w:val="SourceCodeChar"/>
    <w:rsid w:val="00C409E8"/>
    <w:pPr>
      <w:keepNext/>
      <w:keepLines/>
      <w:shd w:val="clear" w:color="auto" w:fill="E8E8E8"/>
      <w:wordWrap w:val="0"/>
      <w:spacing w:beforeLines="50" w:before="50" w:afterLines="50" w:after="50"/>
    </w:pPr>
    <w:rPr>
      <w:rFonts w:ascii="Consolas" w:eastAsiaTheme="minorEastAsia" w:hAnsi="Consolas"/>
      <w:sz w:val="18"/>
      <w:szCs w:val="18"/>
      <w:shd w:val="clear" w:color="auto" w:fill="E8E8E8"/>
      <w:lang w:val="en-CA"/>
    </w:rPr>
  </w:style>
  <w:style w:type="character" w:customStyle="1" w:styleId="SourceCodeChar">
    <w:name w:val="Source Code Char"/>
    <w:basedOn w:val="DefaultParagraphFont"/>
    <w:link w:val="SourceCode"/>
    <w:rsid w:val="00C409E8"/>
    <w:rPr>
      <w:rFonts w:ascii="Consolas" w:eastAsiaTheme="minorEastAsia" w:hAnsi="Consolas" w:cs="Times New Roman"/>
      <w:kern w:val="0"/>
      <w:sz w:val="18"/>
      <w:szCs w:val="18"/>
      <w:shd w:val="clear" w:color="auto" w:fill="E8E8E8"/>
      <w14:ligatures w14:val="none"/>
    </w:rPr>
  </w:style>
  <w:style w:type="character" w:customStyle="1" w:styleId="SpecialCharTok">
    <w:name w:val="SpecialCharTok"/>
    <w:basedOn w:val="VerbatimChar"/>
    <w:rsid w:val="00C409E8"/>
    <w:rPr>
      <w:rFonts w:ascii="Consolas" w:hAnsi="Consolas" w:cs="Times New Roman"/>
      <w:i/>
      <w:iCs/>
      <w:color w:val="4070A0"/>
      <w:sz w:val="22"/>
      <w:szCs w:val="18"/>
      <w:lang w:eastAsia="en-US"/>
    </w:rPr>
  </w:style>
  <w:style w:type="character" w:customStyle="1" w:styleId="SpecialStringTok">
    <w:name w:val="SpecialStringTok"/>
    <w:basedOn w:val="VerbatimChar"/>
    <w:rsid w:val="00C409E8"/>
    <w:rPr>
      <w:rFonts w:ascii="Consolas" w:hAnsi="Consolas" w:cs="Times New Roman"/>
      <w:i/>
      <w:iCs/>
      <w:color w:val="BB6688"/>
      <w:sz w:val="22"/>
      <w:szCs w:val="18"/>
      <w:lang w:eastAsia="en-US"/>
    </w:rPr>
  </w:style>
  <w:style w:type="character" w:customStyle="1" w:styleId="StringTok">
    <w:name w:val="StringTok"/>
    <w:basedOn w:val="VerbatimChar"/>
    <w:rsid w:val="00C409E8"/>
    <w:rPr>
      <w:rFonts w:ascii="Consolas" w:hAnsi="Consolas" w:cs="Times New Roman"/>
      <w:i/>
      <w:iCs/>
      <w:color w:val="4070A0"/>
      <w:sz w:val="22"/>
      <w:szCs w:val="18"/>
      <w:lang w:eastAsia="en-US"/>
    </w:rPr>
  </w:style>
  <w:style w:type="paragraph" w:styleId="Subtitle">
    <w:name w:val="Subtitle"/>
    <w:basedOn w:val="Normal"/>
    <w:next w:val="BodyText"/>
    <w:link w:val="SubtitleChar"/>
    <w:uiPriority w:val="11"/>
    <w:qFormat/>
    <w:rsid w:val="009033FD"/>
    <w:pPr>
      <w:spacing w:after="160" w:line="278" w:lineRule="auto"/>
    </w:pPr>
    <w:rPr>
      <w:rFonts w:eastAsiaTheme="minorHAnsi" w:cstheme="minorBidi"/>
      <w:kern w:val="2"/>
      <w:lang w:val="en-CA"/>
      <w14:ligatures w14:val="standardContextual"/>
    </w:rPr>
  </w:style>
  <w:style w:type="character" w:customStyle="1" w:styleId="SubtitleChar">
    <w:name w:val="Subtitle Char"/>
    <w:basedOn w:val="DefaultParagraphFont"/>
    <w:link w:val="Subtitle"/>
    <w:uiPriority w:val="11"/>
    <w:rsid w:val="009033FD"/>
    <w:rPr>
      <w:rFonts w:ascii="Times New Roman" w:hAnsi="Times New Roman"/>
      <w:sz w:val="20"/>
      <w:lang w:val="en-CA"/>
    </w:rPr>
  </w:style>
  <w:style w:type="table" w:customStyle="1" w:styleId="Table">
    <w:name w:val="Table"/>
    <w:semiHidden/>
    <w:unhideWhenUsed/>
    <w:qFormat/>
    <w:rsid w:val="00C409E8"/>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next w:val="Normal"/>
    <w:link w:val="TableCaptionChar"/>
    <w:qFormat/>
    <w:rsid w:val="001078BD"/>
    <w:pPr>
      <w:keepNext/>
      <w:keepLines/>
      <w:numPr>
        <w:numId w:val="5"/>
      </w:numPr>
      <w:adjustRightInd w:val="0"/>
      <w:snapToGrid w:val="0"/>
      <w:spacing w:beforeLines="50" w:before="50" w:afterLines="50" w:after="50"/>
      <w:outlineLvl w:val="2"/>
      <w:pPrChange w:id="0" w:author="Danny" w:date="2026-09-30T13:56:00Z">
        <w:pPr>
          <w:keepNext/>
          <w:keepLines/>
          <w:numPr>
            <w:numId w:val="5"/>
          </w:numPr>
          <w:adjustRightInd w:val="0"/>
          <w:snapToGrid w:val="0"/>
          <w:spacing w:beforeLines="50" w:before="50" w:afterLines="50" w:after="50" w:line="360" w:lineRule="auto"/>
          <w:ind w:left="360" w:hanging="360"/>
          <w:contextualSpacing/>
          <w:outlineLvl w:val="1"/>
        </w:pPr>
      </w:pPrChange>
    </w:pPr>
    <w:rPr>
      <w:rFonts w:eastAsiaTheme="minorEastAsia"/>
      <w:bCs/>
      <w:szCs w:val="20"/>
      <w:lang w:val="en-CA"/>
      <w:rPrChange w:id="0" w:author="Danny" w:date="2026-09-30T13:56:00Z">
        <w:rPr>
          <w:rFonts w:eastAsiaTheme="minorEastAsia"/>
          <w:bCs/>
          <w:lang w:val="en-CA" w:eastAsia="en-US" w:bidi="ar-SA"/>
        </w:rPr>
      </w:rPrChange>
    </w:rPr>
  </w:style>
  <w:style w:type="table" w:customStyle="1" w:styleId="TableDraft">
    <w:name w:val="Table Draft"/>
    <w:basedOn w:val="TableNormal"/>
    <w:uiPriority w:val="99"/>
    <w:rsid w:val="00C409E8"/>
    <w:pPr>
      <w:spacing w:after="0" w:line="240" w:lineRule="auto"/>
    </w:pPr>
    <w:rPr>
      <w:rFonts w:ascii="Times New Roman" w:eastAsiaTheme="minorEastAsia" w:hAnsi="Times New Roman"/>
      <w:lang w:eastAsia="ko-KR"/>
      <w14:ligatures w14:val="none"/>
    </w:rPr>
    <w:tblPr/>
  </w:style>
  <w:style w:type="table" w:customStyle="1" w:styleId="TableManuscript">
    <w:name w:val="Table Manuscript"/>
    <w:basedOn w:val="TableNormal"/>
    <w:uiPriority w:val="99"/>
    <w:rsid w:val="000C6F04"/>
    <w:pPr>
      <w:spacing w:after="0" w:line="240" w:lineRule="auto"/>
    </w:pPr>
    <w:rPr>
      <w:rFonts w:ascii="Times New Roman" w:hAnsi="Times New Roman"/>
    </w:rPr>
    <w:tblPr/>
  </w:style>
  <w:style w:type="paragraph" w:styleId="Title">
    <w:name w:val="Title"/>
    <w:basedOn w:val="Normal"/>
    <w:next w:val="BodyText"/>
    <w:link w:val="TitleChar"/>
    <w:uiPriority w:val="10"/>
    <w:qFormat/>
    <w:rsid w:val="009033FD"/>
    <w:pPr>
      <w:spacing w:after="160" w:line="278" w:lineRule="auto"/>
    </w:pPr>
    <w:rPr>
      <w:rFonts w:eastAsiaTheme="minorHAnsi" w:cstheme="minorBidi"/>
      <w:b/>
      <w:bCs/>
      <w:kern w:val="2"/>
      <w:sz w:val="28"/>
      <w:szCs w:val="28"/>
      <w:lang w:val="en-CA"/>
      <w14:ligatures w14:val="standardContextual"/>
    </w:rPr>
  </w:style>
  <w:style w:type="character" w:customStyle="1" w:styleId="TitleChar">
    <w:name w:val="Title Char"/>
    <w:basedOn w:val="DefaultParagraphFont"/>
    <w:link w:val="Title"/>
    <w:uiPriority w:val="10"/>
    <w:rsid w:val="009033FD"/>
    <w:rPr>
      <w:rFonts w:ascii="Times New Roman" w:hAnsi="Times New Roman"/>
      <w:b/>
      <w:bCs/>
      <w:sz w:val="28"/>
      <w:szCs w:val="28"/>
      <w:lang w:val="en-CA"/>
    </w:rPr>
  </w:style>
  <w:style w:type="paragraph" w:styleId="TOCHeading">
    <w:name w:val="TOC Heading"/>
    <w:basedOn w:val="Heading1"/>
    <w:next w:val="BodyText"/>
    <w:uiPriority w:val="39"/>
    <w:unhideWhenUsed/>
    <w:qFormat/>
    <w:rsid w:val="00C409E8"/>
    <w:pPr>
      <w:spacing w:line="259" w:lineRule="auto"/>
      <w:jc w:val="center"/>
      <w:outlineLvl w:val="9"/>
    </w:pPr>
  </w:style>
  <w:style w:type="character" w:customStyle="1" w:styleId="VariableTok">
    <w:name w:val="VariableTok"/>
    <w:basedOn w:val="VerbatimChar"/>
    <w:rsid w:val="00C409E8"/>
    <w:rPr>
      <w:rFonts w:ascii="Consolas" w:hAnsi="Consolas" w:cs="Times New Roman"/>
      <w:i/>
      <w:iCs/>
      <w:color w:val="19177C"/>
      <w:sz w:val="22"/>
      <w:szCs w:val="18"/>
      <w:lang w:eastAsia="en-US"/>
    </w:rPr>
  </w:style>
  <w:style w:type="paragraph" w:customStyle="1" w:styleId="Verbatim">
    <w:name w:val="Verbatim"/>
    <w:basedOn w:val="Normal"/>
    <w:link w:val="VerbatimChar1"/>
    <w:qFormat/>
    <w:rsid w:val="00C409E8"/>
    <w:pPr>
      <w:keepNext/>
      <w:keepLines/>
      <w:spacing w:beforeLines="50" w:before="50" w:afterLines="50" w:after="50"/>
    </w:pPr>
    <w:rPr>
      <w:rFonts w:ascii="Consolas" w:eastAsiaTheme="minorEastAsia" w:hAnsi="Consolas"/>
      <w:sz w:val="16"/>
      <w:szCs w:val="16"/>
      <w:shd w:val="clear" w:color="auto" w:fill="E8E8E8"/>
      <w:lang w:val="en-CA"/>
    </w:rPr>
  </w:style>
  <w:style w:type="character" w:customStyle="1" w:styleId="VerbatimChar1">
    <w:name w:val="Verbatim Char1"/>
    <w:basedOn w:val="DefaultParagraphFont"/>
    <w:link w:val="Verbatim"/>
    <w:rsid w:val="00C409E8"/>
    <w:rPr>
      <w:rFonts w:ascii="Consolas" w:eastAsiaTheme="minorEastAsia" w:hAnsi="Consolas" w:cs="Times New Roman"/>
      <w:kern w:val="0"/>
      <w:sz w:val="16"/>
      <w:szCs w:val="16"/>
      <w14:ligatures w14:val="none"/>
    </w:rPr>
  </w:style>
  <w:style w:type="character" w:customStyle="1" w:styleId="VerbatimStringTok">
    <w:name w:val="VerbatimStringTok"/>
    <w:basedOn w:val="VerbatimChar"/>
    <w:rsid w:val="00C409E8"/>
    <w:rPr>
      <w:rFonts w:ascii="Consolas" w:hAnsi="Consolas" w:cs="Times New Roman"/>
      <w:i/>
      <w:iCs/>
      <w:color w:val="4070A0"/>
      <w:sz w:val="22"/>
      <w:szCs w:val="18"/>
      <w:lang w:eastAsia="en-US"/>
    </w:rPr>
  </w:style>
  <w:style w:type="character" w:customStyle="1" w:styleId="WarningTok">
    <w:name w:val="WarningTok"/>
    <w:basedOn w:val="VerbatimChar"/>
    <w:rsid w:val="00C409E8"/>
    <w:rPr>
      <w:rFonts w:ascii="Consolas" w:hAnsi="Consolas" w:cs="Times New Roman"/>
      <w:b/>
      <w:i w:val="0"/>
      <w:iCs/>
      <w:color w:val="60A0B0"/>
      <w:sz w:val="22"/>
      <w:szCs w:val="18"/>
      <w:lang w:eastAsia="en-US"/>
    </w:rPr>
  </w:style>
  <w:style w:type="table" w:styleId="TableGrid">
    <w:name w:val="Table Grid"/>
    <w:basedOn w:val="TableNormal"/>
    <w:uiPriority w:val="39"/>
    <w:rsid w:val="00C409E8"/>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Character">
    <w:name w:val="Heading Character"/>
    <w:basedOn w:val="DefaultParagraphFont"/>
    <w:uiPriority w:val="1"/>
    <w:qFormat/>
    <w:rsid w:val="00C409E8"/>
    <w:rPr>
      <w:b/>
    </w:rPr>
  </w:style>
  <w:style w:type="character" w:styleId="CommentReference">
    <w:name w:val="annotation reference"/>
    <w:basedOn w:val="DefaultParagraphFont"/>
    <w:uiPriority w:val="99"/>
    <w:semiHidden/>
    <w:unhideWhenUsed/>
    <w:rsid w:val="00C409E8"/>
    <w:rPr>
      <w:sz w:val="16"/>
      <w:szCs w:val="16"/>
    </w:rPr>
  </w:style>
  <w:style w:type="paragraph" w:styleId="CommentText">
    <w:name w:val="annotation text"/>
    <w:basedOn w:val="Normal"/>
    <w:link w:val="CommentTextChar"/>
    <w:uiPriority w:val="99"/>
    <w:unhideWhenUsed/>
    <w:rsid w:val="00C409E8"/>
    <w:pPr>
      <w:keepNext/>
      <w:keepLines/>
      <w:spacing w:beforeLines="50" w:before="50" w:afterLines="50" w:after="50"/>
    </w:pPr>
    <w:rPr>
      <w:rFonts w:eastAsiaTheme="minorEastAsia"/>
      <w:szCs w:val="20"/>
      <w:lang w:val="en-CA"/>
    </w:rPr>
  </w:style>
  <w:style w:type="character" w:customStyle="1" w:styleId="CommentTextChar">
    <w:name w:val="Comment Text Char"/>
    <w:basedOn w:val="DefaultParagraphFont"/>
    <w:link w:val="CommentText"/>
    <w:uiPriority w:val="99"/>
    <w:rsid w:val="00C409E8"/>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409E8"/>
    <w:rPr>
      <w:b/>
      <w:bCs/>
    </w:rPr>
  </w:style>
  <w:style w:type="character" w:customStyle="1" w:styleId="CommentSubjectChar">
    <w:name w:val="Comment Subject Char"/>
    <w:basedOn w:val="CommentTextChar"/>
    <w:link w:val="CommentSubject"/>
    <w:uiPriority w:val="99"/>
    <w:semiHidden/>
    <w:rsid w:val="00C409E8"/>
    <w:rPr>
      <w:rFonts w:ascii="Times New Roman" w:eastAsiaTheme="minorEastAsia" w:hAnsi="Times New Roman" w:cs="Times New Roman"/>
      <w:b/>
      <w:bCs/>
      <w:kern w:val="0"/>
      <w:sz w:val="20"/>
      <w:szCs w:val="20"/>
      <w14:ligatures w14:val="none"/>
    </w:rPr>
  </w:style>
  <w:style w:type="character" w:styleId="UnresolvedMention">
    <w:name w:val="Unresolved Mention"/>
    <w:basedOn w:val="DefaultParagraphFont"/>
    <w:uiPriority w:val="99"/>
    <w:semiHidden/>
    <w:unhideWhenUsed/>
    <w:rsid w:val="00C409E8"/>
    <w:rPr>
      <w:color w:val="605E5C"/>
      <w:shd w:val="clear" w:color="auto" w:fill="E1DFDD"/>
    </w:rPr>
  </w:style>
  <w:style w:type="character" w:styleId="LineNumber">
    <w:name w:val="line number"/>
    <w:basedOn w:val="DefaultParagraphFont"/>
    <w:uiPriority w:val="99"/>
    <w:semiHidden/>
    <w:unhideWhenUsed/>
    <w:rsid w:val="00C409E8"/>
  </w:style>
  <w:style w:type="paragraph" w:styleId="Revision">
    <w:name w:val="Revision"/>
    <w:hidden/>
    <w:uiPriority w:val="99"/>
    <w:semiHidden/>
    <w:rsid w:val="00C409E8"/>
    <w:pPr>
      <w:spacing w:after="0" w:line="240" w:lineRule="auto"/>
    </w:pPr>
    <w:rPr>
      <w:rFonts w:ascii="Times New Roman" w:eastAsiaTheme="minorEastAsia" w:hAnsi="Times New Roman" w:cs="Times New Roman"/>
      <w:kern w:val="0"/>
      <w:sz w:val="20"/>
      <w:szCs w:val="20"/>
      <w14:ligatures w14:val="none"/>
    </w:rPr>
  </w:style>
  <w:style w:type="character" w:styleId="PlaceholderText">
    <w:name w:val="Placeholder Text"/>
    <w:basedOn w:val="DefaultParagraphFont"/>
    <w:uiPriority w:val="99"/>
    <w:semiHidden/>
    <w:rsid w:val="00C409E8"/>
    <w:rPr>
      <w:color w:val="666666"/>
    </w:rPr>
  </w:style>
  <w:style w:type="paragraph" w:styleId="TOC1">
    <w:name w:val="toc 1"/>
    <w:basedOn w:val="Normal"/>
    <w:next w:val="Normal"/>
    <w:autoRedefine/>
    <w:uiPriority w:val="39"/>
    <w:unhideWhenUsed/>
    <w:qFormat/>
    <w:rsid w:val="00C409E8"/>
    <w:pPr>
      <w:keepNext/>
      <w:keepLines/>
      <w:spacing w:beforeLines="50" w:before="50" w:afterLines="50" w:after="50"/>
    </w:pPr>
    <w:rPr>
      <w:rFonts w:eastAsiaTheme="minorEastAsia"/>
      <w:szCs w:val="20"/>
      <w:lang w:val="en-CA"/>
    </w:rPr>
  </w:style>
  <w:style w:type="paragraph" w:customStyle="1" w:styleId="msonormal0">
    <w:name w:val="msonormal"/>
    <w:basedOn w:val="Normal"/>
    <w:rsid w:val="00C409E8"/>
    <w:pPr>
      <w:spacing w:before="100" w:beforeAutospacing="1" w:after="100" w:afterAutospacing="1"/>
    </w:pPr>
    <w:rPr>
      <w:lang w:val="en-CA"/>
    </w:rPr>
  </w:style>
  <w:style w:type="paragraph" w:customStyle="1" w:styleId="xl65">
    <w:name w:val="xl65"/>
    <w:basedOn w:val="Normal"/>
    <w:rsid w:val="00C409E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Light" w:hAnsi="Calibri Light" w:cs="Calibri Light"/>
      <w:sz w:val="18"/>
      <w:szCs w:val="18"/>
      <w:lang w:val="en-CA"/>
    </w:rPr>
  </w:style>
  <w:style w:type="paragraph" w:customStyle="1" w:styleId="xl66">
    <w:name w:val="xl66"/>
    <w:basedOn w:val="Normal"/>
    <w:rsid w:val="00C409E8"/>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Light" w:hAnsi="Calibri Light" w:cs="Calibri Light"/>
      <w:sz w:val="18"/>
      <w:szCs w:val="18"/>
      <w:lang w:val="en-CA"/>
    </w:rPr>
  </w:style>
  <w:style w:type="paragraph" w:customStyle="1" w:styleId="xl67">
    <w:name w:val="xl67"/>
    <w:basedOn w:val="Normal"/>
    <w:rsid w:val="00C409E8"/>
    <w:pPr>
      <w:spacing w:before="100" w:beforeAutospacing="1" w:after="100" w:afterAutospacing="1"/>
      <w:jc w:val="center"/>
    </w:pPr>
    <w:rPr>
      <w:rFonts w:ascii="Calibri Light" w:hAnsi="Calibri Light" w:cs="Calibri Light"/>
      <w:sz w:val="18"/>
      <w:szCs w:val="18"/>
      <w:lang w:val="en-CA"/>
    </w:rPr>
  </w:style>
  <w:style w:type="paragraph" w:customStyle="1" w:styleId="xl68">
    <w:name w:val="xl68"/>
    <w:basedOn w:val="Normal"/>
    <w:rsid w:val="00C409E8"/>
    <w:pPr>
      <w:spacing w:before="100" w:beforeAutospacing="1" w:after="100" w:afterAutospacing="1"/>
    </w:pPr>
    <w:rPr>
      <w:rFonts w:ascii="Calibri Light" w:hAnsi="Calibri Light" w:cs="Calibri Light"/>
      <w:sz w:val="18"/>
      <w:szCs w:val="18"/>
      <w:lang w:val="en-CA"/>
    </w:rPr>
  </w:style>
  <w:style w:type="paragraph" w:customStyle="1" w:styleId="xl69">
    <w:name w:val="xl69"/>
    <w:basedOn w:val="Normal"/>
    <w:rsid w:val="00C409E8"/>
    <w:pPr>
      <w:spacing w:before="100" w:beforeAutospacing="1" w:after="100" w:afterAutospacing="1"/>
      <w:jc w:val="center"/>
    </w:pPr>
    <w:rPr>
      <w:rFonts w:ascii="Calibri Light" w:hAnsi="Calibri Light" w:cs="Calibri Light"/>
      <w:b/>
      <w:bCs/>
      <w:sz w:val="18"/>
      <w:szCs w:val="18"/>
      <w:lang w:val="en-CA"/>
    </w:rPr>
  </w:style>
  <w:style w:type="paragraph" w:customStyle="1" w:styleId="xl70">
    <w:name w:val="xl70"/>
    <w:basedOn w:val="Normal"/>
    <w:rsid w:val="00C409E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Light" w:hAnsi="Calibri Light" w:cs="Calibri Light"/>
      <w:b/>
      <w:bCs/>
      <w:sz w:val="18"/>
      <w:szCs w:val="18"/>
      <w:lang w:val="en-CA"/>
    </w:rPr>
  </w:style>
  <w:style w:type="paragraph" w:customStyle="1" w:styleId="xl71">
    <w:name w:val="xl71"/>
    <w:basedOn w:val="Normal"/>
    <w:rsid w:val="00C409E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Light" w:hAnsi="Calibri Light" w:cs="Calibri Light"/>
      <w:b/>
      <w:bCs/>
      <w:sz w:val="18"/>
      <w:szCs w:val="18"/>
      <w:lang w:val="en-CA"/>
    </w:rPr>
  </w:style>
  <w:style w:type="paragraph" w:customStyle="1" w:styleId="xl72">
    <w:name w:val="xl72"/>
    <w:basedOn w:val="Normal"/>
    <w:rsid w:val="00C409E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Light" w:hAnsi="Calibri Light" w:cs="Calibri Light"/>
      <w:sz w:val="18"/>
      <w:szCs w:val="18"/>
      <w:lang w:val="en-CA"/>
    </w:rPr>
  </w:style>
  <w:style w:type="paragraph" w:customStyle="1" w:styleId="Default">
    <w:name w:val="Default"/>
    <w:rsid w:val="00C409E8"/>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paragraph" w:styleId="TOC3">
    <w:name w:val="toc 3"/>
    <w:basedOn w:val="Normal"/>
    <w:next w:val="Normal"/>
    <w:autoRedefine/>
    <w:uiPriority w:val="39"/>
    <w:unhideWhenUsed/>
    <w:rsid w:val="00C409E8"/>
    <w:pPr>
      <w:keepNext/>
      <w:keepLines/>
      <w:spacing w:beforeLines="50" w:before="50" w:afterLines="50" w:after="100"/>
      <w:ind w:left="400"/>
    </w:pPr>
    <w:rPr>
      <w:rFonts w:eastAsiaTheme="minorEastAsia"/>
      <w:szCs w:val="20"/>
      <w:lang w:val="en-CA"/>
    </w:rPr>
  </w:style>
  <w:style w:type="paragraph" w:styleId="TOC2">
    <w:name w:val="toc 2"/>
    <w:basedOn w:val="Normal"/>
    <w:next w:val="Normal"/>
    <w:autoRedefine/>
    <w:uiPriority w:val="39"/>
    <w:unhideWhenUsed/>
    <w:rsid w:val="00C409E8"/>
    <w:pPr>
      <w:keepNext/>
      <w:keepLines/>
      <w:spacing w:beforeLines="50" w:before="50" w:afterLines="50" w:after="100"/>
      <w:ind w:left="200"/>
    </w:pPr>
    <w:rPr>
      <w:rFonts w:eastAsiaTheme="minorEastAsia"/>
      <w:szCs w:val="20"/>
      <w:lang w:val="en-CA"/>
    </w:rPr>
  </w:style>
  <w:style w:type="paragraph" w:customStyle="1" w:styleId="SupplementaryTableCaption">
    <w:name w:val="Supplementary Table Caption"/>
    <w:basedOn w:val="TableCaption"/>
    <w:next w:val="Normal"/>
    <w:link w:val="SupplementaryTableCaptionChar"/>
    <w:qFormat/>
    <w:rsid w:val="00C409E8"/>
    <w:pPr>
      <w:pageBreakBefore/>
      <w:numPr>
        <w:numId w:val="14"/>
      </w:numPr>
      <w:spacing w:before="120" w:after="120"/>
    </w:pPr>
    <w:rPr>
      <w:b/>
      <w:bCs w:val="0"/>
    </w:rPr>
  </w:style>
  <w:style w:type="character" w:customStyle="1" w:styleId="TableCaptionChar">
    <w:name w:val="Table Caption Char"/>
    <w:basedOn w:val="DefaultParagraphFont"/>
    <w:link w:val="TableCaption"/>
    <w:rsid w:val="001078BD"/>
    <w:rPr>
      <w:rFonts w:ascii="Times New Roman" w:eastAsiaTheme="minorEastAsia" w:hAnsi="Times New Roman" w:cs="Times New Roman"/>
      <w:bCs/>
      <w:kern w:val="0"/>
      <w:sz w:val="20"/>
      <w:szCs w:val="20"/>
      <w:lang w:val="en-CA"/>
      <w14:ligatures w14:val="none"/>
    </w:rPr>
  </w:style>
  <w:style w:type="character" w:customStyle="1" w:styleId="SupplementaryTableCaptionChar">
    <w:name w:val="Supplementary Table Caption Char"/>
    <w:basedOn w:val="TableCaptionChar"/>
    <w:link w:val="SupplementaryTableCaption"/>
    <w:rsid w:val="00C409E8"/>
    <w:rPr>
      <w:rFonts w:ascii="Times New Roman" w:eastAsiaTheme="minorEastAsia" w:hAnsi="Times New Roman" w:cs="Times New Roman"/>
      <w:b/>
      <w:bCs w:val="0"/>
      <w:kern w:val="0"/>
      <w:sz w:val="20"/>
      <w:szCs w:val="20"/>
      <w:lang w:val="en-CA"/>
      <w14:ligatures w14:val="none"/>
    </w:rPr>
  </w:style>
  <w:style w:type="paragraph" w:customStyle="1" w:styleId="font5">
    <w:name w:val="font5"/>
    <w:basedOn w:val="Normal"/>
    <w:rsid w:val="00C409E8"/>
    <w:pPr>
      <w:spacing w:before="100" w:beforeAutospacing="1" w:after="100" w:afterAutospacing="1"/>
    </w:pPr>
    <w:rPr>
      <w:i/>
      <w:iCs/>
      <w:color w:val="000000"/>
      <w:szCs w:val="20"/>
      <w:lang w:val="en-CA"/>
    </w:rPr>
  </w:style>
  <w:style w:type="paragraph" w:customStyle="1" w:styleId="xl73">
    <w:name w:val="xl73"/>
    <w:basedOn w:val="Normal"/>
    <w:rsid w:val="00C409E8"/>
    <w:pPr>
      <w:pBdr>
        <w:top w:val="single" w:sz="4" w:space="0" w:color="auto"/>
      </w:pBdr>
      <w:spacing w:before="100" w:beforeAutospacing="1" w:after="100" w:afterAutospacing="1"/>
      <w:jc w:val="center"/>
      <w:textAlignment w:val="center"/>
    </w:pPr>
    <w:rPr>
      <w:szCs w:val="20"/>
      <w:lang w:val="en-CA"/>
    </w:rPr>
  </w:style>
  <w:style w:type="paragraph" w:customStyle="1" w:styleId="xl74">
    <w:name w:val="xl74"/>
    <w:basedOn w:val="Normal"/>
    <w:rsid w:val="00C409E8"/>
    <w:pPr>
      <w:spacing w:before="100" w:beforeAutospacing="1" w:after="100" w:afterAutospacing="1"/>
      <w:jc w:val="center"/>
      <w:textAlignment w:val="center"/>
    </w:pPr>
    <w:rPr>
      <w:szCs w:val="20"/>
      <w:lang w:val="en-CA"/>
    </w:rPr>
  </w:style>
  <w:style w:type="paragraph" w:customStyle="1" w:styleId="xl75">
    <w:name w:val="xl75"/>
    <w:basedOn w:val="Normal"/>
    <w:rsid w:val="00C409E8"/>
    <w:pPr>
      <w:pBdr>
        <w:top w:val="single" w:sz="4" w:space="0" w:color="auto"/>
        <w:bottom w:val="single" w:sz="4" w:space="0" w:color="auto"/>
      </w:pBdr>
      <w:spacing w:before="100" w:beforeAutospacing="1" w:after="100" w:afterAutospacing="1"/>
      <w:jc w:val="center"/>
      <w:textAlignment w:val="center"/>
    </w:pPr>
    <w:rPr>
      <w:szCs w:val="20"/>
      <w:lang w:val="en-CA"/>
    </w:rPr>
  </w:style>
  <w:style w:type="paragraph" w:customStyle="1" w:styleId="xl76">
    <w:name w:val="xl76"/>
    <w:basedOn w:val="Normal"/>
    <w:rsid w:val="00C409E8"/>
    <w:pPr>
      <w:spacing w:before="100" w:beforeAutospacing="1" w:after="100" w:afterAutospacing="1"/>
      <w:textAlignment w:val="center"/>
    </w:pPr>
    <w:rPr>
      <w:szCs w:val="20"/>
      <w:lang w:val="en-CA"/>
    </w:rPr>
  </w:style>
  <w:style w:type="paragraph" w:customStyle="1" w:styleId="xl77">
    <w:name w:val="xl77"/>
    <w:basedOn w:val="Normal"/>
    <w:rsid w:val="00C409E8"/>
    <w:pPr>
      <w:spacing w:before="100" w:beforeAutospacing="1" w:after="100" w:afterAutospacing="1"/>
      <w:jc w:val="center"/>
    </w:pPr>
    <w:rPr>
      <w:szCs w:val="20"/>
      <w:lang w:val="en-CA"/>
    </w:rPr>
  </w:style>
  <w:style w:type="paragraph" w:customStyle="1" w:styleId="xl78">
    <w:name w:val="xl78"/>
    <w:basedOn w:val="Normal"/>
    <w:rsid w:val="00C409E8"/>
    <w:pPr>
      <w:pBdr>
        <w:left w:val="single" w:sz="4" w:space="0" w:color="auto"/>
        <w:bottom w:val="single" w:sz="4" w:space="0" w:color="auto"/>
        <w:right w:val="single" w:sz="4" w:space="0" w:color="auto"/>
      </w:pBdr>
      <w:shd w:val="clear" w:color="000000" w:fill="F4CCCC"/>
      <w:spacing w:before="100" w:beforeAutospacing="1" w:after="100" w:afterAutospacing="1"/>
      <w:jc w:val="center"/>
      <w:textAlignment w:val="center"/>
    </w:pPr>
    <w:rPr>
      <w:szCs w:val="20"/>
      <w:lang w:val="en-CA"/>
    </w:rPr>
  </w:style>
  <w:style w:type="paragraph" w:customStyle="1" w:styleId="xl79">
    <w:name w:val="xl79"/>
    <w:basedOn w:val="Normal"/>
    <w:rsid w:val="00C409E8"/>
    <w:pPr>
      <w:pBdr>
        <w:top w:val="single" w:sz="4" w:space="0" w:color="auto"/>
        <w:left w:val="single" w:sz="4" w:space="0" w:color="auto"/>
        <w:bottom w:val="single" w:sz="4" w:space="0" w:color="auto"/>
        <w:right w:val="single" w:sz="4" w:space="0" w:color="auto"/>
      </w:pBdr>
      <w:shd w:val="clear" w:color="000000" w:fill="F4CCCC"/>
      <w:spacing w:before="100" w:beforeAutospacing="1" w:after="100" w:afterAutospacing="1"/>
      <w:jc w:val="center"/>
      <w:textAlignment w:val="center"/>
    </w:pPr>
    <w:rPr>
      <w:szCs w:val="20"/>
      <w:lang w:val="en-CA"/>
    </w:rPr>
  </w:style>
  <w:style w:type="paragraph" w:customStyle="1" w:styleId="xl80">
    <w:name w:val="xl80"/>
    <w:basedOn w:val="Normal"/>
    <w:rsid w:val="00C409E8"/>
    <w:pPr>
      <w:pBdr>
        <w:top w:val="single" w:sz="4" w:space="0" w:color="auto"/>
        <w:left w:val="single" w:sz="4" w:space="0" w:color="auto"/>
        <w:bottom w:val="single" w:sz="4" w:space="0" w:color="auto"/>
        <w:right w:val="single" w:sz="4" w:space="0" w:color="auto"/>
      </w:pBdr>
      <w:shd w:val="clear" w:color="000000" w:fill="B7E1CD"/>
      <w:spacing w:before="100" w:beforeAutospacing="1" w:after="100" w:afterAutospacing="1"/>
      <w:jc w:val="center"/>
      <w:textAlignment w:val="center"/>
    </w:pPr>
    <w:rPr>
      <w:szCs w:val="20"/>
      <w:lang w:val="en-CA"/>
    </w:rPr>
  </w:style>
  <w:style w:type="paragraph" w:customStyle="1" w:styleId="xl81">
    <w:name w:val="xl81"/>
    <w:basedOn w:val="Normal"/>
    <w:rsid w:val="00C409E8"/>
    <w:pPr>
      <w:spacing w:before="100" w:beforeAutospacing="1" w:after="100" w:afterAutospacing="1"/>
      <w:jc w:val="center"/>
      <w:textAlignment w:val="center"/>
    </w:pPr>
    <w:rPr>
      <w:szCs w:val="20"/>
      <w:lang w:val="en-CA"/>
    </w:rPr>
  </w:style>
  <w:style w:type="paragraph" w:customStyle="1" w:styleId="font6">
    <w:name w:val="font6"/>
    <w:basedOn w:val="Normal"/>
    <w:rsid w:val="00EC694E"/>
    <w:pPr>
      <w:spacing w:before="100" w:beforeAutospacing="1" w:after="100" w:afterAutospacing="1"/>
    </w:pPr>
    <w:rPr>
      <w:i/>
      <w:iCs/>
      <w:color w:val="000000"/>
      <w:sz w:val="18"/>
      <w:szCs w:val="18"/>
      <w:lang w:val="en-CA"/>
    </w:rPr>
  </w:style>
  <w:style w:type="paragraph" w:customStyle="1" w:styleId="xl82">
    <w:name w:val="xl82"/>
    <w:basedOn w:val="Normal"/>
    <w:rsid w:val="00EC694E"/>
    <w:pPr>
      <w:pBdr>
        <w:top w:val="single" w:sz="4" w:space="0" w:color="auto"/>
        <w:bottom w:val="single" w:sz="4" w:space="0" w:color="auto"/>
        <w:right w:val="single" w:sz="4" w:space="0" w:color="auto"/>
      </w:pBdr>
      <w:shd w:val="clear" w:color="000000" w:fill="BFBFBF"/>
      <w:spacing w:before="100" w:beforeAutospacing="1" w:after="100" w:afterAutospacing="1"/>
      <w:jc w:val="center"/>
    </w:pPr>
    <w:rPr>
      <w:sz w:val="18"/>
      <w:szCs w:val="18"/>
      <w:lang w:val="en-CA"/>
    </w:rPr>
  </w:style>
  <w:style w:type="paragraph" w:customStyle="1" w:styleId="xl83">
    <w:name w:val="xl83"/>
    <w:basedOn w:val="Normal"/>
    <w:rsid w:val="00EC694E"/>
    <w:pPr>
      <w:pBdr>
        <w:top w:val="single" w:sz="4" w:space="0" w:color="auto"/>
        <w:left w:val="single" w:sz="4" w:space="0" w:color="auto"/>
        <w:bottom w:val="single" w:sz="4" w:space="0" w:color="auto"/>
      </w:pBdr>
      <w:shd w:val="clear" w:color="000000" w:fill="A6A6A6"/>
      <w:spacing w:before="100" w:beforeAutospacing="1" w:after="100" w:afterAutospacing="1"/>
      <w:jc w:val="center"/>
    </w:pPr>
    <w:rPr>
      <w:sz w:val="18"/>
      <w:szCs w:val="18"/>
      <w:lang w:val="en-CA"/>
    </w:rPr>
  </w:style>
  <w:style w:type="paragraph" w:customStyle="1" w:styleId="xl84">
    <w:name w:val="xl84"/>
    <w:basedOn w:val="Normal"/>
    <w:rsid w:val="00EC694E"/>
    <w:pPr>
      <w:pBdr>
        <w:top w:val="single" w:sz="4" w:space="0" w:color="auto"/>
        <w:bottom w:val="single" w:sz="4" w:space="0" w:color="auto"/>
      </w:pBdr>
      <w:shd w:val="clear" w:color="000000" w:fill="A6A6A6"/>
      <w:spacing w:before="100" w:beforeAutospacing="1" w:after="100" w:afterAutospacing="1"/>
      <w:jc w:val="center"/>
    </w:pPr>
    <w:rPr>
      <w:sz w:val="18"/>
      <w:szCs w:val="18"/>
      <w:lang w:val="en-CA"/>
    </w:rPr>
  </w:style>
  <w:style w:type="paragraph" w:customStyle="1" w:styleId="xl85">
    <w:name w:val="xl85"/>
    <w:basedOn w:val="Normal"/>
    <w:rsid w:val="00EC694E"/>
    <w:pPr>
      <w:pBdr>
        <w:top w:val="single" w:sz="4" w:space="0" w:color="auto"/>
        <w:bottom w:val="single" w:sz="4" w:space="0" w:color="auto"/>
        <w:right w:val="single" w:sz="4" w:space="0" w:color="auto"/>
      </w:pBdr>
      <w:shd w:val="clear" w:color="000000" w:fill="A6A6A6"/>
      <w:spacing w:before="100" w:beforeAutospacing="1" w:after="100" w:afterAutospacing="1"/>
      <w:jc w:val="center"/>
    </w:pPr>
    <w:rPr>
      <w:sz w:val="18"/>
      <w:szCs w:val="18"/>
      <w:lang w:val="en-CA"/>
    </w:rPr>
  </w:style>
  <w:style w:type="paragraph" w:customStyle="1" w:styleId="xl86">
    <w:name w:val="xl86"/>
    <w:basedOn w:val="Normal"/>
    <w:rsid w:val="00EC694E"/>
    <w:pPr>
      <w:pBdr>
        <w:top w:val="single" w:sz="4" w:space="0" w:color="auto"/>
        <w:left w:val="single" w:sz="4" w:space="0" w:color="auto"/>
        <w:bottom w:val="single" w:sz="4" w:space="0" w:color="auto"/>
      </w:pBdr>
      <w:shd w:val="clear" w:color="000000" w:fill="808080"/>
      <w:spacing w:before="100" w:beforeAutospacing="1" w:after="100" w:afterAutospacing="1"/>
      <w:jc w:val="center"/>
    </w:pPr>
    <w:rPr>
      <w:sz w:val="18"/>
      <w:szCs w:val="18"/>
      <w:lang w:val="en-CA"/>
    </w:rPr>
  </w:style>
  <w:style w:type="paragraph" w:customStyle="1" w:styleId="xl87">
    <w:name w:val="xl87"/>
    <w:basedOn w:val="Normal"/>
    <w:rsid w:val="00EC694E"/>
    <w:pPr>
      <w:pBdr>
        <w:top w:val="single" w:sz="4" w:space="0" w:color="auto"/>
        <w:bottom w:val="single" w:sz="4" w:space="0" w:color="auto"/>
      </w:pBdr>
      <w:shd w:val="clear" w:color="000000" w:fill="808080"/>
      <w:spacing w:before="100" w:beforeAutospacing="1" w:after="100" w:afterAutospacing="1"/>
      <w:jc w:val="center"/>
    </w:pPr>
    <w:rPr>
      <w:sz w:val="18"/>
      <w:szCs w:val="18"/>
      <w:lang w:val="en-CA"/>
    </w:rPr>
  </w:style>
  <w:style w:type="paragraph" w:customStyle="1" w:styleId="xl88">
    <w:name w:val="xl88"/>
    <w:basedOn w:val="Normal"/>
    <w:rsid w:val="00EC694E"/>
    <w:pPr>
      <w:pBdr>
        <w:top w:val="single" w:sz="4" w:space="0" w:color="auto"/>
        <w:bottom w:val="single" w:sz="4" w:space="0" w:color="auto"/>
        <w:right w:val="single" w:sz="4" w:space="0" w:color="auto"/>
      </w:pBdr>
      <w:shd w:val="clear" w:color="000000" w:fill="808080"/>
      <w:spacing w:before="100" w:beforeAutospacing="1" w:after="100" w:afterAutospacing="1"/>
      <w:jc w:val="center"/>
    </w:pPr>
    <w:rPr>
      <w:sz w:val="18"/>
      <w:szCs w:val="18"/>
      <w:lang w:val="en-CA"/>
    </w:rPr>
  </w:style>
  <w:style w:type="paragraph" w:customStyle="1" w:styleId="xl89">
    <w:name w:val="xl89"/>
    <w:basedOn w:val="Normal"/>
    <w:rsid w:val="00EC694E"/>
    <w:pPr>
      <w:pBdr>
        <w:top w:val="single" w:sz="4" w:space="0" w:color="auto"/>
      </w:pBdr>
      <w:spacing w:before="100" w:beforeAutospacing="1" w:after="100" w:afterAutospacing="1"/>
      <w:jc w:val="center"/>
      <w:textAlignment w:val="center"/>
    </w:pPr>
    <w:rPr>
      <w:sz w:val="18"/>
      <w:szCs w:val="18"/>
      <w:lang w:val="en-CA"/>
    </w:rPr>
  </w:style>
  <w:style w:type="paragraph" w:customStyle="1" w:styleId="xl90">
    <w:name w:val="xl90"/>
    <w:basedOn w:val="Normal"/>
    <w:rsid w:val="00EC694E"/>
    <w:pPr>
      <w:pBdr>
        <w:bottom w:val="single" w:sz="4" w:space="0" w:color="auto"/>
      </w:pBdr>
      <w:spacing w:before="100" w:beforeAutospacing="1" w:after="100" w:afterAutospacing="1"/>
      <w:jc w:val="center"/>
      <w:textAlignment w:val="center"/>
    </w:pPr>
    <w:rPr>
      <w:sz w:val="18"/>
      <w:szCs w:val="18"/>
      <w:lang w:val="en-CA"/>
    </w:rPr>
  </w:style>
  <w:style w:type="paragraph" w:customStyle="1" w:styleId="TableNormalParagraph">
    <w:name w:val="Table Normal Paragraph"/>
    <w:basedOn w:val="Normal"/>
    <w:qFormat/>
    <w:rsid w:val="00366141"/>
    <w:pPr>
      <w:widowControl w:val="0"/>
      <w:autoSpaceDE w:val="0"/>
      <w:autoSpaceDN w:val="0"/>
    </w:pPr>
    <w:rPr>
      <w:rFonts w:eastAsiaTheme="minorHAnsi" w:cstheme="minorBidi"/>
      <w:sz w:val="18"/>
      <w:szCs w:val="22"/>
      <w:lang w:val="en-CA"/>
    </w:rPr>
  </w:style>
  <w:style w:type="paragraph" w:customStyle="1" w:styleId="FigCaption">
    <w:name w:val="Fig Caption"/>
    <w:basedOn w:val="TableCaption"/>
    <w:link w:val="FigCaptionChar"/>
    <w:qFormat/>
    <w:rsid w:val="00974447"/>
    <w:pPr>
      <w:numPr>
        <w:numId w:val="26"/>
      </w:numPr>
      <w:ind w:left="0"/>
    </w:pPr>
  </w:style>
  <w:style w:type="character" w:customStyle="1" w:styleId="FigCaptionChar">
    <w:name w:val="Fig Caption Char"/>
    <w:basedOn w:val="TableCaptionChar"/>
    <w:link w:val="FigCaption"/>
    <w:rsid w:val="00974447"/>
    <w:rPr>
      <w:rFonts w:ascii="Times New Roman" w:eastAsiaTheme="minorEastAsia" w:hAnsi="Times New Roman" w:cs="Times New Roman"/>
      <w:bCs/>
      <w:kern w:val="0"/>
      <w:sz w:val="20"/>
      <w:szCs w:val="20"/>
      <w:lang w:val="en-CA"/>
      <w14:ligatures w14:val="none"/>
    </w:rPr>
  </w:style>
  <w:style w:type="paragraph" w:customStyle="1" w:styleId="font7">
    <w:name w:val="font7"/>
    <w:basedOn w:val="Normal"/>
    <w:rsid w:val="000D0736"/>
    <w:pPr>
      <w:spacing w:before="100" w:beforeAutospacing="1" w:after="100" w:afterAutospacing="1"/>
    </w:pPr>
    <w:rPr>
      <w:i/>
      <w:iCs/>
      <w:color w:val="000000"/>
      <w:sz w:val="18"/>
      <w:szCs w:val="18"/>
    </w:rPr>
  </w:style>
  <w:style w:type="paragraph" w:customStyle="1" w:styleId="xl63">
    <w:name w:val="xl63"/>
    <w:basedOn w:val="Normal"/>
    <w:rsid w:val="000D0736"/>
    <w:pPr>
      <w:spacing w:before="100" w:beforeAutospacing="1" w:after="100" w:afterAutospacing="1"/>
    </w:pPr>
    <w:rPr>
      <w:sz w:val="18"/>
      <w:szCs w:val="18"/>
    </w:rPr>
  </w:style>
  <w:style w:type="paragraph" w:customStyle="1" w:styleId="xl64">
    <w:name w:val="xl64"/>
    <w:basedOn w:val="Normal"/>
    <w:rsid w:val="000D0736"/>
    <w:pPr>
      <w:spacing w:before="100" w:beforeAutospacing="1" w:after="100" w:afterAutospacing="1"/>
      <w:textAlignment w:val="center"/>
    </w:pPr>
    <w:rPr>
      <w:sz w:val="18"/>
      <w:szCs w:val="18"/>
    </w:rPr>
  </w:style>
  <w:style w:type="character" w:styleId="EndnoteReference">
    <w:name w:val="endnote reference"/>
    <w:basedOn w:val="DefaultParagraphFont"/>
    <w:uiPriority w:val="99"/>
    <w:semiHidden/>
    <w:unhideWhenUsed/>
    <w:rsid w:val="002044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41332">
      <w:bodyDiv w:val="1"/>
      <w:marLeft w:val="0"/>
      <w:marRight w:val="0"/>
      <w:marTop w:val="0"/>
      <w:marBottom w:val="0"/>
      <w:divBdr>
        <w:top w:val="none" w:sz="0" w:space="0" w:color="auto"/>
        <w:left w:val="none" w:sz="0" w:space="0" w:color="auto"/>
        <w:bottom w:val="none" w:sz="0" w:space="0" w:color="auto"/>
        <w:right w:val="none" w:sz="0" w:space="0" w:color="auto"/>
      </w:divBdr>
    </w:div>
    <w:div w:id="173344220">
      <w:bodyDiv w:val="1"/>
      <w:marLeft w:val="0"/>
      <w:marRight w:val="0"/>
      <w:marTop w:val="0"/>
      <w:marBottom w:val="0"/>
      <w:divBdr>
        <w:top w:val="none" w:sz="0" w:space="0" w:color="auto"/>
        <w:left w:val="none" w:sz="0" w:space="0" w:color="auto"/>
        <w:bottom w:val="none" w:sz="0" w:space="0" w:color="auto"/>
        <w:right w:val="none" w:sz="0" w:space="0" w:color="auto"/>
      </w:divBdr>
    </w:div>
    <w:div w:id="349339237">
      <w:bodyDiv w:val="1"/>
      <w:marLeft w:val="0"/>
      <w:marRight w:val="0"/>
      <w:marTop w:val="0"/>
      <w:marBottom w:val="0"/>
      <w:divBdr>
        <w:top w:val="none" w:sz="0" w:space="0" w:color="auto"/>
        <w:left w:val="none" w:sz="0" w:space="0" w:color="auto"/>
        <w:bottom w:val="none" w:sz="0" w:space="0" w:color="auto"/>
        <w:right w:val="none" w:sz="0" w:space="0" w:color="auto"/>
      </w:divBdr>
    </w:div>
    <w:div w:id="372539235">
      <w:bodyDiv w:val="1"/>
      <w:marLeft w:val="0"/>
      <w:marRight w:val="0"/>
      <w:marTop w:val="0"/>
      <w:marBottom w:val="0"/>
      <w:divBdr>
        <w:top w:val="none" w:sz="0" w:space="0" w:color="auto"/>
        <w:left w:val="none" w:sz="0" w:space="0" w:color="auto"/>
        <w:bottom w:val="none" w:sz="0" w:space="0" w:color="auto"/>
        <w:right w:val="none" w:sz="0" w:space="0" w:color="auto"/>
      </w:divBdr>
      <w:divsChild>
        <w:div w:id="173686282">
          <w:marLeft w:val="0"/>
          <w:marRight w:val="0"/>
          <w:marTop w:val="0"/>
          <w:marBottom w:val="0"/>
          <w:divBdr>
            <w:top w:val="none" w:sz="0" w:space="0" w:color="auto"/>
            <w:left w:val="none" w:sz="0" w:space="0" w:color="auto"/>
            <w:bottom w:val="none" w:sz="0" w:space="0" w:color="auto"/>
            <w:right w:val="none" w:sz="0" w:space="0" w:color="auto"/>
          </w:divBdr>
          <w:divsChild>
            <w:div w:id="1110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69700">
      <w:bodyDiv w:val="1"/>
      <w:marLeft w:val="0"/>
      <w:marRight w:val="0"/>
      <w:marTop w:val="0"/>
      <w:marBottom w:val="0"/>
      <w:divBdr>
        <w:top w:val="none" w:sz="0" w:space="0" w:color="auto"/>
        <w:left w:val="none" w:sz="0" w:space="0" w:color="auto"/>
        <w:bottom w:val="none" w:sz="0" w:space="0" w:color="auto"/>
        <w:right w:val="none" w:sz="0" w:space="0" w:color="auto"/>
      </w:divBdr>
    </w:div>
    <w:div w:id="617302154">
      <w:bodyDiv w:val="1"/>
      <w:marLeft w:val="0"/>
      <w:marRight w:val="0"/>
      <w:marTop w:val="0"/>
      <w:marBottom w:val="0"/>
      <w:divBdr>
        <w:top w:val="none" w:sz="0" w:space="0" w:color="auto"/>
        <w:left w:val="none" w:sz="0" w:space="0" w:color="auto"/>
        <w:bottom w:val="none" w:sz="0" w:space="0" w:color="auto"/>
        <w:right w:val="none" w:sz="0" w:space="0" w:color="auto"/>
      </w:divBdr>
      <w:divsChild>
        <w:div w:id="1488742034">
          <w:marLeft w:val="0"/>
          <w:marRight w:val="0"/>
          <w:marTop w:val="0"/>
          <w:marBottom w:val="0"/>
          <w:divBdr>
            <w:top w:val="none" w:sz="0" w:space="0" w:color="auto"/>
            <w:left w:val="none" w:sz="0" w:space="0" w:color="auto"/>
            <w:bottom w:val="none" w:sz="0" w:space="0" w:color="auto"/>
            <w:right w:val="none" w:sz="0" w:space="0" w:color="auto"/>
          </w:divBdr>
          <w:divsChild>
            <w:div w:id="9160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21946">
      <w:bodyDiv w:val="1"/>
      <w:marLeft w:val="0"/>
      <w:marRight w:val="0"/>
      <w:marTop w:val="0"/>
      <w:marBottom w:val="0"/>
      <w:divBdr>
        <w:top w:val="none" w:sz="0" w:space="0" w:color="auto"/>
        <w:left w:val="none" w:sz="0" w:space="0" w:color="auto"/>
        <w:bottom w:val="none" w:sz="0" w:space="0" w:color="auto"/>
        <w:right w:val="none" w:sz="0" w:space="0" w:color="auto"/>
      </w:divBdr>
    </w:div>
    <w:div w:id="856625630">
      <w:bodyDiv w:val="1"/>
      <w:marLeft w:val="0"/>
      <w:marRight w:val="0"/>
      <w:marTop w:val="0"/>
      <w:marBottom w:val="0"/>
      <w:divBdr>
        <w:top w:val="none" w:sz="0" w:space="0" w:color="auto"/>
        <w:left w:val="none" w:sz="0" w:space="0" w:color="auto"/>
        <w:bottom w:val="none" w:sz="0" w:space="0" w:color="auto"/>
        <w:right w:val="none" w:sz="0" w:space="0" w:color="auto"/>
      </w:divBdr>
      <w:divsChild>
        <w:div w:id="1656761271">
          <w:marLeft w:val="0"/>
          <w:marRight w:val="0"/>
          <w:marTop w:val="0"/>
          <w:marBottom w:val="0"/>
          <w:divBdr>
            <w:top w:val="none" w:sz="0" w:space="0" w:color="auto"/>
            <w:left w:val="none" w:sz="0" w:space="0" w:color="auto"/>
            <w:bottom w:val="none" w:sz="0" w:space="0" w:color="auto"/>
            <w:right w:val="none" w:sz="0" w:space="0" w:color="auto"/>
          </w:divBdr>
          <w:divsChild>
            <w:div w:id="189858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86660">
      <w:bodyDiv w:val="1"/>
      <w:marLeft w:val="0"/>
      <w:marRight w:val="0"/>
      <w:marTop w:val="0"/>
      <w:marBottom w:val="0"/>
      <w:divBdr>
        <w:top w:val="none" w:sz="0" w:space="0" w:color="auto"/>
        <w:left w:val="none" w:sz="0" w:space="0" w:color="auto"/>
        <w:bottom w:val="none" w:sz="0" w:space="0" w:color="auto"/>
        <w:right w:val="none" w:sz="0" w:space="0" w:color="auto"/>
      </w:divBdr>
    </w:div>
    <w:div w:id="985740858">
      <w:bodyDiv w:val="1"/>
      <w:marLeft w:val="0"/>
      <w:marRight w:val="0"/>
      <w:marTop w:val="0"/>
      <w:marBottom w:val="0"/>
      <w:divBdr>
        <w:top w:val="none" w:sz="0" w:space="0" w:color="auto"/>
        <w:left w:val="none" w:sz="0" w:space="0" w:color="auto"/>
        <w:bottom w:val="none" w:sz="0" w:space="0" w:color="auto"/>
        <w:right w:val="none" w:sz="0" w:space="0" w:color="auto"/>
      </w:divBdr>
    </w:div>
    <w:div w:id="1006638672">
      <w:bodyDiv w:val="1"/>
      <w:marLeft w:val="0"/>
      <w:marRight w:val="0"/>
      <w:marTop w:val="0"/>
      <w:marBottom w:val="0"/>
      <w:divBdr>
        <w:top w:val="none" w:sz="0" w:space="0" w:color="auto"/>
        <w:left w:val="none" w:sz="0" w:space="0" w:color="auto"/>
        <w:bottom w:val="none" w:sz="0" w:space="0" w:color="auto"/>
        <w:right w:val="none" w:sz="0" w:space="0" w:color="auto"/>
      </w:divBdr>
      <w:divsChild>
        <w:div w:id="1296990155">
          <w:marLeft w:val="0"/>
          <w:marRight w:val="0"/>
          <w:marTop w:val="0"/>
          <w:marBottom w:val="0"/>
          <w:divBdr>
            <w:top w:val="none" w:sz="0" w:space="0" w:color="auto"/>
            <w:left w:val="none" w:sz="0" w:space="0" w:color="auto"/>
            <w:bottom w:val="none" w:sz="0" w:space="0" w:color="auto"/>
            <w:right w:val="none" w:sz="0" w:space="0" w:color="auto"/>
          </w:divBdr>
          <w:divsChild>
            <w:div w:id="336732226">
              <w:marLeft w:val="0"/>
              <w:marRight w:val="0"/>
              <w:marTop w:val="0"/>
              <w:marBottom w:val="0"/>
              <w:divBdr>
                <w:top w:val="none" w:sz="0" w:space="0" w:color="auto"/>
                <w:left w:val="none" w:sz="0" w:space="0" w:color="auto"/>
                <w:bottom w:val="none" w:sz="0" w:space="0" w:color="auto"/>
                <w:right w:val="none" w:sz="0" w:space="0" w:color="auto"/>
              </w:divBdr>
            </w:div>
            <w:div w:id="5968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7121">
      <w:bodyDiv w:val="1"/>
      <w:marLeft w:val="0"/>
      <w:marRight w:val="0"/>
      <w:marTop w:val="0"/>
      <w:marBottom w:val="0"/>
      <w:divBdr>
        <w:top w:val="none" w:sz="0" w:space="0" w:color="auto"/>
        <w:left w:val="none" w:sz="0" w:space="0" w:color="auto"/>
        <w:bottom w:val="none" w:sz="0" w:space="0" w:color="auto"/>
        <w:right w:val="none" w:sz="0" w:space="0" w:color="auto"/>
      </w:divBdr>
      <w:divsChild>
        <w:div w:id="976765371">
          <w:marLeft w:val="0"/>
          <w:marRight w:val="0"/>
          <w:marTop w:val="0"/>
          <w:marBottom w:val="0"/>
          <w:divBdr>
            <w:top w:val="none" w:sz="0" w:space="0" w:color="auto"/>
            <w:left w:val="none" w:sz="0" w:space="0" w:color="auto"/>
            <w:bottom w:val="none" w:sz="0" w:space="0" w:color="auto"/>
            <w:right w:val="none" w:sz="0" w:space="0" w:color="auto"/>
          </w:divBdr>
          <w:divsChild>
            <w:div w:id="1304459731">
              <w:marLeft w:val="0"/>
              <w:marRight w:val="0"/>
              <w:marTop w:val="0"/>
              <w:marBottom w:val="0"/>
              <w:divBdr>
                <w:top w:val="none" w:sz="0" w:space="0" w:color="auto"/>
                <w:left w:val="none" w:sz="0" w:space="0" w:color="auto"/>
                <w:bottom w:val="none" w:sz="0" w:space="0" w:color="auto"/>
                <w:right w:val="none" w:sz="0" w:space="0" w:color="auto"/>
              </w:divBdr>
            </w:div>
            <w:div w:id="13348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00816">
      <w:bodyDiv w:val="1"/>
      <w:marLeft w:val="0"/>
      <w:marRight w:val="0"/>
      <w:marTop w:val="0"/>
      <w:marBottom w:val="0"/>
      <w:divBdr>
        <w:top w:val="none" w:sz="0" w:space="0" w:color="auto"/>
        <w:left w:val="none" w:sz="0" w:space="0" w:color="auto"/>
        <w:bottom w:val="none" w:sz="0" w:space="0" w:color="auto"/>
        <w:right w:val="none" w:sz="0" w:space="0" w:color="auto"/>
      </w:divBdr>
    </w:div>
    <w:div w:id="1461145540">
      <w:bodyDiv w:val="1"/>
      <w:marLeft w:val="0"/>
      <w:marRight w:val="0"/>
      <w:marTop w:val="0"/>
      <w:marBottom w:val="0"/>
      <w:divBdr>
        <w:top w:val="none" w:sz="0" w:space="0" w:color="auto"/>
        <w:left w:val="none" w:sz="0" w:space="0" w:color="auto"/>
        <w:bottom w:val="none" w:sz="0" w:space="0" w:color="auto"/>
        <w:right w:val="none" w:sz="0" w:space="0" w:color="auto"/>
      </w:divBdr>
    </w:div>
    <w:div w:id="2001347096">
      <w:bodyDiv w:val="1"/>
      <w:marLeft w:val="0"/>
      <w:marRight w:val="0"/>
      <w:marTop w:val="0"/>
      <w:marBottom w:val="0"/>
      <w:divBdr>
        <w:top w:val="none" w:sz="0" w:space="0" w:color="auto"/>
        <w:left w:val="none" w:sz="0" w:space="0" w:color="auto"/>
        <w:bottom w:val="none" w:sz="0" w:space="0" w:color="auto"/>
        <w:right w:val="none" w:sz="0" w:space="0" w:color="auto"/>
      </w:divBdr>
      <w:divsChild>
        <w:div w:id="121923791">
          <w:marLeft w:val="0"/>
          <w:marRight w:val="0"/>
          <w:marTop w:val="0"/>
          <w:marBottom w:val="0"/>
          <w:divBdr>
            <w:top w:val="none" w:sz="0" w:space="0" w:color="auto"/>
            <w:left w:val="none" w:sz="0" w:space="0" w:color="auto"/>
            <w:bottom w:val="none" w:sz="0" w:space="0" w:color="auto"/>
            <w:right w:val="none" w:sz="0" w:space="0" w:color="auto"/>
          </w:divBdr>
          <w:divsChild>
            <w:div w:id="172028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aw.githubusercontent.com/dong-wkim/nma/refs/heads/main/3_meta-analysis/input/data/reformatted/graft_failure.csv" TargetMode="External"/><Relationship Id="rId21" Type="http://schemas.openxmlformats.org/officeDocument/2006/relationships/hyperlink" Target="https://raw.githubusercontent.com/dong-wkim/nma/refs/heads/main/3_meta-analysis/input/data/reformatted/instrumented_laxity.csv" TargetMode="External"/><Relationship Id="rId42" Type="http://schemas.openxmlformats.org/officeDocument/2006/relationships/header" Target="header3.xml"/><Relationship Id="rId47" Type="http://schemas.microsoft.com/office/2018/08/relationships/commentsExtensible" Target="commentsExtensible.xml"/><Relationship Id="rId63" Type="http://schemas.openxmlformats.org/officeDocument/2006/relationships/image" Target="media/image14.png"/><Relationship Id="rId68" Type="http://schemas.openxmlformats.org/officeDocument/2006/relationships/image" Target="media/image19.svg"/><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raw.githubusercontent.com/dong-wkim/nma/refs/heads/main/3_meta-analysis/input/data/extracted/graft_failure.csv" TargetMode="External"/><Relationship Id="rId29" Type="http://schemas.openxmlformats.org/officeDocument/2006/relationships/hyperlink" Target="https://raw.githubusercontent.com/dong-wkim/nma/refs/heads/main/3_meta-analysis/input/data/sheets_for_analysis/lysholm.csv" TargetMode="External"/><Relationship Id="rId11" Type="http://schemas.openxmlformats.org/officeDocument/2006/relationships/hyperlink" Target="https://raw.githubusercontent.com/dong-wkim/nma/refs/heads/main/3_meta-analysis/input/data/extracted/instrumented_laxity.csv" TargetMode="External"/><Relationship Id="rId24" Type="http://schemas.openxmlformats.org/officeDocument/2006/relationships/hyperlink" Target="https://raw.githubusercontent.com/dong-wkim/nma/refs/heads/main/3_meta-analysis/input/data/reformatted/lachman_1.csv" TargetMode="External"/><Relationship Id="rId32" Type="http://schemas.openxmlformats.org/officeDocument/2006/relationships/hyperlink" Target="https://raw.githubusercontent.com/dong-wkim/nma/refs/heads/main/3_meta-analysis/input/data/sheets_for_analysis/pivot_shift_1.csv" TargetMode="External"/><Relationship Id="rId37" Type="http://schemas.openxmlformats.org/officeDocument/2006/relationships/hyperlink" Target="https://raw.githubusercontent.com/dong-wkim/nma/refs/heads/main/3_meta-analysis/input/data/sheets_for_analysis.csv" TargetMode="External"/><Relationship Id="rId40" Type="http://schemas.openxmlformats.org/officeDocument/2006/relationships/footer" Target="footer1.xml"/><Relationship Id="rId45" Type="http://schemas.microsoft.com/office/2011/relationships/commentsExtended" Target="commentsExtended.xml"/><Relationship Id="rId53" Type="http://schemas.openxmlformats.org/officeDocument/2006/relationships/image" Target="media/image4.png"/><Relationship Id="rId58" Type="http://schemas.openxmlformats.org/officeDocument/2006/relationships/image" Target="media/image9.png"/><Relationship Id="rId66" Type="http://schemas.openxmlformats.org/officeDocument/2006/relationships/image" Target="media/image17.svg"/><Relationship Id="rId5" Type="http://schemas.openxmlformats.org/officeDocument/2006/relationships/webSettings" Target="webSettings.xml"/><Relationship Id="rId61" Type="http://schemas.openxmlformats.org/officeDocument/2006/relationships/image" Target="media/image12.png"/><Relationship Id="rId19" Type="http://schemas.openxmlformats.org/officeDocument/2006/relationships/hyperlink" Target="https://raw.githubusercontent.com/dong-wkim/nma/refs/heads/main/3_meta-analysis/input/data/reformatted/lysholm.csv" TargetMode="External"/><Relationship Id="rId14" Type="http://schemas.openxmlformats.org/officeDocument/2006/relationships/hyperlink" Target="https://raw.githubusercontent.com/dong-wkim/nma/refs/heads/main/3_meta-analysis/input/data/extracted/lachman_1.csv" TargetMode="External"/><Relationship Id="rId22" Type="http://schemas.openxmlformats.org/officeDocument/2006/relationships/hyperlink" Target="https://raw.githubusercontent.com/dong-wkim/nma/refs/heads/main/3_meta-analysis/input/data/reformatted/pivot_shift_1.csv" TargetMode="External"/><Relationship Id="rId27" Type="http://schemas.openxmlformats.org/officeDocument/2006/relationships/hyperlink" Target="https://raw.githubusercontent.com/dong-wkim/nma/refs/heads/main/3_meta-analysis/input/data/reformatted.csv" TargetMode="External"/><Relationship Id="rId30" Type="http://schemas.openxmlformats.org/officeDocument/2006/relationships/hyperlink" Target="https://raw.githubusercontent.com/dong-wkim/nma/refs/heads/main/3_meta-analysis/input/data/sheets_for_analysis/tegner.csv" TargetMode="External"/><Relationship Id="rId35" Type="http://schemas.openxmlformats.org/officeDocument/2006/relationships/hyperlink" Target="https://raw.githubusercontent.com/dong-wkim/nma/refs/heads/main/3_meta-analysis/input/data/sheets_for_analysis/lachman_2.csv" TargetMode="External"/><Relationship Id="rId43" Type="http://schemas.openxmlformats.org/officeDocument/2006/relationships/footer" Target="footer3.xml"/><Relationship Id="rId48" Type="http://schemas.openxmlformats.org/officeDocument/2006/relationships/hyperlink" Target="https://www.crd.york.ac.uk/PROSPERO/view/CRD42024592549" TargetMode="External"/><Relationship Id="rId56" Type="http://schemas.openxmlformats.org/officeDocument/2006/relationships/image" Target="media/image7.svg"/><Relationship Id="rId64" Type="http://schemas.openxmlformats.org/officeDocument/2006/relationships/image" Target="media/image15.svg"/><Relationship Id="rId69" Type="http://schemas.openxmlformats.org/officeDocument/2006/relationships/image" Target="media/image20.png"/><Relationship Id="rId8" Type="http://schemas.openxmlformats.org/officeDocument/2006/relationships/hyperlink" Target="https://raw.githubusercontent.com/dong-wkim/nma/refs/heads/main/3_meta-analysis/input/data/extracted/ikdc_subjective.csv" TargetMode="External"/><Relationship Id="rId51" Type="http://schemas.openxmlformats.org/officeDocument/2006/relationships/image" Target="media/image2.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raw.githubusercontent.com/dong-wkim/nma/refs/heads/main/3_meta-analysis/input/data/extracted/pivot_shift_1.csv" TargetMode="External"/><Relationship Id="rId17" Type="http://schemas.openxmlformats.org/officeDocument/2006/relationships/hyperlink" Target="https://raw.githubusercontent.com/dong-wkim/nma/refs/heads/main/3_meta-analysis/input/data/extracted.csv" TargetMode="External"/><Relationship Id="rId25" Type="http://schemas.openxmlformats.org/officeDocument/2006/relationships/hyperlink" Target="https://raw.githubusercontent.com/dong-wkim/nma/refs/heads/main/3_meta-analysis/input/data/reformatted/lachman_2.csv" TargetMode="External"/><Relationship Id="rId33" Type="http://schemas.openxmlformats.org/officeDocument/2006/relationships/hyperlink" Target="https://raw.githubusercontent.com/dong-wkim/nma/refs/heads/main/3_meta-analysis/input/data/sheets_for_analysis/pivot_shift_2.csv" TargetMode="External"/><Relationship Id="rId38" Type="http://schemas.openxmlformats.org/officeDocument/2006/relationships/header" Target="header1.xml"/><Relationship Id="rId46" Type="http://schemas.microsoft.com/office/2016/09/relationships/commentsIds" Target="commentsIds.xml"/><Relationship Id="rId59" Type="http://schemas.openxmlformats.org/officeDocument/2006/relationships/image" Target="media/image10.png"/><Relationship Id="rId67" Type="http://schemas.openxmlformats.org/officeDocument/2006/relationships/image" Target="media/image18.png"/><Relationship Id="rId20" Type="http://schemas.openxmlformats.org/officeDocument/2006/relationships/hyperlink" Target="https://raw.githubusercontent.com/dong-wkim/nma/refs/heads/main/3_meta-analysis/input/data/reformatted/tegner.csv" TargetMode="External"/><Relationship Id="rId41" Type="http://schemas.openxmlformats.org/officeDocument/2006/relationships/footer" Target="footer2.xml"/><Relationship Id="rId54" Type="http://schemas.openxmlformats.org/officeDocument/2006/relationships/image" Target="media/image5.svg"/><Relationship Id="rId62" Type="http://schemas.openxmlformats.org/officeDocument/2006/relationships/image" Target="media/image13.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aw.githubusercontent.com/dong-wkim/nma/refs/heads/main/3_meta-analysis/input/data/extracted/lachman_2.csv" TargetMode="External"/><Relationship Id="rId23" Type="http://schemas.openxmlformats.org/officeDocument/2006/relationships/hyperlink" Target="https://raw.githubusercontent.com/dong-wkim/nma/refs/heads/main/3_meta-analysis/input/data/reformatted/pivot_shift_2.csv" TargetMode="External"/><Relationship Id="rId28" Type="http://schemas.openxmlformats.org/officeDocument/2006/relationships/hyperlink" Target="https://raw.githubusercontent.com/dong-wkim/nma/refs/heads/main/3_meta-analysis/input/data/sheets_for_analysis/ikdc_subjective.csv" TargetMode="External"/><Relationship Id="rId36" Type="http://schemas.openxmlformats.org/officeDocument/2006/relationships/hyperlink" Target="https://raw.githubusercontent.com/dong-wkim/nma/refs/heads/main/3_meta-analysis/input/data/sheets_for_analysis/graft_failure.csv" TargetMode="External"/><Relationship Id="rId49" Type="http://schemas.openxmlformats.org/officeDocument/2006/relationships/hyperlink" Target="https://www.crd.york.ac.uk/PROSPERO/view/CRD42024592549" TargetMode="External"/><Relationship Id="rId57" Type="http://schemas.openxmlformats.org/officeDocument/2006/relationships/image" Target="media/image8.png"/><Relationship Id="rId10" Type="http://schemas.openxmlformats.org/officeDocument/2006/relationships/hyperlink" Target="https://raw.githubusercontent.com/dong-wkim/nma/refs/heads/main/3_meta-analysis/input/data/extracted/tegner.csv" TargetMode="External"/><Relationship Id="rId31" Type="http://schemas.openxmlformats.org/officeDocument/2006/relationships/hyperlink" Target="https://raw.githubusercontent.com/dong-wkim/nma/refs/heads/main/3_meta-analysis/input/data/sheets_for_analysis/instrumented_laxity.csv" TargetMode="External"/><Relationship Id="rId44" Type="http://schemas.openxmlformats.org/officeDocument/2006/relationships/comments" Target="comments.xml"/><Relationship Id="rId52" Type="http://schemas.openxmlformats.org/officeDocument/2006/relationships/image" Target="media/image3.svg"/><Relationship Id="rId60" Type="http://schemas.openxmlformats.org/officeDocument/2006/relationships/image" Target="media/image11.png"/><Relationship Id="rId65"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raw.githubusercontent.com/dong-wkim/nma/refs/heads/main/3_meta-analysis/input/data/extracted/lysholm.csv" TargetMode="External"/><Relationship Id="rId13" Type="http://schemas.openxmlformats.org/officeDocument/2006/relationships/hyperlink" Target="https://raw.githubusercontent.com/dong-wkim/nma/refs/heads/main/3_meta-analysis/input/data/extracted/pivot_shift_2.csv" TargetMode="External"/><Relationship Id="rId18" Type="http://schemas.openxmlformats.org/officeDocument/2006/relationships/hyperlink" Target="https://raw.githubusercontent.com/dong-wkim/nma/refs/heads/main/3_meta-analysis/input/data/reformatted/ikdc_subjective.csv" TargetMode="External"/><Relationship Id="rId39" Type="http://schemas.openxmlformats.org/officeDocument/2006/relationships/header" Target="header2.xml"/><Relationship Id="rId34" Type="http://schemas.openxmlformats.org/officeDocument/2006/relationships/hyperlink" Target="https://raw.githubusercontent.com/dong-wkim/nma/refs/heads/main/3_meta-analysis/input/data/sheets_for_analysis/lachman_1.csv" TargetMode="External"/><Relationship Id="rId50" Type="http://schemas.openxmlformats.org/officeDocument/2006/relationships/image" Target="media/image1.png"/><Relationship Id="rId55"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d-wkim/network_meta-analysis/src/deduplicatio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5C499-54C7-4599-B655-F537A5539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26</Pages>
  <Words>120177</Words>
  <Characters>685010</Characters>
  <Application>Microsoft Office Word</Application>
  <DocSecurity>0</DocSecurity>
  <Lines>5708</Lines>
  <Paragraphs>1607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dc:creator>
  <cp:keywords/>
  <dc:description/>
  <cp:lastModifiedBy>Danny</cp:lastModifiedBy>
  <cp:revision>25</cp:revision>
  <dcterms:created xsi:type="dcterms:W3CDTF">2026-10-02T13:31:00Z</dcterms:created>
  <dcterms:modified xsi:type="dcterms:W3CDTF">2026-10-08T14:07:00Z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id="uZEfmPwR"/&gt;&lt;style id="http://www.zotero.org/styles/nlm-citation-sequence" locale="en-US" hasBibliography="1" bibliographyStyleHasBeenSet="0"/&gt;&lt;prefs&gt;&lt;pref name="fieldType" value="Field"/&gt;&lt;pref nam</vt:lpwstr>
  </property>
  <property fmtid="{D5CDD505-2E9C-101B-9397-08002B2CF9AE}" pid="3" name="ZOTERO_PREF_2">
    <vt:lpwstr>e="automaticJournalAbbreviations" value="true"/&gt;&lt;/prefs&gt;&lt;/data&gt;</vt:lpwstr>
  </property>
</Properties>
</file>